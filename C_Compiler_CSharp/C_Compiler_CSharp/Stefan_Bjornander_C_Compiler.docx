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3A5D8B6A" w14:textId="33264887" w:rsidR="00E907E1"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990984" w:history="1">
            <w:r w:rsidR="00E907E1" w:rsidRPr="00E05DE1">
              <w:rPr>
                <w:rStyle w:val="Hyperlnk"/>
                <w:noProof/>
              </w:rPr>
              <w:t>1.</w:t>
            </w:r>
            <w:r w:rsidR="00E907E1">
              <w:rPr>
                <w:rFonts w:asciiTheme="minorHAnsi" w:eastAsiaTheme="minorEastAsia" w:hAnsiTheme="minorHAnsi"/>
                <w:noProof/>
                <w:color w:val="auto"/>
                <w:lang w:val="sv-SE" w:eastAsia="sv-SE"/>
              </w:rPr>
              <w:tab/>
            </w:r>
            <w:r w:rsidR="00E907E1" w:rsidRPr="00E05DE1">
              <w:rPr>
                <w:rStyle w:val="Hyperlnk"/>
                <w:noProof/>
              </w:rPr>
              <w:t>Introduction</w:t>
            </w:r>
            <w:r w:rsidR="00E907E1">
              <w:rPr>
                <w:noProof/>
                <w:webHidden/>
              </w:rPr>
              <w:tab/>
            </w:r>
            <w:r w:rsidR="00E907E1">
              <w:rPr>
                <w:noProof/>
                <w:webHidden/>
              </w:rPr>
              <w:fldChar w:fldCharType="begin"/>
            </w:r>
            <w:r w:rsidR="00E907E1">
              <w:rPr>
                <w:noProof/>
                <w:webHidden/>
              </w:rPr>
              <w:instrText xml:space="preserve"> PAGEREF _Toc53990984 \h </w:instrText>
            </w:r>
            <w:r w:rsidR="00E907E1">
              <w:rPr>
                <w:noProof/>
                <w:webHidden/>
              </w:rPr>
            </w:r>
            <w:r w:rsidR="00E907E1">
              <w:rPr>
                <w:noProof/>
                <w:webHidden/>
              </w:rPr>
              <w:fldChar w:fldCharType="separate"/>
            </w:r>
            <w:r w:rsidR="000A6768">
              <w:rPr>
                <w:noProof/>
                <w:webHidden/>
              </w:rPr>
              <w:t>9</w:t>
            </w:r>
            <w:r w:rsidR="00E907E1">
              <w:rPr>
                <w:noProof/>
                <w:webHidden/>
              </w:rPr>
              <w:fldChar w:fldCharType="end"/>
            </w:r>
          </w:hyperlink>
        </w:p>
        <w:p w14:paraId="31BA3235" w14:textId="32B9EFD7"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0985" w:history="1">
            <w:r w:rsidRPr="00E05DE1">
              <w:rPr>
                <w:rStyle w:val="Hyperlnk"/>
                <w:noProof/>
              </w:rPr>
              <w:t>1.1.</w:t>
            </w:r>
            <w:r>
              <w:rPr>
                <w:rFonts w:asciiTheme="minorHAnsi" w:eastAsiaTheme="minorEastAsia" w:hAnsiTheme="minorHAnsi"/>
                <w:noProof/>
                <w:color w:val="auto"/>
                <w:lang w:val="sv-SE" w:eastAsia="sv-SE"/>
              </w:rPr>
              <w:tab/>
            </w:r>
            <w:r w:rsidRPr="00E05DE1">
              <w:rPr>
                <w:rStyle w:val="Hyperlnk"/>
                <w:noProof/>
              </w:rPr>
              <w:t>The Compiler Phases</w:t>
            </w:r>
            <w:r>
              <w:rPr>
                <w:noProof/>
                <w:webHidden/>
              </w:rPr>
              <w:tab/>
            </w:r>
            <w:r>
              <w:rPr>
                <w:noProof/>
                <w:webHidden/>
              </w:rPr>
              <w:fldChar w:fldCharType="begin"/>
            </w:r>
            <w:r>
              <w:rPr>
                <w:noProof/>
                <w:webHidden/>
              </w:rPr>
              <w:instrText xml:space="preserve"> PAGEREF _Toc53990985 \h </w:instrText>
            </w:r>
            <w:r>
              <w:rPr>
                <w:noProof/>
                <w:webHidden/>
              </w:rPr>
            </w:r>
            <w:r>
              <w:rPr>
                <w:noProof/>
                <w:webHidden/>
              </w:rPr>
              <w:fldChar w:fldCharType="separate"/>
            </w:r>
            <w:r w:rsidR="000A6768">
              <w:rPr>
                <w:noProof/>
                <w:webHidden/>
              </w:rPr>
              <w:t>9</w:t>
            </w:r>
            <w:r>
              <w:rPr>
                <w:noProof/>
                <w:webHidden/>
              </w:rPr>
              <w:fldChar w:fldCharType="end"/>
            </w:r>
          </w:hyperlink>
        </w:p>
        <w:p w14:paraId="4F24E6C8" w14:textId="15C246D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86" w:history="1">
            <w:r w:rsidRPr="00E05DE1">
              <w:rPr>
                <w:rStyle w:val="Hyperlnk"/>
                <w:noProof/>
              </w:rPr>
              <w:t>1.1.1.</w:t>
            </w:r>
            <w:r>
              <w:rPr>
                <w:rFonts w:asciiTheme="minorHAnsi" w:eastAsiaTheme="minorEastAsia" w:hAnsiTheme="minorHAnsi"/>
                <w:noProof/>
                <w:color w:val="auto"/>
                <w:lang w:val="sv-SE" w:eastAsia="sv-SE"/>
              </w:rPr>
              <w:tab/>
            </w:r>
            <w:r w:rsidRPr="00E05DE1">
              <w:rPr>
                <w:rStyle w:val="Hyperlnk"/>
                <w:noProof/>
              </w:rPr>
              <w:t>The Preprocessor</w:t>
            </w:r>
            <w:r>
              <w:rPr>
                <w:noProof/>
                <w:webHidden/>
              </w:rPr>
              <w:tab/>
            </w:r>
            <w:r>
              <w:rPr>
                <w:noProof/>
                <w:webHidden/>
              </w:rPr>
              <w:fldChar w:fldCharType="begin"/>
            </w:r>
            <w:r>
              <w:rPr>
                <w:noProof/>
                <w:webHidden/>
              </w:rPr>
              <w:instrText xml:space="preserve"> PAGEREF _Toc53990986 \h </w:instrText>
            </w:r>
            <w:r>
              <w:rPr>
                <w:noProof/>
                <w:webHidden/>
              </w:rPr>
            </w:r>
            <w:r>
              <w:rPr>
                <w:noProof/>
                <w:webHidden/>
              </w:rPr>
              <w:fldChar w:fldCharType="separate"/>
            </w:r>
            <w:r w:rsidR="000A6768">
              <w:rPr>
                <w:noProof/>
                <w:webHidden/>
              </w:rPr>
              <w:t>10</w:t>
            </w:r>
            <w:r>
              <w:rPr>
                <w:noProof/>
                <w:webHidden/>
              </w:rPr>
              <w:fldChar w:fldCharType="end"/>
            </w:r>
          </w:hyperlink>
        </w:p>
        <w:p w14:paraId="55B66417" w14:textId="14C1589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87" w:history="1">
            <w:r w:rsidRPr="00E05DE1">
              <w:rPr>
                <w:rStyle w:val="Hyperlnk"/>
                <w:noProof/>
              </w:rPr>
              <w:t>1.1.2.</w:t>
            </w:r>
            <w:r>
              <w:rPr>
                <w:rFonts w:asciiTheme="minorHAnsi" w:eastAsiaTheme="minorEastAsia" w:hAnsiTheme="minorHAnsi"/>
                <w:noProof/>
                <w:color w:val="auto"/>
                <w:lang w:val="sv-SE" w:eastAsia="sv-SE"/>
              </w:rPr>
              <w:tab/>
            </w:r>
            <w:r w:rsidRPr="00E05DE1">
              <w:rPr>
                <w:rStyle w:val="Hyperlnk"/>
                <w:noProof/>
              </w:rPr>
              <w:t>Scanning</w:t>
            </w:r>
            <w:r>
              <w:rPr>
                <w:noProof/>
                <w:webHidden/>
              </w:rPr>
              <w:tab/>
            </w:r>
            <w:r>
              <w:rPr>
                <w:noProof/>
                <w:webHidden/>
              </w:rPr>
              <w:fldChar w:fldCharType="begin"/>
            </w:r>
            <w:r>
              <w:rPr>
                <w:noProof/>
                <w:webHidden/>
              </w:rPr>
              <w:instrText xml:space="preserve"> PAGEREF _Toc53990987 \h </w:instrText>
            </w:r>
            <w:r>
              <w:rPr>
                <w:noProof/>
                <w:webHidden/>
              </w:rPr>
            </w:r>
            <w:r>
              <w:rPr>
                <w:noProof/>
                <w:webHidden/>
              </w:rPr>
              <w:fldChar w:fldCharType="separate"/>
            </w:r>
            <w:r w:rsidR="000A6768">
              <w:rPr>
                <w:noProof/>
                <w:webHidden/>
              </w:rPr>
              <w:t>10</w:t>
            </w:r>
            <w:r>
              <w:rPr>
                <w:noProof/>
                <w:webHidden/>
              </w:rPr>
              <w:fldChar w:fldCharType="end"/>
            </w:r>
          </w:hyperlink>
        </w:p>
        <w:p w14:paraId="512AB39A" w14:textId="657B1E1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88" w:history="1">
            <w:r w:rsidRPr="00E05DE1">
              <w:rPr>
                <w:rStyle w:val="Hyperlnk"/>
                <w:noProof/>
              </w:rPr>
              <w:t>1.1.3.</w:t>
            </w:r>
            <w:r>
              <w:rPr>
                <w:rFonts w:asciiTheme="minorHAnsi" w:eastAsiaTheme="minorEastAsia" w:hAnsiTheme="minorHAnsi"/>
                <w:noProof/>
                <w:color w:val="auto"/>
                <w:lang w:val="sv-SE" w:eastAsia="sv-SE"/>
              </w:rPr>
              <w:tab/>
            </w:r>
            <w:r w:rsidRPr="00E05DE1">
              <w:rPr>
                <w:rStyle w:val="Hyperlnk"/>
                <w:noProof/>
              </w:rPr>
              <w:t>Parsing and Middle Code Generation</w:t>
            </w:r>
            <w:r>
              <w:rPr>
                <w:noProof/>
                <w:webHidden/>
              </w:rPr>
              <w:tab/>
            </w:r>
            <w:r>
              <w:rPr>
                <w:noProof/>
                <w:webHidden/>
              </w:rPr>
              <w:fldChar w:fldCharType="begin"/>
            </w:r>
            <w:r>
              <w:rPr>
                <w:noProof/>
                <w:webHidden/>
              </w:rPr>
              <w:instrText xml:space="preserve"> PAGEREF _Toc53990988 \h </w:instrText>
            </w:r>
            <w:r>
              <w:rPr>
                <w:noProof/>
                <w:webHidden/>
              </w:rPr>
            </w:r>
            <w:r>
              <w:rPr>
                <w:noProof/>
                <w:webHidden/>
              </w:rPr>
              <w:fldChar w:fldCharType="separate"/>
            </w:r>
            <w:r w:rsidR="000A6768">
              <w:rPr>
                <w:noProof/>
                <w:webHidden/>
              </w:rPr>
              <w:t>10</w:t>
            </w:r>
            <w:r>
              <w:rPr>
                <w:noProof/>
                <w:webHidden/>
              </w:rPr>
              <w:fldChar w:fldCharType="end"/>
            </w:r>
          </w:hyperlink>
        </w:p>
        <w:p w14:paraId="6E38EE57" w14:textId="400CD2A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89" w:history="1">
            <w:r w:rsidRPr="00E05DE1">
              <w:rPr>
                <w:rStyle w:val="Hyperlnk"/>
                <w:noProof/>
              </w:rPr>
              <w:t>1.1.4.</w:t>
            </w:r>
            <w:r>
              <w:rPr>
                <w:rFonts w:asciiTheme="minorHAnsi" w:eastAsiaTheme="minorEastAsia" w:hAnsiTheme="minorHAnsi"/>
                <w:noProof/>
                <w:color w:val="auto"/>
                <w:lang w:val="sv-SE" w:eastAsia="sv-SE"/>
              </w:rPr>
              <w:tab/>
            </w:r>
            <w:r w:rsidRPr="00E05DE1">
              <w:rPr>
                <w:rStyle w:val="Hyperlnk"/>
                <w:noProof/>
              </w:rPr>
              <w:t>Middle Code Optimization</w:t>
            </w:r>
            <w:r>
              <w:rPr>
                <w:noProof/>
                <w:webHidden/>
              </w:rPr>
              <w:tab/>
            </w:r>
            <w:r>
              <w:rPr>
                <w:noProof/>
                <w:webHidden/>
              </w:rPr>
              <w:fldChar w:fldCharType="begin"/>
            </w:r>
            <w:r>
              <w:rPr>
                <w:noProof/>
                <w:webHidden/>
              </w:rPr>
              <w:instrText xml:space="preserve"> PAGEREF _Toc53990989 \h </w:instrText>
            </w:r>
            <w:r>
              <w:rPr>
                <w:noProof/>
                <w:webHidden/>
              </w:rPr>
            </w:r>
            <w:r>
              <w:rPr>
                <w:noProof/>
                <w:webHidden/>
              </w:rPr>
              <w:fldChar w:fldCharType="separate"/>
            </w:r>
            <w:r w:rsidR="000A6768">
              <w:rPr>
                <w:noProof/>
                <w:webHidden/>
              </w:rPr>
              <w:t>11</w:t>
            </w:r>
            <w:r>
              <w:rPr>
                <w:noProof/>
                <w:webHidden/>
              </w:rPr>
              <w:fldChar w:fldCharType="end"/>
            </w:r>
          </w:hyperlink>
        </w:p>
        <w:p w14:paraId="191C5FD1" w14:textId="77D594D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0" w:history="1">
            <w:r w:rsidRPr="00E05DE1">
              <w:rPr>
                <w:rStyle w:val="Hyperlnk"/>
                <w:noProof/>
              </w:rPr>
              <w:t>1.1.5.</w:t>
            </w:r>
            <w:r>
              <w:rPr>
                <w:rFonts w:asciiTheme="minorHAnsi" w:eastAsiaTheme="minorEastAsia" w:hAnsiTheme="minorHAnsi"/>
                <w:noProof/>
                <w:color w:val="auto"/>
                <w:lang w:val="sv-SE" w:eastAsia="sv-SE"/>
              </w:rPr>
              <w:tab/>
            </w:r>
            <w:r w:rsidRPr="00E05DE1">
              <w:rPr>
                <w:rStyle w:val="Hyperlnk"/>
                <w:noProof/>
              </w:rPr>
              <w:t>Initialization</w:t>
            </w:r>
            <w:r>
              <w:rPr>
                <w:noProof/>
                <w:webHidden/>
              </w:rPr>
              <w:tab/>
            </w:r>
            <w:r>
              <w:rPr>
                <w:noProof/>
                <w:webHidden/>
              </w:rPr>
              <w:fldChar w:fldCharType="begin"/>
            </w:r>
            <w:r>
              <w:rPr>
                <w:noProof/>
                <w:webHidden/>
              </w:rPr>
              <w:instrText xml:space="preserve"> PAGEREF _Toc53990990 \h </w:instrText>
            </w:r>
            <w:r>
              <w:rPr>
                <w:noProof/>
                <w:webHidden/>
              </w:rPr>
            </w:r>
            <w:r>
              <w:rPr>
                <w:noProof/>
                <w:webHidden/>
              </w:rPr>
              <w:fldChar w:fldCharType="separate"/>
            </w:r>
            <w:r w:rsidR="000A6768">
              <w:rPr>
                <w:noProof/>
                <w:webHidden/>
              </w:rPr>
              <w:t>11</w:t>
            </w:r>
            <w:r>
              <w:rPr>
                <w:noProof/>
                <w:webHidden/>
              </w:rPr>
              <w:fldChar w:fldCharType="end"/>
            </w:r>
          </w:hyperlink>
        </w:p>
        <w:p w14:paraId="70949117" w14:textId="43F5AC2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1" w:history="1">
            <w:r w:rsidRPr="00E05DE1">
              <w:rPr>
                <w:rStyle w:val="Hyperlnk"/>
                <w:noProof/>
              </w:rPr>
              <w:t>1.1.6.</w:t>
            </w:r>
            <w:r>
              <w:rPr>
                <w:rFonts w:asciiTheme="minorHAnsi" w:eastAsiaTheme="minorEastAsia" w:hAnsiTheme="minorHAnsi"/>
                <w:noProof/>
                <w:color w:val="auto"/>
                <w:lang w:val="sv-SE" w:eastAsia="sv-SE"/>
              </w:rPr>
              <w:tab/>
            </w:r>
            <w:r w:rsidRPr="00E05DE1">
              <w:rPr>
                <w:rStyle w:val="Hyperlnk"/>
                <w:noProof/>
              </w:rPr>
              <w:t>Static Address</w:t>
            </w:r>
            <w:r>
              <w:rPr>
                <w:noProof/>
                <w:webHidden/>
              </w:rPr>
              <w:tab/>
            </w:r>
            <w:r>
              <w:rPr>
                <w:noProof/>
                <w:webHidden/>
              </w:rPr>
              <w:fldChar w:fldCharType="begin"/>
            </w:r>
            <w:r>
              <w:rPr>
                <w:noProof/>
                <w:webHidden/>
              </w:rPr>
              <w:instrText xml:space="preserve"> PAGEREF _Toc53990991 \h </w:instrText>
            </w:r>
            <w:r>
              <w:rPr>
                <w:noProof/>
                <w:webHidden/>
              </w:rPr>
            </w:r>
            <w:r>
              <w:rPr>
                <w:noProof/>
                <w:webHidden/>
              </w:rPr>
              <w:fldChar w:fldCharType="separate"/>
            </w:r>
            <w:r w:rsidR="000A6768">
              <w:rPr>
                <w:noProof/>
                <w:webHidden/>
              </w:rPr>
              <w:t>11</w:t>
            </w:r>
            <w:r>
              <w:rPr>
                <w:noProof/>
                <w:webHidden/>
              </w:rPr>
              <w:fldChar w:fldCharType="end"/>
            </w:r>
          </w:hyperlink>
        </w:p>
        <w:p w14:paraId="0E8F1A17" w14:textId="34944A2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2" w:history="1">
            <w:r w:rsidRPr="00E05DE1">
              <w:rPr>
                <w:rStyle w:val="Hyperlnk"/>
                <w:noProof/>
              </w:rPr>
              <w:t>1.1.7.</w:t>
            </w:r>
            <w:r>
              <w:rPr>
                <w:rFonts w:asciiTheme="minorHAnsi" w:eastAsiaTheme="minorEastAsia" w:hAnsiTheme="minorHAnsi"/>
                <w:noProof/>
                <w:color w:val="auto"/>
                <w:lang w:val="sv-SE" w:eastAsia="sv-SE"/>
              </w:rPr>
              <w:tab/>
            </w:r>
            <w:r w:rsidRPr="00E05DE1">
              <w:rPr>
                <w:rStyle w:val="Hyperlnk"/>
                <w:noProof/>
              </w:rPr>
              <w:t>Declarators and Declaration Specifiers</w:t>
            </w:r>
            <w:r>
              <w:rPr>
                <w:noProof/>
                <w:webHidden/>
              </w:rPr>
              <w:tab/>
            </w:r>
            <w:r>
              <w:rPr>
                <w:noProof/>
                <w:webHidden/>
              </w:rPr>
              <w:fldChar w:fldCharType="begin"/>
            </w:r>
            <w:r>
              <w:rPr>
                <w:noProof/>
                <w:webHidden/>
              </w:rPr>
              <w:instrText xml:space="preserve"> PAGEREF _Toc53990992 \h </w:instrText>
            </w:r>
            <w:r>
              <w:rPr>
                <w:noProof/>
                <w:webHidden/>
              </w:rPr>
            </w:r>
            <w:r>
              <w:rPr>
                <w:noProof/>
                <w:webHidden/>
              </w:rPr>
              <w:fldChar w:fldCharType="separate"/>
            </w:r>
            <w:r w:rsidR="000A6768">
              <w:rPr>
                <w:noProof/>
                <w:webHidden/>
              </w:rPr>
              <w:t>11</w:t>
            </w:r>
            <w:r>
              <w:rPr>
                <w:noProof/>
                <w:webHidden/>
              </w:rPr>
              <w:fldChar w:fldCharType="end"/>
            </w:r>
          </w:hyperlink>
        </w:p>
        <w:p w14:paraId="22E8AC37" w14:textId="5045D277"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3" w:history="1">
            <w:r w:rsidRPr="00E05DE1">
              <w:rPr>
                <w:rStyle w:val="Hyperlnk"/>
                <w:noProof/>
              </w:rPr>
              <w:t>1.1.8.</w:t>
            </w:r>
            <w:r>
              <w:rPr>
                <w:rFonts w:asciiTheme="minorHAnsi" w:eastAsiaTheme="minorEastAsia" w:hAnsiTheme="minorHAnsi"/>
                <w:noProof/>
                <w:color w:val="auto"/>
                <w:lang w:val="sv-SE" w:eastAsia="sv-SE"/>
              </w:rPr>
              <w:tab/>
            </w:r>
            <w:r w:rsidRPr="00E05DE1">
              <w:rPr>
                <w:rStyle w:val="Hyperlnk"/>
                <w:noProof/>
              </w:rPr>
              <w:t>The Symbol Table</w:t>
            </w:r>
            <w:r>
              <w:rPr>
                <w:noProof/>
                <w:webHidden/>
              </w:rPr>
              <w:tab/>
            </w:r>
            <w:r>
              <w:rPr>
                <w:noProof/>
                <w:webHidden/>
              </w:rPr>
              <w:fldChar w:fldCharType="begin"/>
            </w:r>
            <w:r>
              <w:rPr>
                <w:noProof/>
                <w:webHidden/>
              </w:rPr>
              <w:instrText xml:space="preserve"> PAGEREF _Toc53990993 \h </w:instrText>
            </w:r>
            <w:r>
              <w:rPr>
                <w:noProof/>
                <w:webHidden/>
              </w:rPr>
            </w:r>
            <w:r>
              <w:rPr>
                <w:noProof/>
                <w:webHidden/>
              </w:rPr>
              <w:fldChar w:fldCharType="separate"/>
            </w:r>
            <w:r w:rsidR="000A6768">
              <w:rPr>
                <w:noProof/>
                <w:webHidden/>
              </w:rPr>
              <w:t>11</w:t>
            </w:r>
            <w:r>
              <w:rPr>
                <w:noProof/>
                <w:webHidden/>
              </w:rPr>
              <w:fldChar w:fldCharType="end"/>
            </w:r>
          </w:hyperlink>
        </w:p>
        <w:p w14:paraId="532374E0" w14:textId="4630008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4" w:history="1">
            <w:r w:rsidRPr="00E05DE1">
              <w:rPr>
                <w:rStyle w:val="Hyperlnk"/>
                <w:noProof/>
              </w:rPr>
              <w:t>1.1.9.</w:t>
            </w:r>
            <w:r>
              <w:rPr>
                <w:rFonts w:asciiTheme="minorHAnsi" w:eastAsiaTheme="minorEastAsia" w:hAnsiTheme="minorHAnsi"/>
                <w:noProof/>
                <w:color w:val="auto"/>
                <w:lang w:val="sv-SE" w:eastAsia="sv-SE"/>
              </w:rPr>
              <w:tab/>
            </w:r>
            <w:r w:rsidRPr="00E05DE1">
              <w:rPr>
                <w:rStyle w:val="Hyperlnk"/>
                <w:noProof/>
              </w:rPr>
              <w:t>The Type System</w:t>
            </w:r>
            <w:r>
              <w:rPr>
                <w:noProof/>
                <w:webHidden/>
              </w:rPr>
              <w:tab/>
            </w:r>
            <w:r>
              <w:rPr>
                <w:noProof/>
                <w:webHidden/>
              </w:rPr>
              <w:fldChar w:fldCharType="begin"/>
            </w:r>
            <w:r>
              <w:rPr>
                <w:noProof/>
                <w:webHidden/>
              </w:rPr>
              <w:instrText xml:space="preserve"> PAGEREF _Toc53990994 \h </w:instrText>
            </w:r>
            <w:r>
              <w:rPr>
                <w:noProof/>
                <w:webHidden/>
              </w:rPr>
            </w:r>
            <w:r>
              <w:rPr>
                <w:noProof/>
                <w:webHidden/>
              </w:rPr>
              <w:fldChar w:fldCharType="separate"/>
            </w:r>
            <w:r w:rsidR="000A6768">
              <w:rPr>
                <w:noProof/>
                <w:webHidden/>
              </w:rPr>
              <w:t>12</w:t>
            </w:r>
            <w:r>
              <w:rPr>
                <w:noProof/>
                <w:webHidden/>
              </w:rPr>
              <w:fldChar w:fldCharType="end"/>
            </w:r>
          </w:hyperlink>
        </w:p>
        <w:p w14:paraId="12478660" w14:textId="50D0FFA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5" w:history="1">
            <w:r w:rsidRPr="00E05DE1">
              <w:rPr>
                <w:rStyle w:val="Hyperlnk"/>
                <w:noProof/>
              </w:rPr>
              <w:t>1.1.10.</w:t>
            </w:r>
            <w:r>
              <w:rPr>
                <w:rFonts w:asciiTheme="minorHAnsi" w:eastAsiaTheme="minorEastAsia" w:hAnsiTheme="minorHAnsi"/>
                <w:noProof/>
                <w:color w:val="auto"/>
                <w:lang w:val="sv-SE" w:eastAsia="sv-SE"/>
              </w:rPr>
              <w:tab/>
            </w:r>
            <w:r w:rsidRPr="00E05DE1">
              <w:rPr>
                <w:rStyle w:val="Hyperlnk"/>
                <w:noProof/>
              </w:rPr>
              <w:t>Assembly Code Generation</w:t>
            </w:r>
            <w:r>
              <w:rPr>
                <w:noProof/>
                <w:webHidden/>
              </w:rPr>
              <w:tab/>
            </w:r>
            <w:r>
              <w:rPr>
                <w:noProof/>
                <w:webHidden/>
              </w:rPr>
              <w:fldChar w:fldCharType="begin"/>
            </w:r>
            <w:r>
              <w:rPr>
                <w:noProof/>
                <w:webHidden/>
              </w:rPr>
              <w:instrText xml:space="preserve"> PAGEREF _Toc53990995 \h </w:instrText>
            </w:r>
            <w:r>
              <w:rPr>
                <w:noProof/>
                <w:webHidden/>
              </w:rPr>
            </w:r>
            <w:r>
              <w:rPr>
                <w:noProof/>
                <w:webHidden/>
              </w:rPr>
              <w:fldChar w:fldCharType="separate"/>
            </w:r>
            <w:r w:rsidR="000A6768">
              <w:rPr>
                <w:noProof/>
                <w:webHidden/>
              </w:rPr>
              <w:t>12</w:t>
            </w:r>
            <w:r>
              <w:rPr>
                <w:noProof/>
                <w:webHidden/>
              </w:rPr>
              <w:fldChar w:fldCharType="end"/>
            </w:r>
          </w:hyperlink>
        </w:p>
        <w:p w14:paraId="5CFAD1E9" w14:textId="414EADC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6" w:history="1">
            <w:r w:rsidRPr="00E05DE1">
              <w:rPr>
                <w:rStyle w:val="Hyperlnk"/>
                <w:noProof/>
              </w:rPr>
              <w:t>1.1.1.</w:t>
            </w:r>
            <w:r>
              <w:rPr>
                <w:rFonts w:asciiTheme="minorHAnsi" w:eastAsiaTheme="minorEastAsia" w:hAnsiTheme="minorHAnsi"/>
                <w:noProof/>
                <w:color w:val="auto"/>
                <w:lang w:val="sv-SE" w:eastAsia="sv-SE"/>
              </w:rPr>
              <w:tab/>
            </w:r>
            <w:r w:rsidRPr="00E05DE1">
              <w:rPr>
                <w:rStyle w:val="Hyperlnk"/>
                <w:noProof/>
              </w:rPr>
              <w:t>Executable Code Optimization</w:t>
            </w:r>
            <w:r>
              <w:rPr>
                <w:noProof/>
                <w:webHidden/>
              </w:rPr>
              <w:tab/>
            </w:r>
            <w:r>
              <w:rPr>
                <w:noProof/>
                <w:webHidden/>
              </w:rPr>
              <w:fldChar w:fldCharType="begin"/>
            </w:r>
            <w:r>
              <w:rPr>
                <w:noProof/>
                <w:webHidden/>
              </w:rPr>
              <w:instrText xml:space="preserve"> PAGEREF _Toc53990996 \h </w:instrText>
            </w:r>
            <w:r>
              <w:rPr>
                <w:noProof/>
                <w:webHidden/>
              </w:rPr>
            </w:r>
            <w:r>
              <w:rPr>
                <w:noProof/>
                <w:webHidden/>
              </w:rPr>
              <w:fldChar w:fldCharType="separate"/>
            </w:r>
            <w:r w:rsidR="000A6768">
              <w:rPr>
                <w:noProof/>
                <w:webHidden/>
              </w:rPr>
              <w:t>12</w:t>
            </w:r>
            <w:r>
              <w:rPr>
                <w:noProof/>
                <w:webHidden/>
              </w:rPr>
              <w:fldChar w:fldCharType="end"/>
            </w:r>
          </w:hyperlink>
        </w:p>
        <w:p w14:paraId="1D53CAF6" w14:textId="5E490E1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7" w:history="1">
            <w:r w:rsidRPr="00E05DE1">
              <w:rPr>
                <w:rStyle w:val="Hyperlnk"/>
                <w:noProof/>
              </w:rPr>
              <w:t>1.1.2.</w:t>
            </w:r>
            <w:r>
              <w:rPr>
                <w:rFonts w:asciiTheme="minorHAnsi" w:eastAsiaTheme="minorEastAsia" w:hAnsiTheme="minorHAnsi"/>
                <w:noProof/>
                <w:color w:val="auto"/>
                <w:lang w:val="sv-SE" w:eastAsia="sv-SE"/>
              </w:rPr>
              <w:tab/>
            </w:r>
            <w:r w:rsidRPr="00E05DE1">
              <w:rPr>
                <w:rStyle w:val="Hyperlnk"/>
                <w:noProof/>
              </w:rPr>
              <w:t>The Standard Library</w:t>
            </w:r>
            <w:r>
              <w:rPr>
                <w:noProof/>
                <w:webHidden/>
              </w:rPr>
              <w:tab/>
            </w:r>
            <w:r>
              <w:rPr>
                <w:noProof/>
                <w:webHidden/>
              </w:rPr>
              <w:fldChar w:fldCharType="begin"/>
            </w:r>
            <w:r>
              <w:rPr>
                <w:noProof/>
                <w:webHidden/>
              </w:rPr>
              <w:instrText xml:space="preserve"> PAGEREF _Toc53990997 \h </w:instrText>
            </w:r>
            <w:r>
              <w:rPr>
                <w:noProof/>
                <w:webHidden/>
              </w:rPr>
            </w:r>
            <w:r>
              <w:rPr>
                <w:noProof/>
                <w:webHidden/>
              </w:rPr>
              <w:fldChar w:fldCharType="separate"/>
            </w:r>
            <w:r w:rsidR="000A6768">
              <w:rPr>
                <w:noProof/>
                <w:webHidden/>
              </w:rPr>
              <w:t>12</w:t>
            </w:r>
            <w:r>
              <w:rPr>
                <w:noProof/>
                <w:webHidden/>
              </w:rPr>
              <w:fldChar w:fldCharType="end"/>
            </w:r>
          </w:hyperlink>
        </w:p>
        <w:p w14:paraId="329E07C0" w14:textId="2095987A"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0998" w:history="1">
            <w:r w:rsidRPr="00E05DE1">
              <w:rPr>
                <w:rStyle w:val="Hyperlnk"/>
                <w:noProof/>
              </w:rPr>
              <w:t>1.2.</w:t>
            </w:r>
            <w:r>
              <w:rPr>
                <w:rFonts w:asciiTheme="minorHAnsi" w:eastAsiaTheme="minorEastAsia" w:hAnsiTheme="minorHAnsi"/>
                <w:noProof/>
                <w:color w:val="auto"/>
                <w:lang w:val="sv-SE" w:eastAsia="sv-SE"/>
              </w:rPr>
              <w:tab/>
            </w:r>
            <w:r w:rsidRPr="00E05DE1">
              <w:rPr>
                <w:rStyle w:val="Hyperlnk"/>
                <w:noProof/>
              </w:rPr>
              <w:t>The Main Class</w:t>
            </w:r>
            <w:r>
              <w:rPr>
                <w:noProof/>
                <w:webHidden/>
              </w:rPr>
              <w:tab/>
            </w:r>
            <w:r>
              <w:rPr>
                <w:noProof/>
                <w:webHidden/>
              </w:rPr>
              <w:fldChar w:fldCharType="begin"/>
            </w:r>
            <w:r>
              <w:rPr>
                <w:noProof/>
                <w:webHidden/>
              </w:rPr>
              <w:instrText xml:space="preserve"> PAGEREF _Toc53990998 \h </w:instrText>
            </w:r>
            <w:r>
              <w:rPr>
                <w:noProof/>
                <w:webHidden/>
              </w:rPr>
            </w:r>
            <w:r>
              <w:rPr>
                <w:noProof/>
                <w:webHidden/>
              </w:rPr>
              <w:fldChar w:fldCharType="separate"/>
            </w:r>
            <w:r w:rsidR="000A6768">
              <w:rPr>
                <w:noProof/>
                <w:webHidden/>
              </w:rPr>
              <w:t>12</w:t>
            </w:r>
            <w:r>
              <w:rPr>
                <w:noProof/>
                <w:webHidden/>
              </w:rPr>
              <w:fldChar w:fldCharType="end"/>
            </w:r>
          </w:hyperlink>
        </w:p>
        <w:p w14:paraId="739C160E" w14:textId="7F57B3E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0999" w:history="1">
            <w:r w:rsidRPr="00E05DE1">
              <w:rPr>
                <w:rStyle w:val="Hyperlnk"/>
                <w:noProof/>
                <w:highlight w:val="white"/>
              </w:rPr>
              <w:t>1.2.1.</w:t>
            </w:r>
            <w:r>
              <w:rPr>
                <w:rFonts w:asciiTheme="minorHAnsi" w:eastAsiaTheme="minorEastAsia" w:hAnsiTheme="minorHAnsi"/>
                <w:noProof/>
                <w:color w:val="auto"/>
                <w:lang w:val="sv-SE" w:eastAsia="sv-SE"/>
              </w:rPr>
              <w:tab/>
            </w:r>
            <w:r w:rsidRPr="00E05DE1">
              <w:rPr>
                <w:rStyle w:val="Hyperlnk"/>
                <w:noProof/>
                <w:highlight w:val="white"/>
              </w:rPr>
              <w:t>Compiling the Source File</w:t>
            </w:r>
            <w:r>
              <w:rPr>
                <w:noProof/>
                <w:webHidden/>
              </w:rPr>
              <w:tab/>
            </w:r>
            <w:r>
              <w:rPr>
                <w:noProof/>
                <w:webHidden/>
              </w:rPr>
              <w:fldChar w:fldCharType="begin"/>
            </w:r>
            <w:r>
              <w:rPr>
                <w:noProof/>
                <w:webHidden/>
              </w:rPr>
              <w:instrText xml:space="preserve"> PAGEREF _Toc53990999 \h </w:instrText>
            </w:r>
            <w:r>
              <w:rPr>
                <w:noProof/>
                <w:webHidden/>
              </w:rPr>
            </w:r>
            <w:r>
              <w:rPr>
                <w:noProof/>
                <w:webHidden/>
              </w:rPr>
              <w:fldChar w:fldCharType="separate"/>
            </w:r>
            <w:r w:rsidR="000A6768">
              <w:rPr>
                <w:noProof/>
                <w:webHidden/>
              </w:rPr>
              <w:t>14</w:t>
            </w:r>
            <w:r>
              <w:rPr>
                <w:noProof/>
                <w:webHidden/>
              </w:rPr>
              <w:fldChar w:fldCharType="end"/>
            </w:r>
          </w:hyperlink>
        </w:p>
        <w:p w14:paraId="460717F6" w14:textId="3DB012A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0" w:history="1">
            <w:r w:rsidRPr="00E05DE1">
              <w:rPr>
                <w:rStyle w:val="Hyperlnk"/>
                <w:noProof/>
                <w:highlight w:val="white"/>
              </w:rPr>
              <w:t>1.2.2.</w:t>
            </w:r>
            <w:r>
              <w:rPr>
                <w:rFonts w:asciiTheme="minorHAnsi" w:eastAsiaTheme="minorEastAsia" w:hAnsiTheme="minorHAnsi"/>
                <w:noProof/>
                <w:color w:val="auto"/>
                <w:lang w:val="sv-SE" w:eastAsia="sv-SE"/>
              </w:rPr>
              <w:tab/>
            </w:r>
            <w:r w:rsidRPr="00E05DE1">
              <w:rPr>
                <w:rStyle w:val="Hyperlnk"/>
                <w:noProof/>
                <w:highlight w:val="white"/>
              </w:rPr>
              <w:t>Is the Object File Up To Date?</w:t>
            </w:r>
            <w:r>
              <w:rPr>
                <w:noProof/>
                <w:webHidden/>
              </w:rPr>
              <w:tab/>
            </w:r>
            <w:r>
              <w:rPr>
                <w:noProof/>
                <w:webHidden/>
              </w:rPr>
              <w:fldChar w:fldCharType="begin"/>
            </w:r>
            <w:r>
              <w:rPr>
                <w:noProof/>
                <w:webHidden/>
              </w:rPr>
              <w:instrText xml:space="preserve"> PAGEREF _Toc53991000 \h </w:instrText>
            </w:r>
            <w:r>
              <w:rPr>
                <w:noProof/>
                <w:webHidden/>
              </w:rPr>
            </w:r>
            <w:r>
              <w:rPr>
                <w:noProof/>
                <w:webHidden/>
              </w:rPr>
              <w:fldChar w:fldCharType="separate"/>
            </w:r>
            <w:r w:rsidR="000A6768">
              <w:rPr>
                <w:noProof/>
                <w:webHidden/>
              </w:rPr>
              <w:t>17</w:t>
            </w:r>
            <w:r>
              <w:rPr>
                <w:noProof/>
                <w:webHidden/>
              </w:rPr>
              <w:fldChar w:fldCharType="end"/>
            </w:r>
          </w:hyperlink>
        </w:p>
        <w:p w14:paraId="192F2265" w14:textId="47F9CF16" w:rsidR="00E907E1" w:rsidRDefault="00E907E1">
          <w:pPr>
            <w:pStyle w:val="Innehll1"/>
            <w:rPr>
              <w:rFonts w:asciiTheme="minorHAnsi" w:eastAsiaTheme="minorEastAsia" w:hAnsiTheme="minorHAnsi"/>
              <w:noProof/>
              <w:color w:val="auto"/>
              <w:lang w:val="sv-SE" w:eastAsia="sv-SE"/>
            </w:rPr>
          </w:pPr>
          <w:hyperlink w:anchor="_Toc53991001" w:history="1">
            <w:r w:rsidRPr="00E05DE1">
              <w:rPr>
                <w:rStyle w:val="Hyperlnk"/>
                <w:noProof/>
              </w:rPr>
              <w:t>2.</w:t>
            </w:r>
            <w:r>
              <w:rPr>
                <w:rFonts w:asciiTheme="minorHAnsi" w:eastAsiaTheme="minorEastAsia" w:hAnsiTheme="minorHAnsi"/>
                <w:noProof/>
                <w:color w:val="auto"/>
                <w:lang w:val="sv-SE" w:eastAsia="sv-SE"/>
              </w:rPr>
              <w:tab/>
            </w:r>
            <w:r w:rsidRPr="00E05DE1">
              <w:rPr>
                <w:rStyle w:val="Hyperlnk"/>
                <w:noProof/>
              </w:rPr>
              <w:t>Scanning</w:t>
            </w:r>
            <w:r>
              <w:rPr>
                <w:noProof/>
                <w:webHidden/>
              </w:rPr>
              <w:tab/>
            </w:r>
            <w:r>
              <w:rPr>
                <w:noProof/>
                <w:webHidden/>
              </w:rPr>
              <w:fldChar w:fldCharType="begin"/>
            </w:r>
            <w:r>
              <w:rPr>
                <w:noProof/>
                <w:webHidden/>
              </w:rPr>
              <w:instrText xml:space="preserve"> PAGEREF _Toc53991001 \h </w:instrText>
            </w:r>
            <w:r>
              <w:rPr>
                <w:noProof/>
                <w:webHidden/>
              </w:rPr>
            </w:r>
            <w:r>
              <w:rPr>
                <w:noProof/>
                <w:webHidden/>
              </w:rPr>
              <w:fldChar w:fldCharType="separate"/>
            </w:r>
            <w:r w:rsidR="000A6768">
              <w:rPr>
                <w:noProof/>
                <w:webHidden/>
              </w:rPr>
              <w:t>20</w:t>
            </w:r>
            <w:r>
              <w:rPr>
                <w:noProof/>
                <w:webHidden/>
              </w:rPr>
              <w:fldChar w:fldCharType="end"/>
            </w:r>
          </w:hyperlink>
        </w:p>
        <w:p w14:paraId="404730FE" w14:textId="369B9F4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2" w:history="1">
            <w:r w:rsidRPr="00E05DE1">
              <w:rPr>
                <w:rStyle w:val="Hyperlnk"/>
                <w:noProof/>
              </w:rPr>
              <w:t>2.1.1.</w:t>
            </w:r>
            <w:r>
              <w:rPr>
                <w:rFonts w:asciiTheme="minorHAnsi" w:eastAsiaTheme="minorEastAsia" w:hAnsiTheme="minorHAnsi"/>
                <w:noProof/>
                <w:color w:val="auto"/>
                <w:lang w:val="sv-SE" w:eastAsia="sv-SE"/>
              </w:rPr>
              <w:tab/>
            </w:r>
            <w:r w:rsidRPr="00E05DE1">
              <w:rPr>
                <w:rStyle w:val="Hyperlnk"/>
                <w:noProof/>
              </w:rPr>
              <w:t>The typedef-name Problem</w:t>
            </w:r>
            <w:r>
              <w:rPr>
                <w:noProof/>
                <w:webHidden/>
              </w:rPr>
              <w:tab/>
            </w:r>
            <w:r>
              <w:rPr>
                <w:noProof/>
                <w:webHidden/>
              </w:rPr>
              <w:fldChar w:fldCharType="begin"/>
            </w:r>
            <w:r>
              <w:rPr>
                <w:noProof/>
                <w:webHidden/>
              </w:rPr>
              <w:instrText xml:space="preserve"> PAGEREF _Toc53991002 \h </w:instrText>
            </w:r>
            <w:r>
              <w:rPr>
                <w:noProof/>
                <w:webHidden/>
              </w:rPr>
            </w:r>
            <w:r>
              <w:rPr>
                <w:noProof/>
                <w:webHidden/>
              </w:rPr>
              <w:fldChar w:fldCharType="separate"/>
            </w:r>
            <w:r w:rsidR="000A6768">
              <w:rPr>
                <w:noProof/>
                <w:webHidden/>
              </w:rPr>
              <w:t>20</w:t>
            </w:r>
            <w:r>
              <w:rPr>
                <w:noProof/>
                <w:webHidden/>
              </w:rPr>
              <w:fldChar w:fldCharType="end"/>
            </w:r>
          </w:hyperlink>
        </w:p>
        <w:p w14:paraId="062F51E0" w14:textId="46499FBE"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03" w:history="1">
            <w:r w:rsidRPr="00E05DE1">
              <w:rPr>
                <w:rStyle w:val="Hyperlnk"/>
                <w:noProof/>
              </w:rPr>
              <w:t>2.2.</w:t>
            </w:r>
            <w:r>
              <w:rPr>
                <w:rFonts w:asciiTheme="minorHAnsi" w:eastAsiaTheme="minorEastAsia" w:hAnsiTheme="minorHAnsi"/>
                <w:noProof/>
                <w:color w:val="auto"/>
                <w:lang w:val="sv-SE" w:eastAsia="sv-SE"/>
              </w:rPr>
              <w:tab/>
            </w:r>
            <w:r w:rsidRPr="00E05DE1">
              <w:rPr>
                <w:rStyle w:val="Hyperlnk"/>
                <w:noProof/>
              </w:rPr>
              <w:t>The Scanner</w:t>
            </w:r>
            <w:r>
              <w:rPr>
                <w:noProof/>
                <w:webHidden/>
              </w:rPr>
              <w:tab/>
            </w:r>
            <w:r>
              <w:rPr>
                <w:noProof/>
                <w:webHidden/>
              </w:rPr>
              <w:fldChar w:fldCharType="begin"/>
            </w:r>
            <w:r>
              <w:rPr>
                <w:noProof/>
                <w:webHidden/>
              </w:rPr>
              <w:instrText xml:space="preserve"> PAGEREF _Toc53991003 \h </w:instrText>
            </w:r>
            <w:r>
              <w:rPr>
                <w:noProof/>
                <w:webHidden/>
              </w:rPr>
            </w:r>
            <w:r>
              <w:rPr>
                <w:noProof/>
                <w:webHidden/>
              </w:rPr>
              <w:fldChar w:fldCharType="separate"/>
            </w:r>
            <w:r w:rsidR="000A6768">
              <w:rPr>
                <w:noProof/>
                <w:webHidden/>
              </w:rPr>
              <w:t>20</w:t>
            </w:r>
            <w:r>
              <w:rPr>
                <w:noProof/>
                <w:webHidden/>
              </w:rPr>
              <w:fldChar w:fldCharType="end"/>
            </w:r>
          </w:hyperlink>
        </w:p>
        <w:p w14:paraId="6064AA6E" w14:textId="45E3F896" w:rsidR="00E907E1" w:rsidRDefault="00E907E1">
          <w:pPr>
            <w:pStyle w:val="Innehll1"/>
            <w:rPr>
              <w:rFonts w:asciiTheme="minorHAnsi" w:eastAsiaTheme="minorEastAsia" w:hAnsiTheme="minorHAnsi"/>
              <w:noProof/>
              <w:color w:val="auto"/>
              <w:lang w:val="sv-SE" w:eastAsia="sv-SE"/>
            </w:rPr>
          </w:pPr>
          <w:hyperlink w:anchor="_Toc53991004" w:history="1">
            <w:r w:rsidRPr="00E05DE1">
              <w:rPr>
                <w:rStyle w:val="Hyperlnk"/>
                <w:noProof/>
              </w:rPr>
              <w:t>3.</w:t>
            </w:r>
            <w:r>
              <w:rPr>
                <w:rFonts w:asciiTheme="minorHAnsi" w:eastAsiaTheme="minorEastAsia" w:hAnsiTheme="minorHAnsi"/>
                <w:noProof/>
                <w:color w:val="auto"/>
                <w:lang w:val="sv-SE" w:eastAsia="sv-SE"/>
              </w:rPr>
              <w:tab/>
            </w:r>
            <w:r w:rsidRPr="00E05DE1">
              <w:rPr>
                <w:rStyle w:val="Hyperlnk"/>
                <w:noProof/>
              </w:rPr>
              <w:t>Parsing</w:t>
            </w:r>
            <w:r>
              <w:rPr>
                <w:noProof/>
                <w:webHidden/>
              </w:rPr>
              <w:tab/>
            </w:r>
            <w:r>
              <w:rPr>
                <w:noProof/>
                <w:webHidden/>
              </w:rPr>
              <w:fldChar w:fldCharType="begin"/>
            </w:r>
            <w:r>
              <w:rPr>
                <w:noProof/>
                <w:webHidden/>
              </w:rPr>
              <w:instrText xml:space="preserve"> PAGEREF _Toc53991004 \h </w:instrText>
            </w:r>
            <w:r>
              <w:rPr>
                <w:noProof/>
                <w:webHidden/>
              </w:rPr>
            </w:r>
            <w:r>
              <w:rPr>
                <w:noProof/>
                <w:webHidden/>
              </w:rPr>
              <w:fldChar w:fldCharType="separate"/>
            </w:r>
            <w:r w:rsidR="000A6768">
              <w:rPr>
                <w:noProof/>
                <w:webHidden/>
              </w:rPr>
              <w:t>32</w:t>
            </w:r>
            <w:r>
              <w:rPr>
                <w:noProof/>
                <w:webHidden/>
              </w:rPr>
              <w:fldChar w:fldCharType="end"/>
            </w:r>
          </w:hyperlink>
        </w:p>
        <w:p w14:paraId="10EB36AC" w14:textId="6D5CD4F3"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05" w:history="1">
            <w:r w:rsidRPr="00E05DE1">
              <w:rPr>
                <w:rStyle w:val="Hyperlnk"/>
                <w:noProof/>
              </w:rPr>
              <w:t>3.1.</w:t>
            </w:r>
            <w:r>
              <w:rPr>
                <w:rFonts w:asciiTheme="minorHAnsi" w:eastAsiaTheme="minorEastAsia" w:hAnsiTheme="minorHAnsi"/>
                <w:noProof/>
                <w:color w:val="auto"/>
                <w:lang w:val="sv-SE" w:eastAsia="sv-SE"/>
              </w:rPr>
              <w:tab/>
            </w:r>
            <w:r w:rsidRPr="00E05DE1">
              <w:rPr>
                <w:rStyle w:val="Hyperlnk"/>
                <w:noProof/>
              </w:rPr>
              <w:t>Declarations</w:t>
            </w:r>
            <w:r>
              <w:rPr>
                <w:noProof/>
                <w:webHidden/>
              </w:rPr>
              <w:tab/>
            </w:r>
            <w:r>
              <w:rPr>
                <w:noProof/>
                <w:webHidden/>
              </w:rPr>
              <w:fldChar w:fldCharType="begin"/>
            </w:r>
            <w:r>
              <w:rPr>
                <w:noProof/>
                <w:webHidden/>
              </w:rPr>
              <w:instrText xml:space="preserve"> PAGEREF _Toc53991005 \h </w:instrText>
            </w:r>
            <w:r>
              <w:rPr>
                <w:noProof/>
                <w:webHidden/>
              </w:rPr>
            </w:r>
            <w:r>
              <w:rPr>
                <w:noProof/>
                <w:webHidden/>
              </w:rPr>
              <w:fldChar w:fldCharType="separate"/>
            </w:r>
            <w:r w:rsidR="000A6768">
              <w:rPr>
                <w:noProof/>
                <w:webHidden/>
              </w:rPr>
              <w:t>35</w:t>
            </w:r>
            <w:r>
              <w:rPr>
                <w:noProof/>
                <w:webHidden/>
              </w:rPr>
              <w:fldChar w:fldCharType="end"/>
            </w:r>
          </w:hyperlink>
        </w:p>
        <w:p w14:paraId="2A9D2FDD" w14:textId="647D131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6" w:history="1">
            <w:r w:rsidRPr="00E05DE1">
              <w:rPr>
                <w:rStyle w:val="Hyperlnk"/>
                <w:noProof/>
              </w:rPr>
              <w:t>3.1.1.</w:t>
            </w:r>
            <w:r>
              <w:rPr>
                <w:rFonts w:asciiTheme="minorHAnsi" w:eastAsiaTheme="minorEastAsia" w:hAnsiTheme="minorHAnsi"/>
                <w:noProof/>
                <w:color w:val="auto"/>
                <w:lang w:val="sv-SE" w:eastAsia="sv-SE"/>
              </w:rPr>
              <w:tab/>
            </w:r>
            <w:r w:rsidRPr="00E05DE1">
              <w:rPr>
                <w:rStyle w:val="Hyperlnk"/>
                <w:noProof/>
              </w:rPr>
              <w:t>Backpatching</w:t>
            </w:r>
            <w:r>
              <w:rPr>
                <w:noProof/>
                <w:webHidden/>
              </w:rPr>
              <w:tab/>
            </w:r>
            <w:r>
              <w:rPr>
                <w:noProof/>
                <w:webHidden/>
              </w:rPr>
              <w:fldChar w:fldCharType="begin"/>
            </w:r>
            <w:r>
              <w:rPr>
                <w:noProof/>
                <w:webHidden/>
              </w:rPr>
              <w:instrText xml:space="preserve"> PAGEREF _Toc53991006 \h </w:instrText>
            </w:r>
            <w:r>
              <w:rPr>
                <w:noProof/>
                <w:webHidden/>
              </w:rPr>
            </w:r>
            <w:r>
              <w:rPr>
                <w:noProof/>
                <w:webHidden/>
              </w:rPr>
              <w:fldChar w:fldCharType="separate"/>
            </w:r>
            <w:r w:rsidR="000A6768">
              <w:rPr>
                <w:noProof/>
                <w:webHidden/>
              </w:rPr>
              <w:t>35</w:t>
            </w:r>
            <w:r>
              <w:rPr>
                <w:noProof/>
                <w:webHidden/>
              </w:rPr>
              <w:fldChar w:fldCharType="end"/>
            </w:r>
          </w:hyperlink>
        </w:p>
        <w:p w14:paraId="6B4200C8" w14:textId="753E511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7" w:history="1">
            <w:r w:rsidRPr="00E05DE1">
              <w:rPr>
                <w:rStyle w:val="Hyperlnk"/>
                <w:noProof/>
              </w:rPr>
              <w:t>3.1.2.</w:t>
            </w:r>
            <w:r>
              <w:rPr>
                <w:rFonts w:asciiTheme="minorHAnsi" w:eastAsiaTheme="minorEastAsia" w:hAnsiTheme="minorHAnsi"/>
                <w:noProof/>
                <w:color w:val="auto"/>
                <w:lang w:val="sv-SE" w:eastAsia="sv-SE"/>
              </w:rPr>
              <w:tab/>
            </w:r>
            <w:r w:rsidRPr="00E05DE1">
              <w:rPr>
                <w:rStyle w:val="Hyperlnk"/>
                <w:noProof/>
              </w:rPr>
              <w:t>Function Definition</w:t>
            </w:r>
            <w:r>
              <w:rPr>
                <w:noProof/>
                <w:webHidden/>
              </w:rPr>
              <w:tab/>
            </w:r>
            <w:r>
              <w:rPr>
                <w:noProof/>
                <w:webHidden/>
              </w:rPr>
              <w:fldChar w:fldCharType="begin"/>
            </w:r>
            <w:r>
              <w:rPr>
                <w:noProof/>
                <w:webHidden/>
              </w:rPr>
              <w:instrText xml:space="preserve"> PAGEREF _Toc53991007 \h </w:instrText>
            </w:r>
            <w:r>
              <w:rPr>
                <w:noProof/>
                <w:webHidden/>
              </w:rPr>
            </w:r>
            <w:r>
              <w:rPr>
                <w:noProof/>
                <w:webHidden/>
              </w:rPr>
              <w:fldChar w:fldCharType="separate"/>
            </w:r>
            <w:r w:rsidR="000A6768">
              <w:rPr>
                <w:noProof/>
                <w:webHidden/>
              </w:rPr>
              <w:t>36</w:t>
            </w:r>
            <w:r>
              <w:rPr>
                <w:noProof/>
                <w:webHidden/>
              </w:rPr>
              <w:fldChar w:fldCharType="end"/>
            </w:r>
          </w:hyperlink>
        </w:p>
        <w:p w14:paraId="5E24EE24" w14:textId="3F35198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8" w:history="1">
            <w:r w:rsidRPr="00E05DE1">
              <w:rPr>
                <w:rStyle w:val="Hyperlnk"/>
                <w:noProof/>
                <w:highlight w:val="white"/>
              </w:rPr>
              <w:t>3.1.3.</w:t>
            </w:r>
            <w:r>
              <w:rPr>
                <w:rFonts w:asciiTheme="minorHAnsi" w:eastAsiaTheme="minorEastAsia" w:hAnsiTheme="minorHAnsi"/>
                <w:noProof/>
                <w:color w:val="auto"/>
                <w:lang w:val="sv-SE" w:eastAsia="sv-SE"/>
              </w:rPr>
              <w:tab/>
            </w:r>
            <w:r w:rsidRPr="00E05DE1">
              <w:rPr>
                <w:rStyle w:val="Hyperlnk"/>
                <w:noProof/>
                <w:highlight w:val="white"/>
              </w:rPr>
              <w:t>Specifier List</w:t>
            </w:r>
            <w:r>
              <w:rPr>
                <w:noProof/>
                <w:webHidden/>
              </w:rPr>
              <w:tab/>
            </w:r>
            <w:r>
              <w:rPr>
                <w:noProof/>
                <w:webHidden/>
              </w:rPr>
              <w:fldChar w:fldCharType="begin"/>
            </w:r>
            <w:r>
              <w:rPr>
                <w:noProof/>
                <w:webHidden/>
              </w:rPr>
              <w:instrText xml:space="preserve"> PAGEREF _Toc53991008 \h </w:instrText>
            </w:r>
            <w:r>
              <w:rPr>
                <w:noProof/>
                <w:webHidden/>
              </w:rPr>
            </w:r>
            <w:r>
              <w:rPr>
                <w:noProof/>
                <w:webHidden/>
              </w:rPr>
              <w:fldChar w:fldCharType="separate"/>
            </w:r>
            <w:r w:rsidR="000A6768">
              <w:rPr>
                <w:noProof/>
                <w:webHidden/>
              </w:rPr>
              <w:t>42</w:t>
            </w:r>
            <w:r>
              <w:rPr>
                <w:noProof/>
                <w:webHidden/>
              </w:rPr>
              <w:fldChar w:fldCharType="end"/>
            </w:r>
          </w:hyperlink>
        </w:p>
        <w:p w14:paraId="49D0D416" w14:textId="6825F57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09" w:history="1">
            <w:r w:rsidRPr="00E05DE1">
              <w:rPr>
                <w:rStyle w:val="Hyperlnk"/>
                <w:noProof/>
                <w:highlight w:val="white"/>
              </w:rPr>
              <w:t>3.1.4.</w:t>
            </w:r>
            <w:r>
              <w:rPr>
                <w:rFonts w:asciiTheme="minorHAnsi" w:eastAsiaTheme="minorEastAsia" w:hAnsiTheme="minorHAnsi"/>
                <w:noProof/>
                <w:color w:val="auto"/>
                <w:lang w:val="sv-SE" w:eastAsia="sv-SE"/>
              </w:rPr>
              <w:tab/>
            </w:r>
            <w:r w:rsidRPr="00E05DE1">
              <w:rPr>
                <w:rStyle w:val="Hyperlnk"/>
                <w:noProof/>
                <w:highlight w:val="white"/>
              </w:rPr>
              <w:t>Declarator</w:t>
            </w:r>
            <w:r>
              <w:rPr>
                <w:noProof/>
                <w:webHidden/>
              </w:rPr>
              <w:tab/>
            </w:r>
            <w:r>
              <w:rPr>
                <w:noProof/>
                <w:webHidden/>
              </w:rPr>
              <w:fldChar w:fldCharType="begin"/>
            </w:r>
            <w:r>
              <w:rPr>
                <w:noProof/>
                <w:webHidden/>
              </w:rPr>
              <w:instrText xml:space="preserve"> PAGEREF _Toc53991009 \h </w:instrText>
            </w:r>
            <w:r>
              <w:rPr>
                <w:noProof/>
                <w:webHidden/>
              </w:rPr>
            </w:r>
            <w:r>
              <w:rPr>
                <w:noProof/>
                <w:webHidden/>
              </w:rPr>
              <w:fldChar w:fldCharType="separate"/>
            </w:r>
            <w:r w:rsidR="000A6768">
              <w:rPr>
                <w:noProof/>
                <w:webHidden/>
              </w:rPr>
              <w:t>48</w:t>
            </w:r>
            <w:r>
              <w:rPr>
                <w:noProof/>
                <w:webHidden/>
              </w:rPr>
              <w:fldChar w:fldCharType="end"/>
            </w:r>
          </w:hyperlink>
        </w:p>
        <w:p w14:paraId="6B65373E" w14:textId="7B19568F"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10" w:history="1">
            <w:r w:rsidRPr="00E05DE1">
              <w:rPr>
                <w:rStyle w:val="Hyperlnk"/>
                <w:noProof/>
                <w:highlight w:val="white"/>
                <w:lang w:val="sv-SE"/>
              </w:rPr>
              <w:t>3.2.</w:t>
            </w:r>
            <w:r>
              <w:rPr>
                <w:rFonts w:asciiTheme="minorHAnsi" w:eastAsiaTheme="minorEastAsia" w:hAnsiTheme="minorHAnsi"/>
                <w:noProof/>
                <w:color w:val="auto"/>
                <w:lang w:val="sv-SE" w:eastAsia="sv-SE"/>
              </w:rPr>
              <w:tab/>
            </w:r>
            <w:r w:rsidRPr="00E05DE1">
              <w:rPr>
                <w:rStyle w:val="Hyperlnk"/>
                <w:noProof/>
                <w:highlight w:val="white"/>
                <w:lang w:val="sv-SE"/>
              </w:rPr>
              <w:t>Statements</w:t>
            </w:r>
            <w:r>
              <w:rPr>
                <w:noProof/>
                <w:webHidden/>
              </w:rPr>
              <w:tab/>
            </w:r>
            <w:r>
              <w:rPr>
                <w:noProof/>
                <w:webHidden/>
              </w:rPr>
              <w:fldChar w:fldCharType="begin"/>
            </w:r>
            <w:r>
              <w:rPr>
                <w:noProof/>
                <w:webHidden/>
              </w:rPr>
              <w:instrText xml:space="preserve"> PAGEREF _Toc53991010 \h </w:instrText>
            </w:r>
            <w:r>
              <w:rPr>
                <w:noProof/>
                <w:webHidden/>
              </w:rPr>
            </w:r>
            <w:r>
              <w:rPr>
                <w:noProof/>
                <w:webHidden/>
              </w:rPr>
              <w:fldChar w:fldCharType="separate"/>
            </w:r>
            <w:r w:rsidR="000A6768">
              <w:rPr>
                <w:noProof/>
                <w:webHidden/>
              </w:rPr>
              <w:t>57</w:t>
            </w:r>
            <w:r>
              <w:rPr>
                <w:noProof/>
                <w:webHidden/>
              </w:rPr>
              <w:fldChar w:fldCharType="end"/>
            </w:r>
          </w:hyperlink>
        </w:p>
        <w:p w14:paraId="25052AE7" w14:textId="1A28507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1" w:history="1">
            <w:r w:rsidRPr="00E05DE1">
              <w:rPr>
                <w:rStyle w:val="Hyperlnk"/>
                <w:noProof/>
              </w:rPr>
              <w:t>3.2.1.</w:t>
            </w:r>
            <w:r>
              <w:rPr>
                <w:rFonts w:asciiTheme="minorHAnsi" w:eastAsiaTheme="minorEastAsia" w:hAnsiTheme="minorHAnsi"/>
                <w:noProof/>
                <w:color w:val="auto"/>
                <w:lang w:val="sv-SE" w:eastAsia="sv-SE"/>
              </w:rPr>
              <w:tab/>
            </w:r>
            <w:r w:rsidRPr="00E05DE1">
              <w:rPr>
                <w:rStyle w:val="Hyperlnk"/>
                <w:noProof/>
              </w:rPr>
              <w:t>The Nested-If Problem</w:t>
            </w:r>
            <w:r>
              <w:rPr>
                <w:noProof/>
                <w:webHidden/>
              </w:rPr>
              <w:tab/>
            </w:r>
            <w:r>
              <w:rPr>
                <w:noProof/>
                <w:webHidden/>
              </w:rPr>
              <w:fldChar w:fldCharType="begin"/>
            </w:r>
            <w:r>
              <w:rPr>
                <w:noProof/>
                <w:webHidden/>
              </w:rPr>
              <w:instrText xml:space="preserve"> PAGEREF _Toc53991011 \h </w:instrText>
            </w:r>
            <w:r>
              <w:rPr>
                <w:noProof/>
                <w:webHidden/>
              </w:rPr>
            </w:r>
            <w:r>
              <w:rPr>
                <w:noProof/>
                <w:webHidden/>
              </w:rPr>
              <w:fldChar w:fldCharType="separate"/>
            </w:r>
            <w:r w:rsidR="000A6768">
              <w:rPr>
                <w:noProof/>
                <w:webHidden/>
              </w:rPr>
              <w:t>57</w:t>
            </w:r>
            <w:r>
              <w:rPr>
                <w:noProof/>
                <w:webHidden/>
              </w:rPr>
              <w:fldChar w:fldCharType="end"/>
            </w:r>
          </w:hyperlink>
        </w:p>
        <w:p w14:paraId="524BB09D" w14:textId="65187BE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2" w:history="1">
            <w:r w:rsidRPr="00E05DE1">
              <w:rPr>
                <w:rStyle w:val="Hyperlnk"/>
                <w:noProof/>
              </w:rPr>
              <w:t>3.2.2.</w:t>
            </w:r>
            <w:r>
              <w:rPr>
                <w:rFonts w:asciiTheme="minorHAnsi" w:eastAsiaTheme="minorEastAsia" w:hAnsiTheme="minorHAnsi"/>
                <w:noProof/>
                <w:color w:val="auto"/>
                <w:lang w:val="sv-SE" w:eastAsia="sv-SE"/>
              </w:rPr>
              <w:tab/>
            </w:r>
            <w:r w:rsidRPr="00E05DE1">
              <w:rPr>
                <w:rStyle w:val="Hyperlnk"/>
                <w:noProof/>
              </w:rPr>
              <w:t>The Forward-Jump Problem (Backpatching)</w:t>
            </w:r>
            <w:r>
              <w:rPr>
                <w:noProof/>
                <w:webHidden/>
              </w:rPr>
              <w:tab/>
            </w:r>
            <w:r>
              <w:rPr>
                <w:noProof/>
                <w:webHidden/>
              </w:rPr>
              <w:fldChar w:fldCharType="begin"/>
            </w:r>
            <w:r>
              <w:rPr>
                <w:noProof/>
                <w:webHidden/>
              </w:rPr>
              <w:instrText xml:space="preserve"> PAGEREF _Toc53991012 \h </w:instrText>
            </w:r>
            <w:r>
              <w:rPr>
                <w:noProof/>
                <w:webHidden/>
              </w:rPr>
            </w:r>
            <w:r>
              <w:rPr>
                <w:noProof/>
                <w:webHidden/>
              </w:rPr>
              <w:fldChar w:fldCharType="separate"/>
            </w:r>
            <w:r w:rsidR="000A6768">
              <w:rPr>
                <w:noProof/>
                <w:webHidden/>
              </w:rPr>
              <w:t>62</w:t>
            </w:r>
            <w:r>
              <w:rPr>
                <w:noProof/>
                <w:webHidden/>
              </w:rPr>
              <w:fldChar w:fldCharType="end"/>
            </w:r>
          </w:hyperlink>
        </w:p>
        <w:p w14:paraId="3CC368ED" w14:textId="4CEC32F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3" w:history="1">
            <w:r w:rsidRPr="00E05DE1">
              <w:rPr>
                <w:rStyle w:val="Hyperlnk"/>
                <w:noProof/>
              </w:rPr>
              <w:t>3.2.1.</w:t>
            </w:r>
            <w:r>
              <w:rPr>
                <w:rFonts w:asciiTheme="minorHAnsi" w:eastAsiaTheme="minorEastAsia" w:hAnsiTheme="minorHAnsi"/>
                <w:noProof/>
                <w:color w:val="auto"/>
                <w:lang w:val="sv-SE" w:eastAsia="sv-SE"/>
              </w:rPr>
              <w:tab/>
            </w:r>
            <w:r w:rsidRPr="00E05DE1">
              <w:rPr>
                <w:rStyle w:val="Hyperlnk"/>
                <w:noProof/>
              </w:rPr>
              <w:t>Header Rules</w:t>
            </w:r>
            <w:r>
              <w:rPr>
                <w:noProof/>
                <w:webHidden/>
              </w:rPr>
              <w:tab/>
            </w:r>
            <w:r>
              <w:rPr>
                <w:noProof/>
                <w:webHidden/>
              </w:rPr>
              <w:fldChar w:fldCharType="begin"/>
            </w:r>
            <w:r>
              <w:rPr>
                <w:noProof/>
                <w:webHidden/>
              </w:rPr>
              <w:instrText xml:space="preserve"> PAGEREF _Toc53991013 \h </w:instrText>
            </w:r>
            <w:r>
              <w:rPr>
                <w:noProof/>
                <w:webHidden/>
              </w:rPr>
            </w:r>
            <w:r>
              <w:rPr>
                <w:noProof/>
                <w:webHidden/>
              </w:rPr>
              <w:fldChar w:fldCharType="separate"/>
            </w:r>
            <w:r w:rsidR="000A6768">
              <w:rPr>
                <w:noProof/>
                <w:webHidden/>
              </w:rPr>
              <w:t>64</w:t>
            </w:r>
            <w:r>
              <w:rPr>
                <w:noProof/>
                <w:webHidden/>
              </w:rPr>
              <w:fldChar w:fldCharType="end"/>
            </w:r>
          </w:hyperlink>
        </w:p>
        <w:p w14:paraId="2F9D2989" w14:textId="5F0216D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4" w:history="1">
            <w:r w:rsidRPr="00E05DE1">
              <w:rPr>
                <w:rStyle w:val="Hyperlnk"/>
                <w:noProof/>
              </w:rPr>
              <w:t>3.2.2.</w:t>
            </w:r>
            <w:r>
              <w:rPr>
                <w:rFonts w:asciiTheme="minorHAnsi" w:eastAsiaTheme="minorEastAsia" w:hAnsiTheme="minorHAnsi"/>
                <w:noProof/>
                <w:color w:val="auto"/>
                <w:lang w:val="sv-SE" w:eastAsia="sv-SE"/>
              </w:rPr>
              <w:tab/>
            </w:r>
            <w:r w:rsidRPr="00E05DE1">
              <w:rPr>
                <w:rStyle w:val="Hyperlnk"/>
                <w:noProof/>
              </w:rPr>
              <w:t>The Switch Statement</w:t>
            </w:r>
            <w:r>
              <w:rPr>
                <w:noProof/>
                <w:webHidden/>
              </w:rPr>
              <w:tab/>
            </w:r>
            <w:r>
              <w:rPr>
                <w:noProof/>
                <w:webHidden/>
              </w:rPr>
              <w:fldChar w:fldCharType="begin"/>
            </w:r>
            <w:r>
              <w:rPr>
                <w:noProof/>
                <w:webHidden/>
              </w:rPr>
              <w:instrText xml:space="preserve"> PAGEREF _Toc53991014 \h </w:instrText>
            </w:r>
            <w:r>
              <w:rPr>
                <w:noProof/>
                <w:webHidden/>
              </w:rPr>
            </w:r>
            <w:r>
              <w:rPr>
                <w:noProof/>
                <w:webHidden/>
              </w:rPr>
              <w:fldChar w:fldCharType="separate"/>
            </w:r>
            <w:r w:rsidR="000A6768">
              <w:rPr>
                <w:noProof/>
                <w:webHidden/>
              </w:rPr>
              <w:t>64</w:t>
            </w:r>
            <w:r>
              <w:rPr>
                <w:noProof/>
                <w:webHidden/>
              </w:rPr>
              <w:fldChar w:fldCharType="end"/>
            </w:r>
          </w:hyperlink>
        </w:p>
        <w:p w14:paraId="3B4F33A7" w14:textId="5D7858A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5" w:history="1">
            <w:r w:rsidRPr="00E05DE1">
              <w:rPr>
                <w:rStyle w:val="Hyperlnk"/>
                <w:noProof/>
                <w:highlight w:val="white"/>
              </w:rPr>
              <w:t>3.2.3.</w:t>
            </w:r>
            <w:r>
              <w:rPr>
                <w:rFonts w:asciiTheme="minorHAnsi" w:eastAsiaTheme="minorEastAsia" w:hAnsiTheme="minorHAnsi"/>
                <w:noProof/>
                <w:color w:val="auto"/>
                <w:lang w:val="sv-SE" w:eastAsia="sv-SE"/>
              </w:rPr>
              <w:tab/>
            </w:r>
            <w:r w:rsidRPr="00E05DE1">
              <w:rPr>
                <w:rStyle w:val="Hyperlnk"/>
                <w:noProof/>
                <w:highlight w:val="white"/>
              </w:rPr>
              <w:t>The Case Statement</w:t>
            </w:r>
            <w:r>
              <w:rPr>
                <w:noProof/>
                <w:webHidden/>
              </w:rPr>
              <w:tab/>
            </w:r>
            <w:r>
              <w:rPr>
                <w:noProof/>
                <w:webHidden/>
              </w:rPr>
              <w:fldChar w:fldCharType="begin"/>
            </w:r>
            <w:r>
              <w:rPr>
                <w:noProof/>
                <w:webHidden/>
              </w:rPr>
              <w:instrText xml:space="preserve"> PAGEREF _Toc53991015 \h </w:instrText>
            </w:r>
            <w:r>
              <w:rPr>
                <w:noProof/>
                <w:webHidden/>
              </w:rPr>
            </w:r>
            <w:r>
              <w:rPr>
                <w:noProof/>
                <w:webHidden/>
              </w:rPr>
              <w:fldChar w:fldCharType="separate"/>
            </w:r>
            <w:r w:rsidR="000A6768">
              <w:rPr>
                <w:noProof/>
                <w:webHidden/>
              </w:rPr>
              <w:t>66</w:t>
            </w:r>
            <w:r>
              <w:rPr>
                <w:noProof/>
                <w:webHidden/>
              </w:rPr>
              <w:fldChar w:fldCharType="end"/>
            </w:r>
          </w:hyperlink>
        </w:p>
        <w:p w14:paraId="687D6110" w14:textId="65C3C04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6" w:history="1">
            <w:r w:rsidRPr="00E05DE1">
              <w:rPr>
                <w:rStyle w:val="Hyperlnk"/>
                <w:noProof/>
              </w:rPr>
              <w:t>3.2.1.</w:t>
            </w:r>
            <w:r>
              <w:rPr>
                <w:rFonts w:asciiTheme="minorHAnsi" w:eastAsiaTheme="minorEastAsia" w:hAnsiTheme="minorHAnsi"/>
                <w:noProof/>
                <w:color w:val="auto"/>
                <w:lang w:val="sv-SE" w:eastAsia="sv-SE"/>
              </w:rPr>
              <w:tab/>
            </w:r>
            <w:r w:rsidRPr="00E05DE1">
              <w:rPr>
                <w:rStyle w:val="Hyperlnk"/>
                <w:noProof/>
              </w:rPr>
              <w:t>The Default Statement</w:t>
            </w:r>
            <w:r>
              <w:rPr>
                <w:noProof/>
                <w:webHidden/>
              </w:rPr>
              <w:tab/>
            </w:r>
            <w:r>
              <w:rPr>
                <w:noProof/>
                <w:webHidden/>
              </w:rPr>
              <w:fldChar w:fldCharType="begin"/>
            </w:r>
            <w:r>
              <w:rPr>
                <w:noProof/>
                <w:webHidden/>
              </w:rPr>
              <w:instrText xml:space="preserve"> PAGEREF _Toc53991016 \h </w:instrText>
            </w:r>
            <w:r>
              <w:rPr>
                <w:noProof/>
                <w:webHidden/>
              </w:rPr>
            </w:r>
            <w:r>
              <w:rPr>
                <w:noProof/>
                <w:webHidden/>
              </w:rPr>
              <w:fldChar w:fldCharType="separate"/>
            </w:r>
            <w:r w:rsidR="000A6768">
              <w:rPr>
                <w:noProof/>
                <w:webHidden/>
              </w:rPr>
              <w:t>67</w:t>
            </w:r>
            <w:r>
              <w:rPr>
                <w:noProof/>
                <w:webHidden/>
              </w:rPr>
              <w:fldChar w:fldCharType="end"/>
            </w:r>
          </w:hyperlink>
        </w:p>
        <w:p w14:paraId="2D018306" w14:textId="47A2BBB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7" w:history="1">
            <w:r w:rsidRPr="00E05DE1">
              <w:rPr>
                <w:rStyle w:val="Hyperlnk"/>
                <w:noProof/>
              </w:rPr>
              <w:t>3.2.2.</w:t>
            </w:r>
            <w:r>
              <w:rPr>
                <w:rFonts w:asciiTheme="minorHAnsi" w:eastAsiaTheme="minorEastAsia" w:hAnsiTheme="minorHAnsi"/>
                <w:noProof/>
                <w:color w:val="auto"/>
                <w:lang w:val="sv-SE" w:eastAsia="sv-SE"/>
              </w:rPr>
              <w:tab/>
            </w:r>
            <w:r w:rsidRPr="00E05DE1">
              <w:rPr>
                <w:rStyle w:val="Hyperlnk"/>
                <w:noProof/>
              </w:rPr>
              <w:t>The While Statement</w:t>
            </w:r>
            <w:r>
              <w:rPr>
                <w:noProof/>
                <w:webHidden/>
              </w:rPr>
              <w:tab/>
            </w:r>
            <w:r>
              <w:rPr>
                <w:noProof/>
                <w:webHidden/>
              </w:rPr>
              <w:fldChar w:fldCharType="begin"/>
            </w:r>
            <w:r>
              <w:rPr>
                <w:noProof/>
                <w:webHidden/>
              </w:rPr>
              <w:instrText xml:space="preserve"> PAGEREF _Toc53991017 \h </w:instrText>
            </w:r>
            <w:r>
              <w:rPr>
                <w:noProof/>
                <w:webHidden/>
              </w:rPr>
            </w:r>
            <w:r>
              <w:rPr>
                <w:noProof/>
                <w:webHidden/>
              </w:rPr>
              <w:fldChar w:fldCharType="separate"/>
            </w:r>
            <w:r w:rsidR="000A6768">
              <w:rPr>
                <w:noProof/>
                <w:webHidden/>
              </w:rPr>
              <w:t>68</w:t>
            </w:r>
            <w:r>
              <w:rPr>
                <w:noProof/>
                <w:webHidden/>
              </w:rPr>
              <w:fldChar w:fldCharType="end"/>
            </w:r>
          </w:hyperlink>
        </w:p>
        <w:p w14:paraId="2E0C3959" w14:textId="48F56BA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8" w:history="1">
            <w:r w:rsidRPr="00E05DE1">
              <w:rPr>
                <w:rStyle w:val="Hyperlnk"/>
                <w:noProof/>
              </w:rPr>
              <w:t>3.2.3.</w:t>
            </w:r>
            <w:r>
              <w:rPr>
                <w:rFonts w:asciiTheme="minorHAnsi" w:eastAsiaTheme="minorEastAsia" w:hAnsiTheme="minorHAnsi"/>
                <w:noProof/>
                <w:color w:val="auto"/>
                <w:lang w:val="sv-SE" w:eastAsia="sv-SE"/>
              </w:rPr>
              <w:tab/>
            </w:r>
            <w:r w:rsidRPr="00E05DE1">
              <w:rPr>
                <w:rStyle w:val="Hyperlnk"/>
                <w:noProof/>
              </w:rPr>
              <w:t>The Do Statement</w:t>
            </w:r>
            <w:r>
              <w:rPr>
                <w:noProof/>
                <w:webHidden/>
              </w:rPr>
              <w:tab/>
            </w:r>
            <w:r>
              <w:rPr>
                <w:noProof/>
                <w:webHidden/>
              </w:rPr>
              <w:fldChar w:fldCharType="begin"/>
            </w:r>
            <w:r>
              <w:rPr>
                <w:noProof/>
                <w:webHidden/>
              </w:rPr>
              <w:instrText xml:space="preserve"> PAGEREF _Toc53991018 \h </w:instrText>
            </w:r>
            <w:r>
              <w:rPr>
                <w:noProof/>
                <w:webHidden/>
              </w:rPr>
            </w:r>
            <w:r>
              <w:rPr>
                <w:noProof/>
                <w:webHidden/>
              </w:rPr>
              <w:fldChar w:fldCharType="separate"/>
            </w:r>
            <w:r w:rsidR="000A6768">
              <w:rPr>
                <w:noProof/>
                <w:webHidden/>
              </w:rPr>
              <w:t>69</w:t>
            </w:r>
            <w:r>
              <w:rPr>
                <w:noProof/>
                <w:webHidden/>
              </w:rPr>
              <w:fldChar w:fldCharType="end"/>
            </w:r>
          </w:hyperlink>
        </w:p>
        <w:p w14:paraId="2600DFB4" w14:textId="5406715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19" w:history="1">
            <w:r w:rsidRPr="00E05DE1">
              <w:rPr>
                <w:rStyle w:val="Hyperlnk"/>
                <w:noProof/>
              </w:rPr>
              <w:t>3.2.4.</w:t>
            </w:r>
            <w:r>
              <w:rPr>
                <w:rFonts w:asciiTheme="minorHAnsi" w:eastAsiaTheme="minorEastAsia" w:hAnsiTheme="minorHAnsi"/>
                <w:noProof/>
                <w:color w:val="auto"/>
                <w:lang w:val="sv-SE" w:eastAsia="sv-SE"/>
              </w:rPr>
              <w:tab/>
            </w:r>
            <w:r w:rsidRPr="00E05DE1">
              <w:rPr>
                <w:rStyle w:val="Hyperlnk"/>
                <w:noProof/>
              </w:rPr>
              <w:t>The For Statement</w:t>
            </w:r>
            <w:r>
              <w:rPr>
                <w:noProof/>
                <w:webHidden/>
              </w:rPr>
              <w:tab/>
            </w:r>
            <w:r>
              <w:rPr>
                <w:noProof/>
                <w:webHidden/>
              </w:rPr>
              <w:fldChar w:fldCharType="begin"/>
            </w:r>
            <w:r>
              <w:rPr>
                <w:noProof/>
                <w:webHidden/>
              </w:rPr>
              <w:instrText xml:space="preserve"> PAGEREF _Toc53991019 \h </w:instrText>
            </w:r>
            <w:r>
              <w:rPr>
                <w:noProof/>
                <w:webHidden/>
              </w:rPr>
            </w:r>
            <w:r>
              <w:rPr>
                <w:noProof/>
                <w:webHidden/>
              </w:rPr>
              <w:fldChar w:fldCharType="separate"/>
            </w:r>
            <w:r w:rsidR="000A6768">
              <w:rPr>
                <w:noProof/>
                <w:webHidden/>
              </w:rPr>
              <w:t>70</w:t>
            </w:r>
            <w:r>
              <w:rPr>
                <w:noProof/>
                <w:webHidden/>
              </w:rPr>
              <w:fldChar w:fldCharType="end"/>
            </w:r>
          </w:hyperlink>
        </w:p>
        <w:p w14:paraId="0A92C41A" w14:textId="00EAD9C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0" w:history="1">
            <w:r w:rsidRPr="00E05DE1">
              <w:rPr>
                <w:rStyle w:val="Hyperlnk"/>
                <w:noProof/>
              </w:rPr>
              <w:t>3.2.5.</w:t>
            </w:r>
            <w:r>
              <w:rPr>
                <w:rFonts w:asciiTheme="minorHAnsi" w:eastAsiaTheme="minorEastAsia" w:hAnsiTheme="minorHAnsi"/>
                <w:noProof/>
                <w:color w:val="auto"/>
                <w:lang w:val="sv-SE" w:eastAsia="sv-SE"/>
              </w:rPr>
              <w:tab/>
            </w:r>
            <w:r w:rsidRPr="00E05DE1">
              <w:rPr>
                <w:rStyle w:val="Hyperlnk"/>
                <w:noProof/>
              </w:rPr>
              <w:t>Label and Goto Statement</w:t>
            </w:r>
            <w:r>
              <w:rPr>
                <w:noProof/>
                <w:webHidden/>
              </w:rPr>
              <w:tab/>
            </w:r>
            <w:r>
              <w:rPr>
                <w:noProof/>
                <w:webHidden/>
              </w:rPr>
              <w:fldChar w:fldCharType="begin"/>
            </w:r>
            <w:r>
              <w:rPr>
                <w:noProof/>
                <w:webHidden/>
              </w:rPr>
              <w:instrText xml:space="preserve"> PAGEREF _Toc53991020 \h </w:instrText>
            </w:r>
            <w:r>
              <w:rPr>
                <w:noProof/>
                <w:webHidden/>
              </w:rPr>
            </w:r>
            <w:r>
              <w:rPr>
                <w:noProof/>
                <w:webHidden/>
              </w:rPr>
              <w:fldChar w:fldCharType="separate"/>
            </w:r>
            <w:r w:rsidR="000A6768">
              <w:rPr>
                <w:noProof/>
                <w:webHidden/>
              </w:rPr>
              <w:t>72</w:t>
            </w:r>
            <w:r>
              <w:rPr>
                <w:noProof/>
                <w:webHidden/>
              </w:rPr>
              <w:fldChar w:fldCharType="end"/>
            </w:r>
          </w:hyperlink>
        </w:p>
        <w:p w14:paraId="3B79C667" w14:textId="72F8BC5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1" w:history="1">
            <w:r w:rsidRPr="00E05DE1">
              <w:rPr>
                <w:rStyle w:val="Hyperlnk"/>
                <w:noProof/>
              </w:rPr>
              <w:t>3.2.6.</w:t>
            </w:r>
            <w:r>
              <w:rPr>
                <w:rFonts w:asciiTheme="minorHAnsi" w:eastAsiaTheme="minorEastAsia" w:hAnsiTheme="minorHAnsi"/>
                <w:noProof/>
                <w:color w:val="auto"/>
                <w:lang w:val="sv-SE" w:eastAsia="sv-SE"/>
              </w:rPr>
              <w:tab/>
            </w:r>
            <w:r w:rsidRPr="00E05DE1">
              <w:rPr>
                <w:rStyle w:val="Hyperlnk"/>
                <w:noProof/>
              </w:rPr>
              <w:t>Return Statement</w:t>
            </w:r>
            <w:r>
              <w:rPr>
                <w:noProof/>
                <w:webHidden/>
              </w:rPr>
              <w:tab/>
            </w:r>
            <w:r>
              <w:rPr>
                <w:noProof/>
                <w:webHidden/>
              </w:rPr>
              <w:fldChar w:fldCharType="begin"/>
            </w:r>
            <w:r>
              <w:rPr>
                <w:noProof/>
                <w:webHidden/>
              </w:rPr>
              <w:instrText xml:space="preserve"> PAGEREF _Toc53991021 \h </w:instrText>
            </w:r>
            <w:r>
              <w:rPr>
                <w:noProof/>
                <w:webHidden/>
              </w:rPr>
            </w:r>
            <w:r>
              <w:rPr>
                <w:noProof/>
                <w:webHidden/>
              </w:rPr>
              <w:fldChar w:fldCharType="separate"/>
            </w:r>
            <w:r w:rsidR="000A6768">
              <w:rPr>
                <w:noProof/>
                <w:webHidden/>
              </w:rPr>
              <w:t>73</w:t>
            </w:r>
            <w:r>
              <w:rPr>
                <w:noProof/>
                <w:webHidden/>
              </w:rPr>
              <w:fldChar w:fldCharType="end"/>
            </w:r>
          </w:hyperlink>
        </w:p>
        <w:p w14:paraId="49BD36A8" w14:textId="5D11487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2" w:history="1">
            <w:r w:rsidRPr="00E05DE1">
              <w:rPr>
                <w:rStyle w:val="Hyperlnk"/>
                <w:noProof/>
              </w:rPr>
              <w:t>3.2.7.</w:t>
            </w:r>
            <w:r>
              <w:rPr>
                <w:rFonts w:asciiTheme="minorHAnsi" w:eastAsiaTheme="minorEastAsia" w:hAnsiTheme="minorHAnsi"/>
                <w:noProof/>
                <w:color w:val="auto"/>
                <w:lang w:val="sv-SE" w:eastAsia="sv-SE"/>
              </w:rPr>
              <w:tab/>
            </w:r>
            <w:r w:rsidRPr="00E05DE1">
              <w:rPr>
                <w:rStyle w:val="Hyperlnk"/>
                <w:noProof/>
              </w:rPr>
              <w:t>Optional Expression Statement</w:t>
            </w:r>
            <w:r>
              <w:rPr>
                <w:noProof/>
                <w:webHidden/>
              </w:rPr>
              <w:tab/>
            </w:r>
            <w:r>
              <w:rPr>
                <w:noProof/>
                <w:webHidden/>
              </w:rPr>
              <w:fldChar w:fldCharType="begin"/>
            </w:r>
            <w:r>
              <w:rPr>
                <w:noProof/>
                <w:webHidden/>
              </w:rPr>
              <w:instrText xml:space="preserve"> PAGEREF _Toc53991022 \h </w:instrText>
            </w:r>
            <w:r>
              <w:rPr>
                <w:noProof/>
                <w:webHidden/>
              </w:rPr>
            </w:r>
            <w:r>
              <w:rPr>
                <w:noProof/>
                <w:webHidden/>
              </w:rPr>
              <w:fldChar w:fldCharType="separate"/>
            </w:r>
            <w:r w:rsidR="000A6768">
              <w:rPr>
                <w:noProof/>
                <w:webHidden/>
              </w:rPr>
              <w:t>75</w:t>
            </w:r>
            <w:r>
              <w:rPr>
                <w:noProof/>
                <w:webHidden/>
              </w:rPr>
              <w:fldChar w:fldCharType="end"/>
            </w:r>
          </w:hyperlink>
        </w:p>
        <w:p w14:paraId="7AE6B1AE" w14:textId="17EFE2B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3" w:history="1">
            <w:r w:rsidRPr="00E05DE1">
              <w:rPr>
                <w:rStyle w:val="Hyperlnk"/>
                <w:noProof/>
              </w:rPr>
              <w:t>3.2.8.</w:t>
            </w:r>
            <w:r>
              <w:rPr>
                <w:rFonts w:asciiTheme="minorHAnsi" w:eastAsiaTheme="minorEastAsia" w:hAnsiTheme="minorHAnsi"/>
                <w:noProof/>
                <w:color w:val="auto"/>
                <w:lang w:val="sv-SE" w:eastAsia="sv-SE"/>
              </w:rPr>
              <w:tab/>
            </w:r>
            <w:r w:rsidRPr="00E05DE1">
              <w:rPr>
                <w:rStyle w:val="Hyperlnk"/>
                <w:noProof/>
              </w:rPr>
              <w:t>Block Statement</w:t>
            </w:r>
            <w:r>
              <w:rPr>
                <w:noProof/>
                <w:webHidden/>
              </w:rPr>
              <w:tab/>
            </w:r>
            <w:r>
              <w:rPr>
                <w:noProof/>
                <w:webHidden/>
              </w:rPr>
              <w:fldChar w:fldCharType="begin"/>
            </w:r>
            <w:r>
              <w:rPr>
                <w:noProof/>
                <w:webHidden/>
              </w:rPr>
              <w:instrText xml:space="preserve"> PAGEREF _Toc53991023 \h </w:instrText>
            </w:r>
            <w:r>
              <w:rPr>
                <w:noProof/>
                <w:webHidden/>
              </w:rPr>
            </w:r>
            <w:r>
              <w:rPr>
                <w:noProof/>
                <w:webHidden/>
              </w:rPr>
              <w:fldChar w:fldCharType="separate"/>
            </w:r>
            <w:r w:rsidR="000A6768">
              <w:rPr>
                <w:noProof/>
                <w:webHidden/>
              </w:rPr>
              <w:t>75</w:t>
            </w:r>
            <w:r>
              <w:rPr>
                <w:noProof/>
                <w:webHidden/>
              </w:rPr>
              <w:fldChar w:fldCharType="end"/>
            </w:r>
          </w:hyperlink>
        </w:p>
        <w:p w14:paraId="7F3B5A91" w14:textId="1F9D5FC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4" w:history="1">
            <w:r w:rsidRPr="00E05DE1">
              <w:rPr>
                <w:rStyle w:val="Hyperlnk"/>
                <w:noProof/>
              </w:rPr>
              <w:t>3.2.9.</w:t>
            </w:r>
            <w:r>
              <w:rPr>
                <w:rFonts w:asciiTheme="minorHAnsi" w:eastAsiaTheme="minorEastAsia" w:hAnsiTheme="minorHAnsi"/>
                <w:noProof/>
                <w:color w:val="auto"/>
                <w:lang w:val="sv-SE" w:eastAsia="sv-SE"/>
              </w:rPr>
              <w:tab/>
            </w:r>
            <w:r w:rsidRPr="00E05DE1">
              <w:rPr>
                <w:rStyle w:val="Hyperlnk"/>
                <w:noProof/>
              </w:rPr>
              <w:t>Declaration Statement</w:t>
            </w:r>
            <w:r>
              <w:rPr>
                <w:noProof/>
                <w:webHidden/>
              </w:rPr>
              <w:tab/>
            </w:r>
            <w:r>
              <w:rPr>
                <w:noProof/>
                <w:webHidden/>
              </w:rPr>
              <w:fldChar w:fldCharType="begin"/>
            </w:r>
            <w:r>
              <w:rPr>
                <w:noProof/>
                <w:webHidden/>
              </w:rPr>
              <w:instrText xml:space="preserve"> PAGEREF _Toc53991024 \h </w:instrText>
            </w:r>
            <w:r>
              <w:rPr>
                <w:noProof/>
                <w:webHidden/>
              </w:rPr>
            </w:r>
            <w:r>
              <w:rPr>
                <w:noProof/>
                <w:webHidden/>
              </w:rPr>
              <w:fldChar w:fldCharType="separate"/>
            </w:r>
            <w:r w:rsidR="000A6768">
              <w:rPr>
                <w:noProof/>
                <w:webHidden/>
              </w:rPr>
              <w:t>76</w:t>
            </w:r>
            <w:r>
              <w:rPr>
                <w:noProof/>
                <w:webHidden/>
              </w:rPr>
              <w:fldChar w:fldCharType="end"/>
            </w:r>
          </w:hyperlink>
        </w:p>
        <w:p w14:paraId="230E5E58" w14:textId="53AA76F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5" w:history="1">
            <w:r w:rsidRPr="00E05DE1">
              <w:rPr>
                <w:rStyle w:val="Hyperlnk"/>
                <w:noProof/>
              </w:rPr>
              <w:t>3.2.10.</w:t>
            </w:r>
            <w:r>
              <w:rPr>
                <w:rFonts w:asciiTheme="minorHAnsi" w:eastAsiaTheme="minorEastAsia" w:hAnsiTheme="minorHAnsi"/>
                <w:noProof/>
                <w:color w:val="auto"/>
                <w:lang w:val="sv-SE" w:eastAsia="sv-SE"/>
              </w:rPr>
              <w:tab/>
            </w:r>
            <w:r w:rsidRPr="00E05DE1">
              <w:rPr>
                <w:rStyle w:val="Hyperlnk"/>
                <w:noProof/>
              </w:rPr>
              <w:t>Jump Register Statements</w:t>
            </w:r>
            <w:r>
              <w:rPr>
                <w:noProof/>
                <w:webHidden/>
              </w:rPr>
              <w:tab/>
            </w:r>
            <w:r>
              <w:rPr>
                <w:noProof/>
                <w:webHidden/>
              </w:rPr>
              <w:fldChar w:fldCharType="begin"/>
            </w:r>
            <w:r>
              <w:rPr>
                <w:noProof/>
                <w:webHidden/>
              </w:rPr>
              <w:instrText xml:space="preserve"> PAGEREF _Toc53991025 \h </w:instrText>
            </w:r>
            <w:r>
              <w:rPr>
                <w:noProof/>
                <w:webHidden/>
              </w:rPr>
            </w:r>
            <w:r>
              <w:rPr>
                <w:noProof/>
                <w:webHidden/>
              </w:rPr>
              <w:fldChar w:fldCharType="separate"/>
            </w:r>
            <w:r w:rsidR="000A6768">
              <w:rPr>
                <w:noProof/>
                <w:webHidden/>
              </w:rPr>
              <w:t>76</w:t>
            </w:r>
            <w:r>
              <w:rPr>
                <w:noProof/>
                <w:webHidden/>
              </w:rPr>
              <w:fldChar w:fldCharType="end"/>
            </w:r>
          </w:hyperlink>
        </w:p>
        <w:p w14:paraId="79461E92" w14:textId="084D5A8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6" w:history="1">
            <w:r w:rsidRPr="00E05DE1">
              <w:rPr>
                <w:rStyle w:val="Hyperlnk"/>
                <w:noProof/>
              </w:rPr>
              <w:t>3.2.1.</w:t>
            </w:r>
            <w:r>
              <w:rPr>
                <w:rFonts w:asciiTheme="minorHAnsi" w:eastAsiaTheme="minorEastAsia" w:hAnsiTheme="minorHAnsi"/>
                <w:noProof/>
                <w:color w:val="auto"/>
                <w:lang w:val="sv-SE" w:eastAsia="sv-SE"/>
              </w:rPr>
              <w:tab/>
            </w:r>
            <w:r w:rsidRPr="00E05DE1">
              <w:rPr>
                <w:rStyle w:val="Hyperlnk"/>
                <w:noProof/>
              </w:rPr>
              <w:t>Interrupt Statements</w:t>
            </w:r>
            <w:r>
              <w:rPr>
                <w:noProof/>
                <w:webHidden/>
              </w:rPr>
              <w:tab/>
            </w:r>
            <w:r>
              <w:rPr>
                <w:noProof/>
                <w:webHidden/>
              </w:rPr>
              <w:fldChar w:fldCharType="begin"/>
            </w:r>
            <w:r>
              <w:rPr>
                <w:noProof/>
                <w:webHidden/>
              </w:rPr>
              <w:instrText xml:space="preserve"> PAGEREF _Toc53991026 \h </w:instrText>
            </w:r>
            <w:r>
              <w:rPr>
                <w:noProof/>
                <w:webHidden/>
              </w:rPr>
            </w:r>
            <w:r>
              <w:rPr>
                <w:noProof/>
                <w:webHidden/>
              </w:rPr>
              <w:fldChar w:fldCharType="separate"/>
            </w:r>
            <w:r w:rsidR="000A6768">
              <w:rPr>
                <w:noProof/>
                <w:webHidden/>
              </w:rPr>
              <w:t>76</w:t>
            </w:r>
            <w:r>
              <w:rPr>
                <w:noProof/>
                <w:webHidden/>
              </w:rPr>
              <w:fldChar w:fldCharType="end"/>
            </w:r>
          </w:hyperlink>
        </w:p>
        <w:p w14:paraId="120FC79E" w14:textId="454D6DB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7" w:history="1">
            <w:r w:rsidRPr="00E05DE1">
              <w:rPr>
                <w:rStyle w:val="Hyperlnk"/>
                <w:noProof/>
              </w:rPr>
              <w:t>3.2.1.</w:t>
            </w:r>
            <w:r>
              <w:rPr>
                <w:rFonts w:asciiTheme="minorHAnsi" w:eastAsiaTheme="minorEastAsia" w:hAnsiTheme="minorHAnsi"/>
                <w:noProof/>
                <w:color w:val="auto"/>
                <w:lang w:val="sv-SE" w:eastAsia="sv-SE"/>
              </w:rPr>
              <w:tab/>
            </w:r>
            <w:r w:rsidRPr="00E05DE1">
              <w:rPr>
                <w:rStyle w:val="Hyperlnk"/>
                <w:noProof/>
              </w:rPr>
              <w:t>System Call Statements</w:t>
            </w:r>
            <w:r>
              <w:rPr>
                <w:noProof/>
                <w:webHidden/>
              </w:rPr>
              <w:tab/>
            </w:r>
            <w:r>
              <w:rPr>
                <w:noProof/>
                <w:webHidden/>
              </w:rPr>
              <w:fldChar w:fldCharType="begin"/>
            </w:r>
            <w:r>
              <w:rPr>
                <w:noProof/>
                <w:webHidden/>
              </w:rPr>
              <w:instrText xml:space="preserve"> PAGEREF _Toc53991027 \h </w:instrText>
            </w:r>
            <w:r>
              <w:rPr>
                <w:noProof/>
                <w:webHidden/>
              </w:rPr>
            </w:r>
            <w:r>
              <w:rPr>
                <w:noProof/>
                <w:webHidden/>
              </w:rPr>
              <w:fldChar w:fldCharType="separate"/>
            </w:r>
            <w:r w:rsidR="000A6768">
              <w:rPr>
                <w:noProof/>
                <w:webHidden/>
              </w:rPr>
              <w:t>77</w:t>
            </w:r>
            <w:r>
              <w:rPr>
                <w:noProof/>
                <w:webHidden/>
              </w:rPr>
              <w:fldChar w:fldCharType="end"/>
            </w:r>
          </w:hyperlink>
        </w:p>
        <w:p w14:paraId="0269C68D" w14:textId="55294F16"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28" w:history="1">
            <w:r w:rsidRPr="00E05DE1">
              <w:rPr>
                <w:rStyle w:val="Hyperlnk"/>
                <w:noProof/>
              </w:rPr>
              <w:t>3.3.</w:t>
            </w:r>
            <w:r>
              <w:rPr>
                <w:rFonts w:asciiTheme="minorHAnsi" w:eastAsiaTheme="minorEastAsia" w:hAnsiTheme="minorHAnsi"/>
                <w:noProof/>
                <w:color w:val="auto"/>
                <w:lang w:val="sv-SE" w:eastAsia="sv-SE"/>
              </w:rPr>
              <w:tab/>
            </w:r>
            <w:r w:rsidRPr="00E05DE1">
              <w:rPr>
                <w:rStyle w:val="Hyperlnk"/>
                <w:noProof/>
              </w:rPr>
              <w:t>Expressions</w:t>
            </w:r>
            <w:r>
              <w:rPr>
                <w:noProof/>
                <w:webHidden/>
              </w:rPr>
              <w:tab/>
            </w:r>
            <w:r>
              <w:rPr>
                <w:noProof/>
                <w:webHidden/>
              </w:rPr>
              <w:fldChar w:fldCharType="begin"/>
            </w:r>
            <w:r>
              <w:rPr>
                <w:noProof/>
                <w:webHidden/>
              </w:rPr>
              <w:instrText xml:space="preserve"> PAGEREF _Toc53991028 \h </w:instrText>
            </w:r>
            <w:r>
              <w:rPr>
                <w:noProof/>
                <w:webHidden/>
              </w:rPr>
            </w:r>
            <w:r>
              <w:rPr>
                <w:noProof/>
                <w:webHidden/>
              </w:rPr>
              <w:fldChar w:fldCharType="separate"/>
            </w:r>
            <w:r w:rsidR="000A6768">
              <w:rPr>
                <w:noProof/>
                <w:webHidden/>
              </w:rPr>
              <w:t>77</w:t>
            </w:r>
            <w:r>
              <w:rPr>
                <w:noProof/>
                <w:webHidden/>
              </w:rPr>
              <w:fldChar w:fldCharType="end"/>
            </w:r>
          </w:hyperlink>
        </w:p>
        <w:p w14:paraId="2EF2D402" w14:textId="2577DBF7"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29" w:history="1">
            <w:r w:rsidRPr="00E05DE1">
              <w:rPr>
                <w:rStyle w:val="Hyperlnk"/>
                <w:noProof/>
              </w:rPr>
              <w:t>3.3.1.</w:t>
            </w:r>
            <w:r>
              <w:rPr>
                <w:rFonts w:asciiTheme="minorHAnsi" w:eastAsiaTheme="minorEastAsia" w:hAnsiTheme="minorHAnsi"/>
                <w:noProof/>
                <w:color w:val="auto"/>
                <w:lang w:val="sv-SE" w:eastAsia="sv-SE"/>
              </w:rPr>
              <w:tab/>
            </w:r>
            <w:r w:rsidRPr="00E05DE1">
              <w:rPr>
                <w:rStyle w:val="Hyperlnk"/>
                <w:noProof/>
              </w:rPr>
              <w:t>The Assignment Expression</w:t>
            </w:r>
            <w:r>
              <w:rPr>
                <w:noProof/>
                <w:webHidden/>
              </w:rPr>
              <w:tab/>
            </w:r>
            <w:r>
              <w:rPr>
                <w:noProof/>
                <w:webHidden/>
              </w:rPr>
              <w:fldChar w:fldCharType="begin"/>
            </w:r>
            <w:r>
              <w:rPr>
                <w:noProof/>
                <w:webHidden/>
              </w:rPr>
              <w:instrText xml:space="preserve"> PAGEREF _Toc53991029 \h </w:instrText>
            </w:r>
            <w:r>
              <w:rPr>
                <w:noProof/>
                <w:webHidden/>
              </w:rPr>
            </w:r>
            <w:r>
              <w:rPr>
                <w:noProof/>
                <w:webHidden/>
              </w:rPr>
              <w:fldChar w:fldCharType="separate"/>
            </w:r>
            <w:r w:rsidR="000A6768">
              <w:rPr>
                <w:noProof/>
                <w:webHidden/>
              </w:rPr>
              <w:t>78</w:t>
            </w:r>
            <w:r>
              <w:rPr>
                <w:noProof/>
                <w:webHidden/>
              </w:rPr>
              <w:fldChar w:fldCharType="end"/>
            </w:r>
          </w:hyperlink>
        </w:p>
        <w:p w14:paraId="34BC20D4" w14:textId="2AF2A71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0" w:history="1">
            <w:r w:rsidRPr="00E05DE1">
              <w:rPr>
                <w:rStyle w:val="Hyperlnk"/>
                <w:noProof/>
              </w:rPr>
              <w:t>3.3.1.</w:t>
            </w:r>
            <w:r>
              <w:rPr>
                <w:rFonts w:asciiTheme="minorHAnsi" w:eastAsiaTheme="minorEastAsia" w:hAnsiTheme="minorHAnsi"/>
                <w:noProof/>
                <w:color w:val="auto"/>
                <w:lang w:val="sv-SE" w:eastAsia="sv-SE"/>
              </w:rPr>
              <w:tab/>
            </w:r>
            <w:r w:rsidRPr="00E05DE1">
              <w:rPr>
                <w:rStyle w:val="Hyperlnk"/>
                <w:noProof/>
              </w:rPr>
              <w:t>The Condition Expression</w:t>
            </w:r>
            <w:r>
              <w:rPr>
                <w:noProof/>
                <w:webHidden/>
              </w:rPr>
              <w:tab/>
            </w:r>
            <w:r>
              <w:rPr>
                <w:noProof/>
                <w:webHidden/>
              </w:rPr>
              <w:fldChar w:fldCharType="begin"/>
            </w:r>
            <w:r>
              <w:rPr>
                <w:noProof/>
                <w:webHidden/>
              </w:rPr>
              <w:instrText xml:space="preserve"> PAGEREF _Toc53991030 \h </w:instrText>
            </w:r>
            <w:r>
              <w:rPr>
                <w:noProof/>
                <w:webHidden/>
              </w:rPr>
            </w:r>
            <w:r>
              <w:rPr>
                <w:noProof/>
                <w:webHidden/>
              </w:rPr>
              <w:fldChar w:fldCharType="separate"/>
            </w:r>
            <w:r w:rsidR="000A6768">
              <w:rPr>
                <w:noProof/>
                <w:webHidden/>
              </w:rPr>
              <w:t>81</w:t>
            </w:r>
            <w:r>
              <w:rPr>
                <w:noProof/>
                <w:webHidden/>
              </w:rPr>
              <w:fldChar w:fldCharType="end"/>
            </w:r>
          </w:hyperlink>
        </w:p>
        <w:p w14:paraId="3044362A" w14:textId="5C94E90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1" w:history="1">
            <w:r w:rsidRPr="00E05DE1">
              <w:rPr>
                <w:rStyle w:val="Hyperlnk"/>
                <w:noProof/>
              </w:rPr>
              <w:t>3.3.1.</w:t>
            </w:r>
            <w:r>
              <w:rPr>
                <w:rFonts w:asciiTheme="minorHAnsi" w:eastAsiaTheme="minorEastAsia" w:hAnsiTheme="minorHAnsi"/>
                <w:noProof/>
                <w:color w:val="auto"/>
                <w:lang w:val="sv-SE" w:eastAsia="sv-SE"/>
              </w:rPr>
              <w:tab/>
            </w:r>
            <w:r w:rsidRPr="00E05DE1">
              <w:rPr>
                <w:rStyle w:val="Hyperlnk"/>
                <w:noProof/>
              </w:rPr>
              <w:t>Constant Expression</w:t>
            </w:r>
            <w:r>
              <w:rPr>
                <w:noProof/>
                <w:webHidden/>
              </w:rPr>
              <w:tab/>
            </w:r>
            <w:r>
              <w:rPr>
                <w:noProof/>
                <w:webHidden/>
              </w:rPr>
              <w:fldChar w:fldCharType="begin"/>
            </w:r>
            <w:r>
              <w:rPr>
                <w:noProof/>
                <w:webHidden/>
              </w:rPr>
              <w:instrText xml:space="preserve"> PAGEREF _Toc53991031 \h </w:instrText>
            </w:r>
            <w:r>
              <w:rPr>
                <w:noProof/>
                <w:webHidden/>
              </w:rPr>
            </w:r>
            <w:r>
              <w:rPr>
                <w:noProof/>
                <w:webHidden/>
              </w:rPr>
              <w:fldChar w:fldCharType="separate"/>
            </w:r>
            <w:r w:rsidR="000A6768">
              <w:rPr>
                <w:noProof/>
                <w:webHidden/>
              </w:rPr>
              <w:t>83</w:t>
            </w:r>
            <w:r>
              <w:rPr>
                <w:noProof/>
                <w:webHidden/>
              </w:rPr>
              <w:fldChar w:fldCharType="end"/>
            </w:r>
          </w:hyperlink>
        </w:p>
        <w:p w14:paraId="43DEB83B" w14:textId="1664B96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2" w:history="1">
            <w:r w:rsidRPr="00E05DE1">
              <w:rPr>
                <w:rStyle w:val="Hyperlnk"/>
                <w:noProof/>
              </w:rPr>
              <w:t>3.3.1.</w:t>
            </w:r>
            <w:r>
              <w:rPr>
                <w:rFonts w:asciiTheme="minorHAnsi" w:eastAsiaTheme="minorEastAsia" w:hAnsiTheme="minorHAnsi"/>
                <w:noProof/>
                <w:color w:val="auto"/>
                <w:lang w:val="sv-SE" w:eastAsia="sv-SE"/>
              </w:rPr>
              <w:tab/>
            </w:r>
            <w:r w:rsidRPr="00E05DE1">
              <w:rPr>
                <w:rStyle w:val="Hyperlnk"/>
                <w:noProof/>
              </w:rPr>
              <w:t>Logical Expressions</w:t>
            </w:r>
            <w:r>
              <w:rPr>
                <w:noProof/>
                <w:webHidden/>
              </w:rPr>
              <w:tab/>
            </w:r>
            <w:r>
              <w:rPr>
                <w:noProof/>
                <w:webHidden/>
              </w:rPr>
              <w:fldChar w:fldCharType="begin"/>
            </w:r>
            <w:r>
              <w:rPr>
                <w:noProof/>
                <w:webHidden/>
              </w:rPr>
              <w:instrText xml:space="preserve"> PAGEREF _Toc53991032 \h </w:instrText>
            </w:r>
            <w:r>
              <w:rPr>
                <w:noProof/>
                <w:webHidden/>
              </w:rPr>
            </w:r>
            <w:r>
              <w:rPr>
                <w:noProof/>
                <w:webHidden/>
              </w:rPr>
              <w:fldChar w:fldCharType="separate"/>
            </w:r>
            <w:r w:rsidR="000A6768">
              <w:rPr>
                <w:noProof/>
                <w:webHidden/>
              </w:rPr>
              <w:t>84</w:t>
            </w:r>
            <w:r>
              <w:rPr>
                <w:noProof/>
                <w:webHidden/>
              </w:rPr>
              <w:fldChar w:fldCharType="end"/>
            </w:r>
          </w:hyperlink>
        </w:p>
        <w:p w14:paraId="524E9A81" w14:textId="13BFE73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3" w:history="1">
            <w:r w:rsidRPr="00E05DE1">
              <w:rPr>
                <w:rStyle w:val="Hyperlnk"/>
                <w:noProof/>
                <w:highlight w:val="white"/>
              </w:rPr>
              <w:t>3.3.2.</w:t>
            </w:r>
            <w:r>
              <w:rPr>
                <w:rFonts w:asciiTheme="minorHAnsi" w:eastAsiaTheme="minorEastAsia" w:hAnsiTheme="minorHAnsi"/>
                <w:noProof/>
                <w:color w:val="auto"/>
                <w:lang w:val="sv-SE" w:eastAsia="sv-SE"/>
              </w:rPr>
              <w:tab/>
            </w:r>
            <w:r w:rsidRPr="00E05DE1">
              <w:rPr>
                <w:rStyle w:val="Hyperlnk"/>
                <w:noProof/>
                <w:highlight w:val="white"/>
              </w:rPr>
              <w:t>Bitwise Expressions</w:t>
            </w:r>
            <w:r>
              <w:rPr>
                <w:noProof/>
                <w:webHidden/>
              </w:rPr>
              <w:tab/>
            </w:r>
            <w:r>
              <w:rPr>
                <w:noProof/>
                <w:webHidden/>
              </w:rPr>
              <w:fldChar w:fldCharType="begin"/>
            </w:r>
            <w:r>
              <w:rPr>
                <w:noProof/>
                <w:webHidden/>
              </w:rPr>
              <w:instrText xml:space="preserve"> PAGEREF _Toc53991033 \h </w:instrText>
            </w:r>
            <w:r>
              <w:rPr>
                <w:noProof/>
                <w:webHidden/>
              </w:rPr>
            </w:r>
            <w:r>
              <w:rPr>
                <w:noProof/>
                <w:webHidden/>
              </w:rPr>
              <w:fldChar w:fldCharType="separate"/>
            </w:r>
            <w:r w:rsidR="000A6768">
              <w:rPr>
                <w:noProof/>
                <w:webHidden/>
              </w:rPr>
              <w:t>86</w:t>
            </w:r>
            <w:r>
              <w:rPr>
                <w:noProof/>
                <w:webHidden/>
              </w:rPr>
              <w:fldChar w:fldCharType="end"/>
            </w:r>
          </w:hyperlink>
        </w:p>
        <w:p w14:paraId="2C8A365C" w14:textId="7860381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4" w:history="1">
            <w:r w:rsidRPr="00E05DE1">
              <w:rPr>
                <w:rStyle w:val="Hyperlnk"/>
                <w:noProof/>
              </w:rPr>
              <w:t>3.3.1.</w:t>
            </w:r>
            <w:r>
              <w:rPr>
                <w:rFonts w:asciiTheme="minorHAnsi" w:eastAsiaTheme="minorEastAsia" w:hAnsiTheme="minorHAnsi"/>
                <w:noProof/>
                <w:color w:val="auto"/>
                <w:lang w:val="sv-SE" w:eastAsia="sv-SE"/>
              </w:rPr>
              <w:tab/>
            </w:r>
            <w:r w:rsidRPr="00E05DE1">
              <w:rPr>
                <w:rStyle w:val="Hyperlnk"/>
                <w:noProof/>
              </w:rPr>
              <w:t>Shift Expression</w:t>
            </w:r>
            <w:r>
              <w:rPr>
                <w:noProof/>
                <w:webHidden/>
              </w:rPr>
              <w:tab/>
            </w:r>
            <w:r>
              <w:rPr>
                <w:noProof/>
                <w:webHidden/>
              </w:rPr>
              <w:fldChar w:fldCharType="begin"/>
            </w:r>
            <w:r>
              <w:rPr>
                <w:noProof/>
                <w:webHidden/>
              </w:rPr>
              <w:instrText xml:space="preserve"> PAGEREF _Toc53991034 \h </w:instrText>
            </w:r>
            <w:r>
              <w:rPr>
                <w:noProof/>
                <w:webHidden/>
              </w:rPr>
            </w:r>
            <w:r>
              <w:rPr>
                <w:noProof/>
                <w:webHidden/>
              </w:rPr>
              <w:fldChar w:fldCharType="separate"/>
            </w:r>
            <w:r w:rsidR="000A6768">
              <w:rPr>
                <w:noProof/>
                <w:webHidden/>
              </w:rPr>
              <w:t>88</w:t>
            </w:r>
            <w:r>
              <w:rPr>
                <w:noProof/>
                <w:webHidden/>
              </w:rPr>
              <w:fldChar w:fldCharType="end"/>
            </w:r>
          </w:hyperlink>
        </w:p>
        <w:p w14:paraId="4D5425B0" w14:textId="4556500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5" w:history="1">
            <w:r w:rsidRPr="00E05DE1">
              <w:rPr>
                <w:rStyle w:val="Hyperlnk"/>
                <w:noProof/>
              </w:rPr>
              <w:t>3.3.2.</w:t>
            </w:r>
            <w:r>
              <w:rPr>
                <w:rFonts w:asciiTheme="minorHAnsi" w:eastAsiaTheme="minorEastAsia" w:hAnsiTheme="minorHAnsi"/>
                <w:noProof/>
                <w:color w:val="auto"/>
                <w:lang w:val="sv-SE" w:eastAsia="sv-SE"/>
              </w:rPr>
              <w:tab/>
            </w:r>
            <w:r w:rsidRPr="00E05DE1">
              <w:rPr>
                <w:rStyle w:val="Hyperlnk"/>
                <w:noProof/>
              </w:rPr>
              <w:t>Equality and Relation Expressions</w:t>
            </w:r>
            <w:r>
              <w:rPr>
                <w:noProof/>
                <w:webHidden/>
              </w:rPr>
              <w:tab/>
            </w:r>
            <w:r>
              <w:rPr>
                <w:noProof/>
                <w:webHidden/>
              </w:rPr>
              <w:fldChar w:fldCharType="begin"/>
            </w:r>
            <w:r>
              <w:rPr>
                <w:noProof/>
                <w:webHidden/>
              </w:rPr>
              <w:instrText xml:space="preserve"> PAGEREF _Toc53991035 \h </w:instrText>
            </w:r>
            <w:r>
              <w:rPr>
                <w:noProof/>
                <w:webHidden/>
              </w:rPr>
            </w:r>
            <w:r>
              <w:rPr>
                <w:noProof/>
                <w:webHidden/>
              </w:rPr>
              <w:fldChar w:fldCharType="separate"/>
            </w:r>
            <w:r w:rsidR="000A6768">
              <w:rPr>
                <w:noProof/>
                <w:webHidden/>
              </w:rPr>
              <w:t>89</w:t>
            </w:r>
            <w:r>
              <w:rPr>
                <w:noProof/>
                <w:webHidden/>
              </w:rPr>
              <w:fldChar w:fldCharType="end"/>
            </w:r>
          </w:hyperlink>
        </w:p>
        <w:p w14:paraId="3036A89B" w14:textId="043C0EC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6" w:history="1">
            <w:r w:rsidRPr="00E05DE1">
              <w:rPr>
                <w:rStyle w:val="Hyperlnk"/>
                <w:noProof/>
              </w:rPr>
              <w:t>3.3.3.</w:t>
            </w:r>
            <w:r>
              <w:rPr>
                <w:rFonts w:asciiTheme="minorHAnsi" w:eastAsiaTheme="minorEastAsia" w:hAnsiTheme="minorHAnsi"/>
                <w:noProof/>
                <w:color w:val="auto"/>
                <w:lang w:val="sv-SE" w:eastAsia="sv-SE"/>
              </w:rPr>
              <w:tab/>
            </w:r>
            <w:r w:rsidRPr="00E05DE1">
              <w:rPr>
                <w:rStyle w:val="Hyperlnk"/>
                <w:noProof/>
              </w:rPr>
              <w:t>Addition and Subtraction Expression</w:t>
            </w:r>
            <w:r>
              <w:rPr>
                <w:noProof/>
                <w:webHidden/>
              </w:rPr>
              <w:tab/>
            </w:r>
            <w:r>
              <w:rPr>
                <w:noProof/>
                <w:webHidden/>
              </w:rPr>
              <w:fldChar w:fldCharType="begin"/>
            </w:r>
            <w:r>
              <w:rPr>
                <w:noProof/>
                <w:webHidden/>
              </w:rPr>
              <w:instrText xml:space="preserve"> PAGEREF _Toc53991036 \h </w:instrText>
            </w:r>
            <w:r>
              <w:rPr>
                <w:noProof/>
                <w:webHidden/>
              </w:rPr>
            </w:r>
            <w:r>
              <w:rPr>
                <w:noProof/>
                <w:webHidden/>
              </w:rPr>
              <w:fldChar w:fldCharType="separate"/>
            </w:r>
            <w:r w:rsidR="000A6768">
              <w:rPr>
                <w:noProof/>
                <w:webHidden/>
              </w:rPr>
              <w:t>90</w:t>
            </w:r>
            <w:r>
              <w:rPr>
                <w:noProof/>
                <w:webHidden/>
              </w:rPr>
              <w:fldChar w:fldCharType="end"/>
            </w:r>
          </w:hyperlink>
        </w:p>
        <w:p w14:paraId="3BEF09B7" w14:textId="7F4355E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7" w:history="1">
            <w:r w:rsidRPr="00E05DE1">
              <w:rPr>
                <w:rStyle w:val="Hyperlnk"/>
                <w:noProof/>
                <w:highlight w:val="white"/>
              </w:rPr>
              <w:t>3.3.4.</w:t>
            </w:r>
            <w:r>
              <w:rPr>
                <w:rFonts w:asciiTheme="minorHAnsi" w:eastAsiaTheme="minorEastAsia" w:hAnsiTheme="minorHAnsi"/>
                <w:noProof/>
                <w:color w:val="auto"/>
                <w:lang w:val="sv-SE" w:eastAsia="sv-SE"/>
              </w:rPr>
              <w:tab/>
            </w:r>
            <w:r w:rsidRPr="00E05DE1">
              <w:rPr>
                <w:rStyle w:val="Hyperlnk"/>
                <w:noProof/>
                <w:highlight w:val="white"/>
              </w:rPr>
              <w:t>Multiplication Expressions</w:t>
            </w:r>
            <w:r>
              <w:rPr>
                <w:noProof/>
                <w:webHidden/>
              </w:rPr>
              <w:tab/>
            </w:r>
            <w:r>
              <w:rPr>
                <w:noProof/>
                <w:webHidden/>
              </w:rPr>
              <w:fldChar w:fldCharType="begin"/>
            </w:r>
            <w:r>
              <w:rPr>
                <w:noProof/>
                <w:webHidden/>
              </w:rPr>
              <w:instrText xml:space="preserve"> PAGEREF _Toc53991037 \h </w:instrText>
            </w:r>
            <w:r>
              <w:rPr>
                <w:noProof/>
                <w:webHidden/>
              </w:rPr>
            </w:r>
            <w:r>
              <w:rPr>
                <w:noProof/>
                <w:webHidden/>
              </w:rPr>
              <w:fldChar w:fldCharType="separate"/>
            </w:r>
            <w:r w:rsidR="000A6768">
              <w:rPr>
                <w:noProof/>
                <w:webHidden/>
              </w:rPr>
              <w:t>93</w:t>
            </w:r>
            <w:r>
              <w:rPr>
                <w:noProof/>
                <w:webHidden/>
              </w:rPr>
              <w:fldChar w:fldCharType="end"/>
            </w:r>
          </w:hyperlink>
        </w:p>
        <w:p w14:paraId="5C548F4A" w14:textId="42F95BB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8" w:history="1">
            <w:r w:rsidRPr="00E05DE1">
              <w:rPr>
                <w:rStyle w:val="Hyperlnk"/>
                <w:noProof/>
              </w:rPr>
              <w:t>3.3.5.</w:t>
            </w:r>
            <w:r>
              <w:rPr>
                <w:rFonts w:asciiTheme="minorHAnsi" w:eastAsiaTheme="minorEastAsia" w:hAnsiTheme="minorHAnsi"/>
                <w:noProof/>
                <w:color w:val="auto"/>
                <w:lang w:val="sv-SE" w:eastAsia="sv-SE"/>
              </w:rPr>
              <w:tab/>
            </w:r>
            <w:r w:rsidRPr="00E05DE1">
              <w:rPr>
                <w:rStyle w:val="Hyperlnk"/>
                <w:noProof/>
              </w:rPr>
              <w:t>Cast Expressions</w:t>
            </w:r>
            <w:r>
              <w:rPr>
                <w:noProof/>
                <w:webHidden/>
              </w:rPr>
              <w:tab/>
            </w:r>
            <w:r>
              <w:rPr>
                <w:noProof/>
                <w:webHidden/>
              </w:rPr>
              <w:fldChar w:fldCharType="begin"/>
            </w:r>
            <w:r>
              <w:rPr>
                <w:noProof/>
                <w:webHidden/>
              </w:rPr>
              <w:instrText xml:space="preserve"> PAGEREF _Toc53991038 \h </w:instrText>
            </w:r>
            <w:r>
              <w:rPr>
                <w:noProof/>
                <w:webHidden/>
              </w:rPr>
            </w:r>
            <w:r>
              <w:rPr>
                <w:noProof/>
                <w:webHidden/>
              </w:rPr>
              <w:fldChar w:fldCharType="separate"/>
            </w:r>
            <w:r w:rsidR="000A6768">
              <w:rPr>
                <w:noProof/>
                <w:webHidden/>
              </w:rPr>
              <w:t>95</w:t>
            </w:r>
            <w:r>
              <w:rPr>
                <w:noProof/>
                <w:webHidden/>
              </w:rPr>
              <w:fldChar w:fldCharType="end"/>
            </w:r>
          </w:hyperlink>
        </w:p>
        <w:p w14:paraId="3309F39C" w14:textId="7A93A10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39" w:history="1">
            <w:r w:rsidRPr="00E05DE1">
              <w:rPr>
                <w:rStyle w:val="Hyperlnk"/>
                <w:noProof/>
              </w:rPr>
              <w:t>3.3.6.</w:t>
            </w:r>
            <w:r>
              <w:rPr>
                <w:rFonts w:asciiTheme="minorHAnsi" w:eastAsiaTheme="minorEastAsia" w:hAnsiTheme="minorHAnsi"/>
                <w:noProof/>
                <w:color w:val="auto"/>
                <w:lang w:val="sv-SE" w:eastAsia="sv-SE"/>
              </w:rPr>
              <w:tab/>
            </w:r>
            <w:r w:rsidRPr="00E05DE1">
              <w:rPr>
                <w:rStyle w:val="Hyperlnk"/>
                <w:noProof/>
              </w:rPr>
              <w:t>Prefix Expression</w:t>
            </w:r>
            <w:r>
              <w:rPr>
                <w:noProof/>
                <w:webHidden/>
              </w:rPr>
              <w:tab/>
            </w:r>
            <w:r>
              <w:rPr>
                <w:noProof/>
                <w:webHidden/>
              </w:rPr>
              <w:fldChar w:fldCharType="begin"/>
            </w:r>
            <w:r>
              <w:rPr>
                <w:noProof/>
                <w:webHidden/>
              </w:rPr>
              <w:instrText xml:space="preserve"> PAGEREF _Toc53991039 \h </w:instrText>
            </w:r>
            <w:r>
              <w:rPr>
                <w:noProof/>
                <w:webHidden/>
              </w:rPr>
            </w:r>
            <w:r>
              <w:rPr>
                <w:noProof/>
                <w:webHidden/>
              </w:rPr>
              <w:fldChar w:fldCharType="separate"/>
            </w:r>
            <w:r w:rsidR="000A6768">
              <w:rPr>
                <w:noProof/>
                <w:webHidden/>
              </w:rPr>
              <w:t>95</w:t>
            </w:r>
            <w:r>
              <w:rPr>
                <w:noProof/>
                <w:webHidden/>
              </w:rPr>
              <w:fldChar w:fldCharType="end"/>
            </w:r>
          </w:hyperlink>
        </w:p>
        <w:p w14:paraId="1FD36677" w14:textId="4F22B65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0" w:history="1">
            <w:r w:rsidRPr="00E05DE1">
              <w:rPr>
                <w:rStyle w:val="Hyperlnk"/>
                <w:noProof/>
              </w:rPr>
              <w:t>3.3.7.</w:t>
            </w:r>
            <w:r>
              <w:rPr>
                <w:rFonts w:asciiTheme="minorHAnsi" w:eastAsiaTheme="minorEastAsia" w:hAnsiTheme="minorHAnsi"/>
                <w:noProof/>
                <w:color w:val="auto"/>
                <w:lang w:val="sv-SE" w:eastAsia="sv-SE"/>
              </w:rPr>
              <w:tab/>
            </w:r>
            <w:r w:rsidRPr="00E05DE1">
              <w:rPr>
                <w:rStyle w:val="Hyperlnk"/>
                <w:noProof/>
              </w:rPr>
              <w:t>Unary Addition Expressions</w:t>
            </w:r>
            <w:r>
              <w:rPr>
                <w:noProof/>
                <w:webHidden/>
              </w:rPr>
              <w:tab/>
            </w:r>
            <w:r>
              <w:rPr>
                <w:noProof/>
                <w:webHidden/>
              </w:rPr>
              <w:fldChar w:fldCharType="begin"/>
            </w:r>
            <w:r>
              <w:rPr>
                <w:noProof/>
                <w:webHidden/>
              </w:rPr>
              <w:instrText xml:space="preserve"> PAGEREF _Toc53991040 \h </w:instrText>
            </w:r>
            <w:r>
              <w:rPr>
                <w:noProof/>
                <w:webHidden/>
              </w:rPr>
            </w:r>
            <w:r>
              <w:rPr>
                <w:noProof/>
                <w:webHidden/>
              </w:rPr>
              <w:fldChar w:fldCharType="separate"/>
            </w:r>
            <w:r w:rsidR="000A6768">
              <w:rPr>
                <w:noProof/>
                <w:webHidden/>
              </w:rPr>
              <w:t>96</w:t>
            </w:r>
            <w:r>
              <w:rPr>
                <w:noProof/>
                <w:webHidden/>
              </w:rPr>
              <w:fldChar w:fldCharType="end"/>
            </w:r>
          </w:hyperlink>
        </w:p>
        <w:p w14:paraId="0C0E9EF4" w14:textId="2E7000E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1" w:history="1">
            <w:r w:rsidRPr="00E05DE1">
              <w:rPr>
                <w:rStyle w:val="Hyperlnk"/>
                <w:noProof/>
                <w:highlight w:val="white"/>
              </w:rPr>
              <w:t>3.3.8.</w:t>
            </w:r>
            <w:r>
              <w:rPr>
                <w:rFonts w:asciiTheme="minorHAnsi" w:eastAsiaTheme="minorEastAsia" w:hAnsiTheme="minorHAnsi"/>
                <w:noProof/>
                <w:color w:val="auto"/>
                <w:lang w:val="sv-SE" w:eastAsia="sv-SE"/>
              </w:rPr>
              <w:tab/>
            </w:r>
            <w:r w:rsidRPr="00E05DE1">
              <w:rPr>
                <w:rStyle w:val="Hyperlnk"/>
                <w:noProof/>
                <w:highlight w:val="white"/>
              </w:rPr>
              <w:t>Logical Not Expression</w:t>
            </w:r>
            <w:r>
              <w:rPr>
                <w:noProof/>
                <w:webHidden/>
              </w:rPr>
              <w:tab/>
            </w:r>
            <w:r>
              <w:rPr>
                <w:noProof/>
                <w:webHidden/>
              </w:rPr>
              <w:fldChar w:fldCharType="begin"/>
            </w:r>
            <w:r>
              <w:rPr>
                <w:noProof/>
                <w:webHidden/>
              </w:rPr>
              <w:instrText xml:space="preserve"> PAGEREF _Toc53991041 \h </w:instrText>
            </w:r>
            <w:r>
              <w:rPr>
                <w:noProof/>
                <w:webHidden/>
              </w:rPr>
            </w:r>
            <w:r>
              <w:rPr>
                <w:noProof/>
                <w:webHidden/>
              </w:rPr>
              <w:fldChar w:fldCharType="separate"/>
            </w:r>
            <w:r w:rsidR="000A6768">
              <w:rPr>
                <w:noProof/>
                <w:webHidden/>
              </w:rPr>
              <w:t>96</w:t>
            </w:r>
            <w:r>
              <w:rPr>
                <w:noProof/>
                <w:webHidden/>
              </w:rPr>
              <w:fldChar w:fldCharType="end"/>
            </w:r>
          </w:hyperlink>
        </w:p>
        <w:p w14:paraId="27F4A134" w14:textId="38CF4E3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2" w:history="1">
            <w:r w:rsidRPr="00E05DE1">
              <w:rPr>
                <w:rStyle w:val="Hyperlnk"/>
                <w:noProof/>
                <w:highlight w:val="white"/>
              </w:rPr>
              <w:t>3.3.9.</w:t>
            </w:r>
            <w:r>
              <w:rPr>
                <w:rFonts w:asciiTheme="minorHAnsi" w:eastAsiaTheme="minorEastAsia" w:hAnsiTheme="minorHAnsi"/>
                <w:noProof/>
                <w:color w:val="auto"/>
                <w:lang w:val="sv-SE" w:eastAsia="sv-SE"/>
              </w:rPr>
              <w:tab/>
            </w:r>
            <w:r w:rsidRPr="00E05DE1">
              <w:rPr>
                <w:rStyle w:val="Hyperlnk"/>
                <w:noProof/>
                <w:highlight w:val="white"/>
              </w:rPr>
              <w:t>Bitwise Not Expression</w:t>
            </w:r>
            <w:r>
              <w:rPr>
                <w:noProof/>
                <w:webHidden/>
              </w:rPr>
              <w:tab/>
            </w:r>
            <w:r>
              <w:rPr>
                <w:noProof/>
                <w:webHidden/>
              </w:rPr>
              <w:fldChar w:fldCharType="begin"/>
            </w:r>
            <w:r>
              <w:rPr>
                <w:noProof/>
                <w:webHidden/>
              </w:rPr>
              <w:instrText xml:space="preserve"> PAGEREF _Toc53991042 \h </w:instrText>
            </w:r>
            <w:r>
              <w:rPr>
                <w:noProof/>
                <w:webHidden/>
              </w:rPr>
            </w:r>
            <w:r>
              <w:rPr>
                <w:noProof/>
                <w:webHidden/>
              </w:rPr>
              <w:fldChar w:fldCharType="separate"/>
            </w:r>
            <w:r w:rsidR="000A6768">
              <w:rPr>
                <w:noProof/>
                <w:webHidden/>
              </w:rPr>
              <w:t>97</w:t>
            </w:r>
            <w:r>
              <w:rPr>
                <w:noProof/>
                <w:webHidden/>
              </w:rPr>
              <w:fldChar w:fldCharType="end"/>
            </w:r>
          </w:hyperlink>
        </w:p>
        <w:p w14:paraId="6ED901F5" w14:textId="02BE63E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3" w:history="1">
            <w:r w:rsidRPr="00E05DE1">
              <w:rPr>
                <w:rStyle w:val="Hyperlnk"/>
                <w:noProof/>
                <w:highlight w:val="white"/>
              </w:rPr>
              <w:t>3.3.10.</w:t>
            </w:r>
            <w:r>
              <w:rPr>
                <w:rFonts w:asciiTheme="minorHAnsi" w:eastAsiaTheme="minorEastAsia" w:hAnsiTheme="minorHAnsi"/>
                <w:noProof/>
                <w:color w:val="auto"/>
                <w:lang w:val="sv-SE" w:eastAsia="sv-SE"/>
              </w:rPr>
              <w:tab/>
            </w:r>
            <w:r w:rsidRPr="00E05DE1">
              <w:rPr>
                <w:rStyle w:val="Hyperlnk"/>
                <w:noProof/>
                <w:highlight w:val="white"/>
              </w:rPr>
              <w:t>The Sizeof Expression</w:t>
            </w:r>
            <w:r>
              <w:rPr>
                <w:noProof/>
                <w:webHidden/>
              </w:rPr>
              <w:tab/>
            </w:r>
            <w:r>
              <w:rPr>
                <w:noProof/>
                <w:webHidden/>
              </w:rPr>
              <w:fldChar w:fldCharType="begin"/>
            </w:r>
            <w:r>
              <w:rPr>
                <w:noProof/>
                <w:webHidden/>
              </w:rPr>
              <w:instrText xml:space="preserve"> PAGEREF _Toc53991043 \h </w:instrText>
            </w:r>
            <w:r>
              <w:rPr>
                <w:noProof/>
                <w:webHidden/>
              </w:rPr>
            </w:r>
            <w:r>
              <w:rPr>
                <w:noProof/>
                <w:webHidden/>
              </w:rPr>
              <w:fldChar w:fldCharType="separate"/>
            </w:r>
            <w:r w:rsidR="000A6768">
              <w:rPr>
                <w:noProof/>
                <w:webHidden/>
              </w:rPr>
              <w:t>97</w:t>
            </w:r>
            <w:r>
              <w:rPr>
                <w:noProof/>
                <w:webHidden/>
              </w:rPr>
              <w:fldChar w:fldCharType="end"/>
            </w:r>
          </w:hyperlink>
        </w:p>
        <w:p w14:paraId="162D0B71" w14:textId="43C3408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4" w:history="1">
            <w:r w:rsidRPr="00E05DE1">
              <w:rPr>
                <w:rStyle w:val="Hyperlnk"/>
                <w:noProof/>
                <w:highlight w:val="white"/>
              </w:rPr>
              <w:t>3.3.11.</w:t>
            </w:r>
            <w:r>
              <w:rPr>
                <w:rFonts w:asciiTheme="minorHAnsi" w:eastAsiaTheme="minorEastAsia" w:hAnsiTheme="minorHAnsi"/>
                <w:noProof/>
                <w:color w:val="auto"/>
                <w:lang w:val="sv-SE" w:eastAsia="sv-SE"/>
              </w:rPr>
              <w:tab/>
            </w:r>
            <w:r w:rsidRPr="00E05DE1">
              <w:rPr>
                <w:rStyle w:val="Hyperlnk"/>
                <w:noProof/>
                <w:highlight w:val="white"/>
              </w:rPr>
              <w:t>Address Expression</w:t>
            </w:r>
            <w:r>
              <w:rPr>
                <w:noProof/>
                <w:webHidden/>
              </w:rPr>
              <w:tab/>
            </w:r>
            <w:r>
              <w:rPr>
                <w:noProof/>
                <w:webHidden/>
              </w:rPr>
              <w:fldChar w:fldCharType="begin"/>
            </w:r>
            <w:r>
              <w:rPr>
                <w:noProof/>
                <w:webHidden/>
              </w:rPr>
              <w:instrText xml:space="preserve"> PAGEREF _Toc53991044 \h </w:instrText>
            </w:r>
            <w:r>
              <w:rPr>
                <w:noProof/>
                <w:webHidden/>
              </w:rPr>
            </w:r>
            <w:r>
              <w:rPr>
                <w:noProof/>
                <w:webHidden/>
              </w:rPr>
              <w:fldChar w:fldCharType="separate"/>
            </w:r>
            <w:r w:rsidR="000A6768">
              <w:rPr>
                <w:noProof/>
                <w:webHidden/>
              </w:rPr>
              <w:t>98</w:t>
            </w:r>
            <w:r>
              <w:rPr>
                <w:noProof/>
                <w:webHidden/>
              </w:rPr>
              <w:fldChar w:fldCharType="end"/>
            </w:r>
          </w:hyperlink>
        </w:p>
        <w:p w14:paraId="591CB635" w14:textId="28E9B43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5" w:history="1">
            <w:r w:rsidRPr="00E05DE1">
              <w:rPr>
                <w:rStyle w:val="Hyperlnk"/>
                <w:noProof/>
                <w:highlight w:val="white"/>
              </w:rPr>
              <w:t>3.3.12.</w:t>
            </w:r>
            <w:r>
              <w:rPr>
                <w:rFonts w:asciiTheme="minorHAnsi" w:eastAsiaTheme="minorEastAsia" w:hAnsiTheme="minorHAnsi"/>
                <w:noProof/>
                <w:color w:val="auto"/>
                <w:lang w:val="sv-SE" w:eastAsia="sv-SE"/>
              </w:rPr>
              <w:tab/>
            </w:r>
            <w:r w:rsidRPr="00E05DE1">
              <w:rPr>
                <w:rStyle w:val="Hyperlnk"/>
                <w:noProof/>
                <w:highlight w:val="white"/>
              </w:rPr>
              <w:t>Dereference Expression</w:t>
            </w:r>
            <w:r>
              <w:rPr>
                <w:noProof/>
                <w:webHidden/>
              </w:rPr>
              <w:tab/>
            </w:r>
            <w:r>
              <w:rPr>
                <w:noProof/>
                <w:webHidden/>
              </w:rPr>
              <w:fldChar w:fldCharType="begin"/>
            </w:r>
            <w:r>
              <w:rPr>
                <w:noProof/>
                <w:webHidden/>
              </w:rPr>
              <w:instrText xml:space="preserve"> PAGEREF _Toc53991045 \h </w:instrText>
            </w:r>
            <w:r>
              <w:rPr>
                <w:noProof/>
                <w:webHidden/>
              </w:rPr>
            </w:r>
            <w:r>
              <w:rPr>
                <w:noProof/>
                <w:webHidden/>
              </w:rPr>
              <w:fldChar w:fldCharType="separate"/>
            </w:r>
            <w:r w:rsidR="000A6768">
              <w:rPr>
                <w:noProof/>
                <w:webHidden/>
              </w:rPr>
              <w:t>99</w:t>
            </w:r>
            <w:r>
              <w:rPr>
                <w:noProof/>
                <w:webHidden/>
              </w:rPr>
              <w:fldChar w:fldCharType="end"/>
            </w:r>
          </w:hyperlink>
        </w:p>
        <w:p w14:paraId="3D86E605" w14:textId="0B79383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6" w:history="1">
            <w:r w:rsidRPr="00E05DE1">
              <w:rPr>
                <w:rStyle w:val="Hyperlnk"/>
                <w:noProof/>
                <w:highlight w:val="white"/>
              </w:rPr>
              <w:t>3.3.1.</w:t>
            </w:r>
            <w:r>
              <w:rPr>
                <w:rFonts w:asciiTheme="minorHAnsi" w:eastAsiaTheme="minorEastAsia" w:hAnsiTheme="minorHAnsi"/>
                <w:noProof/>
                <w:color w:val="auto"/>
                <w:lang w:val="sv-SE" w:eastAsia="sv-SE"/>
              </w:rPr>
              <w:tab/>
            </w:r>
            <w:r w:rsidRPr="00E05DE1">
              <w:rPr>
                <w:rStyle w:val="Hyperlnk"/>
                <w:noProof/>
                <w:highlight w:val="white"/>
              </w:rPr>
              <w:t>Prefix Increment and Decrement Expression</w:t>
            </w:r>
            <w:r>
              <w:rPr>
                <w:noProof/>
                <w:webHidden/>
              </w:rPr>
              <w:tab/>
            </w:r>
            <w:r>
              <w:rPr>
                <w:noProof/>
                <w:webHidden/>
              </w:rPr>
              <w:fldChar w:fldCharType="begin"/>
            </w:r>
            <w:r>
              <w:rPr>
                <w:noProof/>
                <w:webHidden/>
              </w:rPr>
              <w:instrText xml:space="preserve"> PAGEREF _Toc53991046 \h </w:instrText>
            </w:r>
            <w:r>
              <w:rPr>
                <w:noProof/>
                <w:webHidden/>
              </w:rPr>
            </w:r>
            <w:r>
              <w:rPr>
                <w:noProof/>
                <w:webHidden/>
              </w:rPr>
              <w:fldChar w:fldCharType="separate"/>
            </w:r>
            <w:r w:rsidR="000A6768">
              <w:rPr>
                <w:noProof/>
                <w:webHidden/>
              </w:rPr>
              <w:t>99</w:t>
            </w:r>
            <w:r>
              <w:rPr>
                <w:noProof/>
                <w:webHidden/>
              </w:rPr>
              <w:fldChar w:fldCharType="end"/>
            </w:r>
          </w:hyperlink>
        </w:p>
        <w:p w14:paraId="7B3334B1" w14:textId="02EBFA0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7" w:history="1">
            <w:r w:rsidRPr="00E05DE1">
              <w:rPr>
                <w:rStyle w:val="Hyperlnk"/>
                <w:noProof/>
                <w:highlight w:val="white"/>
              </w:rPr>
              <w:t>3.3.2.</w:t>
            </w:r>
            <w:r>
              <w:rPr>
                <w:rFonts w:asciiTheme="minorHAnsi" w:eastAsiaTheme="minorEastAsia" w:hAnsiTheme="minorHAnsi"/>
                <w:noProof/>
                <w:color w:val="auto"/>
                <w:lang w:val="sv-SE" w:eastAsia="sv-SE"/>
              </w:rPr>
              <w:tab/>
            </w:r>
            <w:r w:rsidRPr="00E05DE1">
              <w:rPr>
                <w:rStyle w:val="Hyperlnk"/>
                <w:noProof/>
                <w:highlight w:val="white"/>
              </w:rPr>
              <w:t>Postfix Increment and Decrement Expression</w:t>
            </w:r>
            <w:r>
              <w:rPr>
                <w:noProof/>
                <w:webHidden/>
              </w:rPr>
              <w:tab/>
            </w:r>
            <w:r>
              <w:rPr>
                <w:noProof/>
                <w:webHidden/>
              </w:rPr>
              <w:fldChar w:fldCharType="begin"/>
            </w:r>
            <w:r>
              <w:rPr>
                <w:noProof/>
                <w:webHidden/>
              </w:rPr>
              <w:instrText xml:space="preserve"> PAGEREF _Toc53991047 \h </w:instrText>
            </w:r>
            <w:r>
              <w:rPr>
                <w:noProof/>
                <w:webHidden/>
              </w:rPr>
            </w:r>
            <w:r>
              <w:rPr>
                <w:noProof/>
                <w:webHidden/>
              </w:rPr>
              <w:fldChar w:fldCharType="separate"/>
            </w:r>
            <w:r w:rsidR="000A6768">
              <w:rPr>
                <w:noProof/>
                <w:webHidden/>
              </w:rPr>
              <w:t>101</w:t>
            </w:r>
            <w:r>
              <w:rPr>
                <w:noProof/>
                <w:webHidden/>
              </w:rPr>
              <w:fldChar w:fldCharType="end"/>
            </w:r>
          </w:hyperlink>
        </w:p>
        <w:p w14:paraId="76795333" w14:textId="623FEDC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8" w:history="1">
            <w:r w:rsidRPr="00E05DE1">
              <w:rPr>
                <w:rStyle w:val="Hyperlnk"/>
                <w:noProof/>
                <w:highlight w:val="white"/>
              </w:rPr>
              <w:t>3.3.3.</w:t>
            </w:r>
            <w:r>
              <w:rPr>
                <w:rFonts w:asciiTheme="minorHAnsi" w:eastAsiaTheme="minorEastAsia" w:hAnsiTheme="minorHAnsi"/>
                <w:noProof/>
                <w:color w:val="auto"/>
                <w:lang w:val="sv-SE" w:eastAsia="sv-SE"/>
              </w:rPr>
              <w:tab/>
            </w:r>
            <w:r w:rsidRPr="00E05DE1">
              <w:rPr>
                <w:rStyle w:val="Hyperlnk"/>
                <w:noProof/>
                <w:highlight w:val="white"/>
              </w:rPr>
              <w:t>Arrow Expression</w:t>
            </w:r>
            <w:r>
              <w:rPr>
                <w:noProof/>
                <w:webHidden/>
              </w:rPr>
              <w:tab/>
            </w:r>
            <w:r>
              <w:rPr>
                <w:noProof/>
                <w:webHidden/>
              </w:rPr>
              <w:fldChar w:fldCharType="begin"/>
            </w:r>
            <w:r>
              <w:rPr>
                <w:noProof/>
                <w:webHidden/>
              </w:rPr>
              <w:instrText xml:space="preserve"> PAGEREF _Toc53991048 \h </w:instrText>
            </w:r>
            <w:r>
              <w:rPr>
                <w:noProof/>
                <w:webHidden/>
              </w:rPr>
            </w:r>
            <w:r>
              <w:rPr>
                <w:noProof/>
                <w:webHidden/>
              </w:rPr>
              <w:fldChar w:fldCharType="separate"/>
            </w:r>
            <w:r w:rsidR="000A6768">
              <w:rPr>
                <w:noProof/>
                <w:webHidden/>
              </w:rPr>
              <w:t>102</w:t>
            </w:r>
            <w:r>
              <w:rPr>
                <w:noProof/>
                <w:webHidden/>
              </w:rPr>
              <w:fldChar w:fldCharType="end"/>
            </w:r>
          </w:hyperlink>
        </w:p>
        <w:p w14:paraId="2779B0C2" w14:textId="50CF817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49" w:history="1">
            <w:r w:rsidRPr="00E05DE1">
              <w:rPr>
                <w:rStyle w:val="Hyperlnk"/>
                <w:noProof/>
                <w:highlight w:val="white"/>
              </w:rPr>
              <w:t>3.3.4.</w:t>
            </w:r>
            <w:r>
              <w:rPr>
                <w:rFonts w:asciiTheme="minorHAnsi" w:eastAsiaTheme="minorEastAsia" w:hAnsiTheme="minorHAnsi"/>
                <w:noProof/>
                <w:color w:val="auto"/>
                <w:lang w:val="sv-SE" w:eastAsia="sv-SE"/>
              </w:rPr>
              <w:tab/>
            </w:r>
            <w:r w:rsidRPr="00E05DE1">
              <w:rPr>
                <w:rStyle w:val="Hyperlnk"/>
                <w:noProof/>
                <w:highlight w:val="white"/>
              </w:rPr>
              <w:t>Index Expression</w:t>
            </w:r>
            <w:r>
              <w:rPr>
                <w:noProof/>
                <w:webHidden/>
              </w:rPr>
              <w:tab/>
            </w:r>
            <w:r>
              <w:rPr>
                <w:noProof/>
                <w:webHidden/>
              </w:rPr>
              <w:fldChar w:fldCharType="begin"/>
            </w:r>
            <w:r>
              <w:rPr>
                <w:noProof/>
                <w:webHidden/>
              </w:rPr>
              <w:instrText xml:space="preserve"> PAGEREF _Toc53991049 \h </w:instrText>
            </w:r>
            <w:r>
              <w:rPr>
                <w:noProof/>
                <w:webHidden/>
              </w:rPr>
            </w:r>
            <w:r>
              <w:rPr>
                <w:noProof/>
                <w:webHidden/>
              </w:rPr>
              <w:fldChar w:fldCharType="separate"/>
            </w:r>
            <w:r w:rsidR="000A6768">
              <w:rPr>
                <w:noProof/>
                <w:webHidden/>
              </w:rPr>
              <w:t>102</w:t>
            </w:r>
            <w:r>
              <w:rPr>
                <w:noProof/>
                <w:webHidden/>
              </w:rPr>
              <w:fldChar w:fldCharType="end"/>
            </w:r>
          </w:hyperlink>
        </w:p>
        <w:p w14:paraId="027EC53E" w14:textId="7589BCB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0" w:history="1">
            <w:r w:rsidRPr="00E05DE1">
              <w:rPr>
                <w:rStyle w:val="Hyperlnk"/>
                <w:noProof/>
                <w:highlight w:val="white"/>
              </w:rPr>
              <w:t>3.3.1.</w:t>
            </w:r>
            <w:r>
              <w:rPr>
                <w:rFonts w:asciiTheme="minorHAnsi" w:eastAsiaTheme="minorEastAsia" w:hAnsiTheme="minorHAnsi"/>
                <w:noProof/>
                <w:color w:val="auto"/>
                <w:lang w:val="sv-SE" w:eastAsia="sv-SE"/>
              </w:rPr>
              <w:tab/>
            </w:r>
            <w:r w:rsidRPr="00E05DE1">
              <w:rPr>
                <w:rStyle w:val="Hyperlnk"/>
                <w:noProof/>
                <w:highlight w:val="white"/>
              </w:rPr>
              <w:t>Dot Expression</w:t>
            </w:r>
            <w:r>
              <w:rPr>
                <w:noProof/>
                <w:webHidden/>
              </w:rPr>
              <w:tab/>
            </w:r>
            <w:r>
              <w:rPr>
                <w:noProof/>
                <w:webHidden/>
              </w:rPr>
              <w:fldChar w:fldCharType="begin"/>
            </w:r>
            <w:r>
              <w:rPr>
                <w:noProof/>
                <w:webHidden/>
              </w:rPr>
              <w:instrText xml:space="preserve"> PAGEREF _Toc53991050 \h </w:instrText>
            </w:r>
            <w:r>
              <w:rPr>
                <w:noProof/>
                <w:webHidden/>
              </w:rPr>
            </w:r>
            <w:r>
              <w:rPr>
                <w:noProof/>
                <w:webHidden/>
              </w:rPr>
              <w:fldChar w:fldCharType="separate"/>
            </w:r>
            <w:r w:rsidR="000A6768">
              <w:rPr>
                <w:noProof/>
                <w:webHidden/>
              </w:rPr>
              <w:t>104</w:t>
            </w:r>
            <w:r>
              <w:rPr>
                <w:noProof/>
                <w:webHidden/>
              </w:rPr>
              <w:fldChar w:fldCharType="end"/>
            </w:r>
          </w:hyperlink>
        </w:p>
        <w:p w14:paraId="546188EE" w14:textId="597E085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1" w:history="1">
            <w:r w:rsidRPr="00E05DE1">
              <w:rPr>
                <w:rStyle w:val="Hyperlnk"/>
                <w:noProof/>
                <w:highlight w:val="white"/>
              </w:rPr>
              <w:t>3.3.2.</w:t>
            </w:r>
            <w:r>
              <w:rPr>
                <w:rFonts w:asciiTheme="minorHAnsi" w:eastAsiaTheme="minorEastAsia" w:hAnsiTheme="minorHAnsi"/>
                <w:noProof/>
                <w:color w:val="auto"/>
                <w:lang w:val="sv-SE" w:eastAsia="sv-SE"/>
              </w:rPr>
              <w:tab/>
            </w:r>
            <w:r w:rsidRPr="00E05DE1">
              <w:rPr>
                <w:rStyle w:val="Hyperlnk"/>
                <w:noProof/>
                <w:highlight w:val="white"/>
              </w:rPr>
              <w:t>Function Call Expression</w:t>
            </w:r>
            <w:r>
              <w:rPr>
                <w:noProof/>
                <w:webHidden/>
              </w:rPr>
              <w:tab/>
            </w:r>
            <w:r>
              <w:rPr>
                <w:noProof/>
                <w:webHidden/>
              </w:rPr>
              <w:fldChar w:fldCharType="begin"/>
            </w:r>
            <w:r>
              <w:rPr>
                <w:noProof/>
                <w:webHidden/>
              </w:rPr>
              <w:instrText xml:space="preserve"> PAGEREF _Toc53991051 \h </w:instrText>
            </w:r>
            <w:r>
              <w:rPr>
                <w:noProof/>
                <w:webHidden/>
              </w:rPr>
            </w:r>
            <w:r>
              <w:rPr>
                <w:noProof/>
                <w:webHidden/>
              </w:rPr>
              <w:fldChar w:fldCharType="separate"/>
            </w:r>
            <w:r w:rsidR="000A6768">
              <w:rPr>
                <w:noProof/>
                <w:webHidden/>
              </w:rPr>
              <w:t>105</w:t>
            </w:r>
            <w:r>
              <w:rPr>
                <w:noProof/>
                <w:webHidden/>
              </w:rPr>
              <w:fldChar w:fldCharType="end"/>
            </w:r>
          </w:hyperlink>
        </w:p>
        <w:p w14:paraId="3CCEEF26" w14:textId="7AD59D4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2" w:history="1">
            <w:r w:rsidRPr="00E05DE1">
              <w:rPr>
                <w:rStyle w:val="Hyperlnk"/>
                <w:noProof/>
              </w:rPr>
              <w:t>3.3.3.</w:t>
            </w:r>
            <w:r>
              <w:rPr>
                <w:rFonts w:asciiTheme="minorHAnsi" w:eastAsiaTheme="minorEastAsia" w:hAnsiTheme="minorHAnsi"/>
                <w:noProof/>
                <w:color w:val="auto"/>
                <w:lang w:val="sv-SE" w:eastAsia="sv-SE"/>
              </w:rPr>
              <w:tab/>
            </w:r>
            <w:r w:rsidRPr="00E05DE1">
              <w:rPr>
                <w:rStyle w:val="Hyperlnk"/>
                <w:noProof/>
              </w:rPr>
              <w:t>Argument Expression List</w:t>
            </w:r>
            <w:r>
              <w:rPr>
                <w:noProof/>
                <w:webHidden/>
              </w:rPr>
              <w:tab/>
            </w:r>
            <w:r>
              <w:rPr>
                <w:noProof/>
                <w:webHidden/>
              </w:rPr>
              <w:fldChar w:fldCharType="begin"/>
            </w:r>
            <w:r>
              <w:rPr>
                <w:noProof/>
                <w:webHidden/>
              </w:rPr>
              <w:instrText xml:space="preserve"> PAGEREF _Toc53991052 \h </w:instrText>
            </w:r>
            <w:r>
              <w:rPr>
                <w:noProof/>
                <w:webHidden/>
              </w:rPr>
            </w:r>
            <w:r>
              <w:rPr>
                <w:noProof/>
                <w:webHidden/>
              </w:rPr>
              <w:fldChar w:fldCharType="separate"/>
            </w:r>
            <w:r w:rsidR="000A6768">
              <w:rPr>
                <w:noProof/>
                <w:webHidden/>
              </w:rPr>
              <w:t>108</w:t>
            </w:r>
            <w:r>
              <w:rPr>
                <w:noProof/>
                <w:webHidden/>
              </w:rPr>
              <w:fldChar w:fldCharType="end"/>
            </w:r>
          </w:hyperlink>
        </w:p>
        <w:p w14:paraId="69B969BB" w14:textId="5AD9DF3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3" w:history="1">
            <w:r w:rsidRPr="00E05DE1">
              <w:rPr>
                <w:rStyle w:val="Hyperlnk"/>
                <w:noProof/>
                <w:highlight w:val="white"/>
              </w:rPr>
              <w:t>3.3.4.</w:t>
            </w:r>
            <w:r>
              <w:rPr>
                <w:rFonts w:asciiTheme="minorHAnsi" w:eastAsiaTheme="minorEastAsia" w:hAnsiTheme="minorHAnsi"/>
                <w:noProof/>
                <w:color w:val="auto"/>
                <w:lang w:val="sv-SE" w:eastAsia="sv-SE"/>
              </w:rPr>
              <w:tab/>
            </w:r>
            <w:r w:rsidRPr="00E05DE1">
              <w:rPr>
                <w:rStyle w:val="Hyperlnk"/>
                <w:noProof/>
                <w:highlight w:val="white"/>
              </w:rPr>
              <w:t>Primary Expressions</w:t>
            </w:r>
            <w:r>
              <w:rPr>
                <w:noProof/>
                <w:webHidden/>
              </w:rPr>
              <w:tab/>
            </w:r>
            <w:r>
              <w:rPr>
                <w:noProof/>
                <w:webHidden/>
              </w:rPr>
              <w:fldChar w:fldCharType="begin"/>
            </w:r>
            <w:r>
              <w:rPr>
                <w:noProof/>
                <w:webHidden/>
              </w:rPr>
              <w:instrText xml:space="preserve"> PAGEREF _Toc53991053 \h </w:instrText>
            </w:r>
            <w:r>
              <w:rPr>
                <w:noProof/>
                <w:webHidden/>
              </w:rPr>
            </w:r>
            <w:r>
              <w:rPr>
                <w:noProof/>
                <w:webHidden/>
              </w:rPr>
              <w:fldChar w:fldCharType="separate"/>
            </w:r>
            <w:r w:rsidR="000A6768">
              <w:rPr>
                <w:noProof/>
                <w:webHidden/>
              </w:rPr>
              <w:t>109</w:t>
            </w:r>
            <w:r>
              <w:rPr>
                <w:noProof/>
                <w:webHidden/>
              </w:rPr>
              <w:fldChar w:fldCharType="end"/>
            </w:r>
          </w:hyperlink>
        </w:p>
        <w:p w14:paraId="091A1E7A" w14:textId="12C77631" w:rsidR="00E907E1" w:rsidRDefault="00E907E1">
          <w:pPr>
            <w:pStyle w:val="Innehll1"/>
            <w:rPr>
              <w:rFonts w:asciiTheme="minorHAnsi" w:eastAsiaTheme="minorEastAsia" w:hAnsiTheme="minorHAnsi"/>
              <w:noProof/>
              <w:color w:val="auto"/>
              <w:lang w:val="sv-SE" w:eastAsia="sv-SE"/>
            </w:rPr>
          </w:pPr>
          <w:hyperlink w:anchor="_Toc53991054" w:history="1">
            <w:r w:rsidRPr="00E05DE1">
              <w:rPr>
                <w:rStyle w:val="Hyperlnk"/>
                <w:noProof/>
              </w:rPr>
              <w:t>4.</w:t>
            </w:r>
            <w:r>
              <w:rPr>
                <w:rFonts w:asciiTheme="minorHAnsi" w:eastAsiaTheme="minorEastAsia" w:hAnsiTheme="minorHAnsi"/>
                <w:noProof/>
                <w:color w:val="auto"/>
                <w:lang w:val="sv-SE" w:eastAsia="sv-SE"/>
              </w:rPr>
              <w:tab/>
            </w:r>
            <w:r w:rsidRPr="00E05DE1">
              <w:rPr>
                <w:rStyle w:val="Hyperlnk"/>
                <w:noProof/>
              </w:rPr>
              <w:t>The Middle Code</w:t>
            </w:r>
            <w:r>
              <w:rPr>
                <w:noProof/>
                <w:webHidden/>
              </w:rPr>
              <w:tab/>
            </w:r>
            <w:r>
              <w:rPr>
                <w:noProof/>
                <w:webHidden/>
              </w:rPr>
              <w:fldChar w:fldCharType="begin"/>
            </w:r>
            <w:r>
              <w:rPr>
                <w:noProof/>
                <w:webHidden/>
              </w:rPr>
              <w:instrText xml:space="preserve"> PAGEREF _Toc53991054 \h </w:instrText>
            </w:r>
            <w:r>
              <w:rPr>
                <w:noProof/>
                <w:webHidden/>
              </w:rPr>
            </w:r>
            <w:r>
              <w:rPr>
                <w:noProof/>
                <w:webHidden/>
              </w:rPr>
              <w:fldChar w:fldCharType="separate"/>
            </w:r>
            <w:r w:rsidR="000A6768">
              <w:rPr>
                <w:noProof/>
                <w:webHidden/>
              </w:rPr>
              <w:t>112</w:t>
            </w:r>
            <w:r>
              <w:rPr>
                <w:noProof/>
                <w:webHidden/>
              </w:rPr>
              <w:fldChar w:fldCharType="end"/>
            </w:r>
          </w:hyperlink>
        </w:p>
        <w:p w14:paraId="4A0FE53E" w14:textId="79A36D75" w:rsidR="00E907E1" w:rsidRDefault="00E907E1">
          <w:pPr>
            <w:pStyle w:val="Innehll1"/>
            <w:rPr>
              <w:rFonts w:asciiTheme="minorHAnsi" w:eastAsiaTheme="minorEastAsia" w:hAnsiTheme="minorHAnsi"/>
              <w:noProof/>
              <w:color w:val="auto"/>
              <w:lang w:val="sv-SE" w:eastAsia="sv-SE"/>
            </w:rPr>
          </w:pPr>
          <w:hyperlink w:anchor="_Toc53991055" w:history="1">
            <w:r w:rsidRPr="00E05DE1">
              <w:rPr>
                <w:rStyle w:val="Hyperlnk"/>
                <w:noProof/>
              </w:rPr>
              <w:t>5.</w:t>
            </w:r>
            <w:r>
              <w:rPr>
                <w:rFonts w:asciiTheme="minorHAnsi" w:eastAsiaTheme="minorEastAsia" w:hAnsiTheme="minorHAnsi"/>
                <w:noProof/>
                <w:color w:val="auto"/>
                <w:lang w:val="sv-SE" w:eastAsia="sv-SE"/>
              </w:rPr>
              <w:tab/>
            </w:r>
            <w:r w:rsidRPr="00E05DE1">
              <w:rPr>
                <w:rStyle w:val="Hyperlnk"/>
                <w:noProof/>
              </w:rPr>
              <w:t>Initializers</w:t>
            </w:r>
            <w:r>
              <w:rPr>
                <w:noProof/>
                <w:webHidden/>
              </w:rPr>
              <w:tab/>
            </w:r>
            <w:r>
              <w:rPr>
                <w:noProof/>
                <w:webHidden/>
              </w:rPr>
              <w:fldChar w:fldCharType="begin"/>
            </w:r>
            <w:r>
              <w:rPr>
                <w:noProof/>
                <w:webHidden/>
              </w:rPr>
              <w:instrText xml:space="preserve"> PAGEREF _Toc53991055 \h </w:instrText>
            </w:r>
            <w:r>
              <w:rPr>
                <w:noProof/>
                <w:webHidden/>
              </w:rPr>
            </w:r>
            <w:r>
              <w:rPr>
                <w:noProof/>
                <w:webHidden/>
              </w:rPr>
              <w:fldChar w:fldCharType="separate"/>
            </w:r>
            <w:r w:rsidR="000A6768">
              <w:rPr>
                <w:noProof/>
                <w:webHidden/>
              </w:rPr>
              <w:t>113</w:t>
            </w:r>
            <w:r>
              <w:rPr>
                <w:noProof/>
                <w:webHidden/>
              </w:rPr>
              <w:fldChar w:fldCharType="end"/>
            </w:r>
          </w:hyperlink>
        </w:p>
        <w:p w14:paraId="5EDA5AD5" w14:textId="76F4489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6" w:history="1">
            <w:r w:rsidRPr="00E05DE1">
              <w:rPr>
                <w:rStyle w:val="Hyperlnk"/>
                <w:noProof/>
              </w:rPr>
              <w:t>5.1.1.</w:t>
            </w:r>
            <w:r>
              <w:rPr>
                <w:rFonts w:asciiTheme="minorHAnsi" w:eastAsiaTheme="minorEastAsia" w:hAnsiTheme="minorHAnsi"/>
                <w:noProof/>
                <w:color w:val="auto"/>
                <w:lang w:val="sv-SE" w:eastAsia="sv-SE"/>
              </w:rPr>
              <w:tab/>
            </w:r>
            <w:r w:rsidRPr="00E05DE1">
              <w:rPr>
                <w:rStyle w:val="Hyperlnk"/>
                <w:noProof/>
              </w:rPr>
              <w:t>Static Initialization</w:t>
            </w:r>
            <w:r>
              <w:rPr>
                <w:noProof/>
                <w:webHidden/>
              </w:rPr>
              <w:tab/>
            </w:r>
            <w:r>
              <w:rPr>
                <w:noProof/>
                <w:webHidden/>
              </w:rPr>
              <w:fldChar w:fldCharType="begin"/>
            </w:r>
            <w:r>
              <w:rPr>
                <w:noProof/>
                <w:webHidden/>
              </w:rPr>
              <w:instrText xml:space="preserve"> PAGEREF _Toc53991056 \h </w:instrText>
            </w:r>
            <w:r>
              <w:rPr>
                <w:noProof/>
                <w:webHidden/>
              </w:rPr>
            </w:r>
            <w:r>
              <w:rPr>
                <w:noProof/>
                <w:webHidden/>
              </w:rPr>
              <w:fldChar w:fldCharType="separate"/>
            </w:r>
            <w:r w:rsidR="000A6768">
              <w:rPr>
                <w:noProof/>
                <w:webHidden/>
              </w:rPr>
              <w:t>113</w:t>
            </w:r>
            <w:r>
              <w:rPr>
                <w:noProof/>
                <w:webHidden/>
              </w:rPr>
              <w:fldChar w:fldCharType="end"/>
            </w:r>
          </w:hyperlink>
        </w:p>
        <w:p w14:paraId="79DB7903" w14:textId="65186D1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57" w:history="1">
            <w:r w:rsidRPr="00E05DE1">
              <w:rPr>
                <w:rStyle w:val="Hyperlnk"/>
                <w:noProof/>
              </w:rPr>
              <w:t>5.1.2.</w:t>
            </w:r>
            <w:r>
              <w:rPr>
                <w:rFonts w:asciiTheme="minorHAnsi" w:eastAsiaTheme="minorEastAsia" w:hAnsiTheme="minorHAnsi"/>
                <w:noProof/>
                <w:color w:val="auto"/>
                <w:lang w:val="sv-SE" w:eastAsia="sv-SE"/>
              </w:rPr>
              <w:tab/>
            </w:r>
            <w:r w:rsidRPr="00E05DE1">
              <w:rPr>
                <w:rStyle w:val="Hyperlnk"/>
                <w:noProof/>
              </w:rPr>
              <w:t>Stack Initialization</w:t>
            </w:r>
            <w:r>
              <w:rPr>
                <w:noProof/>
                <w:webHidden/>
              </w:rPr>
              <w:tab/>
            </w:r>
            <w:r>
              <w:rPr>
                <w:noProof/>
                <w:webHidden/>
              </w:rPr>
              <w:fldChar w:fldCharType="begin"/>
            </w:r>
            <w:r>
              <w:rPr>
                <w:noProof/>
                <w:webHidden/>
              </w:rPr>
              <w:instrText xml:space="preserve"> PAGEREF _Toc53991057 \h </w:instrText>
            </w:r>
            <w:r>
              <w:rPr>
                <w:noProof/>
                <w:webHidden/>
              </w:rPr>
            </w:r>
            <w:r>
              <w:rPr>
                <w:noProof/>
                <w:webHidden/>
              </w:rPr>
              <w:fldChar w:fldCharType="separate"/>
            </w:r>
            <w:r w:rsidR="000A6768">
              <w:rPr>
                <w:noProof/>
                <w:webHidden/>
              </w:rPr>
              <w:t>113</w:t>
            </w:r>
            <w:r>
              <w:rPr>
                <w:noProof/>
                <w:webHidden/>
              </w:rPr>
              <w:fldChar w:fldCharType="end"/>
            </w:r>
          </w:hyperlink>
        </w:p>
        <w:p w14:paraId="73BE6DE9" w14:textId="758121D6" w:rsidR="00E907E1" w:rsidRDefault="00E907E1">
          <w:pPr>
            <w:pStyle w:val="Innehll1"/>
            <w:rPr>
              <w:rFonts w:asciiTheme="minorHAnsi" w:eastAsiaTheme="minorEastAsia" w:hAnsiTheme="minorHAnsi"/>
              <w:noProof/>
              <w:color w:val="auto"/>
              <w:lang w:val="sv-SE" w:eastAsia="sv-SE"/>
            </w:rPr>
          </w:pPr>
          <w:hyperlink w:anchor="_Toc53991058" w:history="1">
            <w:r w:rsidRPr="00E05DE1">
              <w:rPr>
                <w:rStyle w:val="Hyperlnk"/>
                <w:noProof/>
              </w:rPr>
              <w:t>6.</w:t>
            </w:r>
            <w:r>
              <w:rPr>
                <w:rFonts w:asciiTheme="minorHAnsi" w:eastAsiaTheme="minorEastAsia" w:hAnsiTheme="minorHAnsi"/>
                <w:noProof/>
                <w:color w:val="auto"/>
                <w:lang w:val="sv-SE" w:eastAsia="sv-SE"/>
              </w:rPr>
              <w:tab/>
            </w:r>
            <w:r w:rsidRPr="00E05DE1">
              <w:rPr>
                <w:rStyle w:val="Hyperlnk"/>
                <w:noProof/>
              </w:rPr>
              <w:t>Declaration Specifiers and Declarators</w:t>
            </w:r>
            <w:r>
              <w:rPr>
                <w:noProof/>
                <w:webHidden/>
              </w:rPr>
              <w:tab/>
            </w:r>
            <w:r>
              <w:rPr>
                <w:noProof/>
                <w:webHidden/>
              </w:rPr>
              <w:fldChar w:fldCharType="begin"/>
            </w:r>
            <w:r>
              <w:rPr>
                <w:noProof/>
                <w:webHidden/>
              </w:rPr>
              <w:instrText xml:space="preserve"> PAGEREF _Toc53991058 \h </w:instrText>
            </w:r>
            <w:r>
              <w:rPr>
                <w:noProof/>
                <w:webHidden/>
              </w:rPr>
            </w:r>
            <w:r>
              <w:rPr>
                <w:noProof/>
                <w:webHidden/>
              </w:rPr>
              <w:fldChar w:fldCharType="separate"/>
            </w:r>
            <w:r w:rsidR="000A6768">
              <w:rPr>
                <w:noProof/>
                <w:webHidden/>
              </w:rPr>
              <w:t>114</w:t>
            </w:r>
            <w:r>
              <w:rPr>
                <w:noProof/>
                <w:webHidden/>
              </w:rPr>
              <w:fldChar w:fldCharType="end"/>
            </w:r>
          </w:hyperlink>
        </w:p>
        <w:p w14:paraId="6B8B6D5E" w14:textId="6099F9E3"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59" w:history="1">
            <w:r w:rsidRPr="00E05DE1">
              <w:rPr>
                <w:rStyle w:val="Hyperlnk"/>
                <w:noProof/>
              </w:rPr>
              <w:t>6.1.</w:t>
            </w:r>
            <w:r>
              <w:rPr>
                <w:rFonts w:asciiTheme="minorHAnsi" w:eastAsiaTheme="minorEastAsia" w:hAnsiTheme="minorHAnsi"/>
                <w:noProof/>
                <w:color w:val="auto"/>
                <w:lang w:val="sv-SE" w:eastAsia="sv-SE"/>
              </w:rPr>
              <w:tab/>
            </w:r>
            <w:r w:rsidRPr="00E05DE1">
              <w:rPr>
                <w:rStyle w:val="Hyperlnk"/>
                <w:noProof/>
              </w:rPr>
              <w:t>Declarators</w:t>
            </w:r>
            <w:r>
              <w:rPr>
                <w:noProof/>
                <w:webHidden/>
              </w:rPr>
              <w:tab/>
            </w:r>
            <w:r>
              <w:rPr>
                <w:noProof/>
                <w:webHidden/>
              </w:rPr>
              <w:fldChar w:fldCharType="begin"/>
            </w:r>
            <w:r>
              <w:rPr>
                <w:noProof/>
                <w:webHidden/>
              </w:rPr>
              <w:instrText xml:space="preserve"> PAGEREF _Toc53991059 \h </w:instrText>
            </w:r>
            <w:r>
              <w:rPr>
                <w:noProof/>
                <w:webHidden/>
              </w:rPr>
            </w:r>
            <w:r>
              <w:rPr>
                <w:noProof/>
                <w:webHidden/>
              </w:rPr>
              <w:fldChar w:fldCharType="separate"/>
            </w:r>
            <w:r w:rsidR="000A6768">
              <w:rPr>
                <w:noProof/>
                <w:webHidden/>
              </w:rPr>
              <w:t>120</w:t>
            </w:r>
            <w:r>
              <w:rPr>
                <w:noProof/>
                <w:webHidden/>
              </w:rPr>
              <w:fldChar w:fldCharType="end"/>
            </w:r>
          </w:hyperlink>
        </w:p>
        <w:p w14:paraId="5EEF9460" w14:textId="3CBB69C9" w:rsidR="00E907E1" w:rsidRDefault="00E907E1">
          <w:pPr>
            <w:pStyle w:val="Innehll1"/>
            <w:rPr>
              <w:rFonts w:asciiTheme="minorHAnsi" w:eastAsiaTheme="minorEastAsia" w:hAnsiTheme="minorHAnsi"/>
              <w:noProof/>
              <w:color w:val="auto"/>
              <w:lang w:val="sv-SE" w:eastAsia="sv-SE"/>
            </w:rPr>
          </w:pPr>
          <w:hyperlink w:anchor="_Toc53991060" w:history="1">
            <w:r w:rsidRPr="00E05DE1">
              <w:rPr>
                <w:rStyle w:val="Hyperlnk"/>
                <w:noProof/>
              </w:rPr>
              <w:t>7.</w:t>
            </w:r>
            <w:r>
              <w:rPr>
                <w:rFonts w:asciiTheme="minorHAnsi" w:eastAsiaTheme="minorEastAsia" w:hAnsiTheme="minorHAnsi"/>
                <w:noProof/>
                <w:color w:val="auto"/>
                <w:lang w:val="sv-SE" w:eastAsia="sv-SE"/>
              </w:rPr>
              <w:tab/>
            </w:r>
            <w:r w:rsidRPr="00E05DE1">
              <w:rPr>
                <w:rStyle w:val="Hyperlnk"/>
                <w:noProof/>
              </w:rPr>
              <w:t>The Symbol Table</w:t>
            </w:r>
            <w:r>
              <w:rPr>
                <w:noProof/>
                <w:webHidden/>
              </w:rPr>
              <w:tab/>
            </w:r>
            <w:r>
              <w:rPr>
                <w:noProof/>
                <w:webHidden/>
              </w:rPr>
              <w:fldChar w:fldCharType="begin"/>
            </w:r>
            <w:r>
              <w:rPr>
                <w:noProof/>
                <w:webHidden/>
              </w:rPr>
              <w:instrText xml:space="preserve"> PAGEREF _Toc53991060 \h </w:instrText>
            </w:r>
            <w:r>
              <w:rPr>
                <w:noProof/>
                <w:webHidden/>
              </w:rPr>
            </w:r>
            <w:r>
              <w:rPr>
                <w:noProof/>
                <w:webHidden/>
              </w:rPr>
              <w:fldChar w:fldCharType="separate"/>
            </w:r>
            <w:r w:rsidR="000A6768">
              <w:rPr>
                <w:noProof/>
                <w:webHidden/>
              </w:rPr>
              <w:t>122</w:t>
            </w:r>
            <w:r>
              <w:rPr>
                <w:noProof/>
                <w:webHidden/>
              </w:rPr>
              <w:fldChar w:fldCharType="end"/>
            </w:r>
          </w:hyperlink>
        </w:p>
        <w:p w14:paraId="281C1000" w14:textId="3B27EAE8"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1" w:history="1">
            <w:r w:rsidRPr="00E05DE1">
              <w:rPr>
                <w:rStyle w:val="Hyperlnk"/>
                <w:noProof/>
              </w:rPr>
              <w:t>7.1.</w:t>
            </w:r>
            <w:r>
              <w:rPr>
                <w:rFonts w:asciiTheme="minorHAnsi" w:eastAsiaTheme="minorEastAsia" w:hAnsiTheme="minorHAnsi"/>
                <w:noProof/>
                <w:color w:val="auto"/>
                <w:lang w:val="sv-SE" w:eastAsia="sv-SE"/>
              </w:rPr>
              <w:tab/>
            </w:r>
            <w:r w:rsidRPr="00E05DE1">
              <w:rPr>
                <w:rStyle w:val="Hyperlnk"/>
                <w:noProof/>
              </w:rPr>
              <w:t>The Symbol</w:t>
            </w:r>
            <w:r>
              <w:rPr>
                <w:noProof/>
                <w:webHidden/>
              </w:rPr>
              <w:tab/>
            </w:r>
            <w:r>
              <w:rPr>
                <w:noProof/>
                <w:webHidden/>
              </w:rPr>
              <w:fldChar w:fldCharType="begin"/>
            </w:r>
            <w:r>
              <w:rPr>
                <w:noProof/>
                <w:webHidden/>
              </w:rPr>
              <w:instrText xml:space="preserve"> PAGEREF _Toc53991061 \h </w:instrText>
            </w:r>
            <w:r>
              <w:rPr>
                <w:noProof/>
                <w:webHidden/>
              </w:rPr>
            </w:r>
            <w:r>
              <w:rPr>
                <w:noProof/>
                <w:webHidden/>
              </w:rPr>
              <w:fldChar w:fldCharType="separate"/>
            </w:r>
            <w:r w:rsidR="000A6768">
              <w:rPr>
                <w:noProof/>
                <w:webHidden/>
              </w:rPr>
              <w:t>128</w:t>
            </w:r>
            <w:r>
              <w:rPr>
                <w:noProof/>
                <w:webHidden/>
              </w:rPr>
              <w:fldChar w:fldCharType="end"/>
            </w:r>
          </w:hyperlink>
        </w:p>
        <w:p w14:paraId="579EA3C5" w14:textId="0DFE8A86"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2" w:history="1">
            <w:r w:rsidRPr="00E05DE1">
              <w:rPr>
                <w:rStyle w:val="Hyperlnk"/>
                <w:noProof/>
              </w:rPr>
              <w:t>7.2.</w:t>
            </w:r>
            <w:r>
              <w:rPr>
                <w:rFonts w:asciiTheme="minorHAnsi" w:eastAsiaTheme="minorEastAsia" w:hAnsiTheme="minorHAnsi"/>
                <w:noProof/>
                <w:color w:val="auto"/>
                <w:lang w:val="sv-SE" w:eastAsia="sv-SE"/>
              </w:rPr>
              <w:tab/>
            </w:r>
            <w:r w:rsidRPr="00E05DE1">
              <w:rPr>
                <w:rStyle w:val="Hyperlnk"/>
                <w:noProof/>
              </w:rPr>
              <w:t>Static Symbols</w:t>
            </w:r>
            <w:r>
              <w:rPr>
                <w:noProof/>
                <w:webHidden/>
              </w:rPr>
              <w:tab/>
            </w:r>
            <w:r>
              <w:rPr>
                <w:noProof/>
                <w:webHidden/>
              </w:rPr>
              <w:fldChar w:fldCharType="begin"/>
            </w:r>
            <w:r>
              <w:rPr>
                <w:noProof/>
                <w:webHidden/>
              </w:rPr>
              <w:instrText xml:space="preserve"> PAGEREF _Toc53991062 \h </w:instrText>
            </w:r>
            <w:r>
              <w:rPr>
                <w:noProof/>
                <w:webHidden/>
              </w:rPr>
            </w:r>
            <w:r>
              <w:rPr>
                <w:noProof/>
                <w:webHidden/>
              </w:rPr>
              <w:fldChar w:fldCharType="separate"/>
            </w:r>
            <w:r w:rsidR="000A6768">
              <w:rPr>
                <w:noProof/>
                <w:webHidden/>
              </w:rPr>
              <w:t>134</w:t>
            </w:r>
            <w:r>
              <w:rPr>
                <w:noProof/>
                <w:webHidden/>
              </w:rPr>
              <w:fldChar w:fldCharType="end"/>
            </w:r>
          </w:hyperlink>
        </w:p>
        <w:p w14:paraId="7BFD9940" w14:textId="308AA7AC" w:rsidR="00E907E1" w:rsidRDefault="00E907E1">
          <w:pPr>
            <w:pStyle w:val="Innehll1"/>
            <w:rPr>
              <w:rFonts w:asciiTheme="minorHAnsi" w:eastAsiaTheme="minorEastAsia" w:hAnsiTheme="minorHAnsi"/>
              <w:noProof/>
              <w:color w:val="auto"/>
              <w:lang w:val="sv-SE" w:eastAsia="sv-SE"/>
            </w:rPr>
          </w:pPr>
          <w:hyperlink w:anchor="_Toc53991063" w:history="1">
            <w:r w:rsidRPr="00E05DE1">
              <w:rPr>
                <w:rStyle w:val="Hyperlnk"/>
                <w:noProof/>
              </w:rPr>
              <w:t>8.</w:t>
            </w:r>
            <w:r>
              <w:rPr>
                <w:rFonts w:asciiTheme="minorHAnsi" w:eastAsiaTheme="minorEastAsia" w:hAnsiTheme="minorHAnsi"/>
                <w:noProof/>
                <w:color w:val="auto"/>
                <w:lang w:val="sv-SE" w:eastAsia="sv-SE"/>
              </w:rPr>
              <w:tab/>
            </w:r>
            <w:r w:rsidRPr="00E05DE1">
              <w:rPr>
                <w:rStyle w:val="Hyperlnk"/>
                <w:noProof/>
              </w:rPr>
              <w:t>The Type System</w:t>
            </w:r>
            <w:r>
              <w:rPr>
                <w:noProof/>
                <w:webHidden/>
              </w:rPr>
              <w:tab/>
            </w:r>
            <w:r>
              <w:rPr>
                <w:noProof/>
                <w:webHidden/>
              </w:rPr>
              <w:fldChar w:fldCharType="begin"/>
            </w:r>
            <w:r>
              <w:rPr>
                <w:noProof/>
                <w:webHidden/>
              </w:rPr>
              <w:instrText xml:space="preserve"> PAGEREF _Toc53991063 \h </w:instrText>
            </w:r>
            <w:r>
              <w:rPr>
                <w:noProof/>
                <w:webHidden/>
              </w:rPr>
            </w:r>
            <w:r>
              <w:rPr>
                <w:noProof/>
                <w:webHidden/>
              </w:rPr>
              <w:fldChar w:fldCharType="separate"/>
            </w:r>
            <w:r w:rsidR="000A6768">
              <w:rPr>
                <w:noProof/>
                <w:webHidden/>
              </w:rPr>
              <w:t>136</w:t>
            </w:r>
            <w:r>
              <w:rPr>
                <w:noProof/>
                <w:webHidden/>
              </w:rPr>
              <w:fldChar w:fldCharType="end"/>
            </w:r>
          </w:hyperlink>
        </w:p>
        <w:p w14:paraId="4AED208A" w14:textId="46010CB9"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4" w:history="1">
            <w:r w:rsidRPr="00E05DE1">
              <w:rPr>
                <w:rStyle w:val="Hyperlnk"/>
                <w:noProof/>
              </w:rPr>
              <w:t>8.1.</w:t>
            </w:r>
            <w:r>
              <w:rPr>
                <w:rFonts w:asciiTheme="minorHAnsi" w:eastAsiaTheme="minorEastAsia" w:hAnsiTheme="minorHAnsi"/>
                <w:noProof/>
                <w:color w:val="auto"/>
                <w:lang w:val="sv-SE" w:eastAsia="sv-SE"/>
              </w:rPr>
              <w:tab/>
            </w:r>
            <w:r w:rsidRPr="00E05DE1">
              <w:rPr>
                <w:rStyle w:val="Hyperlnk"/>
                <w:noProof/>
              </w:rPr>
              <w:t>Type Cast</w:t>
            </w:r>
            <w:r>
              <w:rPr>
                <w:noProof/>
                <w:webHidden/>
              </w:rPr>
              <w:tab/>
            </w:r>
            <w:r>
              <w:rPr>
                <w:noProof/>
                <w:webHidden/>
              </w:rPr>
              <w:fldChar w:fldCharType="begin"/>
            </w:r>
            <w:r>
              <w:rPr>
                <w:noProof/>
                <w:webHidden/>
              </w:rPr>
              <w:instrText xml:space="preserve"> PAGEREF _Toc53991064 \h </w:instrText>
            </w:r>
            <w:r>
              <w:rPr>
                <w:noProof/>
                <w:webHidden/>
              </w:rPr>
            </w:r>
            <w:r>
              <w:rPr>
                <w:noProof/>
                <w:webHidden/>
              </w:rPr>
              <w:fldChar w:fldCharType="separate"/>
            </w:r>
            <w:r w:rsidR="000A6768">
              <w:rPr>
                <w:noProof/>
                <w:webHidden/>
              </w:rPr>
              <w:t>150</w:t>
            </w:r>
            <w:r>
              <w:rPr>
                <w:noProof/>
                <w:webHidden/>
              </w:rPr>
              <w:fldChar w:fldCharType="end"/>
            </w:r>
          </w:hyperlink>
        </w:p>
        <w:p w14:paraId="06062461" w14:textId="2E8EB991"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5" w:history="1">
            <w:r w:rsidRPr="00E05DE1">
              <w:rPr>
                <w:rStyle w:val="Hyperlnk"/>
                <w:noProof/>
              </w:rPr>
              <w:t>8.2.</w:t>
            </w:r>
            <w:r>
              <w:rPr>
                <w:rFonts w:asciiTheme="minorHAnsi" w:eastAsiaTheme="minorEastAsia" w:hAnsiTheme="minorHAnsi"/>
                <w:noProof/>
                <w:color w:val="auto"/>
                <w:lang w:val="sv-SE" w:eastAsia="sv-SE"/>
              </w:rPr>
              <w:tab/>
            </w:r>
            <w:r w:rsidRPr="00E05DE1">
              <w:rPr>
                <w:rStyle w:val="Hyperlnk"/>
                <w:noProof/>
              </w:rPr>
              <w:t>Type Promotion</w:t>
            </w:r>
            <w:r>
              <w:rPr>
                <w:noProof/>
                <w:webHidden/>
              </w:rPr>
              <w:tab/>
            </w:r>
            <w:r>
              <w:rPr>
                <w:noProof/>
                <w:webHidden/>
              </w:rPr>
              <w:fldChar w:fldCharType="begin"/>
            </w:r>
            <w:r>
              <w:rPr>
                <w:noProof/>
                <w:webHidden/>
              </w:rPr>
              <w:instrText xml:space="preserve"> PAGEREF _Toc53991065 \h </w:instrText>
            </w:r>
            <w:r>
              <w:rPr>
                <w:noProof/>
                <w:webHidden/>
              </w:rPr>
            </w:r>
            <w:r>
              <w:rPr>
                <w:noProof/>
                <w:webHidden/>
              </w:rPr>
              <w:fldChar w:fldCharType="separate"/>
            </w:r>
            <w:r w:rsidR="000A6768">
              <w:rPr>
                <w:noProof/>
                <w:webHidden/>
              </w:rPr>
              <w:t>155</w:t>
            </w:r>
            <w:r>
              <w:rPr>
                <w:noProof/>
                <w:webHidden/>
              </w:rPr>
              <w:fldChar w:fldCharType="end"/>
            </w:r>
          </w:hyperlink>
        </w:p>
        <w:p w14:paraId="34AE5356" w14:textId="0CBF9975" w:rsidR="00E907E1" w:rsidRDefault="00E907E1">
          <w:pPr>
            <w:pStyle w:val="Innehll1"/>
            <w:rPr>
              <w:rFonts w:asciiTheme="minorHAnsi" w:eastAsiaTheme="minorEastAsia" w:hAnsiTheme="minorHAnsi"/>
              <w:noProof/>
              <w:color w:val="auto"/>
              <w:lang w:val="sv-SE" w:eastAsia="sv-SE"/>
            </w:rPr>
          </w:pPr>
          <w:hyperlink w:anchor="_Toc53991066" w:history="1">
            <w:r w:rsidRPr="00E05DE1">
              <w:rPr>
                <w:rStyle w:val="Hyperlnk"/>
                <w:noProof/>
              </w:rPr>
              <w:t>9.</w:t>
            </w:r>
            <w:r>
              <w:rPr>
                <w:rFonts w:asciiTheme="minorHAnsi" w:eastAsiaTheme="minorEastAsia" w:hAnsiTheme="minorHAnsi"/>
                <w:noProof/>
                <w:color w:val="auto"/>
                <w:lang w:val="sv-SE" w:eastAsia="sv-SE"/>
              </w:rPr>
              <w:tab/>
            </w:r>
            <w:r w:rsidRPr="00E05DE1">
              <w:rPr>
                <w:rStyle w:val="Hyperlnk"/>
                <w:noProof/>
              </w:rPr>
              <w:t>Constant Expression</w:t>
            </w:r>
            <w:r>
              <w:rPr>
                <w:noProof/>
                <w:webHidden/>
              </w:rPr>
              <w:tab/>
            </w:r>
            <w:r>
              <w:rPr>
                <w:noProof/>
                <w:webHidden/>
              </w:rPr>
              <w:fldChar w:fldCharType="begin"/>
            </w:r>
            <w:r>
              <w:rPr>
                <w:noProof/>
                <w:webHidden/>
              </w:rPr>
              <w:instrText xml:space="preserve"> PAGEREF _Toc53991066 \h </w:instrText>
            </w:r>
            <w:r>
              <w:rPr>
                <w:noProof/>
                <w:webHidden/>
              </w:rPr>
            </w:r>
            <w:r>
              <w:rPr>
                <w:noProof/>
                <w:webHidden/>
              </w:rPr>
              <w:fldChar w:fldCharType="separate"/>
            </w:r>
            <w:r w:rsidR="000A6768">
              <w:rPr>
                <w:noProof/>
                <w:webHidden/>
              </w:rPr>
              <w:t>156</w:t>
            </w:r>
            <w:r>
              <w:rPr>
                <w:noProof/>
                <w:webHidden/>
              </w:rPr>
              <w:fldChar w:fldCharType="end"/>
            </w:r>
          </w:hyperlink>
        </w:p>
        <w:p w14:paraId="1EBFE9A1" w14:textId="0D8DD34B"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7" w:history="1">
            <w:r w:rsidRPr="00E05DE1">
              <w:rPr>
                <w:rStyle w:val="Hyperlnk"/>
                <w:noProof/>
                <w:highlight w:val="white"/>
              </w:rPr>
              <w:t>9.1.</w:t>
            </w:r>
            <w:r>
              <w:rPr>
                <w:rFonts w:asciiTheme="minorHAnsi" w:eastAsiaTheme="minorEastAsia" w:hAnsiTheme="minorHAnsi"/>
                <w:noProof/>
                <w:color w:val="auto"/>
                <w:lang w:val="sv-SE" w:eastAsia="sv-SE"/>
              </w:rPr>
              <w:tab/>
            </w:r>
            <w:r w:rsidRPr="00E05DE1">
              <w:rPr>
                <w:rStyle w:val="Hyperlnk"/>
                <w:noProof/>
                <w:highlight w:val="white"/>
              </w:rPr>
              <w:t>Relation Expressions</w:t>
            </w:r>
            <w:r>
              <w:rPr>
                <w:noProof/>
                <w:webHidden/>
              </w:rPr>
              <w:tab/>
            </w:r>
            <w:r>
              <w:rPr>
                <w:noProof/>
                <w:webHidden/>
              </w:rPr>
              <w:fldChar w:fldCharType="begin"/>
            </w:r>
            <w:r>
              <w:rPr>
                <w:noProof/>
                <w:webHidden/>
              </w:rPr>
              <w:instrText xml:space="preserve"> PAGEREF _Toc53991067 \h </w:instrText>
            </w:r>
            <w:r>
              <w:rPr>
                <w:noProof/>
                <w:webHidden/>
              </w:rPr>
            </w:r>
            <w:r>
              <w:rPr>
                <w:noProof/>
                <w:webHidden/>
              </w:rPr>
              <w:fldChar w:fldCharType="separate"/>
            </w:r>
            <w:r w:rsidR="000A6768">
              <w:rPr>
                <w:noProof/>
                <w:webHidden/>
              </w:rPr>
              <w:t>156</w:t>
            </w:r>
            <w:r>
              <w:rPr>
                <w:noProof/>
                <w:webHidden/>
              </w:rPr>
              <w:fldChar w:fldCharType="end"/>
            </w:r>
          </w:hyperlink>
        </w:p>
        <w:p w14:paraId="437281BB" w14:textId="4662E877"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8" w:history="1">
            <w:r w:rsidRPr="00E05DE1">
              <w:rPr>
                <w:rStyle w:val="Hyperlnk"/>
                <w:noProof/>
                <w:highlight w:val="white"/>
              </w:rPr>
              <w:t>9.2.</w:t>
            </w:r>
            <w:r>
              <w:rPr>
                <w:rFonts w:asciiTheme="minorHAnsi" w:eastAsiaTheme="minorEastAsia" w:hAnsiTheme="minorHAnsi"/>
                <w:noProof/>
                <w:color w:val="auto"/>
                <w:lang w:val="sv-SE" w:eastAsia="sv-SE"/>
              </w:rPr>
              <w:tab/>
            </w:r>
            <w:r w:rsidRPr="00E05DE1">
              <w:rPr>
                <w:rStyle w:val="Hyperlnk"/>
                <w:noProof/>
                <w:highlight w:val="white"/>
              </w:rPr>
              <w:t>Arithmetic Expressions</w:t>
            </w:r>
            <w:r>
              <w:rPr>
                <w:noProof/>
                <w:webHidden/>
              </w:rPr>
              <w:tab/>
            </w:r>
            <w:r>
              <w:rPr>
                <w:noProof/>
                <w:webHidden/>
              </w:rPr>
              <w:fldChar w:fldCharType="begin"/>
            </w:r>
            <w:r>
              <w:rPr>
                <w:noProof/>
                <w:webHidden/>
              </w:rPr>
              <w:instrText xml:space="preserve"> PAGEREF _Toc53991068 \h </w:instrText>
            </w:r>
            <w:r>
              <w:rPr>
                <w:noProof/>
                <w:webHidden/>
              </w:rPr>
            </w:r>
            <w:r>
              <w:rPr>
                <w:noProof/>
                <w:webHidden/>
              </w:rPr>
              <w:fldChar w:fldCharType="separate"/>
            </w:r>
            <w:r w:rsidR="000A6768">
              <w:rPr>
                <w:noProof/>
                <w:webHidden/>
              </w:rPr>
              <w:t>160</w:t>
            </w:r>
            <w:r>
              <w:rPr>
                <w:noProof/>
                <w:webHidden/>
              </w:rPr>
              <w:fldChar w:fldCharType="end"/>
            </w:r>
          </w:hyperlink>
        </w:p>
        <w:p w14:paraId="1AE7BE46" w14:textId="64E87628" w:rsidR="00E907E1" w:rsidRDefault="00E907E1">
          <w:pPr>
            <w:pStyle w:val="Innehll2"/>
            <w:tabs>
              <w:tab w:val="left" w:pos="880"/>
              <w:tab w:val="right" w:leader="dot" w:pos="9350"/>
            </w:tabs>
            <w:rPr>
              <w:rFonts w:asciiTheme="minorHAnsi" w:eastAsiaTheme="minorEastAsia" w:hAnsiTheme="minorHAnsi"/>
              <w:noProof/>
              <w:color w:val="auto"/>
              <w:lang w:val="sv-SE" w:eastAsia="sv-SE"/>
            </w:rPr>
          </w:pPr>
          <w:hyperlink w:anchor="_Toc53991069" w:history="1">
            <w:r w:rsidRPr="00E05DE1">
              <w:rPr>
                <w:rStyle w:val="Hyperlnk"/>
                <w:noProof/>
                <w:highlight w:val="white"/>
              </w:rPr>
              <w:t>9.3.</w:t>
            </w:r>
            <w:r>
              <w:rPr>
                <w:rFonts w:asciiTheme="minorHAnsi" w:eastAsiaTheme="minorEastAsia" w:hAnsiTheme="minorHAnsi"/>
                <w:noProof/>
                <w:color w:val="auto"/>
                <w:lang w:val="sv-SE" w:eastAsia="sv-SE"/>
              </w:rPr>
              <w:tab/>
            </w:r>
            <w:r w:rsidRPr="00E05DE1">
              <w:rPr>
                <w:rStyle w:val="Hyperlnk"/>
                <w:noProof/>
                <w:highlight w:val="white"/>
              </w:rPr>
              <w:t>Type Cast</w:t>
            </w:r>
            <w:r>
              <w:rPr>
                <w:noProof/>
                <w:webHidden/>
              </w:rPr>
              <w:tab/>
            </w:r>
            <w:r>
              <w:rPr>
                <w:noProof/>
                <w:webHidden/>
              </w:rPr>
              <w:fldChar w:fldCharType="begin"/>
            </w:r>
            <w:r>
              <w:rPr>
                <w:noProof/>
                <w:webHidden/>
              </w:rPr>
              <w:instrText xml:space="preserve"> PAGEREF _Toc53991069 \h </w:instrText>
            </w:r>
            <w:r>
              <w:rPr>
                <w:noProof/>
                <w:webHidden/>
              </w:rPr>
            </w:r>
            <w:r>
              <w:rPr>
                <w:noProof/>
                <w:webHidden/>
              </w:rPr>
              <w:fldChar w:fldCharType="separate"/>
            </w:r>
            <w:r w:rsidR="000A6768">
              <w:rPr>
                <w:noProof/>
                <w:webHidden/>
              </w:rPr>
              <w:t>166</w:t>
            </w:r>
            <w:r>
              <w:rPr>
                <w:noProof/>
                <w:webHidden/>
              </w:rPr>
              <w:fldChar w:fldCharType="end"/>
            </w:r>
          </w:hyperlink>
        </w:p>
        <w:p w14:paraId="477B4704" w14:textId="23580D26" w:rsidR="00E907E1" w:rsidRDefault="00E907E1">
          <w:pPr>
            <w:pStyle w:val="Innehll1"/>
            <w:rPr>
              <w:rFonts w:asciiTheme="minorHAnsi" w:eastAsiaTheme="minorEastAsia" w:hAnsiTheme="minorHAnsi"/>
              <w:noProof/>
              <w:color w:val="auto"/>
              <w:lang w:val="sv-SE" w:eastAsia="sv-SE"/>
            </w:rPr>
          </w:pPr>
          <w:hyperlink w:anchor="_Toc53991070" w:history="1">
            <w:r w:rsidRPr="00E05DE1">
              <w:rPr>
                <w:rStyle w:val="Hyperlnk"/>
                <w:noProof/>
              </w:rPr>
              <w:t>10.</w:t>
            </w:r>
            <w:r>
              <w:rPr>
                <w:rFonts w:asciiTheme="minorHAnsi" w:eastAsiaTheme="minorEastAsia" w:hAnsiTheme="minorHAnsi"/>
                <w:noProof/>
                <w:color w:val="auto"/>
                <w:lang w:val="sv-SE" w:eastAsia="sv-SE"/>
              </w:rPr>
              <w:tab/>
            </w:r>
            <w:r w:rsidRPr="00E05DE1">
              <w:rPr>
                <w:rStyle w:val="Hyperlnk"/>
                <w:noProof/>
              </w:rPr>
              <w:t>Static Address Expression</w:t>
            </w:r>
            <w:r>
              <w:rPr>
                <w:noProof/>
                <w:webHidden/>
              </w:rPr>
              <w:tab/>
            </w:r>
            <w:r>
              <w:rPr>
                <w:noProof/>
                <w:webHidden/>
              </w:rPr>
              <w:fldChar w:fldCharType="begin"/>
            </w:r>
            <w:r>
              <w:rPr>
                <w:noProof/>
                <w:webHidden/>
              </w:rPr>
              <w:instrText xml:space="preserve"> PAGEREF _Toc53991070 \h </w:instrText>
            </w:r>
            <w:r>
              <w:rPr>
                <w:noProof/>
                <w:webHidden/>
              </w:rPr>
            </w:r>
            <w:r>
              <w:rPr>
                <w:noProof/>
                <w:webHidden/>
              </w:rPr>
              <w:fldChar w:fldCharType="separate"/>
            </w:r>
            <w:r w:rsidR="000A6768">
              <w:rPr>
                <w:noProof/>
                <w:webHidden/>
              </w:rPr>
              <w:t>170</w:t>
            </w:r>
            <w:r>
              <w:rPr>
                <w:noProof/>
                <w:webHidden/>
              </w:rPr>
              <w:fldChar w:fldCharType="end"/>
            </w:r>
          </w:hyperlink>
        </w:p>
        <w:p w14:paraId="5F603825" w14:textId="21B0341F" w:rsidR="00E907E1" w:rsidRDefault="00E907E1">
          <w:pPr>
            <w:pStyle w:val="Innehll1"/>
            <w:rPr>
              <w:rFonts w:asciiTheme="minorHAnsi" w:eastAsiaTheme="minorEastAsia" w:hAnsiTheme="minorHAnsi"/>
              <w:noProof/>
              <w:color w:val="auto"/>
              <w:lang w:val="sv-SE" w:eastAsia="sv-SE"/>
            </w:rPr>
          </w:pPr>
          <w:hyperlink w:anchor="_Toc53991071" w:history="1">
            <w:r w:rsidRPr="00E05DE1">
              <w:rPr>
                <w:rStyle w:val="Hyperlnk"/>
                <w:noProof/>
              </w:rPr>
              <w:t>11.</w:t>
            </w:r>
            <w:r>
              <w:rPr>
                <w:rFonts w:asciiTheme="minorHAnsi" w:eastAsiaTheme="minorEastAsia" w:hAnsiTheme="minorHAnsi"/>
                <w:noProof/>
                <w:color w:val="auto"/>
                <w:lang w:val="sv-SE" w:eastAsia="sv-SE"/>
              </w:rPr>
              <w:tab/>
            </w:r>
            <w:r w:rsidRPr="00E05DE1">
              <w:rPr>
                <w:rStyle w:val="Hyperlnk"/>
                <w:noProof/>
              </w:rPr>
              <w:t>Initialization</w:t>
            </w:r>
            <w:r>
              <w:rPr>
                <w:noProof/>
                <w:webHidden/>
              </w:rPr>
              <w:tab/>
            </w:r>
            <w:r>
              <w:rPr>
                <w:noProof/>
                <w:webHidden/>
              </w:rPr>
              <w:fldChar w:fldCharType="begin"/>
            </w:r>
            <w:r>
              <w:rPr>
                <w:noProof/>
                <w:webHidden/>
              </w:rPr>
              <w:instrText xml:space="preserve"> PAGEREF _Toc53991071 \h </w:instrText>
            </w:r>
            <w:r>
              <w:rPr>
                <w:noProof/>
                <w:webHidden/>
              </w:rPr>
            </w:r>
            <w:r>
              <w:rPr>
                <w:noProof/>
                <w:webHidden/>
              </w:rPr>
              <w:fldChar w:fldCharType="separate"/>
            </w:r>
            <w:r w:rsidR="000A6768">
              <w:rPr>
                <w:noProof/>
                <w:webHidden/>
              </w:rPr>
              <w:t>174</w:t>
            </w:r>
            <w:r>
              <w:rPr>
                <w:noProof/>
                <w:webHidden/>
              </w:rPr>
              <w:fldChar w:fldCharType="end"/>
            </w:r>
          </w:hyperlink>
        </w:p>
        <w:p w14:paraId="0956DF87" w14:textId="5CB84880" w:rsidR="00E907E1" w:rsidRDefault="00E907E1">
          <w:pPr>
            <w:pStyle w:val="Innehll1"/>
            <w:rPr>
              <w:rFonts w:asciiTheme="minorHAnsi" w:eastAsiaTheme="minorEastAsia" w:hAnsiTheme="minorHAnsi"/>
              <w:noProof/>
              <w:color w:val="auto"/>
              <w:lang w:val="sv-SE" w:eastAsia="sv-SE"/>
            </w:rPr>
          </w:pPr>
          <w:hyperlink w:anchor="_Toc53991072" w:history="1">
            <w:r w:rsidRPr="00E05DE1">
              <w:rPr>
                <w:rStyle w:val="Hyperlnk"/>
                <w:noProof/>
              </w:rPr>
              <w:t>12.</w:t>
            </w:r>
            <w:r>
              <w:rPr>
                <w:rFonts w:asciiTheme="minorHAnsi" w:eastAsiaTheme="minorEastAsia" w:hAnsiTheme="minorHAnsi"/>
                <w:noProof/>
                <w:color w:val="auto"/>
                <w:lang w:val="sv-SE" w:eastAsia="sv-SE"/>
              </w:rPr>
              <w:tab/>
            </w:r>
            <w:r w:rsidRPr="00E05DE1">
              <w:rPr>
                <w:rStyle w:val="Hyperlnk"/>
                <w:noProof/>
              </w:rPr>
              <w:t>Middle Code Optimization</w:t>
            </w:r>
            <w:r>
              <w:rPr>
                <w:noProof/>
                <w:webHidden/>
              </w:rPr>
              <w:tab/>
            </w:r>
            <w:r>
              <w:rPr>
                <w:noProof/>
                <w:webHidden/>
              </w:rPr>
              <w:fldChar w:fldCharType="begin"/>
            </w:r>
            <w:r>
              <w:rPr>
                <w:noProof/>
                <w:webHidden/>
              </w:rPr>
              <w:instrText xml:space="preserve"> PAGEREF _Toc53991072 \h </w:instrText>
            </w:r>
            <w:r>
              <w:rPr>
                <w:noProof/>
                <w:webHidden/>
              </w:rPr>
            </w:r>
            <w:r>
              <w:rPr>
                <w:noProof/>
                <w:webHidden/>
              </w:rPr>
              <w:fldChar w:fldCharType="separate"/>
            </w:r>
            <w:r w:rsidR="000A6768">
              <w:rPr>
                <w:noProof/>
                <w:webHidden/>
              </w:rPr>
              <w:t>182</w:t>
            </w:r>
            <w:r>
              <w:rPr>
                <w:noProof/>
                <w:webHidden/>
              </w:rPr>
              <w:fldChar w:fldCharType="end"/>
            </w:r>
          </w:hyperlink>
        </w:p>
        <w:p w14:paraId="64C9E9B9" w14:textId="483B517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3" w:history="1">
            <w:r w:rsidRPr="00E05DE1">
              <w:rPr>
                <w:rStyle w:val="Hyperlnk"/>
                <w:noProof/>
              </w:rPr>
              <w:t>12.1.1.</w:t>
            </w:r>
            <w:r>
              <w:rPr>
                <w:rFonts w:asciiTheme="minorHAnsi" w:eastAsiaTheme="minorEastAsia" w:hAnsiTheme="minorHAnsi"/>
                <w:noProof/>
                <w:color w:val="auto"/>
                <w:lang w:val="sv-SE" w:eastAsia="sv-SE"/>
              </w:rPr>
              <w:tab/>
            </w:r>
            <w:r w:rsidRPr="00E05DE1">
              <w:rPr>
                <w:rStyle w:val="Hyperlnk"/>
                <w:noProof/>
              </w:rPr>
              <w:t>Object to Integer Addresses</w:t>
            </w:r>
            <w:r>
              <w:rPr>
                <w:noProof/>
                <w:webHidden/>
              </w:rPr>
              <w:tab/>
            </w:r>
            <w:r>
              <w:rPr>
                <w:noProof/>
                <w:webHidden/>
              </w:rPr>
              <w:fldChar w:fldCharType="begin"/>
            </w:r>
            <w:r>
              <w:rPr>
                <w:noProof/>
                <w:webHidden/>
              </w:rPr>
              <w:instrText xml:space="preserve"> PAGEREF _Toc53991073 \h </w:instrText>
            </w:r>
            <w:r>
              <w:rPr>
                <w:noProof/>
                <w:webHidden/>
              </w:rPr>
            </w:r>
            <w:r>
              <w:rPr>
                <w:noProof/>
                <w:webHidden/>
              </w:rPr>
              <w:fldChar w:fldCharType="separate"/>
            </w:r>
            <w:r w:rsidR="000A6768">
              <w:rPr>
                <w:noProof/>
                <w:webHidden/>
              </w:rPr>
              <w:t>183</w:t>
            </w:r>
            <w:r>
              <w:rPr>
                <w:noProof/>
                <w:webHidden/>
              </w:rPr>
              <w:fldChar w:fldCharType="end"/>
            </w:r>
          </w:hyperlink>
        </w:p>
        <w:p w14:paraId="31185A70" w14:textId="11221B9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4" w:history="1">
            <w:r w:rsidRPr="00E05DE1">
              <w:rPr>
                <w:rStyle w:val="Hyperlnk"/>
                <w:noProof/>
              </w:rPr>
              <w:t>12.1.2.</w:t>
            </w:r>
            <w:r>
              <w:rPr>
                <w:rFonts w:asciiTheme="minorHAnsi" w:eastAsiaTheme="minorEastAsia" w:hAnsiTheme="minorHAnsi"/>
                <w:noProof/>
                <w:color w:val="auto"/>
                <w:lang w:val="sv-SE" w:eastAsia="sv-SE"/>
              </w:rPr>
              <w:tab/>
            </w:r>
            <w:r w:rsidRPr="00E05DE1">
              <w:rPr>
                <w:rStyle w:val="Hyperlnk"/>
                <w:noProof/>
              </w:rPr>
              <w:t>Goto Next Instructions</w:t>
            </w:r>
            <w:r>
              <w:rPr>
                <w:noProof/>
                <w:webHidden/>
              </w:rPr>
              <w:tab/>
            </w:r>
            <w:r>
              <w:rPr>
                <w:noProof/>
                <w:webHidden/>
              </w:rPr>
              <w:fldChar w:fldCharType="begin"/>
            </w:r>
            <w:r>
              <w:rPr>
                <w:noProof/>
                <w:webHidden/>
              </w:rPr>
              <w:instrText xml:space="preserve"> PAGEREF _Toc53991074 \h </w:instrText>
            </w:r>
            <w:r>
              <w:rPr>
                <w:noProof/>
                <w:webHidden/>
              </w:rPr>
            </w:r>
            <w:r>
              <w:rPr>
                <w:noProof/>
                <w:webHidden/>
              </w:rPr>
              <w:fldChar w:fldCharType="separate"/>
            </w:r>
            <w:r w:rsidR="000A6768">
              <w:rPr>
                <w:noProof/>
                <w:webHidden/>
              </w:rPr>
              <w:t>183</w:t>
            </w:r>
            <w:r>
              <w:rPr>
                <w:noProof/>
                <w:webHidden/>
              </w:rPr>
              <w:fldChar w:fldCharType="end"/>
            </w:r>
          </w:hyperlink>
        </w:p>
        <w:p w14:paraId="0E525AAD" w14:textId="5F980E0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5" w:history="1">
            <w:r w:rsidRPr="00E05DE1">
              <w:rPr>
                <w:rStyle w:val="Hyperlnk"/>
                <w:noProof/>
              </w:rPr>
              <w:t>12.1.3.</w:t>
            </w:r>
            <w:r>
              <w:rPr>
                <w:rFonts w:asciiTheme="minorHAnsi" w:eastAsiaTheme="minorEastAsia" w:hAnsiTheme="minorHAnsi"/>
                <w:noProof/>
                <w:color w:val="auto"/>
                <w:lang w:val="sv-SE" w:eastAsia="sv-SE"/>
              </w:rPr>
              <w:tab/>
            </w:r>
            <w:r w:rsidRPr="00E05DE1">
              <w:rPr>
                <w:rStyle w:val="Hyperlnk"/>
                <w:noProof/>
              </w:rPr>
              <w:t>Next-Double Goto Statements</w:t>
            </w:r>
            <w:r>
              <w:rPr>
                <w:noProof/>
                <w:webHidden/>
              </w:rPr>
              <w:tab/>
            </w:r>
            <w:r>
              <w:rPr>
                <w:noProof/>
                <w:webHidden/>
              </w:rPr>
              <w:fldChar w:fldCharType="begin"/>
            </w:r>
            <w:r>
              <w:rPr>
                <w:noProof/>
                <w:webHidden/>
              </w:rPr>
              <w:instrText xml:space="preserve"> PAGEREF _Toc53991075 \h </w:instrText>
            </w:r>
            <w:r>
              <w:rPr>
                <w:noProof/>
                <w:webHidden/>
              </w:rPr>
            </w:r>
            <w:r>
              <w:rPr>
                <w:noProof/>
                <w:webHidden/>
              </w:rPr>
              <w:fldChar w:fldCharType="separate"/>
            </w:r>
            <w:r w:rsidR="000A6768">
              <w:rPr>
                <w:noProof/>
                <w:webHidden/>
              </w:rPr>
              <w:t>184</w:t>
            </w:r>
            <w:r>
              <w:rPr>
                <w:noProof/>
                <w:webHidden/>
              </w:rPr>
              <w:fldChar w:fldCharType="end"/>
            </w:r>
          </w:hyperlink>
        </w:p>
        <w:p w14:paraId="086D461D" w14:textId="5258913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6" w:history="1">
            <w:r w:rsidRPr="00E05DE1">
              <w:rPr>
                <w:rStyle w:val="Hyperlnk"/>
                <w:noProof/>
              </w:rPr>
              <w:t>12.1.4.</w:t>
            </w:r>
            <w:r>
              <w:rPr>
                <w:rFonts w:asciiTheme="minorHAnsi" w:eastAsiaTheme="minorEastAsia" w:hAnsiTheme="minorHAnsi"/>
                <w:noProof/>
                <w:color w:val="auto"/>
                <w:lang w:val="sv-SE" w:eastAsia="sv-SE"/>
              </w:rPr>
              <w:tab/>
            </w:r>
            <w:r w:rsidRPr="00E05DE1">
              <w:rPr>
                <w:rStyle w:val="Hyperlnk"/>
                <w:noProof/>
              </w:rPr>
              <w:t>Goto Chains</w:t>
            </w:r>
            <w:r>
              <w:rPr>
                <w:noProof/>
                <w:webHidden/>
              </w:rPr>
              <w:tab/>
            </w:r>
            <w:r>
              <w:rPr>
                <w:noProof/>
                <w:webHidden/>
              </w:rPr>
              <w:fldChar w:fldCharType="begin"/>
            </w:r>
            <w:r>
              <w:rPr>
                <w:noProof/>
                <w:webHidden/>
              </w:rPr>
              <w:instrText xml:space="preserve"> PAGEREF _Toc53991076 \h </w:instrText>
            </w:r>
            <w:r>
              <w:rPr>
                <w:noProof/>
                <w:webHidden/>
              </w:rPr>
            </w:r>
            <w:r>
              <w:rPr>
                <w:noProof/>
                <w:webHidden/>
              </w:rPr>
              <w:fldChar w:fldCharType="separate"/>
            </w:r>
            <w:r w:rsidR="000A6768">
              <w:rPr>
                <w:noProof/>
                <w:webHidden/>
              </w:rPr>
              <w:t>185</w:t>
            </w:r>
            <w:r>
              <w:rPr>
                <w:noProof/>
                <w:webHidden/>
              </w:rPr>
              <w:fldChar w:fldCharType="end"/>
            </w:r>
          </w:hyperlink>
        </w:p>
        <w:p w14:paraId="632780E7" w14:textId="686A405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7" w:history="1">
            <w:r w:rsidRPr="00E05DE1">
              <w:rPr>
                <w:rStyle w:val="Hyperlnk"/>
                <w:noProof/>
              </w:rPr>
              <w:t>12.1.5.</w:t>
            </w:r>
            <w:r>
              <w:rPr>
                <w:rFonts w:asciiTheme="minorHAnsi" w:eastAsiaTheme="minorEastAsia" w:hAnsiTheme="minorHAnsi"/>
                <w:noProof/>
                <w:color w:val="auto"/>
                <w:lang w:val="sv-SE" w:eastAsia="sv-SE"/>
              </w:rPr>
              <w:tab/>
            </w:r>
            <w:r w:rsidRPr="00E05DE1">
              <w:rPr>
                <w:rStyle w:val="Hyperlnk"/>
                <w:noProof/>
              </w:rPr>
              <w:t>Remove Unreachable Code</w:t>
            </w:r>
            <w:r>
              <w:rPr>
                <w:noProof/>
                <w:webHidden/>
              </w:rPr>
              <w:tab/>
            </w:r>
            <w:r>
              <w:rPr>
                <w:noProof/>
                <w:webHidden/>
              </w:rPr>
              <w:fldChar w:fldCharType="begin"/>
            </w:r>
            <w:r>
              <w:rPr>
                <w:noProof/>
                <w:webHidden/>
              </w:rPr>
              <w:instrText xml:space="preserve"> PAGEREF _Toc53991077 \h </w:instrText>
            </w:r>
            <w:r>
              <w:rPr>
                <w:noProof/>
                <w:webHidden/>
              </w:rPr>
            </w:r>
            <w:r>
              <w:rPr>
                <w:noProof/>
                <w:webHidden/>
              </w:rPr>
              <w:fldChar w:fldCharType="separate"/>
            </w:r>
            <w:r w:rsidR="000A6768">
              <w:rPr>
                <w:noProof/>
                <w:webHidden/>
              </w:rPr>
              <w:t>186</w:t>
            </w:r>
            <w:r>
              <w:rPr>
                <w:noProof/>
                <w:webHidden/>
              </w:rPr>
              <w:fldChar w:fldCharType="end"/>
            </w:r>
          </w:hyperlink>
        </w:p>
        <w:p w14:paraId="7D890ADC" w14:textId="730F95B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8" w:history="1">
            <w:r w:rsidRPr="00E05DE1">
              <w:rPr>
                <w:rStyle w:val="Hyperlnk"/>
                <w:noProof/>
              </w:rPr>
              <w:t>12.1.1.</w:t>
            </w:r>
            <w:r>
              <w:rPr>
                <w:rFonts w:asciiTheme="minorHAnsi" w:eastAsiaTheme="minorEastAsia" w:hAnsiTheme="minorHAnsi"/>
                <w:noProof/>
                <w:color w:val="auto"/>
                <w:lang w:val="sv-SE" w:eastAsia="sv-SE"/>
              </w:rPr>
              <w:tab/>
            </w:r>
            <w:r w:rsidRPr="00E05DE1">
              <w:rPr>
                <w:rStyle w:val="Hyperlnk"/>
                <w:noProof/>
              </w:rPr>
              <w:t>Remove Push-Pop Chains</w:t>
            </w:r>
            <w:r>
              <w:rPr>
                <w:noProof/>
                <w:webHidden/>
              </w:rPr>
              <w:tab/>
            </w:r>
            <w:r>
              <w:rPr>
                <w:noProof/>
                <w:webHidden/>
              </w:rPr>
              <w:fldChar w:fldCharType="begin"/>
            </w:r>
            <w:r>
              <w:rPr>
                <w:noProof/>
                <w:webHidden/>
              </w:rPr>
              <w:instrText xml:space="preserve"> PAGEREF _Toc53991078 \h </w:instrText>
            </w:r>
            <w:r>
              <w:rPr>
                <w:noProof/>
                <w:webHidden/>
              </w:rPr>
            </w:r>
            <w:r>
              <w:rPr>
                <w:noProof/>
                <w:webHidden/>
              </w:rPr>
              <w:fldChar w:fldCharType="separate"/>
            </w:r>
            <w:r w:rsidR="000A6768">
              <w:rPr>
                <w:noProof/>
                <w:webHidden/>
              </w:rPr>
              <w:t>187</w:t>
            </w:r>
            <w:r>
              <w:rPr>
                <w:noProof/>
                <w:webHidden/>
              </w:rPr>
              <w:fldChar w:fldCharType="end"/>
            </w:r>
          </w:hyperlink>
        </w:p>
        <w:p w14:paraId="0D729E2C" w14:textId="5AA545B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79" w:history="1">
            <w:r w:rsidRPr="00E05DE1">
              <w:rPr>
                <w:rStyle w:val="Hyperlnk"/>
                <w:noProof/>
              </w:rPr>
              <w:t>12.1.1.</w:t>
            </w:r>
            <w:r>
              <w:rPr>
                <w:rFonts w:asciiTheme="minorHAnsi" w:eastAsiaTheme="minorEastAsia" w:hAnsiTheme="minorHAnsi"/>
                <w:noProof/>
                <w:color w:val="auto"/>
                <w:lang w:val="sv-SE" w:eastAsia="sv-SE"/>
              </w:rPr>
              <w:tab/>
            </w:r>
            <w:r w:rsidRPr="00E05DE1">
              <w:rPr>
                <w:rStyle w:val="Hyperlnk"/>
                <w:noProof/>
              </w:rPr>
              <w:t>Merge Pop-Push Chains</w:t>
            </w:r>
            <w:r>
              <w:rPr>
                <w:noProof/>
                <w:webHidden/>
              </w:rPr>
              <w:tab/>
            </w:r>
            <w:r>
              <w:rPr>
                <w:noProof/>
                <w:webHidden/>
              </w:rPr>
              <w:fldChar w:fldCharType="begin"/>
            </w:r>
            <w:r>
              <w:rPr>
                <w:noProof/>
                <w:webHidden/>
              </w:rPr>
              <w:instrText xml:space="preserve"> PAGEREF _Toc53991079 \h </w:instrText>
            </w:r>
            <w:r>
              <w:rPr>
                <w:noProof/>
                <w:webHidden/>
              </w:rPr>
            </w:r>
            <w:r>
              <w:rPr>
                <w:noProof/>
                <w:webHidden/>
              </w:rPr>
              <w:fldChar w:fldCharType="separate"/>
            </w:r>
            <w:r w:rsidR="000A6768">
              <w:rPr>
                <w:noProof/>
                <w:webHidden/>
              </w:rPr>
              <w:t>187</w:t>
            </w:r>
            <w:r>
              <w:rPr>
                <w:noProof/>
                <w:webHidden/>
              </w:rPr>
              <w:fldChar w:fldCharType="end"/>
            </w:r>
          </w:hyperlink>
        </w:p>
        <w:p w14:paraId="012AC864" w14:textId="19B985A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0" w:history="1">
            <w:r w:rsidRPr="00E05DE1">
              <w:rPr>
                <w:rStyle w:val="Hyperlnk"/>
                <w:noProof/>
              </w:rPr>
              <w:t>12.1.2.</w:t>
            </w:r>
            <w:r>
              <w:rPr>
                <w:rFonts w:asciiTheme="minorHAnsi" w:eastAsiaTheme="minorEastAsia" w:hAnsiTheme="minorHAnsi"/>
                <w:noProof/>
                <w:color w:val="auto"/>
                <w:lang w:val="sv-SE" w:eastAsia="sv-SE"/>
              </w:rPr>
              <w:tab/>
            </w:r>
            <w:r w:rsidRPr="00E05DE1">
              <w:rPr>
                <w:rStyle w:val="Hyperlnk"/>
                <w:noProof/>
              </w:rPr>
              <w:t>Change Top-Pop to Pop</w:t>
            </w:r>
            <w:r>
              <w:rPr>
                <w:noProof/>
                <w:webHidden/>
              </w:rPr>
              <w:tab/>
            </w:r>
            <w:r>
              <w:rPr>
                <w:noProof/>
                <w:webHidden/>
              </w:rPr>
              <w:fldChar w:fldCharType="begin"/>
            </w:r>
            <w:r>
              <w:rPr>
                <w:noProof/>
                <w:webHidden/>
              </w:rPr>
              <w:instrText xml:space="preserve"> PAGEREF _Toc53991080 \h </w:instrText>
            </w:r>
            <w:r>
              <w:rPr>
                <w:noProof/>
                <w:webHidden/>
              </w:rPr>
            </w:r>
            <w:r>
              <w:rPr>
                <w:noProof/>
                <w:webHidden/>
              </w:rPr>
              <w:fldChar w:fldCharType="separate"/>
            </w:r>
            <w:r w:rsidR="000A6768">
              <w:rPr>
                <w:noProof/>
                <w:webHidden/>
              </w:rPr>
              <w:t>187</w:t>
            </w:r>
            <w:r>
              <w:rPr>
                <w:noProof/>
                <w:webHidden/>
              </w:rPr>
              <w:fldChar w:fldCharType="end"/>
            </w:r>
          </w:hyperlink>
        </w:p>
        <w:p w14:paraId="615665F7" w14:textId="0E5EA63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1" w:history="1">
            <w:r w:rsidRPr="00E05DE1">
              <w:rPr>
                <w:rStyle w:val="Hyperlnk"/>
                <w:noProof/>
                <w:highlight w:val="white"/>
                <w:lang w:val="sv-SE"/>
              </w:rPr>
              <w:t>12.1.3.</w:t>
            </w:r>
            <w:r>
              <w:rPr>
                <w:rFonts w:asciiTheme="minorHAnsi" w:eastAsiaTheme="minorEastAsia" w:hAnsiTheme="minorHAnsi"/>
                <w:noProof/>
                <w:color w:val="auto"/>
                <w:lang w:val="sv-SE" w:eastAsia="sv-SE"/>
              </w:rPr>
              <w:tab/>
            </w:r>
            <w:r w:rsidRPr="00E05DE1">
              <w:rPr>
                <w:rStyle w:val="Hyperlnk"/>
                <w:noProof/>
                <w:highlight w:val="white"/>
                <w:lang w:val="sv-SE"/>
              </w:rPr>
              <w:t>Sematic Optimization</w:t>
            </w:r>
            <w:r>
              <w:rPr>
                <w:noProof/>
                <w:webHidden/>
              </w:rPr>
              <w:tab/>
            </w:r>
            <w:r>
              <w:rPr>
                <w:noProof/>
                <w:webHidden/>
              </w:rPr>
              <w:fldChar w:fldCharType="begin"/>
            </w:r>
            <w:r>
              <w:rPr>
                <w:noProof/>
                <w:webHidden/>
              </w:rPr>
              <w:instrText xml:space="preserve"> PAGEREF _Toc53991081 \h </w:instrText>
            </w:r>
            <w:r>
              <w:rPr>
                <w:noProof/>
                <w:webHidden/>
              </w:rPr>
            </w:r>
            <w:r>
              <w:rPr>
                <w:noProof/>
                <w:webHidden/>
              </w:rPr>
              <w:fldChar w:fldCharType="separate"/>
            </w:r>
            <w:r w:rsidR="000A6768">
              <w:rPr>
                <w:noProof/>
                <w:webHidden/>
              </w:rPr>
              <w:t>188</w:t>
            </w:r>
            <w:r>
              <w:rPr>
                <w:noProof/>
                <w:webHidden/>
              </w:rPr>
              <w:fldChar w:fldCharType="end"/>
            </w:r>
          </w:hyperlink>
        </w:p>
        <w:p w14:paraId="4A929311" w14:textId="746E7EF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2" w:history="1">
            <w:r w:rsidRPr="00E05DE1">
              <w:rPr>
                <w:rStyle w:val="Hyperlnk"/>
                <w:noProof/>
                <w:highlight w:val="white"/>
              </w:rPr>
              <w:t>12.1.4.</w:t>
            </w:r>
            <w:r>
              <w:rPr>
                <w:rFonts w:asciiTheme="minorHAnsi" w:eastAsiaTheme="minorEastAsia" w:hAnsiTheme="minorHAnsi"/>
                <w:noProof/>
                <w:color w:val="auto"/>
                <w:lang w:val="sv-SE" w:eastAsia="sv-SE"/>
              </w:rPr>
              <w:tab/>
            </w:r>
            <w:r w:rsidRPr="00E05DE1">
              <w:rPr>
                <w:rStyle w:val="Hyperlnk"/>
                <w:noProof/>
                <w:highlight w:val="white"/>
              </w:rPr>
              <w:t>Optimize Relation Expression</w:t>
            </w:r>
            <w:r>
              <w:rPr>
                <w:noProof/>
                <w:webHidden/>
              </w:rPr>
              <w:tab/>
            </w:r>
            <w:r>
              <w:rPr>
                <w:noProof/>
                <w:webHidden/>
              </w:rPr>
              <w:fldChar w:fldCharType="begin"/>
            </w:r>
            <w:r>
              <w:rPr>
                <w:noProof/>
                <w:webHidden/>
              </w:rPr>
              <w:instrText xml:space="preserve"> PAGEREF _Toc53991082 \h </w:instrText>
            </w:r>
            <w:r>
              <w:rPr>
                <w:noProof/>
                <w:webHidden/>
              </w:rPr>
            </w:r>
            <w:r>
              <w:rPr>
                <w:noProof/>
                <w:webHidden/>
              </w:rPr>
              <w:fldChar w:fldCharType="separate"/>
            </w:r>
            <w:r w:rsidR="000A6768">
              <w:rPr>
                <w:noProof/>
                <w:webHidden/>
              </w:rPr>
              <w:t>191</w:t>
            </w:r>
            <w:r>
              <w:rPr>
                <w:noProof/>
                <w:webHidden/>
              </w:rPr>
              <w:fldChar w:fldCharType="end"/>
            </w:r>
          </w:hyperlink>
        </w:p>
        <w:p w14:paraId="7420CC6A" w14:textId="3C0C687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3" w:history="1">
            <w:r w:rsidRPr="00E05DE1">
              <w:rPr>
                <w:rStyle w:val="Hyperlnk"/>
                <w:noProof/>
                <w:highlight w:val="white"/>
              </w:rPr>
              <w:t>12.1.1.</w:t>
            </w:r>
            <w:r>
              <w:rPr>
                <w:rFonts w:asciiTheme="minorHAnsi" w:eastAsiaTheme="minorEastAsia" w:hAnsiTheme="minorHAnsi"/>
                <w:noProof/>
                <w:color w:val="auto"/>
                <w:lang w:val="sv-SE" w:eastAsia="sv-SE"/>
              </w:rPr>
              <w:tab/>
            </w:r>
            <w:r w:rsidRPr="00E05DE1">
              <w:rPr>
                <w:rStyle w:val="Hyperlnk"/>
                <w:noProof/>
                <w:highlight w:val="white"/>
              </w:rPr>
              <w:t>Optimize Communicative Expression</w:t>
            </w:r>
            <w:r>
              <w:rPr>
                <w:noProof/>
                <w:webHidden/>
              </w:rPr>
              <w:tab/>
            </w:r>
            <w:r>
              <w:rPr>
                <w:noProof/>
                <w:webHidden/>
              </w:rPr>
              <w:fldChar w:fldCharType="begin"/>
            </w:r>
            <w:r>
              <w:rPr>
                <w:noProof/>
                <w:webHidden/>
              </w:rPr>
              <w:instrText xml:space="preserve"> PAGEREF _Toc53991083 \h </w:instrText>
            </w:r>
            <w:r>
              <w:rPr>
                <w:noProof/>
                <w:webHidden/>
              </w:rPr>
            </w:r>
            <w:r>
              <w:rPr>
                <w:noProof/>
                <w:webHidden/>
              </w:rPr>
              <w:fldChar w:fldCharType="separate"/>
            </w:r>
            <w:r w:rsidR="000A6768">
              <w:rPr>
                <w:noProof/>
                <w:webHidden/>
              </w:rPr>
              <w:t>192</w:t>
            </w:r>
            <w:r>
              <w:rPr>
                <w:noProof/>
                <w:webHidden/>
              </w:rPr>
              <w:fldChar w:fldCharType="end"/>
            </w:r>
          </w:hyperlink>
        </w:p>
        <w:p w14:paraId="294EE529" w14:textId="7C21CAF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4" w:history="1">
            <w:r w:rsidRPr="00E05DE1">
              <w:rPr>
                <w:rStyle w:val="Hyperlnk"/>
                <w:noProof/>
              </w:rPr>
              <w:t>12.1.2.</w:t>
            </w:r>
            <w:r>
              <w:rPr>
                <w:rFonts w:asciiTheme="minorHAnsi" w:eastAsiaTheme="minorEastAsia" w:hAnsiTheme="minorHAnsi"/>
                <w:noProof/>
                <w:color w:val="auto"/>
                <w:lang w:val="sv-SE" w:eastAsia="sv-SE"/>
              </w:rPr>
              <w:tab/>
            </w:r>
            <w:r w:rsidRPr="00E05DE1">
              <w:rPr>
                <w:rStyle w:val="Hyperlnk"/>
                <w:noProof/>
              </w:rPr>
              <w:t>Remove Trivial Assignment</w:t>
            </w:r>
            <w:r>
              <w:rPr>
                <w:noProof/>
                <w:webHidden/>
              </w:rPr>
              <w:tab/>
            </w:r>
            <w:r>
              <w:rPr>
                <w:noProof/>
                <w:webHidden/>
              </w:rPr>
              <w:fldChar w:fldCharType="begin"/>
            </w:r>
            <w:r>
              <w:rPr>
                <w:noProof/>
                <w:webHidden/>
              </w:rPr>
              <w:instrText xml:space="preserve"> PAGEREF _Toc53991084 \h </w:instrText>
            </w:r>
            <w:r>
              <w:rPr>
                <w:noProof/>
                <w:webHidden/>
              </w:rPr>
            </w:r>
            <w:r>
              <w:rPr>
                <w:noProof/>
                <w:webHidden/>
              </w:rPr>
              <w:fldChar w:fldCharType="separate"/>
            </w:r>
            <w:r w:rsidR="000A6768">
              <w:rPr>
                <w:noProof/>
                <w:webHidden/>
              </w:rPr>
              <w:t>192</w:t>
            </w:r>
            <w:r>
              <w:rPr>
                <w:noProof/>
                <w:webHidden/>
              </w:rPr>
              <w:fldChar w:fldCharType="end"/>
            </w:r>
          </w:hyperlink>
        </w:p>
        <w:p w14:paraId="52BA2A0A" w14:textId="2289BBD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85" w:history="1">
            <w:r w:rsidRPr="00E05DE1">
              <w:rPr>
                <w:rStyle w:val="Hyperlnk"/>
                <w:noProof/>
              </w:rPr>
              <w:t>12.1.3.</w:t>
            </w:r>
            <w:r>
              <w:rPr>
                <w:rFonts w:asciiTheme="minorHAnsi" w:eastAsiaTheme="minorEastAsia" w:hAnsiTheme="minorHAnsi"/>
                <w:noProof/>
                <w:color w:val="auto"/>
                <w:lang w:val="sv-SE" w:eastAsia="sv-SE"/>
              </w:rPr>
              <w:tab/>
            </w:r>
            <w:r w:rsidRPr="00E05DE1">
              <w:rPr>
                <w:rStyle w:val="Hyperlnk"/>
                <w:noProof/>
              </w:rPr>
              <w:t>Remove Cleared Code</w:t>
            </w:r>
            <w:r>
              <w:rPr>
                <w:noProof/>
                <w:webHidden/>
              </w:rPr>
              <w:tab/>
            </w:r>
            <w:r>
              <w:rPr>
                <w:noProof/>
                <w:webHidden/>
              </w:rPr>
              <w:fldChar w:fldCharType="begin"/>
            </w:r>
            <w:r>
              <w:rPr>
                <w:noProof/>
                <w:webHidden/>
              </w:rPr>
              <w:instrText xml:space="preserve"> PAGEREF _Toc53991085 \h </w:instrText>
            </w:r>
            <w:r>
              <w:rPr>
                <w:noProof/>
                <w:webHidden/>
              </w:rPr>
            </w:r>
            <w:r>
              <w:rPr>
                <w:noProof/>
                <w:webHidden/>
              </w:rPr>
              <w:fldChar w:fldCharType="separate"/>
            </w:r>
            <w:r w:rsidR="000A6768">
              <w:rPr>
                <w:noProof/>
                <w:webHidden/>
              </w:rPr>
              <w:t>193</w:t>
            </w:r>
            <w:r>
              <w:rPr>
                <w:noProof/>
                <w:webHidden/>
              </w:rPr>
              <w:fldChar w:fldCharType="end"/>
            </w:r>
          </w:hyperlink>
        </w:p>
        <w:p w14:paraId="4AEB9ACC" w14:textId="7F571DEA" w:rsidR="00E907E1" w:rsidRDefault="00E907E1">
          <w:pPr>
            <w:pStyle w:val="Innehll1"/>
            <w:rPr>
              <w:rFonts w:asciiTheme="minorHAnsi" w:eastAsiaTheme="minorEastAsia" w:hAnsiTheme="minorHAnsi"/>
              <w:noProof/>
              <w:color w:val="auto"/>
              <w:lang w:val="sv-SE" w:eastAsia="sv-SE"/>
            </w:rPr>
          </w:pPr>
          <w:hyperlink w:anchor="_Toc53991086" w:history="1">
            <w:r w:rsidRPr="00E05DE1">
              <w:rPr>
                <w:rStyle w:val="Hyperlnk"/>
                <w:noProof/>
              </w:rPr>
              <w:t>13.</w:t>
            </w:r>
            <w:r>
              <w:rPr>
                <w:rFonts w:asciiTheme="minorHAnsi" w:eastAsiaTheme="minorEastAsia" w:hAnsiTheme="minorHAnsi"/>
                <w:noProof/>
                <w:color w:val="auto"/>
                <w:lang w:val="sv-SE" w:eastAsia="sv-SE"/>
              </w:rPr>
              <w:tab/>
            </w:r>
            <w:r w:rsidRPr="00E05DE1">
              <w:rPr>
                <w:rStyle w:val="Hyperlnk"/>
                <w:noProof/>
              </w:rPr>
              <w:t>Assembly Code Generation</w:t>
            </w:r>
            <w:r>
              <w:rPr>
                <w:noProof/>
                <w:webHidden/>
              </w:rPr>
              <w:tab/>
            </w:r>
            <w:r>
              <w:rPr>
                <w:noProof/>
                <w:webHidden/>
              </w:rPr>
              <w:fldChar w:fldCharType="begin"/>
            </w:r>
            <w:r>
              <w:rPr>
                <w:noProof/>
                <w:webHidden/>
              </w:rPr>
              <w:instrText xml:space="preserve"> PAGEREF _Toc53991086 \h </w:instrText>
            </w:r>
            <w:r>
              <w:rPr>
                <w:noProof/>
                <w:webHidden/>
              </w:rPr>
            </w:r>
            <w:r>
              <w:rPr>
                <w:noProof/>
                <w:webHidden/>
              </w:rPr>
              <w:fldChar w:fldCharType="separate"/>
            </w:r>
            <w:r w:rsidR="000A6768">
              <w:rPr>
                <w:noProof/>
                <w:webHidden/>
              </w:rPr>
              <w:t>194</w:t>
            </w:r>
            <w:r>
              <w:rPr>
                <w:noProof/>
                <w:webHidden/>
              </w:rPr>
              <w:fldChar w:fldCharType="end"/>
            </w:r>
          </w:hyperlink>
        </w:p>
        <w:p w14:paraId="4B9E63CB" w14:textId="0EC5A570"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87" w:history="1">
            <w:r w:rsidRPr="00E05DE1">
              <w:rPr>
                <w:rStyle w:val="Hyperlnk"/>
                <w:noProof/>
              </w:rPr>
              <w:t>13.1.</w:t>
            </w:r>
            <w:r>
              <w:rPr>
                <w:rFonts w:asciiTheme="minorHAnsi" w:eastAsiaTheme="minorEastAsia" w:hAnsiTheme="minorHAnsi"/>
                <w:noProof/>
                <w:color w:val="auto"/>
                <w:lang w:val="sv-SE" w:eastAsia="sv-SE"/>
              </w:rPr>
              <w:tab/>
            </w:r>
            <w:r w:rsidRPr="00E05DE1">
              <w:rPr>
                <w:rStyle w:val="Hyperlnk"/>
                <w:noProof/>
              </w:rPr>
              <w:t>Runtime Management</w:t>
            </w:r>
            <w:r>
              <w:rPr>
                <w:noProof/>
                <w:webHidden/>
              </w:rPr>
              <w:tab/>
            </w:r>
            <w:r>
              <w:rPr>
                <w:noProof/>
                <w:webHidden/>
              </w:rPr>
              <w:fldChar w:fldCharType="begin"/>
            </w:r>
            <w:r>
              <w:rPr>
                <w:noProof/>
                <w:webHidden/>
              </w:rPr>
              <w:instrText xml:space="preserve"> PAGEREF _Toc53991087 \h </w:instrText>
            </w:r>
            <w:r>
              <w:rPr>
                <w:noProof/>
                <w:webHidden/>
              </w:rPr>
            </w:r>
            <w:r>
              <w:rPr>
                <w:noProof/>
                <w:webHidden/>
              </w:rPr>
              <w:fldChar w:fldCharType="separate"/>
            </w:r>
            <w:r w:rsidR="000A6768">
              <w:rPr>
                <w:noProof/>
                <w:webHidden/>
              </w:rPr>
              <w:t>194</w:t>
            </w:r>
            <w:r>
              <w:rPr>
                <w:noProof/>
                <w:webHidden/>
              </w:rPr>
              <w:fldChar w:fldCharType="end"/>
            </w:r>
          </w:hyperlink>
        </w:p>
        <w:p w14:paraId="16673ADD" w14:textId="733C60EB"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88" w:history="1">
            <w:r w:rsidRPr="00E05DE1">
              <w:rPr>
                <w:rStyle w:val="Hyperlnk"/>
                <w:noProof/>
              </w:rPr>
              <w:t>13.2.</w:t>
            </w:r>
            <w:r>
              <w:rPr>
                <w:rFonts w:asciiTheme="minorHAnsi" w:eastAsiaTheme="minorEastAsia" w:hAnsiTheme="minorHAnsi"/>
                <w:noProof/>
                <w:color w:val="auto"/>
                <w:lang w:val="sv-SE" w:eastAsia="sv-SE"/>
              </w:rPr>
              <w:tab/>
            </w:r>
            <w:r w:rsidRPr="00E05DE1">
              <w:rPr>
                <w:rStyle w:val="Hyperlnk"/>
                <w:noProof/>
              </w:rPr>
              <w:t>Assembly Operator</w:t>
            </w:r>
            <w:r>
              <w:rPr>
                <w:noProof/>
                <w:webHidden/>
              </w:rPr>
              <w:tab/>
            </w:r>
            <w:r>
              <w:rPr>
                <w:noProof/>
                <w:webHidden/>
              </w:rPr>
              <w:fldChar w:fldCharType="begin"/>
            </w:r>
            <w:r>
              <w:rPr>
                <w:noProof/>
                <w:webHidden/>
              </w:rPr>
              <w:instrText xml:space="preserve"> PAGEREF _Toc53991088 \h </w:instrText>
            </w:r>
            <w:r>
              <w:rPr>
                <w:noProof/>
                <w:webHidden/>
              </w:rPr>
            </w:r>
            <w:r>
              <w:rPr>
                <w:noProof/>
                <w:webHidden/>
              </w:rPr>
              <w:fldChar w:fldCharType="separate"/>
            </w:r>
            <w:r w:rsidR="000A6768">
              <w:rPr>
                <w:noProof/>
                <w:webHidden/>
              </w:rPr>
              <w:t>196</w:t>
            </w:r>
            <w:r>
              <w:rPr>
                <w:noProof/>
                <w:webHidden/>
              </w:rPr>
              <w:fldChar w:fldCharType="end"/>
            </w:r>
          </w:hyperlink>
        </w:p>
        <w:p w14:paraId="1149FB24" w14:textId="51C78C2F"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89" w:history="1">
            <w:r w:rsidRPr="00E05DE1">
              <w:rPr>
                <w:rStyle w:val="Hyperlnk"/>
                <w:noProof/>
              </w:rPr>
              <w:t>13.3.</w:t>
            </w:r>
            <w:r>
              <w:rPr>
                <w:rFonts w:asciiTheme="minorHAnsi" w:eastAsiaTheme="minorEastAsia" w:hAnsiTheme="minorHAnsi"/>
                <w:noProof/>
                <w:color w:val="auto"/>
                <w:lang w:val="sv-SE" w:eastAsia="sv-SE"/>
              </w:rPr>
              <w:tab/>
            </w:r>
            <w:r w:rsidRPr="00E05DE1">
              <w:rPr>
                <w:rStyle w:val="Hyperlnk"/>
                <w:noProof/>
              </w:rPr>
              <w:t>Assembly Code</w:t>
            </w:r>
            <w:r>
              <w:rPr>
                <w:noProof/>
                <w:webHidden/>
              </w:rPr>
              <w:tab/>
            </w:r>
            <w:r>
              <w:rPr>
                <w:noProof/>
                <w:webHidden/>
              </w:rPr>
              <w:fldChar w:fldCharType="begin"/>
            </w:r>
            <w:r>
              <w:rPr>
                <w:noProof/>
                <w:webHidden/>
              </w:rPr>
              <w:instrText xml:space="preserve"> PAGEREF _Toc53991089 \h </w:instrText>
            </w:r>
            <w:r>
              <w:rPr>
                <w:noProof/>
                <w:webHidden/>
              </w:rPr>
            </w:r>
            <w:r>
              <w:rPr>
                <w:noProof/>
                <w:webHidden/>
              </w:rPr>
              <w:fldChar w:fldCharType="separate"/>
            </w:r>
            <w:r w:rsidR="000A6768">
              <w:rPr>
                <w:noProof/>
                <w:webHidden/>
              </w:rPr>
              <w:t>197</w:t>
            </w:r>
            <w:r>
              <w:rPr>
                <w:noProof/>
                <w:webHidden/>
              </w:rPr>
              <w:fldChar w:fldCharType="end"/>
            </w:r>
          </w:hyperlink>
        </w:p>
        <w:p w14:paraId="5E345929" w14:textId="63CE85B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0" w:history="1">
            <w:r w:rsidRPr="00E05DE1">
              <w:rPr>
                <w:rStyle w:val="Hyperlnk"/>
                <w:noProof/>
                <w:highlight w:val="white"/>
              </w:rPr>
              <w:t>13.3.1.</w:t>
            </w:r>
            <w:r>
              <w:rPr>
                <w:rFonts w:asciiTheme="minorHAnsi" w:eastAsiaTheme="minorEastAsia" w:hAnsiTheme="minorHAnsi"/>
                <w:noProof/>
                <w:color w:val="auto"/>
                <w:lang w:val="sv-SE" w:eastAsia="sv-SE"/>
              </w:rPr>
              <w:tab/>
            </w:r>
            <w:r w:rsidRPr="00E05DE1">
              <w:rPr>
                <w:rStyle w:val="Hyperlnk"/>
                <w:noProof/>
                <w:highlight w:val="white"/>
              </w:rPr>
              <w:t>Assembly Code Optimization</w:t>
            </w:r>
            <w:r>
              <w:rPr>
                <w:noProof/>
                <w:webHidden/>
              </w:rPr>
              <w:tab/>
            </w:r>
            <w:r>
              <w:rPr>
                <w:noProof/>
                <w:webHidden/>
              </w:rPr>
              <w:fldChar w:fldCharType="begin"/>
            </w:r>
            <w:r>
              <w:rPr>
                <w:noProof/>
                <w:webHidden/>
              </w:rPr>
              <w:instrText xml:space="preserve"> PAGEREF _Toc53991090 \h </w:instrText>
            </w:r>
            <w:r>
              <w:rPr>
                <w:noProof/>
                <w:webHidden/>
              </w:rPr>
            </w:r>
            <w:r>
              <w:rPr>
                <w:noProof/>
                <w:webHidden/>
              </w:rPr>
              <w:fldChar w:fldCharType="separate"/>
            </w:r>
            <w:r w:rsidR="000A6768">
              <w:rPr>
                <w:noProof/>
                <w:webHidden/>
              </w:rPr>
              <w:t>198</w:t>
            </w:r>
            <w:r>
              <w:rPr>
                <w:noProof/>
                <w:webHidden/>
              </w:rPr>
              <w:fldChar w:fldCharType="end"/>
            </w:r>
          </w:hyperlink>
        </w:p>
        <w:p w14:paraId="194D65DE" w14:textId="7D4EBD5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1" w:history="1">
            <w:r w:rsidRPr="00E05DE1">
              <w:rPr>
                <w:rStyle w:val="Hyperlnk"/>
                <w:noProof/>
                <w:highlight w:val="white"/>
              </w:rPr>
              <w:t>13.3.2.</w:t>
            </w:r>
            <w:r>
              <w:rPr>
                <w:rFonts w:asciiTheme="minorHAnsi" w:eastAsiaTheme="minorEastAsia" w:hAnsiTheme="minorHAnsi"/>
                <w:noProof/>
                <w:color w:val="auto"/>
                <w:lang w:val="sv-SE" w:eastAsia="sv-SE"/>
              </w:rPr>
              <w:tab/>
            </w:r>
            <w:r w:rsidRPr="00E05DE1">
              <w:rPr>
                <w:rStyle w:val="Hyperlnk"/>
                <w:noProof/>
                <w:highlight w:val="white"/>
              </w:rPr>
              <w:t>Operator Test Methods</w:t>
            </w:r>
            <w:r>
              <w:rPr>
                <w:noProof/>
                <w:webHidden/>
              </w:rPr>
              <w:tab/>
            </w:r>
            <w:r>
              <w:rPr>
                <w:noProof/>
                <w:webHidden/>
              </w:rPr>
              <w:fldChar w:fldCharType="begin"/>
            </w:r>
            <w:r>
              <w:rPr>
                <w:noProof/>
                <w:webHidden/>
              </w:rPr>
              <w:instrText xml:space="preserve"> PAGEREF _Toc53991091 \h </w:instrText>
            </w:r>
            <w:r>
              <w:rPr>
                <w:noProof/>
                <w:webHidden/>
              </w:rPr>
            </w:r>
            <w:r>
              <w:rPr>
                <w:noProof/>
                <w:webHidden/>
              </w:rPr>
              <w:fldChar w:fldCharType="separate"/>
            </w:r>
            <w:r w:rsidR="000A6768">
              <w:rPr>
                <w:noProof/>
                <w:webHidden/>
              </w:rPr>
              <w:t>200</w:t>
            </w:r>
            <w:r>
              <w:rPr>
                <w:noProof/>
                <w:webHidden/>
              </w:rPr>
              <w:fldChar w:fldCharType="end"/>
            </w:r>
          </w:hyperlink>
        </w:p>
        <w:p w14:paraId="4949C5AC" w14:textId="463E912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2" w:history="1">
            <w:r w:rsidRPr="00E05DE1">
              <w:rPr>
                <w:rStyle w:val="Hyperlnk"/>
                <w:noProof/>
                <w:highlight w:val="white"/>
              </w:rPr>
              <w:t>13.3.3.</w:t>
            </w:r>
            <w:r>
              <w:rPr>
                <w:rFonts w:asciiTheme="minorHAnsi" w:eastAsiaTheme="minorEastAsia" w:hAnsiTheme="minorHAnsi"/>
                <w:noProof/>
                <w:color w:val="auto"/>
                <w:lang w:val="sv-SE" w:eastAsia="sv-SE"/>
              </w:rPr>
              <w:tab/>
            </w:r>
            <w:r w:rsidRPr="00E05DE1">
              <w:rPr>
                <w:rStyle w:val="Hyperlnk"/>
                <w:noProof/>
                <w:highlight w:val="white"/>
              </w:rPr>
              <w:t>Register Overlapping</w:t>
            </w:r>
            <w:r>
              <w:rPr>
                <w:noProof/>
                <w:webHidden/>
              </w:rPr>
              <w:tab/>
            </w:r>
            <w:r>
              <w:rPr>
                <w:noProof/>
                <w:webHidden/>
              </w:rPr>
              <w:fldChar w:fldCharType="begin"/>
            </w:r>
            <w:r>
              <w:rPr>
                <w:noProof/>
                <w:webHidden/>
              </w:rPr>
              <w:instrText xml:space="preserve"> PAGEREF _Toc53991092 \h </w:instrText>
            </w:r>
            <w:r>
              <w:rPr>
                <w:noProof/>
                <w:webHidden/>
              </w:rPr>
            </w:r>
            <w:r>
              <w:rPr>
                <w:noProof/>
                <w:webHidden/>
              </w:rPr>
              <w:fldChar w:fldCharType="separate"/>
            </w:r>
            <w:r w:rsidR="000A6768">
              <w:rPr>
                <w:noProof/>
                <w:webHidden/>
              </w:rPr>
              <w:t>201</w:t>
            </w:r>
            <w:r>
              <w:rPr>
                <w:noProof/>
                <w:webHidden/>
              </w:rPr>
              <w:fldChar w:fldCharType="end"/>
            </w:r>
          </w:hyperlink>
        </w:p>
        <w:p w14:paraId="2E313106" w14:textId="4A9F751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3" w:history="1">
            <w:r w:rsidRPr="00E05DE1">
              <w:rPr>
                <w:rStyle w:val="Hyperlnk"/>
                <w:noProof/>
                <w:highlight w:val="white"/>
              </w:rPr>
              <w:t>13.3.4.</w:t>
            </w:r>
            <w:r>
              <w:rPr>
                <w:rFonts w:asciiTheme="minorHAnsi" w:eastAsiaTheme="minorEastAsia" w:hAnsiTheme="minorHAnsi"/>
                <w:noProof/>
                <w:color w:val="auto"/>
                <w:lang w:val="sv-SE" w:eastAsia="sv-SE"/>
              </w:rPr>
              <w:tab/>
            </w:r>
            <w:r w:rsidRPr="00E05DE1">
              <w:rPr>
                <w:rStyle w:val="Hyperlnk"/>
                <w:noProof/>
                <w:highlight w:val="white"/>
              </w:rPr>
              <w:t>Register Size</w:t>
            </w:r>
            <w:r>
              <w:rPr>
                <w:noProof/>
                <w:webHidden/>
              </w:rPr>
              <w:tab/>
            </w:r>
            <w:r>
              <w:rPr>
                <w:noProof/>
                <w:webHidden/>
              </w:rPr>
              <w:fldChar w:fldCharType="begin"/>
            </w:r>
            <w:r>
              <w:rPr>
                <w:noProof/>
                <w:webHidden/>
              </w:rPr>
              <w:instrText xml:space="preserve"> PAGEREF _Toc53991093 \h </w:instrText>
            </w:r>
            <w:r>
              <w:rPr>
                <w:noProof/>
                <w:webHidden/>
              </w:rPr>
            </w:r>
            <w:r>
              <w:rPr>
                <w:noProof/>
                <w:webHidden/>
              </w:rPr>
              <w:fldChar w:fldCharType="separate"/>
            </w:r>
            <w:r w:rsidR="000A6768">
              <w:rPr>
                <w:noProof/>
                <w:webHidden/>
              </w:rPr>
              <w:t>202</w:t>
            </w:r>
            <w:r>
              <w:rPr>
                <w:noProof/>
                <w:webHidden/>
              </w:rPr>
              <w:fldChar w:fldCharType="end"/>
            </w:r>
          </w:hyperlink>
        </w:p>
        <w:p w14:paraId="30328F58" w14:textId="681D92A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4" w:history="1">
            <w:r w:rsidRPr="00E05DE1">
              <w:rPr>
                <w:rStyle w:val="Hyperlnk"/>
                <w:noProof/>
                <w:highlight w:val="white"/>
              </w:rPr>
              <w:t>13.3.5.</w:t>
            </w:r>
            <w:r>
              <w:rPr>
                <w:rFonts w:asciiTheme="minorHAnsi" w:eastAsiaTheme="minorEastAsia" w:hAnsiTheme="minorHAnsi"/>
                <w:noProof/>
                <w:color w:val="auto"/>
                <w:lang w:val="sv-SE" w:eastAsia="sv-SE"/>
              </w:rPr>
              <w:tab/>
            </w:r>
            <w:r w:rsidRPr="00E05DE1">
              <w:rPr>
                <w:rStyle w:val="Hyperlnk"/>
                <w:noProof/>
                <w:highlight w:val="white"/>
              </w:rPr>
              <w:t>ToString</w:t>
            </w:r>
            <w:r>
              <w:rPr>
                <w:noProof/>
                <w:webHidden/>
              </w:rPr>
              <w:tab/>
            </w:r>
            <w:r>
              <w:rPr>
                <w:noProof/>
                <w:webHidden/>
              </w:rPr>
              <w:fldChar w:fldCharType="begin"/>
            </w:r>
            <w:r>
              <w:rPr>
                <w:noProof/>
                <w:webHidden/>
              </w:rPr>
              <w:instrText xml:space="preserve"> PAGEREF _Toc53991094 \h </w:instrText>
            </w:r>
            <w:r>
              <w:rPr>
                <w:noProof/>
                <w:webHidden/>
              </w:rPr>
            </w:r>
            <w:r>
              <w:rPr>
                <w:noProof/>
                <w:webHidden/>
              </w:rPr>
              <w:fldChar w:fldCharType="separate"/>
            </w:r>
            <w:r w:rsidR="000A6768">
              <w:rPr>
                <w:noProof/>
                <w:webHidden/>
              </w:rPr>
              <w:t>205</w:t>
            </w:r>
            <w:r>
              <w:rPr>
                <w:noProof/>
                <w:webHidden/>
              </w:rPr>
              <w:fldChar w:fldCharType="end"/>
            </w:r>
          </w:hyperlink>
        </w:p>
        <w:p w14:paraId="1EB1E67B" w14:textId="0815F35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95" w:history="1">
            <w:r w:rsidRPr="00E05DE1">
              <w:rPr>
                <w:rStyle w:val="Hyperlnk"/>
                <w:noProof/>
              </w:rPr>
              <w:t>13.4.</w:t>
            </w:r>
            <w:r>
              <w:rPr>
                <w:rFonts w:asciiTheme="minorHAnsi" w:eastAsiaTheme="minorEastAsia" w:hAnsiTheme="minorHAnsi"/>
                <w:noProof/>
                <w:color w:val="auto"/>
                <w:lang w:val="sv-SE" w:eastAsia="sv-SE"/>
              </w:rPr>
              <w:tab/>
            </w:r>
            <w:r w:rsidRPr="00E05DE1">
              <w:rPr>
                <w:rStyle w:val="Hyperlnk"/>
                <w:noProof/>
              </w:rPr>
              <w:t>Tracks</w:t>
            </w:r>
            <w:r>
              <w:rPr>
                <w:noProof/>
                <w:webHidden/>
              </w:rPr>
              <w:tab/>
            </w:r>
            <w:r>
              <w:rPr>
                <w:noProof/>
                <w:webHidden/>
              </w:rPr>
              <w:fldChar w:fldCharType="begin"/>
            </w:r>
            <w:r>
              <w:rPr>
                <w:noProof/>
                <w:webHidden/>
              </w:rPr>
              <w:instrText xml:space="preserve"> PAGEREF _Toc53991095 \h </w:instrText>
            </w:r>
            <w:r>
              <w:rPr>
                <w:noProof/>
                <w:webHidden/>
              </w:rPr>
            </w:r>
            <w:r>
              <w:rPr>
                <w:noProof/>
                <w:webHidden/>
              </w:rPr>
              <w:fldChar w:fldCharType="separate"/>
            </w:r>
            <w:r w:rsidR="000A6768">
              <w:rPr>
                <w:noProof/>
                <w:webHidden/>
              </w:rPr>
              <w:t>209</w:t>
            </w:r>
            <w:r>
              <w:rPr>
                <w:noProof/>
                <w:webHidden/>
              </w:rPr>
              <w:fldChar w:fldCharType="end"/>
            </w:r>
          </w:hyperlink>
        </w:p>
        <w:p w14:paraId="29E3C969" w14:textId="2C887C23"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96" w:history="1">
            <w:r w:rsidRPr="00E05DE1">
              <w:rPr>
                <w:rStyle w:val="Hyperlnk"/>
                <w:noProof/>
              </w:rPr>
              <w:t>13.5.</w:t>
            </w:r>
            <w:r>
              <w:rPr>
                <w:rFonts w:asciiTheme="minorHAnsi" w:eastAsiaTheme="minorEastAsia" w:hAnsiTheme="minorHAnsi"/>
                <w:noProof/>
                <w:color w:val="auto"/>
                <w:lang w:val="sv-SE" w:eastAsia="sv-SE"/>
              </w:rPr>
              <w:tab/>
            </w:r>
            <w:r w:rsidRPr="00E05DE1">
              <w:rPr>
                <w:rStyle w:val="Hyperlnk"/>
                <w:noProof/>
              </w:rPr>
              <w:t>Register Allocation</w:t>
            </w:r>
            <w:r>
              <w:rPr>
                <w:noProof/>
                <w:webHidden/>
              </w:rPr>
              <w:tab/>
            </w:r>
            <w:r>
              <w:rPr>
                <w:noProof/>
                <w:webHidden/>
              </w:rPr>
              <w:fldChar w:fldCharType="begin"/>
            </w:r>
            <w:r>
              <w:rPr>
                <w:noProof/>
                <w:webHidden/>
              </w:rPr>
              <w:instrText xml:space="preserve"> PAGEREF _Toc53991096 \h </w:instrText>
            </w:r>
            <w:r>
              <w:rPr>
                <w:noProof/>
                <w:webHidden/>
              </w:rPr>
            </w:r>
            <w:r>
              <w:rPr>
                <w:noProof/>
                <w:webHidden/>
              </w:rPr>
              <w:fldChar w:fldCharType="separate"/>
            </w:r>
            <w:r w:rsidR="000A6768">
              <w:rPr>
                <w:noProof/>
                <w:webHidden/>
              </w:rPr>
              <w:t>213</w:t>
            </w:r>
            <w:r>
              <w:rPr>
                <w:noProof/>
                <w:webHidden/>
              </w:rPr>
              <w:fldChar w:fldCharType="end"/>
            </w:r>
          </w:hyperlink>
        </w:p>
        <w:p w14:paraId="22B29AFC" w14:textId="5F64887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097" w:history="1">
            <w:r w:rsidRPr="00E05DE1">
              <w:rPr>
                <w:rStyle w:val="Hyperlnk"/>
                <w:noProof/>
              </w:rPr>
              <w:t>13.6.</w:t>
            </w:r>
            <w:r>
              <w:rPr>
                <w:rFonts w:asciiTheme="minorHAnsi" w:eastAsiaTheme="minorEastAsia" w:hAnsiTheme="minorHAnsi"/>
                <w:noProof/>
                <w:color w:val="auto"/>
                <w:lang w:val="sv-SE" w:eastAsia="sv-SE"/>
              </w:rPr>
              <w:tab/>
            </w:r>
            <w:r w:rsidRPr="00E05DE1">
              <w:rPr>
                <w:rStyle w:val="Hyperlnk"/>
                <w:noProof/>
              </w:rPr>
              <w:t>Assembly Code Generation</w:t>
            </w:r>
            <w:r>
              <w:rPr>
                <w:noProof/>
                <w:webHidden/>
              </w:rPr>
              <w:tab/>
            </w:r>
            <w:r>
              <w:rPr>
                <w:noProof/>
                <w:webHidden/>
              </w:rPr>
              <w:fldChar w:fldCharType="begin"/>
            </w:r>
            <w:r>
              <w:rPr>
                <w:noProof/>
                <w:webHidden/>
              </w:rPr>
              <w:instrText xml:space="preserve"> PAGEREF _Toc53991097 \h </w:instrText>
            </w:r>
            <w:r>
              <w:rPr>
                <w:noProof/>
                <w:webHidden/>
              </w:rPr>
            </w:r>
            <w:r>
              <w:rPr>
                <w:noProof/>
                <w:webHidden/>
              </w:rPr>
              <w:fldChar w:fldCharType="separate"/>
            </w:r>
            <w:r w:rsidR="000A6768">
              <w:rPr>
                <w:noProof/>
                <w:webHidden/>
              </w:rPr>
              <w:t>216</w:t>
            </w:r>
            <w:r>
              <w:rPr>
                <w:noProof/>
                <w:webHidden/>
              </w:rPr>
              <w:fldChar w:fldCharType="end"/>
            </w:r>
          </w:hyperlink>
        </w:p>
        <w:p w14:paraId="38F08738" w14:textId="251979E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8"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The Long Switch Statement</w:t>
            </w:r>
            <w:r>
              <w:rPr>
                <w:noProof/>
                <w:webHidden/>
              </w:rPr>
              <w:tab/>
            </w:r>
            <w:r>
              <w:rPr>
                <w:noProof/>
                <w:webHidden/>
              </w:rPr>
              <w:fldChar w:fldCharType="begin"/>
            </w:r>
            <w:r>
              <w:rPr>
                <w:noProof/>
                <w:webHidden/>
              </w:rPr>
              <w:instrText xml:space="preserve"> PAGEREF _Toc53991098 \h </w:instrText>
            </w:r>
            <w:r>
              <w:rPr>
                <w:noProof/>
                <w:webHidden/>
              </w:rPr>
            </w:r>
            <w:r>
              <w:rPr>
                <w:noProof/>
                <w:webHidden/>
              </w:rPr>
              <w:fldChar w:fldCharType="separate"/>
            </w:r>
            <w:r w:rsidR="000A6768">
              <w:rPr>
                <w:noProof/>
                <w:webHidden/>
              </w:rPr>
              <w:t>218</w:t>
            </w:r>
            <w:r>
              <w:rPr>
                <w:noProof/>
                <w:webHidden/>
              </w:rPr>
              <w:fldChar w:fldCharType="end"/>
            </w:r>
          </w:hyperlink>
        </w:p>
        <w:p w14:paraId="7E8048BB" w14:textId="1684C00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099" w:history="1">
            <w:r w:rsidRPr="00E05DE1">
              <w:rPr>
                <w:rStyle w:val="Hyperlnk"/>
                <w:noProof/>
                <w:highlight w:val="white"/>
              </w:rPr>
              <w:t>13.6.2.</w:t>
            </w:r>
            <w:r>
              <w:rPr>
                <w:rFonts w:asciiTheme="minorHAnsi" w:eastAsiaTheme="minorEastAsia" w:hAnsiTheme="minorHAnsi"/>
                <w:noProof/>
                <w:color w:val="auto"/>
                <w:lang w:val="sv-SE" w:eastAsia="sv-SE"/>
              </w:rPr>
              <w:tab/>
            </w:r>
            <w:r w:rsidRPr="00E05DE1">
              <w:rPr>
                <w:rStyle w:val="Hyperlnk"/>
                <w:noProof/>
                <w:highlight w:val="white"/>
              </w:rPr>
              <w:t>Track Set Generation</w:t>
            </w:r>
            <w:r>
              <w:rPr>
                <w:noProof/>
                <w:webHidden/>
              </w:rPr>
              <w:tab/>
            </w:r>
            <w:r>
              <w:rPr>
                <w:noProof/>
                <w:webHidden/>
              </w:rPr>
              <w:fldChar w:fldCharType="begin"/>
            </w:r>
            <w:r>
              <w:rPr>
                <w:noProof/>
                <w:webHidden/>
              </w:rPr>
              <w:instrText xml:space="preserve"> PAGEREF _Toc53991099 \h </w:instrText>
            </w:r>
            <w:r>
              <w:rPr>
                <w:noProof/>
                <w:webHidden/>
              </w:rPr>
            </w:r>
            <w:r>
              <w:rPr>
                <w:noProof/>
                <w:webHidden/>
              </w:rPr>
              <w:fldChar w:fldCharType="separate"/>
            </w:r>
            <w:r w:rsidR="000A6768">
              <w:rPr>
                <w:noProof/>
                <w:webHidden/>
              </w:rPr>
              <w:t>223</w:t>
            </w:r>
            <w:r>
              <w:rPr>
                <w:noProof/>
                <w:webHidden/>
              </w:rPr>
              <w:fldChar w:fldCharType="end"/>
            </w:r>
          </w:hyperlink>
        </w:p>
        <w:p w14:paraId="1A732286" w14:textId="4CB9FD3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0" w:history="1">
            <w:r w:rsidRPr="00E05DE1">
              <w:rPr>
                <w:rStyle w:val="Hyperlnk"/>
                <w:noProof/>
                <w:highlight w:val="white"/>
              </w:rPr>
              <w:t>13.6.3.</w:t>
            </w:r>
            <w:r>
              <w:rPr>
                <w:rFonts w:asciiTheme="minorHAnsi" w:eastAsiaTheme="minorEastAsia" w:hAnsiTheme="minorHAnsi"/>
                <w:noProof/>
                <w:color w:val="auto"/>
                <w:lang w:val="sv-SE" w:eastAsia="sv-SE"/>
              </w:rPr>
              <w:tab/>
            </w:r>
            <w:r w:rsidRPr="00E05DE1">
              <w:rPr>
                <w:rStyle w:val="Hyperlnk"/>
                <w:noProof/>
                <w:highlight w:val="white"/>
              </w:rPr>
              <w:t>Function Calls</w:t>
            </w:r>
            <w:r>
              <w:rPr>
                <w:noProof/>
                <w:webHidden/>
              </w:rPr>
              <w:tab/>
            </w:r>
            <w:r>
              <w:rPr>
                <w:noProof/>
                <w:webHidden/>
              </w:rPr>
              <w:fldChar w:fldCharType="begin"/>
            </w:r>
            <w:r>
              <w:rPr>
                <w:noProof/>
                <w:webHidden/>
              </w:rPr>
              <w:instrText xml:space="preserve"> PAGEREF _Toc53991100 \h </w:instrText>
            </w:r>
            <w:r>
              <w:rPr>
                <w:noProof/>
                <w:webHidden/>
              </w:rPr>
            </w:r>
            <w:r>
              <w:rPr>
                <w:noProof/>
                <w:webHidden/>
              </w:rPr>
              <w:fldChar w:fldCharType="separate"/>
            </w:r>
            <w:r w:rsidR="000A6768">
              <w:rPr>
                <w:noProof/>
                <w:webHidden/>
              </w:rPr>
              <w:t>224</w:t>
            </w:r>
            <w:r>
              <w:rPr>
                <w:noProof/>
                <w:webHidden/>
              </w:rPr>
              <w:fldChar w:fldCharType="end"/>
            </w:r>
          </w:hyperlink>
        </w:p>
        <w:p w14:paraId="4E003A6F" w14:textId="5B98EB7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1" w:history="1">
            <w:r w:rsidRPr="00E05DE1">
              <w:rPr>
                <w:rStyle w:val="Hyperlnk"/>
                <w:noProof/>
                <w:highlight w:val="white"/>
              </w:rPr>
              <w:t>13.6.4.</w:t>
            </w:r>
            <w:r>
              <w:rPr>
                <w:rFonts w:asciiTheme="minorHAnsi" w:eastAsiaTheme="minorEastAsia" w:hAnsiTheme="minorHAnsi"/>
                <w:noProof/>
                <w:color w:val="auto"/>
                <w:lang w:val="sv-SE" w:eastAsia="sv-SE"/>
              </w:rPr>
              <w:tab/>
            </w:r>
            <w:r w:rsidRPr="00E05DE1">
              <w:rPr>
                <w:rStyle w:val="Hyperlnk"/>
                <w:noProof/>
                <w:highlight w:val="white"/>
              </w:rPr>
              <w:t>Loading Values into Registers</w:t>
            </w:r>
            <w:r>
              <w:rPr>
                <w:noProof/>
                <w:webHidden/>
              </w:rPr>
              <w:tab/>
            </w:r>
            <w:r>
              <w:rPr>
                <w:noProof/>
                <w:webHidden/>
              </w:rPr>
              <w:fldChar w:fldCharType="begin"/>
            </w:r>
            <w:r>
              <w:rPr>
                <w:noProof/>
                <w:webHidden/>
              </w:rPr>
              <w:instrText xml:space="preserve"> PAGEREF _Toc53991101 \h </w:instrText>
            </w:r>
            <w:r>
              <w:rPr>
                <w:noProof/>
                <w:webHidden/>
              </w:rPr>
            </w:r>
            <w:r>
              <w:rPr>
                <w:noProof/>
                <w:webHidden/>
              </w:rPr>
              <w:fldChar w:fldCharType="separate"/>
            </w:r>
            <w:r w:rsidR="000A6768">
              <w:rPr>
                <w:noProof/>
                <w:webHidden/>
              </w:rPr>
              <w:t>228</w:t>
            </w:r>
            <w:r>
              <w:rPr>
                <w:noProof/>
                <w:webHidden/>
              </w:rPr>
              <w:fldChar w:fldCharType="end"/>
            </w:r>
          </w:hyperlink>
        </w:p>
        <w:p w14:paraId="79CE804C" w14:textId="342716D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2" w:history="1">
            <w:r w:rsidRPr="00E05DE1">
              <w:rPr>
                <w:rStyle w:val="Hyperlnk"/>
                <w:noProof/>
                <w:highlight w:val="white"/>
              </w:rPr>
              <w:t>13.6.5.</w:t>
            </w:r>
            <w:r>
              <w:rPr>
                <w:rFonts w:asciiTheme="minorHAnsi" w:eastAsiaTheme="minorEastAsia" w:hAnsiTheme="minorHAnsi"/>
                <w:noProof/>
                <w:color w:val="auto"/>
                <w:lang w:val="sv-SE" w:eastAsia="sv-SE"/>
              </w:rPr>
              <w:tab/>
            </w:r>
            <w:r w:rsidRPr="00E05DE1">
              <w:rPr>
                <w:rStyle w:val="Hyperlnk"/>
                <w:noProof/>
                <w:highlight w:val="white"/>
              </w:rPr>
              <w:t>Return, Exit, and Goto</w:t>
            </w:r>
            <w:r>
              <w:rPr>
                <w:noProof/>
                <w:webHidden/>
              </w:rPr>
              <w:tab/>
            </w:r>
            <w:r>
              <w:rPr>
                <w:noProof/>
                <w:webHidden/>
              </w:rPr>
              <w:fldChar w:fldCharType="begin"/>
            </w:r>
            <w:r>
              <w:rPr>
                <w:noProof/>
                <w:webHidden/>
              </w:rPr>
              <w:instrText xml:space="preserve"> PAGEREF _Toc53991102 \h </w:instrText>
            </w:r>
            <w:r>
              <w:rPr>
                <w:noProof/>
                <w:webHidden/>
              </w:rPr>
            </w:r>
            <w:r>
              <w:rPr>
                <w:noProof/>
                <w:webHidden/>
              </w:rPr>
              <w:fldChar w:fldCharType="separate"/>
            </w:r>
            <w:r w:rsidR="000A6768">
              <w:rPr>
                <w:noProof/>
                <w:webHidden/>
              </w:rPr>
              <w:t>232</w:t>
            </w:r>
            <w:r>
              <w:rPr>
                <w:noProof/>
                <w:webHidden/>
              </w:rPr>
              <w:fldChar w:fldCharType="end"/>
            </w:r>
          </w:hyperlink>
        </w:p>
        <w:p w14:paraId="021CEADC" w14:textId="3FA5DFF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3" w:history="1">
            <w:r w:rsidRPr="00E05DE1">
              <w:rPr>
                <w:rStyle w:val="Hyperlnk"/>
                <w:noProof/>
                <w:highlight w:val="white"/>
              </w:rPr>
              <w:t>13.6.6.</w:t>
            </w:r>
            <w:r>
              <w:rPr>
                <w:rFonts w:asciiTheme="minorHAnsi" w:eastAsiaTheme="minorEastAsia" w:hAnsiTheme="minorHAnsi"/>
                <w:noProof/>
                <w:color w:val="auto"/>
                <w:lang w:val="sv-SE" w:eastAsia="sv-SE"/>
              </w:rPr>
              <w:tab/>
            </w:r>
            <w:r w:rsidRPr="00E05DE1">
              <w:rPr>
                <w:rStyle w:val="Hyperlnk"/>
                <w:noProof/>
                <w:highlight w:val="white"/>
              </w:rPr>
              <w:t>Load and Inspect Registers</w:t>
            </w:r>
            <w:r>
              <w:rPr>
                <w:noProof/>
                <w:webHidden/>
              </w:rPr>
              <w:tab/>
            </w:r>
            <w:r>
              <w:rPr>
                <w:noProof/>
                <w:webHidden/>
              </w:rPr>
              <w:fldChar w:fldCharType="begin"/>
            </w:r>
            <w:r>
              <w:rPr>
                <w:noProof/>
                <w:webHidden/>
              </w:rPr>
              <w:instrText xml:space="preserve"> PAGEREF _Toc53991103 \h </w:instrText>
            </w:r>
            <w:r>
              <w:rPr>
                <w:noProof/>
                <w:webHidden/>
              </w:rPr>
            </w:r>
            <w:r>
              <w:rPr>
                <w:noProof/>
                <w:webHidden/>
              </w:rPr>
              <w:fldChar w:fldCharType="separate"/>
            </w:r>
            <w:r w:rsidR="000A6768">
              <w:rPr>
                <w:noProof/>
                <w:webHidden/>
              </w:rPr>
              <w:t>234</w:t>
            </w:r>
            <w:r>
              <w:rPr>
                <w:noProof/>
                <w:webHidden/>
              </w:rPr>
              <w:fldChar w:fldCharType="end"/>
            </w:r>
          </w:hyperlink>
        </w:p>
        <w:p w14:paraId="2A6AA827" w14:textId="2F49BC9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4" w:history="1">
            <w:r w:rsidRPr="00E05DE1">
              <w:rPr>
                <w:rStyle w:val="Hyperlnk"/>
                <w:noProof/>
                <w:highlight w:val="white"/>
              </w:rPr>
              <w:t>13.6.7.</w:t>
            </w:r>
            <w:r>
              <w:rPr>
                <w:rFonts w:asciiTheme="minorHAnsi" w:eastAsiaTheme="minorEastAsia" w:hAnsiTheme="minorHAnsi"/>
                <w:noProof/>
                <w:color w:val="auto"/>
                <w:lang w:val="sv-SE" w:eastAsia="sv-SE"/>
              </w:rPr>
              <w:tab/>
            </w:r>
            <w:r w:rsidRPr="00E05DE1">
              <w:rPr>
                <w:rStyle w:val="Hyperlnk"/>
                <w:noProof/>
                <w:highlight w:val="white"/>
              </w:rPr>
              <w:t>Initialization</w:t>
            </w:r>
            <w:r>
              <w:rPr>
                <w:noProof/>
                <w:webHidden/>
              </w:rPr>
              <w:tab/>
            </w:r>
            <w:r>
              <w:rPr>
                <w:noProof/>
                <w:webHidden/>
              </w:rPr>
              <w:fldChar w:fldCharType="begin"/>
            </w:r>
            <w:r>
              <w:rPr>
                <w:noProof/>
                <w:webHidden/>
              </w:rPr>
              <w:instrText xml:space="preserve"> PAGEREF _Toc53991104 \h </w:instrText>
            </w:r>
            <w:r>
              <w:rPr>
                <w:noProof/>
                <w:webHidden/>
              </w:rPr>
            </w:r>
            <w:r>
              <w:rPr>
                <w:noProof/>
                <w:webHidden/>
              </w:rPr>
              <w:fldChar w:fldCharType="separate"/>
            </w:r>
            <w:r w:rsidR="000A6768">
              <w:rPr>
                <w:noProof/>
                <w:webHidden/>
              </w:rPr>
              <w:t>235</w:t>
            </w:r>
            <w:r>
              <w:rPr>
                <w:noProof/>
                <w:webHidden/>
              </w:rPr>
              <w:fldChar w:fldCharType="end"/>
            </w:r>
          </w:hyperlink>
        </w:p>
        <w:p w14:paraId="58C1BCC8" w14:textId="31252CC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5" w:history="1">
            <w:r w:rsidRPr="00E05DE1">
              <w:rPr>
                <w:rStyle w:val="Hyperlnk"/>
                <w:noProof/>
                <w:highlight w:val="white"/>
              </w:rPr>
              <w:t>13.6.8.</w:t>
            </w:r>
            <w:r>
              <w:rPr>
                <w:rFonts w:asciiTheme="minorHAnsi" w:eastAsiaTheme="minorEastAsia" w:hAnsiTheme="minorHAnsi"/>
                <w:noProof/>
                <w:color w:val="auto"/>
                <w:lang w:val="sv-SE" w:eastAsia="sv-SE"/>
              </w:rPr>
              <w:tab/>
            </w:r>
            <w:r w:rsidRPr="00E05DE1">
              <w:rPr>
                <w:rStyle w:val="Hyperlnk"/>
                <w:noProof/>
                <w:highlight w:val="white"/>
              </w:rPr>
              <w:t>Integral Multiplication, Division, and Modulo</w:t>
            </w:r>
            <w:r>
              <w:rPr>
                <w:noProof/>
                <w:webHidden/>
              </w:rPr>
              <w:tab/>
            </w:r>
            <w:r>
              <w:rPr>
                <w:noProof/>
                <w:webHidden/>
              </w:rPr>
              <w:fldChar w:fldCharType="begin"/>
            </w:r>
            <w:r>
              <w:rPr>
                <w:noProof/>
                <w:webHidden/>
              </w:rPr>
              <w:instrText xml:space="preserve"> PAGEREF _Toc53991105 \h </w:instrText>
            </w:r>
            <w:r>
              <w:rPr>
                <w:noProof/>
                <w:webHidden/>
              </w:rPr>
            </w:r>
            <w:r>
              <w:rPr>
                <w:noProof/>
                <w:webHidden/>
              </w:rPr>
              <w:fldChar w:fldCharType="separate"/>
            </w:r>
            <w:r w:rsidR="000A6768">
              <w:rPr>
                <w:noProof/>
                <w:webHidden/>
              </w:rPr>
              <w:t>236</w:t>
            </w:r>
            <w:r>
              <w:rPr>
                <w:noProof/>
                <w:webHidden/>
              </w:rPr>
              <w:fldChar w:fldCharType="end"/>
            </w:r>
          </w:hyperlink>
        </w:p>
        <w:p w14:paraId="1B74229E" w14:textId="0A6F667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6"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Integral Assignment and Parameters</w:t>
            </w:r>
            <w:r>
              <w:rPr>
                <w:noProof/>
                <w:webHidden/>
              </w:rPr>
              <w:tab/>
            </w:r>
            <w:r>
              <w:rPr>
                <w:noProof/>
                <w:webHidden/>
              </w:rPr>
              <w:fldChar w:fldCharType="begin"/>
            </w:r>
            <w:r>
              <w:rPr>
                <w:noProof/>
                <w:webHidden/>
              </w:rPr>
              <w:instrText xml:space="preserve"> PAGEREF _Toc53991106 \h </w:instrText>
            </w:r>
            <w:r>
              <w:rPr>
                <w:noProof/>
                <w:webHidden/>
              </w:rPr>
            </w:r>
            <w:r>
              <w:rPr>
                <w:noProof/>
                <w:webHidden/>
              </w:rPr>
              <w:fldChar w:fldCharType="separate"/>
            </w:r>
            <w:r w:rsidR="000A6768">
              <w:rPr>
                <w:noProof/>
                <w:webHidden/>
              </w:rPr>
              <w:t>238</w:t>
            </w:r>
            <w:r>
              <w:rPr>
                <w:noProof/>
                <w:webHidden/>
              </w:rPr>
              <w:fldChar w:fldCharType="end"/>
            </w:r>
          </w:hyperlink>
        </w:p>
        <w:p w14:paraId="5160D8B2" w14:textId="260F8C0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7" w:history="1">
            <w:r w:rsidRPr="00E05DE1">
              <w:rPr>
                <w:rStyle w:val="Hyperlnk"/>
                <w:noProof/>
                <w:highlight w:val="white"/>
              </w:rPr>
              <w:t>13.6.2.</w:t>
            </w:r>
            <w:r>
              <w:rPr>
                <w:rFonts w:asciiTheme="minorHAnsi" w:eastAsiaTheme="minorEastAsia" w:hAnsiTheme="minorHAnsi"/>
                <w:noProof/>
                <w:color w:val="auto"/>
                <w:lang w:val="sv-SE" w:eastAsia="sv-SE"/>
              </w:rPr>
              <w:tab/>
            </w:r>
            <w:r w:rsidRPr="00E05DE1">
              <w:rPr>
                <w:rStyle w:val="Hyperlnk"/>
                <w:noProof/>
                <w:highlight w:val="white"/>
              </w:rPr>
              <w:t>Unary Integral Operations</w:t>
            </w:r>
            <w:r>
              <w:rPr>
                <w:noProof/>
                <w:webHidden/>
              </w:rPr>
              <w:tab/>
            </w:r>
            <w:r>
              <w:rPr>
                <w:noProof/>
                <w:webHidden/>
              </w:rPr>
              <w:fldChar w:fldCharType="begin"/>
            </w:r>
            <w:r>
              <w:rPr>
                <w:noProof/>
                <w:webHidden/>
              </w:rPr>
              <w:instrText xml:space="preserve"> PAGEREF _Toc53991107 \h </w:instrText>
            </w:r>
            <w:r>
              <w:rPr>
                <w:noProof/>
                <w:webHidden/>
              </w:rPr>
            </w:r>
            <w:r>
              <w:rPr>
                <w:noProof/>
                <w:webHidden/>
              </w:rPr>
              <w:fldChar w:fldCharType="separate"/>
            </w:r>
            <w:r w:rsidR="000A6768">
              <w:rPr>
                <w:noProof/>
                <w:webHidden/>
              </w:rPr>
              <w:t>239</w:t>
            </w:r>
            <w:r>
              <w:rPr>
                <w:noProof/>
                <w:webHidden/>
              </w:rPr>
              <w:fldChar w:fldCharType="end"/>
            </w:r>
          </w:hyperlink>
        </w:p>
        <w:p w14:paraId="0B660194" w14:textId="5FF1421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8" w:history="1">
            <w:r w:rsidRPr="00E05DE1">
              <w:rPr>
                <w:rStyle w:val="Hyperlnk"/>
                <w:noProof/>
                <w:highlight w:val="white"/>
              </w:rPr>
              <w:t>13.6.3.</w:t>
            </w:r>
            <w:r>
              <w:rPr>
                <w:rFonts w:asciiTheme="minorHAnsi" w:eastAsiaTheme="minorEastAsia" w:hAnsiTheme="minorHAnsi"/>
                <w:noProof/>
                <w:color w:val="auto"/>
                <w:lang w:val="sv-SE" w:eastAsia="sv-SE"/>
              </w:rPr>
              <w:tab/>
            </w:r>
            <w:r w:rsidRPr="00E05DE1">
              <w:rPr>
                <w:rStyle w:val="Hyperlnk"/>
                <w:noProof/>
                <w:highlight w:val="white"/>
              </w:rPr>
              <w:t>Integral Binary</w:t>
            </w:r>
            <w:r>
              <w:rPr>
                <w:noProof/>
                <w:webHidden/>
              </w:rPr>
              <w:tab/>
            </w:r>
            <w:r>
              <w:rPr>
                <w:noProof/>
                <w:webHidden/>
              </w:rPr>
              <w:fldChar w:fldCharType="begin"/>
            </w:r>
            <w:r>
              <w:rPr>
                <w:noProof/>
                <w:webHidden/>
              </w:rPr>
              <w:instrText xml:space="preserve"> PAGEREF _Toc53991108 \h </w:instrText>
            </w:r>
            <w:r>
              <w:rPr>
                <w:noProof/>
                <w:webHidden/>
              </w:rPr>
            </w:r>
            <w:r>
              <w:rPr>
                <w:noProof/>
                <w:webHidden/>
              </w:rPr>
              <w:fldChar w:fldCharType="separate"/>
            </w:r>
            <w:r w:rsidR="000A6768">
              <w:rPr>
                <w:noProof/>
                <w:webHidden/>
              </w:rPr>
              <w:t>241</w:t>
            </w:r>
            <w:r>
              <w:rPr>
                <w:noProof/>
                <w:webHidden/>
              </w:rPr>
              <w:fldChar w:fldCharType="end"/>
            </w:r>
          </w:hyperlink>
        </w:p>
        <w:p w14:paraId="6357473B" w14:textId="7B1B39D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09"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Base and Offset</w:t>
            </w:r>
            <w:r>
              <w:rPr>
                <w:noProof/>
                <w:webHidden/>
              </w:rPr>
              <w:tab/>
            </w:r>
            <w:r>
              <w:rPr>
                <w:noProof/>
                <w:webHidden/>
              </w:rPr>
              <w:fldChar w:fldCharType="begin"/>
            </w:r>
            <w:r>
              <w:rPr>
                <w:noProof/>
                <w:webHidden/>
              </w:rPr>
              <w:instrText xml:space="preserve"> PAGEREF _Toc53991109 \h </w:instrText>
            </w:r>
            <w:r>
              <w:rPr>
                <w:noProof/>
                <w:webHidden/>
              </w:rPr>
            </w:r>
            <w:r>
              <w:rPr>
                <w:noProof/>
                <w:webHidden/>
              </w:rPr>
              <w:fldChar w:fldCharType="separate"/>
            </w:r>
            <w:r w:rsidR="000A6768">
              <w:rPr>
                <w:noProof/>
                <w:webHidden/>
              </w:rPr>
              <w:t>245</w:t>
            </w:r>
            <w:r>
              <w:rPr>
                <w:noProof/>
                <w:webHidden/>
              </w:rPr>
              <w:fldChar w:fldCharType="end"/>
            </w:r>
          </w:hyperlink>
        </w:p>
        <w:p w14:paraId="265492AE" w14:textId="285123D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0" w:history="1">
            <w:r w:rsidRPr="00E05DE1">
              <w:rPr>
                <w:rStyle w:val="Hyperlnk"/>
                <w:noProof/>
                <w:highlight w:val="white"/>
              </w:rPr>
              <w:t>13.6.2.</w:t>
            </w:r>
            <w:r>
              <w:rPr>
                <w:rFonts w:asciiTheme="minorHAnsi" w:eastAsiaTheme="minorEastAsia" w:hAnsiTheme="minorHAnsi"/>
                <w:noProof/>
                <w:color w:val="auto"/>
                <w:lang w:val="sv-SE" w:eastAsia="sv-SE"/>
              </w:rPr>
              <w:tab/>
            </w:r>
            <w:r w:rsidRPr="00E05DE1">
              <w:rPr>
                <w:rStyle w:val="Hyperlnk"/>
                <w:noProof/>
                <w:highlight w:val="white"/>
              </w:rPr>
              <w:t>Case</w:t>
            </w:r>
            <w:r>
              <w:rPr>
                <w:noProof/>
                <w:webHidden/>
              </w:rPr>
              <w:tab/>
            </w:r>
            <w:r>
              <w:rPr>
                <w:noProof/>
                <w:webHidden/>
              </w:rPr>
              <w:fldChar w:fldCharType="begin"/>
            </w:r>
            <w:r>
              <w:rPr>
                <w:noProof/>
                <w:webHidden/>
              </w:rPr>
              <w:instrText xml:space="preserve"> PAGEREF _Toc53991110 \h </w:instrText>
            </w:r>
            <w:r>
              <w:rPr>
                <w:noProof/>
                <w:webHidden/>
              </w:rPr>
            </w:r>
            <w:r>
              <w:rPr>
                <w:noProof/>
                <w:webHidden/>
              </w:rPr>
              <w:fldChar w:fldCharType="separate"/>
            </w:r>
            <w:r w:rsidR="000A6768">
              <w:rPr>
                <w:noProof/>
                <w:webHidden/>
              </w:rPr>
              <w:t>247</w:t>
            </w:r>
            <w:r>
              <w:rPr>
                <w:noProof/>
                <w:webHidden/>
              </w:rPr>
              <w:fldChar w:fldCharType="end"/>
            </w:r>
          </w:hyperlink>
        </w:p>
        <w:p w14:paraId="158BD470" w14:textId="4709113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1" w:history="1">
            <w:r w:rsidRPr="00E05DE1">
              <w:rPr>
                <w:rStyle w:val="Hyperlnk"/>
                <w:noProof/>
                <w:highlight w:val="white"/>
              </w:rPr>
              <w:t>13.6.3.</w:t>
            </w:r>
            <w:r>
              <w:rPr>
                <w:rFonts w:asciiTheme="minorHAnsi" w:eastAsiaTheme="minorEastAsia" w:hAnsiTheme="minorHAnsi"/>
                <w:noProof/>
                <w:color w:val="auto"/>
                <w:lang w:val="sv-SE" w:eastAsia="sv-SE"/>
              </w:rPr>
              <w:tab/>
            </w:r>
            <w:r w:rsidRPr="00E05DE1">
              <w:rPr>
                <w:rStyle w:val="Hyperlnk"/>
                <w:noProof/>
                <w:highlight w:val="white"/>
              </w:rPr>
              <w:t>Address</w:t>
            </w:r>
            <w:r>
              <w:rPr>
                <w:noProof/>
                <w:webHidden/>
              </w:rPr>
              <w:tab/>
            </w:r>
            <w:r>
              <w:rPr>
                <w:noProof/>
                <w:webHidden/>
              </w:rPr>
              <w:fldChar w:fldCharType="begin"/>
            </w:r>
            <w:r>
              <w:rPr>
                <w:noProof/>
                <w:webHidden/>
              </w:rPr>
              <w:instrText xml:space="preserve"> PAGEREF _Toc53991111 \h </w:instrText>
            </w:r>
            <w:r>
              <w:rPr>
                <w:noProof/>
                <w:webHidden/>
              </w:rPr>
            </w:r>
            <w:r>
              <w:rPr>
                <w:noProof/>
                <w:webHidden/>
              </w:rPr>
              <w:fldChar w:fldCharType="separate"/>
            </w:r>
            <w:r w:rsidR="000A6768">
              <w:rPr>
                <w:noProof/>
                <w:webHidden/>
              </w:rPr>
              <w:t>247</w:t>
            </w:r>
            <w:r>
              <w:rPr>
                <w:noProof/>
                <w:webHidden/>
              </w:rPr>
              <w:fldChar w:fldCharType="end"/>
            </w:r>
          </w:hyperlink>
        </w:p>
        <w:p w14:paraId="30617B25" w14:textId="40CD0EA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2"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Floating Binary</w:t>
            </w:r>
            <w:r>
              <w:rPr>
                <w:noProof/>
                <w:webHidden/>
              </w:rPr>
              <w:tab/>
            </w:r>
            <w:r>
              <w:rPr>
                <w:noProof/>
                <w:webHidden/>
              </w:rPr>
              <w:fldChar w:fldCharType="begin"/>
            </w:r>
            <w:r>
              <w:rPr>
                <w:noProof/>
                <w:webHidden/>
              </w:rPr>
              <w:instrText xml:space="preserve"> PAGEREF _Toc53991112 \h </w:instrText>
            </w:r>
            <w:r>
              <w:rPr>
                <w:noProof/>
                <w:webHidden/>
              </w:rPr>
            </w:r>
            <w:r>
              <w:rPr>
                <w:noProof/>
                <w:webHidden/>
              </w:rPr>
              <w:fldChar w:fldCharType="separate"/>
            </w:r>
            <w:r w:rsidR="000A6768">
              <w:rPr>
                <w:noProof/>
                <w:webHidden/>
              </w:rPr>
              <w:t>248</w:t>
            </w:r>
            <w:r>
              <w:rPr>
                <w:noProof/>
                <w:webHidden/>
              </w:rPr>
              <w:fldChar w:fldCharType="end"/>
            </w:r>
          </w:hyperlink>
        </w:p>
        <w:p w14:paraId="26BE0599" w14:textId="7C42AFF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3"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Floating Relation</w:t>
            </w:r>
            <w:r>
              <w:rPr>
                <w:noProof/>
                <w:webHidden/>
              </w:rPr>
              <w:tab/>
            </w:r>
            <w:r>
              <w:rPr>
                <w:noProof/>
                <w:webHidden/>
              </w:rPr>
              <w:fldChar w:fldCharType="begin"/>
            </w:r>
            <w:r>
              <w:rPr>
                <w:noProof/>
                <w:webHidden/>
              </w:rPr>
              <w:instrText xml:space="preserve"> PAGEREF _Toc53991113 \h </w:instrText>
            </w:r>
            <w:r>
              <w:rPr>
                <w:noProof/>
                <w:webHidden/>
              </w:rPr>
            </w:r>
            <w:r>
              <w:rPr>
                <w:noProof/>
                <w:webHidden/>
              </w:rPr>
              <w:fldChar w:fldCharType="separate"/>
            </w:r>
            <w:r w:rsidR="000A6768">
              <w:rPr>
                <w:noProof/>
                <w:webHidden/>
              </w:rPr>
              <w:t>249</w:t>
            </w:r>
            <w:r>
              <w:rPr>
                <w:noProof/>
                <w:webHidden/>
              </w:rPr>
              <w:fldChar w:fldCharType="end"/>
            </w:r>
          </w:hyperlink>
        </w:p>
        <w:p w14:paraId="62E9792D" w14:textId="6FAE191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4" w:history="1">
            <w:r w:rsidRPr="00E05DE1">
              <w:rPr>
                <w:rStyle w:val="Hyperlnk"/>
                <w:noProof/>
                <w:highlight w:val="white"/>
              </w:rPr>
              <w:t>13.6.2.</w:t>
            </w:r>
            <w:r>
              <w:rPr>
                <w:rFonts w:asciiTheme="minorHAnsi" w:eastAsiaTheme="minorEastAsia" w:hAnsiTheme="minorHAnsi"/>
                <w:noProof/>
                <w:color w:val="auto"/>
                <w:lang w:val="sv-SE" w:eastAsia="sv-SE"/>
              </w:rPr>
              <w:tab/>
            </w:r>
            <w:r w:rsidRPr="00E05DE1">
              <w:rPr>
                <w:rStyle w:val="Hyperlnk"/>
                <w:noProof/>
                <w:highlight w:val="white"/>
              </w:rPr>
              <w:t>Floating Push and Pop</w:t>
            </w:r>
            <w:r>
              <w:rPr>
                <w:noProof/>
                <w:webHidden/>
              </w:rPr>
              <w:tab/>
            </w:r>
            <w:r>
              <w:rPr>
                <w:noProof/>
                <w:webHidden/>
              </w:rPr>
              <w:fldChar w:fldCharType="begin"/>
            </w:r>
            <w:r>
              <w:rPr>
                <w:noProof/>
                <w:webHidden/>
              </w:rPr>
              <w:instrText xml:space="preserve"> PAGEREF _Toc53991114 \h </w:instrText>
            </w:r>
            <w:r>
              <w:rPr>
                <w:noProof/>
                <w:webHidden/>
              </w:rPr>
            </w:r>
            <w:r>
              <w:rPr>
                <w:noProof/>
                <w:webHidden/>
              </w:rPr>
              <w:fldChar w:fldCharType="separate"/>
            </w:r>
            <w:r w:rsidR="000A6768">
              <w:rPr>
                <w:noProof/>
                <w:webHidden/>
              </w:rPr>
              <w:t>249</w:t>
            </w:r>
            <w:r>
              <w:rPr>
                <w:noProof/>
                <w:webHidden/>
              </w:rPr>
              <w:fldChar w:fldCharType="end"/>
            </w:r>
          </w:hyperlink>
        </w:p>
        <w:p w14:paraId="31DA8ED6" w14:textId="1899B2A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5" w:history="1">
            <w:r w:rsidRPr="00E05DE1">
              <w:rPr>
                <w:rStyle w:val="Hyperlnk"/>
                <w:noProof/>
                <w:highlight w:val="white"/>
              </w:rPr>
              <w:t>13.6.3.</w:t>
            </w:r>
            <w:r>
              <w:rPr>
                <w:rFonts w:asciiTheme="minorHAnsi" w:eastAsiaTheme="minorEastAsia" w:hAnsiTheme="minorHAnsi"/>
                <w:noProof/>
                <w:color w:val="auto"/>
                <w:lang w:val="sv-SE" w:eastAsia="sv-SE"/>
              </w:rPr>
              <w:tab/>
            </w:r>
            <w:r w:rsidRPr="00E05DE1">
              <w:rPr>
                <w:rStyle w:val="Hyperlnk"/>
                <w:noProof/>
                <w:highlight w:val="white"/>
              </w:rPr>
              <w:t>Type Conversion</w:t>
            </w:r>
            <w:r>
              <w:rPr>
                <w:noProof/>
                <w:webHidden/>
              </w:rPr>
              <w:tab/>
            </w:r>
            <w:r>
              <w:rPr>
                <w:noProof/>
                <w:webHidden/>
              </w:rPr>
              <w:fldChar w:fldCharType="begin"/>
            </w:r>
            <w:r>
              <w:rPr>
                <w:noProof/>
                <w:webHidden/>
              </w:rPr>
              <w:instrText xml:space="preserve"> PAGEREF _Toc53991115 \h </w:instrText>
            </w:r>
            <w:r>
              <w:rPr>
                <w:noProof/>
                <w:webHidden/>
              </w:rPr>
            </w:r>
            <w:r>
              <w:rPr>
                <w:noProof/>
                <w:webHidden/>
              </w:rPr>
              <w:fldChar w:fldCharType="separate"/>
            </w:r>
            <w:r w:rsidR="000A6768">
              <w:rPr>
                <w:noProof/>
                <w:webHidden/>
              </w:rPr>
              <w:t>252</w:t>
            </w:r>
            <w:r>
              <w:rPr>
                <w:noProof/>
                <w:webHidden/>
              </w:rPr>
              <w:fldChar w:fldCharType="end"/>
            </w:r>
          </w:hyperlink>
        </w:p>
        <w:p w14:paraId="28A67944" w14:textId="22CE126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6" w:history="1">
            <w:r w:rsidRPr="00E05DE1">
              <w:rPr>
                <w:rStyle w:val="Hyperlnk"/>
                <w:noProof/>
                <w:highlight w:val="white"/>
              </w:rPr>
              <w:t>13.6.4.</w:t>
            </w:r>
            <w:r>
              <w:rPr>
                <w:rFonts w:asciiTheme="minorHAnsi" w:eastAsiaTheme="minorEastAsia" w:hAnsiTheme="minorHAnsi"/>
                <w:noProof/>
                <w:color w:val="auto"/>
                <w:lang w:val="sv-SE" w:eastAsia="sv-SE"/>
              </w:rPr>
              <w:tab/>
            </w:r>
            <w:r w:rsidRPr="00E05DE1">
              <w:rPr>
                <w:rStyle w:val="Hyperlnk"/>
                <w:noProof/>
                <w:highlight w:val="white"/>
              </w:rPr>
              <w:t>Struct and Union</w:t>
            </w:r>
            <w:r>
              <w:rPr>
                <w:noProof/>
                <w:webHidden/>
              </w:rPr>
              <w:tab/>
            </w:r>
            <w:r>
              <w:rPr>
                <w:noProof/>
                <w:webHidden/>
              </w:rPr>
              <w:fldChar w:fldCharType="begin"/>
            </w:r>
            <w:r>
              <w:rPr>
                <w:noProof/>
                <w:webHidden/>
              </w:rPr>
              <w:instrText xml:space="preserve"> PAGEREF _Toc53991116 \h </w:instrText>
            </w:r>
            <w:r>
              <w:rPr>
                <w:noProof/>
                <w:webHidden/>
              </w:rPr>
            </w:r>
            <w:r>
              <w:rPr>
                <w:noProof/>
                <w:webHidden/>
              </w:rPr>
              <w:fldChar w:fldCharType="separate"/>
            </w:r>
            <w:r w:rsidR="000A6768">
              <w:rPr>
                <w:noProof/>
                <w:webHidden/>
              </w:rPr>
              <w:t>253</w:t>
            </w:r>
            <w:r>
              <w:rPr>
                <w:noProof/>
                <w:webHidden/>
              </w:rPr>
              <w:fldChar w:fldCharType="end"/>
            </w:r>
          </w:hyperlink>
        </w:p>
        <w:p w14:paraId="1586F129" w14:textId="2A63E1E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7" w:history="1">
            <w:r w:rsidRPr="00E05DE1">
              <w:rPr>
                <w:rStyle w:val="Hyperlnk"/>
                <w:noProof/>
                <w:highlight w:val="white"/>
              </w:rPr>
              <w:t>13.6.5.</w:t>
            </w:r>
            <w:r>
              <w:rPr>
                <w:rFonts w:asciiTheme="minorHAnsi" w:eastAsiaTheme="minorEastAsia" w:hAnsiTheme="minorHAnsi"/>
                <w:noProof/>
                <w:color w:val="auto"/>
                <w:lang w:val="sv-SE" w:eastAsia="sv-SE"/>
              </w:rPr>
              <w:tab/>
            </w:r>
            <w:r w:rsidRPr="00E05DE1">
              <w:rPr>
                <w:rStyle w:val="Hyperlnk"/>
                <w:noProof/>
                <w:highlight w:val="white"/>
              </w:rPr>
              <w:t>Initialization Code</w:t>
            </w:r>
            <w:r>
              <w:rPr>
                <w:noProof/>
                <w:webHidden/>
              </w:rPr>
              <w:tab/>
            </w:r>
            <w:r>
              <w:rPr>
                <w:noProof/>
                <w:webHidden/>
              </w:rPr>
              <w:fldChar w:fldCharType="begin"/>
            </w:r>
            <w:r>
              <w:rPr>
                <w:noProof/>
                <w:webHidden/>
              </w:rPr>
              <w:instrText xml:space="preserve"> PAGEREF _Toc53991117 \h </w:instrText>
            </w:r>
            <w:r>
              <w:rPr>
                <w:noProof/>
                <w:webHidden/>
              </w:rPr>
            </w:r>
            <w:r>
              <w:rPr>
                <w:noProof/>
                <w:webHidden/>
              </w:rPr>
              <w:fldChar w:fldCharType="separate"/>
            </w:r>
            <w:r w:rsidR="000A6768">
              <w:rPr>
                <w:noProof/>
                <w:webHidden/>
              </w:rPr>
              <w:t>255</w:t>
            </w:r>
            <w:r>
              <w:rPr>
                <w:noProof/>
                <w:webHidden/>
              </w:rPr>
              <w:fldChar w:fldCharType="end"/>
            </w:r>
          </w:hyperlink>
        </w:p>
        <w:p w14:paraId="74DE61FF" w14:textId="0E0ADB8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8" w:history="1">
            <w:r w:rsidRPr="00E05DE1">
              <w:rPr>
                <w:rStyle w:val="Hyperlnk"/>
                <w:noProof/>
                <w:highlight w:val="white"/>
              </w:rPr>
              <w:t>13.6.6.</w:t>
            </w:r>
            <w:r>
              <w:rPr>
                <w:rFonts w:asciiTheme="minorHAnsi" w:eastAsiaTheme="minorEastAsia" w:hAnsiTheme="minorHAnsi"/>
                <w:noProof/>
                <w:color w:val="auto"/>
                <w:lang w:val="sv-SE" w:eastAsia="sv-SE"/>
              </w:rPr>
              <w:tab/>
            </w:r>
            <w:r w:rsidRPr="00E05DE1">
              <w:rPr>
                <w:rStyle w:val="Hyperlnk"/>
                <w:noProof/>
                <w:highlight w:val="white"/>
              </w:rPr>
              <w:t>Command Line Arguments</w:t>
            </w:r>
            <w:r>
              <w:rPr>
                <w:noProof/>
                <w:webHidden/>
              </w:rPr>
              <w:tab/>
            </w:r>
            <w:r>
              <w:rPr>
                <w:noProof/>
                <w:webHidden/>
              </w:rPr>
              <w:fldChar w:fldCharType="begin"/>
            </w:r>
            <w:r>
              <w:rPr>
                <w:noProof/>
                <w:webHidden/>
              </w:rPr>
              <w:instrText xml:space="preserve"> PAGEREF _Toc53991118 \h </w:instrText>
            </w:r>
            <w:r>
              <w:rPr>
                <w:noProof/>
                <w:webHidden/>
              </w:rPr>
            </w:r>
            <w:r>
              <w:rPr>
                <w:noProof/>
                <w:webHidden/>
              </w:rPr>
              <w:fldChar w:fldCharType="separate"/>
            </w:r>
            <w:r w:rsidR="000A6768">
              <w:rPr>
                <w:noProof/>
                <w:webHidden/>
              </w:rPr>
              <w:t>256</w:t>
            </w:r>
            <w:r>
              <w:rPr>
                <w:noProof/>
                <w:webHidden/>
              </w:rPr>
              <w:fldChar w:fldCharType="end"/>
            </w:r>
          </w:hyperlink>
        </w:p>
        <w:p w14:paraId="12626502" w14:textId="2EE6B14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19" w:history="1">
            <w:r w:rsidRPr="00E05DE1">
              <w:rPr>
                <w:rStyle w:val="Hyperlnk"/>
                <w:noProof/>
                <w:highlight w:val="white"/>
              </w:rPr>
              <w:t>13.6.1.</w:t>
            </w:r>
            <w:r>
              <w:rPr>
                <w:rFonts w:asciiTheme="minorHAnsi" w:eastAsiaTheme="minorEastAsia" w:hAnsiTheme="minorHAnsi"/>
                <w:noProof/>
                <w:color w:val="auto"/>
                <w:lang w:val="sv-SE" w:eastAsia="sv-SE"/>
              </w:rPr>
              <w:tab/>
            </w:r>
            <w:r w:rsidRPr="00E05DE1">
              <w:rPr>
                <w:rStyle w:val="Hyperlnk"/>
                <w:noProof/>
                <w:highlight w:val="white"/>
              </w:rPr>
              <w:t>Text List</w:t>
            </w:r>
            <w:r>
              <w:rPr>
                <w:noProof/>
                <w:webHidden/>
              </w:rPr>
              <w:tab/>
            </w:r>
            <w:r>
              <w:rPr>
                <w:noProof/>
                <w:webHidden/>
              </w:rPr>
              <w:fldChar w:fldCharType="begin"/>
            </w:r>
            <w:r>
              <w:rPr>
                <w:noProof/>
                <w:webHidden/>
              </w:rPr>
              <w:instrText xml:space="preserve"> PAGEREF _Toc53991119 \h </w:instrText>
            </w:r>
            <w:r>
              <w:rPr>
                <w:noProof/>
                <w:webHidden/>
              </w:rPr>
            </w:r>
            <w:r>
              <w:rPr>
                <w:noProof/>
                <w:webHidden/>
              </w:rPr>
              <w:fldChar w:fldCharType="separate"/>
            </w:r>
            <w:r w:rsidR="000A6768">
              <w:rPr>
                <w:noProof/>
                <w:webHidden/>
              </w:rPr>
              <w:t>259</w:t>
            </w:r>
            <w:r>
              <w:rPr>
                <w:noProof/>
                <w:webHidden/>
              </w:rPr>
              <w:fldChar w:fldCharType="end"/>
            </w:r>
          </w:hyperlink>
        </w:p>
        <w:p w14:paraId="63C9AA75" w14:textId="1CD0D6AA" w:rsidR="00E907E1" w:rsidRDefault="00E907E1">
          <w:pPr>
            <w:pStyle w:val="Innehll1"/>
            <w:rPr>
              <w:rFonts w:asciiTheme="minorHAnsi" w:eastAsiaTheme="minorEastAsia" w:hAnsiTheme="minorHAnsi"/>
              <w:noProof/>
              <w:color w:val="auto"/>
              <w:lang w:val="sv-SE" w:eastAsia="sv-SE"/>
            </w:rPr>
          </w:pPr>
          <w:hyperlink w:anchor="_Toc53991120" w:history="1">
            <w:r w:rsidRPr="00E05DE1">
              <w:rPr>
                <w:rStyle w:val="Hyperlnk"/>
                <w:noProof/>
              </w:rPr>
              <w:t>14.</w:t>
            </w:r>
            <w:r>
              <w:rPr>
                <w:rFonts w:asciiTheme="minorHAnsi" w:eastAsiaTheme="minorEastAsia" w:hAnsiTheme="minorHAnsi"/>
                <w:noProof/>
                <w:color w:val="auto"/>
                <w:lang w:val="sv-SE" w:eastAsia="sv-SE"/>
              </w:rPr>
              <w:tab/>
            </w:r>
            <w:r w:rsidRPr="00E05DE1">
              <w:rPr>
                <w:rStyle w:val="Hyperlnk"/>
                <w:noProof/>
              </w:rPr>
              <w:t>Executable Code Generation</w:t>
            </w:r>
            <w:r>
              <w:rPr>
                <w:noProof/>
                <w:webHidden/>
              </w:rPr>
              <w:tab/>
            </w:r>
            <w:r>
              <w:rPr>
                <w:noProof/>
                <w:webHidden/>
              </w:rPr>
              <w:fldChar w:fldCharType="begin"/>
            </w:r>
            <w:r>
              <w:rPr>
                <w:noProof/>
                <w:webHidden/>
              </w:rPr>
              <w:instrText xml:space="preserve"> PAGEREF _Toc53991120 \h </w:instrText>
            </w:r>
            <w:r>
              <w:rPr>
                <w:noProof/>
                <w:webHidden/>
              </w:rPr>
            </w:r>
            <w:r>
              <w:rPr>
                <w:noProof/>
                <w:webHidden/>
              </w:rPr>
              <w:fldChar w:fldCharType="separate"/>
            </w:r>
            <w:r w:rsidR="000A6768">
              <w:rPr>
                <w:noProof/>
                <w:webHidden/>
              </w:rPr>
              <w:t>261</w:t>
            </w:r>
            <w:r>
              <w:rPr>
                <w:noProof/>
                <w:webHidden/>
              </w:rPr>
              <w:fldChar w:fldCharType="end"/>
            </w:r>
          </w:hyperlink>
        </w:p>
        <w:p w14:paraId="4A9D3534" w14:textId="1A3F127B"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21" w:history="1">
            <w:r w:rsidRPr="00E05DE1">
              <w:rPr>
                <w:rStyle w:val="Hyperlnk"/>
                <w:noProof/>
              </w:rPr>
              <w:t>14.1.</w:t>
            </w:r>
            <w:r>
              <w:rPr>
                <w:rFonts w:asciiTheme="minorHAnsi" w:eastAsiaTheme="minorEastAsia" w:hAnsiTheme="minorHAnsi"/>
                <w:noProof/>
                <w:color w:val="auto"/>
                <w:lang w:val="sv-SE" w:eastAsia="sv-SE"/>
              </w:rPr>
              <w:tab/>
            </w:r>
            <w:r w:rsidRPr="00E05DE1">
              <w:rPr>
                <w:rStyle w:val="Hyperlnk"/>
                <w:noProof/>
              </w:rPr>
              <w:t>The Windows Mode</w:t>
            </w:r>
            <w:r>
              <w:rPr>
                <w:noProof/>
                <w:webHidden/>
              </w:rPr>
              <w:tab/>
            </w:r>
            <w:r>
              <w:rPr>
                <w:noProof/>
                <w:webHidden/>
              </w:rPr>
              <w:fldChar w:fldCharType="begin"/>
            </w:r>
            <w:r>
              <w:rPr>
                <w:noProof/>
                <w:webHidden/>
              </w:rPr>
              <w:instrText xml:space="preserve"> PAGEREF _Toc53991121 \h </w:instrText>
            </w:r>
            <w:r>
              <w:rPr>
                <w:noProof/>
                <w:webHidden/>
              </w:rPr>
            </w:r>
            <w:r>
              <w:rPr>
                <w:noProof/>
                <w:webHidden/>
              </w:rPr>
              <w:fldChar w:fldCharType="separate"/>
            </w:r>
            <w:r w:rsidR="000A6768">
              <w:rPr>
                <w:noProof/>
                <w:webHidden/>
              </w:rPr>
              <w:t>261</w:t>
            </w:r>
            <w:r>
              <w:rPr>
                <w:noProof/>
                <w:webHidden/>
              </w:rPr>
              <w:fldChar w:fldCharType="end"/>
            </w:r>
          </w:hyperlink>
        </w:p>
        <w:p w14:paraId="0C0ED88C" w14:textId="3011FD7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2" w:history="1">
            <w:r w:rsidRPr="00E05DE1">
              <w:rPr>
                <w:rStyle w:val="Hyperlnk"/>
                <w:noProof/>
                <w:highlight w:val="white"/>
              </w:rPr>
              <w:t>14.1.1.</w:t>
            </w:r>
            <w:r>
              <w:rPr>
                <w:rFonts w:asciiTheme="minorHAnsi" w:eastAsiaTheme="minorEastAsia" w:hAnsiTheme="minorHAnsi"/>
                <w:noProof/>
                <w:color w:val="auto"/>
                <w:lang w:val="sv-SE" w:eastAsia="sv-SE"/>
              </w:rPr>
              <w:tab/>
            </w:r>
            <w:r w:rsidRPr="00E05DE1">
              <w:rPr>
                <w:rStyle w:val="Hyperlnk"/>
                <w:noProof/>
                <w:highlight w:val="white"/>
              </w:rPr>
              <w:t>Main</w:t>
            </w:r>
            <w:r>
              <w:rPr>
                <w:noProof/>
                <w:webHidden/>
              </w:rPr>
              <w:tab/>
            </w:r>
            <w:r>
              <w:rPr>
                <w:noProof/>
                <w:webHidden/>
              </w:rPr>
              <w:fldChar w:fldCharType="begin"/>
            </w:r>
            <w:r>
              <w:rPr>
                <w:noProof/>
                <w:webHidden/>
              </w:rPr>
              <w:instrText xml:space="preserve"> PAGEREF _Toc53991122 \h </w:instrText>
            </w:r>
            <w:r>
              <w:rPr>
                <w:noProof/>
                <w:webHidden/>
              </w:rPr>
            </w:r>
            <w:r>
              <w:rPr>
                <w:noProof/>
                <w:webHidden/>
              </w:rPr>
              <w:fldChar w:fldCharType="separate"/>
            </w:r>
            <w:r w:rsidR="000A6768">
              <w:rPr>
                <w:noProof/>
                <w:webHidden/>
              </w:rPr>
              <w:t>261</w:t>
            </w:r>
            <w:r>
              <w:rPr>
                <w:noProof/>
                <w:webHidden/>
              </w:rPr>
              <w:fldChar w:fldCharType="end"/>
            </w:r>
          </w:hyperlink>
        </w:p>
        <w:p w14:paraId="30961F5E" w14:textId="6B96BCF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3" w:history="1">
            <w:r w:rsidRPr="00E05DE1">
              <w:rPr>
                <w:rStyle w:val="Hyperlnk"/>
                <w:noProof/>
                <w:highlight w:val="white"/>
              </w:rPr>
              <w:t>14.1.2.</w:t>
            </w:r>
            <w:r>
              <w:rPr>
                <w:rFonts w:asciiTheme="minorHAnsi" w:eastAsiaTheme="minorEastAsia" w:hAnsiTheme="minorHAnsi"/>
                <w:noProof/>
                <w:color w:val="auto"/>
                <w:lang w:val="sv-SE" w:eastAsia="sv-SE"/>
              </w:rPr>
              <w:tab/>
            </w:r>
            <w:r w:rsidRPr="00E05DE1">
              <w:rPr>
                <w:rStyle w:val="Hyperlnk"/>
                <w:noProof/>
                <w:highlight w:val="white"/>
              </w:rPr>
              <w:t>Type Size</w:t>
            </w:r>
            <w:r>
              <w:rPr>
                <w:noProof/>
                <w:webHidden/>
              </w:rPr>
              <w:tab/>
            </w:r>
            <w:r>
              <w:rPr>
                <w:noProof/>
                <w:webHidden/>
              </w:rPr>
              <w:fldChar w:fldCharType="begin"/>
            </w:r>
            <w:r>
              <w:rPr>
                <w:noProof/>
                <w:webHidden/>
              </w:rPr>
              <w:instrText xml:space="preserve"> PAGEREF _Toc53991123 \h </w:instrText>
            </w:r>
            <w:r>
              <w:rPr>
                <w:noProof/>
                <w:webHidden/>
              </w:rPr>
            </w:r>
            <w:r>
              <w:rPr>
                <w:noProof/>
                <w:webHidden/>
              </w:rPr>
              <w:fldChar w:fldCharType="separate"/>
            </w:r>
            <w:r w:rsidR="000A6768">
              <w:rPr>
                <w:noProof/>
                <w:webHidden/>
              </w:rPr>
              <w:t>264</w:t>
            </w:r>
            <w:r>
              <w:rPr>
                <w:noProof/>
                <w:webHidden/>
              </w:rPr>
              <w:fldChar w:fldCharType="end"/>
            </w:r>
          </w:hyperlink>
        </w:p>
        <w:p w14:paraId="0A3E2EF2" w14:textId="5841FB0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4" w:history="1">
            <w:r w:rsidRPr="00E05DE1">
              <w:rPr>
                <w:rStyle w:val="Hyperlnk"/>
                <w:noProof/>
                <w:highlight w:val="white"/>
              </w:rPr>
              <w:t>14.1.1.</w:t>
            </w:r>
            <w:r>
              <w:rPr>
                <w:rFonts w:asciiTheme="minorHAnsi" w:eastAsiaTheme="minorEastAsia" w:hAnsiTheme="minorHAnsi"/>
                <w:noProof/>
                <w:color w:val="auto"/>
                <w:lang w:val="sv-SE" w:eastAsia="sv-SE"/>
              </w:rPr>
              <w:tab/>
            </w:r>
            <w:r w:rsidRPr="00E05DE1">
              <w:rPr>
                <w:rStyle w:val="Hyperlnk"/>
                <w:noProof/>
                <w:highlight w:val="white"/>
              </w:rPr>
              <w:t>Static Symbol</w:t>
            </w:r>
            <w:r>
              <w:rPr>
                <w:noProof/>
                <w:webHidden/>
              </w:rPr>
              <w:tab/>
            </w:r>
            <w:r>
              <w:rPr>
                <w:noProof/>
                <w:webHidden/>
              </w:rPr>
              <w:fldChar w:fldCharType="begin"/>
            </w:r>
            <w:r>
              <w:rPr>
                <w:noProof/>
                <w:webHidden/>
              </w:rPr>
              <w:instrText xml:space="preserve"> PAGEREF _Toc53991124 \h </w:instrText>
            </w:r>
            <w:r>
              <w:rPr>
                <w:noProof/>
                <w:webHidden/>
              </w:rPr>
            </w:r>
            <w:r>
              <w:rPr>
                <w:noProof/>
                <w:webHidden/>
              </w:rPr>
              <w:fldChar w:fldCharType="separate"/>
            </w:r>
            <w:r w:rsidR="000A6768">
              <w:rPr>
                <w:noProof/>
                <w:webHidden/>
              </w:rPr>
              <w:t>265</w:t>
            </w:r>
            <w:r>
              <w:rPr>
                <w:noProof/>
                <w:webHidden/>
              </w:rPr>
              <w:fldChar w:fldCharType="end"/>
            </w:r>
          </w:hyperlink>
        </w:p>
        <w:p w14:paraId="0E9BAC92" w14:textId="32022D4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5" w:history="1">
            <w:r w:rsidRPr="00E05DE1">
              <w:rPr>
                <w:rStyle w:val="Hyperlnk"/>
                <w:noProof/>
                <w:highlight w:val="white"/>
              </w:rPr>
              <w:t>14.1.2.</w:t>
            </w:r>
            <w:r>
              <w:rPr>
                <w:rFonts w:asciiTheme="minorHAnsi" w:eastAsiaTheme="minorEastAsia" w:hAnsiTheme="minorHAnsi"/>
                <w:noProof/>
                <w:color w:val="auto"/>
                <w:lang w:val="sv-SE" w:eastAsia="sv-SE"/>
              </w:rPr>
              <w:tab/>
            </w:r>
            <w:r w:rsidRPr="00E05DE1">
              <w:rPr>
                <w:rStyle w:val="Hyperlnk"/>
                <w:noProof/>
                <w:highlight w:val="white"/>
              </w:rPr>
              <w:t>Static Value</w:t>
            </w:r>
            <w:r>
              <w:rPr>
                <w:noProof/>
                <w:webHidden/>
              </w:rPr>
              <w:tab/>
            </w:r>
            <w:r>
              <w:rPr>
                <w:noProof/>
                <w:webHidden/>
              </w:rPr>
              <w:fldChar w:fldCharType="begin"/>
            </w:r>
            <w:r>
              <w:rPr>
                <w:noProof/>
                <w:webHidden/>
              </w:rPr>
              <w:instrText xml:space="preserve"> PAGEREF _Toc53991125 \h </w:instrText>
            </w:r>
            <w:r>
              <w:rPr>
                <w:noProof/>
                <w:webHidden/>
              </w:rPr>
            </w:r>
            <w:r>
              <w:rPr>
                <w:noProof/>
                <w:webHidden/>
              </w:rPr>
              <w:fldChar w:fldCharType="separate"/>
            </w:r>
            <w:r w:rsidR="000A6768">
              <w:rPr>
                <w:noProof/>
                <w:webHidden/>
              </w:rPr>
              <w:t>267</w:t>
            </w:r>
            <w:r>
              <w:rPr>
                <w:noProof/>
                <w:webHidden/>
              </w:rPr>
              <w:fldChar w:fldCharType="end"/>
            </w:r>
          </w:hyperlink>
        </w:p>
        <w:p w14:paraId="0538086D" w14:textId="456DD5F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6" w:history="1">
            <w:r w:rsidRPr="00E05DE1">
              <w:rPr>
                <w:rStyle w:val="Hyperlnk"/>
                <w:noProof/>
                <w:highlight w:val="white"/>
              </w:rPr>
              <w:t>14.1.3.</w:t>
            </w:r>
            <w:r>
              <w:rPr>
                <w:rFonts w:asciiTheme="minorHAnsi" w:eastAsiaTheme="minorEastAsia" w:hAnsiTheme="minorHAnsi"/>
                <w:noProof/>
                <w:color w:val="auto"/>
                <w:lang w:val="sv-SE" w:eastAsia="sv-SE"/>
              </w:rPr>
              <w:tab/>
            </w:r>
            <w:r w:rsidRPr="00E05DE1">
              <w:rPr>
                <w:rStyle w:val="Hyperlnk"/>
                <w:noProof/>
                <w:highlight w:val="white"/>
              </w:rPr>
              <w:t>Function End</w:t>
            </w:r>
            <w:r>
              <w:rPr>
                <w:noProof/>
                <w:webHidden/>
              </w:rPr>
              <w:tab/>
            </w:r>
            <w:r>
              <w:rPr>
                <w:noProof/>
                <w:webHidden/>
              </w:rPr>
              <w:fldChar w:fldCharType="begin"/>
            </w:r>
            <w:r>
              <w:rPr>
                <w:noProof/>
                <w:webHidden/>
              </w:rPr>
              <w:instrText xml:space="preserve"> PAGEREF _Toc53991126 \h </w:instrText>
            </w:r>
            <w:r>
              <w:rPr>
                <w:noProof/>
                <w:webHidden/>
              </w:rPr>
            </w:r>
            <w:r>
              <w:rPr>
                <w:noProof/>
                <w:webHidden/>
              </w:rPr>
              <w:fldChar w:fldCharType="separate"/>
            </w:r>
            <w:r w:rsidR="000A6768">
              <w:rPr>
                <w:noProof/>
                <w:webHidden/>
              </w:rPr>
              <w:t>268</w:t>
            </w:r>
            <w:r>
              <w:rPr>
                <w:noProof/>
                <w:webHidden/>
              </w:rPr>
              <w:fldChar w:fldCharType="end"/>
            </w:r>
          </w:hyperlink>
        </w:p>
        <w:p w14:paraId="51A7F797" w14:textId="5DE327E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7" w:history="1">
            <w:r w:rsidRPr="00E05DE1">
              <w:rPr>
                <w:rStyle w:val="Hyperlnk"/>
                <w:noProof/>
                <w:highlight w:val="white"/>
              </w:rPr>
              <w:t>14.1.4.</w:t>
            </w:r>
            <w:r>
              <w:rPr>
                <w:rFonts w:asciiTheme="minorHAnsi" w:eastAsiaTheme="minorEastAsia" w:hAnsiTheme="minorHAnsi"/>
                <w:noProof/>
                <w:color w:val="auto"/>
                <w:lang w:val="sv-SE" w:eastAsia="sv-SE"/>
              </w:rPr>
              <w:tab/>
            </w:r>
            <w:r w:rsidRPr="00E05DE1">
              <w:rPr>
                <w:rStyle w:val="Hyperlnk"/>
                <w:noProof/>
                <w:highlight w:val="white"/>
              </w:rPr>
              <w:t>Target Code Generation</w:t>
            </w:r>
            <w:r>
              <w:rPr>
                <w:noProof/>
                <w:webHidden/>
              </w:rPr>
              <w:tab/>
            </w:r>
            <w:r>
              <w:rPr>
                <w:noProof/>
                <w:webHidden/>
              </w:rPr>
              <w:fldChar w:fldCharType="begin"/>
            </w:r>
            <w:r>
              <w:rPr>
                <w:noProof/>
                <w:webHidden/>
              </w:rPr>
              <w:instrText xml:space="preserve"> PAGEREF _Toc53991127 \h </w:instrText>
            </w:r>
            <w:r>
              <w:rPr>
                <w:noProof/>
                <w:webHidden/>
              </w:rPr>
            </w:r>
            <w:r>
              <w:rPr>
                <w:noProof/>
                <w:webHidden/>
              </w:rPr>
              <w:fldChar w:fldCharType="separate"/>
            </w:r>
            <w:r w:rsidR="000A6768">
              <w:rPr>
                <w:noProof/>
                <w:webHidden/>
              </w:rPr>
              <w:t>268</w:t>
            </w:r>
            <w:r>
              <w:rPr>
                <w:noProof/>
                <w:webHidden/>
              </w:rPr>
              <w:fldChar w:fldCharType="end"/>
            </w:r>
          </w:hyperlink>
        </w:p>
        <w:p w14:paraId="33D24C53" w14:textId="3597161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8" w:history="1">
            <w:r w:rsidRPr="00E05DE1">
              <w:rPr>
                <w:rStyle w:val="Hyperlnk"/>
                <w:noProof/>
                <w:highlight w:val="white"/>
              </w:rPr>
              <w:t>14.1.5.</w:t>
            </w:r>
            <w:r>
              <w:rPr>
                <w:rFonts w:asciiTheme="minorHAnsi" w:eastAsiaTheme="minorEastAsia" w:hAnsiTheme="minorHAnsi"/>
                <w:noProof/>
                <w:color w:val="auto"/>
                <w:lang w:val="sv-SE" w:eastAsia="sv-SE"/>
              </w:rPr>
              <w:tab/>
            </w:r>
            <w:r w:rsidRPr="00E05DE1">
              <w:rPr>
                <w:rStyle w:val="Hyperlnk"/>
                <w:noProof/>
                <w:highlight w:val="white"/>
              </w:rPr>
              <w:t>Exit</w:t>
            </w:r>
            <w:r>
              <w:rPr>
                <w:noProof/>
                <w:webHidden/>
              </w:rPr>
              <w:tab/>
            </w:r>
            <w:r>
              <w:rPr>
                <w:noProof/>
                <w:webHidden/>
              </w:rPr>
              <w:fldChar w:fldCharType="begin"/>
            </w:r>
            <w:r>
              <w:rPr>
                <w:noProof/>
                <w:webHidden/>
              </w:rPr>
              <w:instrText xml:space="preserve"> PAGEREF _Toc53991128 \h </w:instrText>
            </w:r>
            <w:r>
              <w:rPr>
                <w:noProof/>
                <w:webHidden/>
              </w:rPr>
            </w:r>
            <w:r>
              <w:rPr>
                <w:noProof/>
                <w:webHidden/>
              </w:rPr>
              <w:fldChar w:fldCharType="separate"/>
            </w:r>
            <w:r w:rsidR="000A6768">
              <w:rPr>
                <w:noProof/>
                <w:webHidden/>
              </w:rPr>
              <w:t>269</w:t>
            </w:r>
            <w:r>
              <w:rPr>
                <w:noProof/>
                <w:webHidden/>
              </w:rPr>
              <w:fldChar w:fldCharType="end"/>
            </w:r>
          </w:hyperlink>
        </w:p>
        <w:p w14:paraId="25C6D848" w14:textId="4ABA56A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29" w:history="1">
            <w:r w:rsidRPr="00E05DE1">
              <w:rPr>
                <w:rStyle w:val="Hyperlnk"/>
                <w:noProof/>
                <w:highlight w:val="white"/>
              </w:rPr>
              <w:t>14.1.6.</w:t>
            </w:r>
            <w:r>
              <w:rPr>
                <w:rFonts w:asciiTheme="minorHAnsi" w:eastAsiaTheme="minorEastAsia" w:hAnsiTheme="minorHAnsi"/>
                <w:noProof/>
                <w:color w:val="auto"/>
                <w:lang w:val="sv-SE" w:eastAsia="sv-SE"/>
              </w:rPr>
              <w:tab/>
            </w:r>
            <w:r w:rsidRPr="00E05DE1">
              <w:rPr>
                <w:rStyle w:val="Hyperlnk"/>
                <w:noProof/>
                <w:highlight w:val="white"/>
              </w:rPr>
              <w:t>Initialization Code</w:t>
            </w:r>
            <w:r>
              <w:rPr>
                <w:noProof/>
                <w:webHidden/>
              </w:rPr>
              <w:tab/>
            </w:r>
            <w:r>
              <w:rPr>
                <w:noProof/>
                <w:webHidden/>
              </w:rPr>
              <w:fldChar w:fldCharType="begin"/>
            </w:r>
            <w:r>
              <w:rPr>
                <w:noProof/>
                <w:webHidden/>
              </w:rPr>
              <w:instrText xml:space="preserve"> PAGEREF _Toc53991129 \h </w:instrText>
            </w:r>
            <w:r>
              <w:rPr>
                <w:noProof/>
                <w:webHidden/>
              </w:rPr>
            </w:r>
            <w:r>
              <w:rPr>
                <w:noProof/>
                <w:webHidden/>
              </w:rPr>
              <w:fldChar w:fldCharType="separate"/>
            </w:r>
            <w:r w:rsidR="000A6768">
              <w:rPr>
                <w:noProof/>
                <w:webHidden/>
              </w:rPr>
              <w:t>269</w:t>
            </w:r>
            <w:r>
              <w:rPr>
                <w:noProof/>
                <w:webHidden/>
              </w:rPr>
              <w:fldChar w:fldCharType="end"/>
            </w:r>
          </w:hyperlink>
        </w:p>
        <w:p w14:paraId="58640A9C" w14:textId="5D8981E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30" w:history="1">
            <w:r w:rsidRPr="00E05DE1">
              <w:rPr>
                <w:rStyle w:val="Hyperlnk"/>
                <w:noProof/>
                <w:highlight w:val="white"/>
              </w:rPr>
              <w:t>14.1.7.</w:t>
            </w:r>
            <w:r>
              <w:rPr>
                <w:rFonts w:asciiTheme="minorHAnsi" w:eastAsiaTheme="minorEastAsia" w:hAnsiTheme="minorHAnsi"/>
                <w:noProof/>
                <w:color w:val="auto"/>
                <w:lang w:val="sv-SE" w:eastAsia="sv-SE"/>
              </w:rPr>
              <w:tab/>
            </w:r>
            <w:r w:rsidRPr="00E05DE1">
              <w:rPr>
                <w:rStyle w:val="Hyperlnk"/>
                <w:noProof/>
                <w:highlight w:val="white"/>
              </w:rPr>
              <w:t>Command Line Arguments</w:t>
            </w:r>
            <w:r>
              <w:rPr>
                <w:noProof/>
                <w:webHidden/>
              </w:rPr>
              <w:tab/>
            </w:r>
            <w:r>
              <w:rPr>
                <w:noProof/>
                <w:webHidden/>
              </w:rPr>
              <w:fldChar w:fldCharType="begin"/>
            </w:r>
            <w:r>
              <w:rPr>
                <w:noProof/>
                <w:webHidden/>
              </w:rPr>
              <w:instrText xml:space="preserve"> PAGEREF _Toc53991130 \h </w:instrText>
            </w:r>
            <w:r>
              <w:rPr>
                <w:noProof/>
                <w:webHidden/>
              </w:rPr>
            </w:r>
            <w:r>
              <w:rPr>
                <w:noProof/>
                <w:webHidden/>
              </w:rPr>
              <w:fldChar w:fldCharType="separate"/>
            </w:r>
            <w:r w:rsidR="000A6768">
              <w:rPr>
                <w:noProof/>
                <w:webHidden/>
              </w:rPr>
              <w:t>270</w:t>
            </w:r>
            <w:r>
              <w:rPr>
                <w:noProof/>
                <w:webHidden/>
              </w:rPr>
              <w:fldChar w:fldCharType="end"/>
            </w:r>
          </w:hyperlink>
        </w:p>
        <w:p w14:paraId="10F7F551" w14:textId="3774141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31" w:history="1">
            <w:r w:rsidRPr="00E05DE1">
              <w:rPr>
                <w:rStyle w:val="Hyperlnk"/>
                <w:noProof/>
                <w:highlight w:val="white"/>
              </w:rPr>
              <w:t>14.1.1.</w:t>
            </w:r>
            <w:r>
              <w:rPr>
                <w:rFonts w:asciiTheme="minorHAnsi" w:eastAsiaTheme="minorEastAsia" w:hAnsiTheme="minorHAnsi"/>
                <w:noProof/>
                <w:color w:val="auto"/>
                <w:lang w:val="sv-SE" w:eastAsia="sv-SE"/>
              </w:rPr>
              <w:tab/>
            </w:r>
            <w:r w:rsidRPr="00E05DE1">
              <w:rPr>
                <w:rStyle w:val="Hyperlnk"/>
                <w:noProof/>
                <w:highlight w:val="white"/>
              </w:rPr>
              <w:t>Windows Jump Info</w:t>
            </w:r>
            <w:r>
              <w:rPr>
                <w:noProof/>
                <w:webHidden/>
              </w:rPr>
              <w:tab/>
            </w:r>
            <w:r>
              <w:rPr>
                <w:noProof/>
                <w:webHidden/>
              </w:rPr>
              <w:fldChar w:fldCharType="begin"/>
            </w:r>
            <w:r>
              <w:rPr>
                <w:noProof/>
                <w:webHidden/>
              </w:rPr>
              <w:instrText xml:space="preserve"> PAGEREF _Toc53991131 \h </w:instrText>
            </w:r>
            <w:r>
              <w:rPr>
                <w:noProof/>
                <w:webHidden/>
              </w:rPr>
            </w:r>
            <w:r>
              <w:rPr>
                <w:noProof/>
                <w:webHidden/>
              </w:rPr>
              <w:fldChar w:fldCharType="separate"/>
            </w:r>
            <w:r w:rsidR="000A6768">
              <w:rPr>
                <w:noProof/>
                <w:webHidden/>
              </w:rPr>
              <w:t>275</w:t>
            </w:r>
            <w:r>
              <w:rPr>
                <w:noProof/>
                <w:webHidden/>
              </w:rPr>
              <w:fldChar w:fldCharType="end"/>
            </w:r>
          </w:hyperlink>
        </w:p>
        <w:p w14:paraId="138AD475" w14:textId="2F64AE3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32" w:history="1">
            <w:r w:rsidRPr="00E05DE1">
              <w:rPr>
                <w:rStyle w:val="Hyperlnk"/>
                <w:noProof/>
                <w:highlight w:val="white"/>
              </w:rPr>
              <w:t>14.1.2.</w:t>
            </w:r>
            <w:r>
              <w:rPr>
                <w:rFonts w:asciiTheme="minorHAnsi" w:eastAsiaTheme="minorEastAsia" w:hAnsiTheme="minorHAnsi"/>
                <w:noProof/>
                <w:color w:val="auto"/>
                <w:lang w:val="sv-SE" w:eastAsia="sv-SE"/>
              </w:rPr>
              <w:tab/>
            </w:r>
            <w:r w:rsidRPr="00E05DE1">
              <w:rPr>
                <w:rStyle w:val="Hyperlnk"/>
                <w:noProof/>
                <w:highlight w:val="white"/>
              </w:rPr>
              <w:t>Windows Byte List</w:t>
            </w:r>
            <w:r>
              <w:rPr>
                <w:noProof/>
                <w:webHidden/>
              </w:rPr>
              <w:tab/>
            </w:r>
            <w:r>
              <w:rPr>
                <w:noProof/>
                <w:webHidden/>
              </w:rPr>
              <w:fldChar w:fldCharType="begin"/>
            </w:r>
            <w:r>
              <w:rPr>
                <w:noProof/>
                <w:webHidden/>
              </w:rPr>
              <w:instrText xml:space="preserve"> PAGEREF _Toc53991132 \h </w:instrText>
            </w:r>
            <w:r>
              <w:rPr>
                <w:noProof/>
                <w:webHidden/>
              </w:rPr>
            </w:r>
            <w:r>
              <w:rPr>
                <w:noProof/>
                <w:webHidden/>
              </w:rPr>
              <w:fldChar w:fldCharType="separate"/>
            </w:r>
            <w:r w:rsidR="000A6768">
              <w:rPr>
                <w:noProof/>
                <w:webHidden/>
              </w:rPr>
              <w:t>278</w:t>
            </w:r>
            <w:r>
              <w:rPr>
                <w:noProof/>
                <w:webHidden/>
              </w:rPr>
              <w:fldChar w:fldCharType="end"/>
            </w:r>
          </w:hyperlink>
        </w:p>
        <w:p w14:paraId="5005508A" w14:textId="4B27689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33" w:history="1">
            <w:r w:rsidRPr="00E05DE1">
              <w:rPr>
                <w:rStyle w:val="Hyperlnk"/>
                <w:noProof/>
                <w:highlight w:val="white"/>
              </w:rPr>
              <w:t>14.1.3.</w:t>
            </w:r>
            <w:r>
              <w:rPr>
                <w:rFonts w:asciiTheme="minorHAnsi" w:eastAsiaTheme="minorEastAsia" w:hAnsiTheme="minorHAnsi"/>
                <w:noProof/>
                <w:color w:val="auto"/>
                <w:lang w:val="sv-SE" w:eastAsia="sv-SE"/>
              </w:rPr>
              <w:tab/>
            </w:r>
            <w:r w:rsidRPr="00E05DE1">
              <w:rPr>
                <w:rStyle w:val="Hyperlnk"/>
                <w:noProof/>
                <w:highlight w:val="white"/>
              </w:rPr>
              <w:t>Byte List</w:t>
            </w:r>
            <w:r>
              <w:rPr>
                <w:noProof/>
                <w:webHidden/>
              </w:rPr>
              <w:tab/>
            </w:r>
            <w:r>
              <w:rPr>
                <w:noProof/>
                <w:webHidden/>
              </w:rPr>
              <w:fldChar w:fldCharType="begin"/>
            </w:r>
            <w:r>
              <w:rPr>
                <w:noProof/>
                <w:webHidden/>
              </w:rPr>
              <w:instrText xml:space="preserve"> PAGEREF _Toc53991133 \h </w:instrText>
            </w:r>
            <w:r>
              <w:rPr>
                <w:noProof/>
                <w:webHidden/>
              </w:rPr>
            </w:r>
            <w:r>
              <w:rPr>
                <w:noProof/>
                <w:webHidden/>
              </w:rPr>
              <w:fldChar w:fldCharType="separate"/>
            </w:r>
            <w:r w:rsidR="000A6768">
              <w:rPr>
                <w:noProof/>
                <w:webHidden/>
              </w:rPr>
              <w:t>279</w:t>
            </w:r>
            <w:r>
              <w:rPr>
                <w:noProof/>
                <w:webHidden/>
              </w:rPr>
              <w:fldChar w:fldCharType="end"/>
            </w:r>
          </w:hyperlink>
        </w:p>
        <w:p w14:paraId="76EF9545" w14:textId="45AF7BAF"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34" w:history="1">
            <w:r w:rsidRPr="00E05DE1">
              <w:rPr>
                <w:rStyle w:val="Hyperlnk"/>
                <w:noProof/>
              </w:rPr>
              <w:t>14.2.</w:t>
            </w:r>
            <w:r>
              <w:rPr>
                <w:rFonts w:asciiTheme="minorHAnsi" w:eastAsiaTheme="minorEastAsia" w:hAnsiTheme="minorHAnsi"/>
                <w:noProof/>
                <w:color w:val="auto"/>
                <w:lang w:val="sv-SE" w:eastAsia="sv-SE"/>
              </w:rPr>
              <w:tab/>
            </w:r>
            <w:r w:rsidRPr="00E05DE1">
              <w:rPr>
                <w:rStyle w:val="Hyperlnk"/>
                <w:noProof/>
              </w:rPr>
              <w:t>Linking</w:t>
            </w:r>
            <w:r>
              <w:rPr>
                <w:noProof/>
                <w:webHidden/>
              </w:rPr>
              <w:tab/>
            </w:r>
            <w:r>
              <w:rPr>
                <w:noProof/>
                <w:webHidden/>
              </w:rPr>
              <w:fldChar w:fldCharType="begin"/>
            </w:r>
            <w:r>
              <w:rPr>
                <w:noProof/>
                <w:webHidden/>
              </w:rPr>
              <w:instrText xml:space="preserve"> PAGEREF _Toc53991134 \h </w:instrText>
            </w:r>
            <w:r>
              <w:rPr>
                <w:noProof/>
                <w:webHidden/>
              </w:rPr>
            </w:r>
            <w:r>
              <w:rPr>
                <w:noProof/>
                <w:webHidden/>
              </w:rPr>
              <w:fldChar w:fldCharType="separate"/>
            </w:r>
            <w:r w:rsidR="000A6768">
              <w:rPr>
                <w:noProof/>
                <w:webHidden/>
              </w:rPr>
              <w:t>286</w:t>
            </w:r>
            <w:r>
              <w:rPr>
                <w:noProof/>
                <w:webHidden/>
              </w:rPr>
              <w:fldChar w:fldCharType="end"/>
            </w:r>
          </w:hyperlink>
        </w:p>
        <w:p w14:paraId="603E81C8" w14:textId="4E16356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35" w:history="1">
            <w:r w:rsidRPr="00E05DE1">
              <w:rPr>
                <w:rStyle w:val="Hyperlnk"/>
                <w:noProof/>
              </w:rPr>
              <w:t>14.2.1.</w:t>
            </w:r>
            <w:r>
              <w:rPr>
                <w:rFonts w:asciiTheme="minorHAnsi" w:eastAsiaTheme="minorEastAsia" w:hAnsiTheme="minorHAnsi"/>
                <w:noProof/>
                <w:color w:val="auto"/>
                <w:lang w:val="sv-SE" w:eastAsia="sv-SE"/>
              </w:rPr>
              <w:tab/>
            </w:r>
            <w:r w:rsidRPr="00E05DE1">
              <w:rPr>
                <w:rStyle w:val="Hyperlnk"/>
                <w:noProof/>
              </w:rPr>
              <w:t>The Linker Class</w:t>
            </w:r>
            <w:r>
              <w:rPr>
                <w:noProof/>
                <w:webHidden/>
              </w:rPr>
              <w:tab/>
            </w:r>
            <w:r>
              <w:rPr>
                <w:noProof/>
                <w:webHidden/>
              </w:rPr>
              <w:fldChar w:fldCharType="begin"/>
            </w:r>
            <w:r>
              <w:rPr>
                <w:noProof/>
                <w:webHidden/>
              </w:rPr>
              <w:instrText xml:space="preserve"> PAGEREF _Toc53991135 \h </w:instrText>
            </w:r>
            <w:r>
              <w:rPr>
                <w:noProof/>
                <w:webHidden/>
              </w:rPr>
            </w:r>
            <w:r>
              <w:rPr>
                <w:noProof/>
                <w:webHidden/>
              </w:rPr>
              <w:fldChar w:fldCharType="separate"/>
            </w:r>
            <w:r w:rsidR="000A6768">
              <w:rPr>
                <w:noProof/>
                <w:webHidden/>
              </w:rPr>
              <w:t>287</w:t>
            </w:r>
            <w:r>
              <w:rPr>
                <w:noProof/>
                <w:webHidden/>
              </w:rPr>
              <w:fldChar w:fldCharType="end"/>
            </w:r>
          </w:hyperlink>
        </w:p>
        <w:p w14:paraId="5905D076" w14:textId="038E0C10" w:rsidR="00E907E1" w:rsidRDefault="00E907E1">
          <w:pPr>
            <w:pStyle w:val="Innehll1"/>
            <w:rPr>
              <w:rFonts w:asciiTheme="minorHAnsi" w:eastAsiaTheme="minorEastAsia" w:hAnsiTheme="minorHAnsi"/>
              <w:noProof/>
              <w:color w:val="auto"/>
              <w:lang w:val="sv-SE" w:eastAsia="sv-SE"/>
            </w:rPr>
          </w:pPr>
          <w:hyperlink w:anchor="_Toc53991136" w:history="1">
            <w:r w:rsidRPr="00E05DE1">
              <w:rPr>
                <w:rStyle w:val="Hyperlnk"/>
                <w:noProof/>
              </w:rPr>
              <w:t>15.</w:t>
            </w:r>
            <w:r>
              <w:rPr>
                <w:rFonts w:asciiTheme="minorHAnsi" w:eastAsiaTheme="minorEastAsia" w:hAnsiTheme="minorHAnsi"/>
                <w:noProof/>
                <w:color w:val="auto"/>
                <w:lang w:val="sv-SE" w:eastAsia="sv-SE"/>
              </w:rPr>
              <w:tab/>
            </w:r>
            <w:r w:rsidRPr="00E05DE1">
              <w:rPr>
                <w:rStyle w:val="Hyperlnk"/>
                <w:noProof/>
              </w:rPr>
              <w:t>The Standard Library</w:t>
            </w:r>
            <w:r>
              <w:rPr>
                <w:noProof/>
                <w:webHidden/>
              </w:rPr>
              <w:tab/>
            </w:r>
            <w:r>
              <w:rPr>
                <w:noProof/>
                <w:webHidden/>
              </w:rPr>
              <w:fldChar w:fldCharType="begin"/>
            </w:r>
            <w:r>
              <w:rPr>
                <w:noProof/>
                <w:webHidden/>
              </w:rPr>
              <w:instrText xml:space="preserve"> PAGEREF _Toc53991136 \h </w:instrText>
            </w:r>
            <w:r>
              <w:rPr>
                <w:noProof/>
                <w:webHidden/>
              </w:rPr>
            </w:r>
            <w:r>
              <w:rPr>
                <w:noProof/>
                <w:webHidden/>
              </w:rPr>
              <w:fldChar w:fldCharType="separate"/>
            </w:r>
            <w:r w:rsidR="000A6768">
              <w:rPr>
                <w:noProof/>
                <w:webHidden/>
              </w:rPr>
              <w:t>293</w:t>
            </w:r>
            <w:r>
              <w:rPr>
                <w:noProof/>
                <w:webHidden/>
              </w:rPr>
              <w:fldChar w:fldCharType="end"/>
            </w:r>
          </w:hyperlink>
        </w:p>
        <w:p w14:paraId="4F1B33E8" w14:textId="4823C6C8"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37" w:history="1">
            <w:r w:rsidRPr="00E05DE1">
              <w:rPr>
                <w:rStyle w:val="Hyperlnk"/>
                <w:noProof/>
              </w:rPr>
              <w:t>15.1.</w:t>
            </w:r>
            <w:r>
              <w:rPr>
                <w:rFonts w:asciiTheme="minorHAnsi" w:eastAsiaTheme="minorEastAsia" w:hAnsiTheme="minorHAnsi"/>
                <w:noProof/>
                <w:color w:val="auto"/>
                <w:lang w:val="sv-SE" w:eastAsia="sv-SE"/>
              </w:rPr>
              <w:tab/>
            </w:r>
            <w:r w:rsidRPr="00E05DE1">
              <w:rPr>
                <w:rStyle w:val="Hyperlnk"/>
                <w:noProof/>
              </w:rPr>
              <w:t>Integral and Floating Limits</w:t>
            </w:r>
            <w:r>
              <w:rPr>
                <w:noProof/>
                <w:webHidden/>
              </w:rPr>
              <w:tab/>
            </w:r>
            <w:r>
              <w:rPr>
                <w:noProof/>
                <w:webHidden/>
              </w:rPr>
              <w:fldChar w:fldCharType="begin"/>
            </w:r>
            <w:r>
              <w:rPr>
                <w:noProof/>
                <w:webHidden/>
              </w:rPr>
              <w:instrText xml:space="preserve"> PAGEREF _Toc53991137 \h </w:instrText>
            </w:r>
            <w:r>
              <w:rPr>
                <w:noProof/>
                <w:webHidden/>
              </w:rPr>
            </w:r>
            <w:r>
              <w:rPr>
                <w:noProof/>
                <w:webHidden/>
              </w:rPr>
              <w:fldChar w:fldCharType="separate"/>
            </w:r>
            <w:r w:rsidR="000A6768">
              <w:rPr>
                <w:noProof/>
                <w:webHidden/>
              </w:rPr>
              <w:t>293</w:t>
            </w:r>
            <w:r>
              <w:rPr>
                <w:noProof/>
                <w:webHidden/>
              </w:rPr>
              <w:fldChar w:fldCharType="end"/>
            </w:r>
          </w:hyperlink>
        </w:p>
        <w:p w14:paraId="61A31A7B" w14:textId="1DA5883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38" w:history="1">
            <w:r w:rsidRPr="00E05DE1">
              <w:rPr>
                <w:rStyle w:val="Hyperlnk"/>
                <w:noProof/>
              </w:rPr>
              <w:t>15.2.</w:t>
            </w:r>
            <w:r>
              <w:rPr>
                <w:rFonts w:asciiTheme="minorHAnsi" w:eastAsiaTheme="minorEastAsia" w:hAnsiTheme="minorHAnsi"/>
                <w:noProof/>
                <w:color w:val="auto"/>
                <w:lang w:val="sv-SE" w:eastAsia="sv-SE"/>
              </w:rPr>
              <w:tab/>
            </w:r>
            <w:r w:rsidRPr="00E05DE1">
              <w:rPr>
                <w:rStyle w:val="Hyperlnk"/>
                <w:noProof/>
              </w:rPr>
              <w:t>The Assert Macro</w:t>
            </w:r>
            <w:r>
              <w:rPr>
                <w:noProof/>
                <w:webHidden/>
              </w:rPr>
              <w:tab/>
            </w:r>
            <w:r>
              <w:rPr>
                <w:noProof/>
                <w:webHidden/>
              </w:rPr>
              <w:fldChar w:fldCharType="begin"/>
            </w:r>
            <w:r>
              <w:rPr>
                <w:noProof/>
                <w:webHidden/>
              </w:rPr>
              <w:instrText xml:space="preserve"> PAGEREF _Toc53991138 \h </w:instrText>
            </w:r>
            <w:r>
              <w:rPr>
                <w:noProof/>
                <w:webHidden/>
              </w:rPr>
            </w:r>
            <w:r>
              <w:rPr>
                <w:noProof/>
                <w:webHidden/>
              </w:rPr>
              <w:fldChar w:fldCharType="separate"/>
            </w:r>
            <w:r w:rsidR="000A6768">
              <w:rPr>
                <w:noProof/>
                <w:webHidden/>
              </w:rPr>
              <w:t>294</w:t>
            </w:r>
            <w:r>
              <w:rPr>
                <w:noProof/>
                <w:webHidden/>
              </w:rPr>
              <w:fldChar w:fldCharType="end"/>
            </w:r>
          </w:hyperlink>
        </w:p>
        <w:p w14:paraId="493BBA4C" w14:textId="0F8CD1A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39" w:history="1">
            <w:r w:rsidRPr="00E05DE1">
              <w:rPr>
                <w:rStyle w:val="Hyperlnk"/>
                <w:noProof/>
              </w:rPr>
              <w:t>15.3.</w:t>
            </w:r>
            <w:r>
              <w:rPr>
                <w:rFonts w:asciiTheme="minorHAnsi" w:eastAsiaTheme="minorEastAsia" w:hAnsiTheme="minorHAnsi"/>
                <w:noProof/>
                <w:color w:val="auto"/>
                <w:lang w:val="sv-SE" w:eastAsia="sv-SE"/>
              </w:rPr>
              <w:tab/>
            </w:r>
            <w:r w:rsidRPr="00E05DE1">
              <w:rPr>
                <w:rStyle w:val="Hyperlnk"/>
                <w:noProof/>
              </w:rPr>
              <w:t>Locale Data</w:t>
            </w:r>
            <w:r>
              <w:rPr>
                <w:noProof/>
                <w:webHidden/>
              </w:rPr>
              <w:tab/>
            </w:r>
            <w:r>
              <w:rPr>
                <w:noProof/>
                <w:webHidden/>
              </w:rPr>
              <w:fldChar w:fldCharType="begin"/>
            </w:r>
            <w:r>
              <w:rPr>
                <w:noProof/>
                <w:webHidden/>
              </w:rPr>
              <w:instrText xml:space="preserve"> PAGEREF _Toc53991139 \h </w:instrText>
            </w:r>
            <w:r>
              <w:rPr>
                <w:noProof/>
                <w:webHidden/>
              </w:rPr>
            </w:r>
            <w:r>
              <w:rPr>
                <w:noProof/>
                <w:webHidden/>
              </w:rPr>
              <w:fldChar w:fldCharType="separate"/>
            </w:r>
            <w:r w:rsidR="000A6768">
              <w:rPr>
                <w:noProof/>
                <w:webHidden/>
              </w:rPr>
              <w:t>294</w:t>
            </w:r>
            <w:r>
              <w:rPr>
                <w:noProof/>
                <w:webHidden/>
              </w:rPr>
              <w:fldChar w:fldCharType="end"/>
            </w:r>
          </w:hyperlink>
        </w:p>
        <w:p w14:paraId="1366D8BE" w14:textId="3899F9DB"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0" w:history="1">
            <w:r w:rsidRPr="00E05DE1">
              <w:rPr>
                <w:rStyle w:val="Hyperlnk"/>
                <w:noProof/>
              </w:rPr>
              <w:t>15.4.</w:t>
            </w:r>
            <w:r>
              <w:rPr>
                <w:rFonts w:asciiTheme="minorHAnsi" w:eastAsiaTheme="minorEastAsia" w:hAnsiTheme="minorHAnsi"/>
                <w:noProof/>
                <w:color w:val="auto"/>
                <w:lang w:val="sv-SE" w:eastAsia="sv-SE"/>
              </w:rPr>
              <w:tab/>
            </w:r>
            <w:r w:rsidRPr="00E05DE1">
              <w:rPr>
                <w:rStyle w:val="Hyperlnk"/>
                <w:noProof/>
              </w:rPr>
              <w:t>Character Types</w:t>
            </w:r>
            <w:r>
              <w:rPr>
                <w:noProof/>
                <w:webHidden/>
              </w:rPr>
              <w:tab/>
            </w:r>
            <w:r>
              <w:rPr>
                <w:noProof/>
                <w:webHidden/>
              </w:rPr>
              <w:fldChar w:fldCharType="begin"/>
            </w:r>
            <w:r>
              <w:rPr>
                <w:noProof/>
                <w:webHidden/>
              </w:rPr>
              <w:instrText xml:space="preserve"> PAGEREF _Toc53991140 \h </w:instrText>
            </w:r>
            <w:r>
              <w:rPr>
                <w:noProof/>
                <w:webHidden/>
              </w:rPr>
            </w:r>
            <w:r>
              <w:rPr>
                <w:noProof/>
                <w:webHidden/>
              </w:rPr>
              <w:fldChar w:fldCharType="separate"/>
            </w:r>
            <w:r w:rsidR="000A6768">
              <w:rPr>
                <w:noProof/>
                <w:webHidden/>
              </w:rPr>
              <w:t>296</w:t>
            </w:r>
            <w:r>
              <w:rPr>
                <w:noProof/>
                <w:webHidden/>
              </w:rPr>
              <w:fldChar w:fldCharType="end"/>
            </w:r>
          </w:hyperlink>
        </w:p>
        <w:p w14:paraId="6B95B069" w14:textId="25CC065E"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1" w:history="1">
            <w:r w:rsidRPr="00E05DE1">
              <w:rPr>
                <w:rStyle w:val="Hyperlnk"/>
                <w:noProof/>
              </w:rPr>
              <w:t>15.5.</w:t>
            </w:r>
            <w:r>
              <w:rPr>
                <w:rFonts w:asciiTheme="minorHAnsi" w:eastAsiaTheme="minorEastAsia" w:hAnsiTheme="minorHAnsi"/>
                <w:noProof/>
                <w:color w:val="auto"/>
                <w:lang w:val="sv-SE" w:eastAsia="sv-SE"/>
              </w:rPr>
              <w:tab/>
            </w:r>
            <w:r w:rsidRPr="00E05DE1">
              <w:rPr>
                <w:rStyle w:val="Hyperlnk"/>
                <w:noProof/>
              </w:rPr>
              <w:t>Strings</w:t>
            </w:r>
            <w:r>
              <w:rPr>
                <w:noProof/>
                <w:webHidden/>
              </w:rPr>
              <w:tab/>
            </w:r>
            <w:r>
              <w:rPr>
                <w:noProof/>
                <w:webHidden/>
              </w:rPr>
              <w:fldChar w:fldCharType="begin"/>
            </w:r>
            <w:r>
              <w:rPr>
                <w:noProof/>
                <w:webHidden/>
              </w:rPr>
              <w:instrText xml:space="preserve"> PAGEREF _Toc53991141 \h </w:instrText>
            </w:r>
            <w:r>
              <w:rPr>
                <w:noProof/>
                <w:webHidden/>
              </w:rPr>
            </w:r>
            <w:r>
              <w:rPr>
                <w:noProof/>
                <w:webHidden/>
              </w:rPr>
              <w:fldChar w:fldCharType="separate"/>
            </w:r>
            <w:r w:rsidR="000A6768">
              <w:rPr>
                <w:noProof/>
                <w:webHidden/>
              </w:rPr>
              <w:t>298</w:t>
            </w:r>
            <w:r>
              <w:rPr>
                <w:noProof/>
                <w:webHidden/>
              </w:rPr>
              <w:fldChar w:fldCharType="end"/>
            </w:r>
          </w:hyperlink>
        </w:p>
        <w:p w14:paraId="689D9F9B" w14:textId="391A5B58"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2" w:history="1">
            <w:r w:rsidRPr="00E05DE1">
              <w:rPr>
                <w:rStyle w:val="Hyperlnk"/>
                <w:noProof/>
              </w:rPr>
              <w:t>15.6.</w:t>
            </w:r>
            <w:r>
              <w:rPr>
                <w:rFonts w:asciiTheme="minorHAnsi" w:eastAsiaTheme="minorEastAsia" w:hAnsiTheme="minorHAnsi"/>
                <w:noProof/>
                <w:color w:val="auto"/>
                <w:lang w:val="sv-SE" w:eastAsia="sv-SE"/>
              </w:rPr>
              <w:tab/>
            </w:r>
            <w:r w:rsidRPr="00E05DE1">
              <w:rPr>
                <w:rStyle w:val="Hyperlnk"/>
                <w:noProof/>
              </w:rPr>
              <w:t>Long Jumps</w:t>
            </w:r>
            <w:r>
              <w:rPr>
                <w:noProof/>
                <w:webHidden/>
              </w:rPr>
              <w:tab/>
            </w:r>
            <w:r>
              <w:rPr>
                <w:noProof/>
                <w:webHidden/>
              </w:rPr>
              <w:fldChar w:fldCharType="begin"/>
            </w:r>
            <w:r>
              <w:rPr>
                <w:noProof/>
                <w:webHidden/>
              </w:rPr>
              <w:instrText xml:space="preserve"> PAGEREF _Toc53991142 \h </w:instrText>
            </w:r>
            <w:r>
              <w:rPr>
                <w:noProof/>
                <w:webHidden/>
              </w:rPr>
            </w:r>
            <w:r>
              <w:rPr>
                <w:noProof/>
                <w:webHidden/>
              </w:rPr>
              <w:fldChar w:fldCharType="separate"/>
            </w:r>
            <w:r w:rsidR="000A6768">
              <w:rPr>
                <w:noProof/>
                <w:webHidden/>
              </w:rPr>
              <w:t>305</w:t>
            </w:r>
            <w:r>
              <w:rPr>
                <w:noProof/>
                <w:webHidden/>
              </w:rPr>
              <w:fldChar w:fldCharType="end"/>
            </w:r>
          </w:hyperlink>
        </w:p>
        <w:p w14:paraId="0200FA11" w14:textId="003C55DC"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3" w:history="1">
            <w:r w:rsidRPr="00E05DE1">
              <w:rPr>
                <w:rStyle w:val="Hyperlnk"/>
                <w:noProof/>
              </w:rPr>
              <w:t>15.7.</w:t>
            </w:r>
            <w:r>
              <w:rPr>
                <w:rFonts w:asciiTheme="minorHAnsi" w:eastAsiaTheme="minorEastAsia" w:hAnsiTheme="minorHAnsi"/>
                <w:noProof/>
                <w:color w:val="auto"/>
                <w:lang w:val="sv-SE" w:eastAsia="sv-SE"/>
              </w:rPr>
              <w:tab/>
            </w:r>
            <w:r w:rsidRPr="00E05DE1">
              <w:rPr>
                <w:rStyle w:val="Hyperlnk"/>
                <w:noProof/>
              </w:rPr>
              <w:t>Mathematical Functions</w:t>
            </w:r>
            <w:r>
              <w:rPr>
                <w:noProof/>
                <w:webHidden/>
              </w:rPr>
              <w:tab/>
            </w:r>
            <w:r>
              <w:rPr>
                <w:noProof/>
                <w:webHidden/>
              </w:rPr>
              <w:fldChar w:fldCharType="begin"/>
            </w:r>
            <w:r>
              <w:rPr>
                <w:noProof/>
                <w:webHidden/>
              </w:rPr>
              <w:instrText xml:space="preserve"> PAGEREF _Toc53991143 \h </w:instrText>
            </w:r>
            <w:r>
              <w:rPr>
                <w:noProof/>
                <w:webHidden/>
              </w:rPr>
            </w:r>
            <w:r>
              <w:rPr>
                <w:noProof/>
                <w:webHidden/>
              </w:rPr>
              <w:fldChar w:fldCharType="separate"/>
            </w:r>
            <w:r w:rsidR="000A6768">
              <w:rPr>
                <w:noProof/>
                <w:webHidden/>
              </w:rPr>
              <w:t>305</w:t>
            </w:r>
            <w:r>
              <w:rPr>
                <w:noProof/>
                <w:webHidden/>
              </w:rPr>
              <w:fldChar w:fldCharType="end"/>
            </w:r>
          </w:hyperlink>
        </w:p>
        <w:p w14:paraId="7A862235" w14:textId="65FE84B1"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4" w:history="1">
            <w:r w:rsidRPr="00E05DE1">
              <w:rPr>
                <w:rStyle w:val="Hyperlnk"/>
                <w:noProof/>
              </w:rPr>
              <w:t>15.8.</w:t>
            </w:r>
            <w:r>
              <w:rPr>
                <w:rFonts w:asciiTheme="minorHAnsi" w:eastAsiaTheme="minorEastAsia" w:hAnsiTheme="minorHAnsi"/>
                <w:noProof/>
                <w:color w:val="auto"/>
                <w:lang w:val="sv-SE" w:eastAsia="sv-SE"/>
              </w:rPr>
              <w:tab/>
            </w:r>
            <w:r w:rsidRPr="00E05DE1">
              <w:rPr>
                <w:rStyle w:val="Hyperlnk"/>
                <w:noProof/>
              </w:rPr>
              <w:t>Standard Input/Output</w:t>
            </w:r>
            <w:r>
              <w:rPr>
                <w:noProof/>
                <w:webHidden/>
              </w:rPr>
              <w:tab/>
            </w:r>
            <w:r>
              <w:rPr>
                <w:noProof/>
                <w:webHidden/>
              </w:rPr>
              <w:fldChar w:fldCharType="begin"/>
            </w:r>
            <w:r>
              <w:rPr>
                <w:noProof/>
                <w:webHidden/>
              </w:rPr>
              <w:instrText xml:space="preserve"> PAGEREF _Toc53991144 \h </w:instrText>
            </w:r>
            <w:r>
              <w:rPr>
                <w:noProof/>
                <w:webHidden/>
              </w:rPr>
            </w:r>
            <w:r>
              <w:rPr>
                <w:noProof/>
                <w:webHidden/>
              </w:rPr>
              <w:fldChar w:fldCharType="separate"/>
            </w:r>
            <w:r w:rsidR="000A6768">
              <w:rPr>
                <w:noProof/>
                <w:webHidden/>
              </w:rPr>
              <w:t>313</w:t>
            </w:r>
            <w:r>
              <w:rPr>
                <w:noProof/>
                <w:webHidden/>
              </w:rPr>
              <w:fldChar w:fldCharType="end"/>
            </w:r>
          </w:hyperlink>
        </w:p>
        <w:p w14:paraId="06DB48C4" w14:textId="4E75BAD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45" w:history="1">
            <w:r w:rsidRPr="00E05DE1">
              <w:rPr>
                <w:rStyle w:val="Hyperlnk"/>
                <w:noProof/>
              </w:rPr>
              <w:t>15.8.1.</w:t>
            </w:r>
            <w:r>
              <w:rPr>
                <w:rFonts w:asciiTheme="minorHAnsi" w:eastAsiaTheme="minorEastAsia" w:hAnsiTheme="minorHAnsi"/>
                <w:noProof/>
                <w:color w:val="auto"/>
                <w:lang w:val="sv-SE" w:eastAsia="sv-SE"/>
              </w:rPr>
              <w:tab/>
            </w:r>
            <w:r w:rsidRPr="00E05DE1">
              <w:rPr>
                <w:rStyle w:val="Hyperlnk"/>
                <w:noProof/>
              </w:rPr>
              <w:t>Printing</w:t>
            </w:r>
            <w:r>
              <w:rPr>
                <w:noProof/>
                <w:webHidden/>
              </w:rPr>
              <w:tab/>
            </w:r>
            <w:r>
              <w:rPr>
                <w:noProof/>
                <w:webHidden/>
              </w:rPr>
              <w:fldChar w:fldCharType="begin"/>
            </w:r>
            <w:r>
              <w:rPr>
                <w:noProof/>
                <w:webHidden/>
              </w:rPr>
              <w:instrText xml:space="preserve"> PAGEREF _Toc53991145 \h </w:instrText>
            </w:r>
            <w:r>
              <w:rPr>
                <w:noProof/>
                <w:webHidden/>
              </w:rPr>
            </w:r>
            <w:r>
              <w:rPr>
                <w:noProof/>
                <w:webHidden/>
              </w:rPr>
              <w:fldChar w:fldCharType="separate"/>
            </w:r>
            <w:r w:rsidR="000A6768">
              <w:rPr>
                <w:noProof/>
                <w:webHidden/>
              </w:rPr>
              <w:t>313</w:t>
            </w:r>
            <w:r>
              <w:rPr>
                <w:noProof/>
                <w:webHidden/>
              </w:rPr>
              <w:fldChar w:fldCharType="end"/>
            </w:r>
          </w:hyperlink>
        </w:p>
        <w:p w14:paraId="258334D6" w14:textId="17E2C47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46" w:history="1">
            <w:r w:rsidRPr="00E05DE1">
              <w:rPr>
                <w:rStyle w:val="Hyperlnk"/>
                <w:noProof/>
              </w:rPr>
              <w:t>15.8.2.</w:t>
            </w:r>
            <w:r>
              <w:rPr>
                <w:rFonts w:asciiTheme="minorHAnsi" w:eastAsiaTheme="minorEastAsia" w:hAnsiTheme="minorHAnsi"/>
                <w:noProof/>
                <w:color w:val="auto"/>
                <w:lang w:val="sv-SE" w:eastAsia="sv-SE"/>
              </w:rPr>
              <w:tab/>
            </w:r>
            <w:r w:rsidRPr="00E05DE1">
              <w:rPr>
                <w:rStyle w:val="Hyperlnk"/>
                <w:noProof/>
              </w:rPr>
              <w:t>Scanning</w:t>
            </w:r>
            <w:r>
              <w:rPr>
                <w:noProof/>
                <w:webHidden/>
              </w:rPr>
              <w:tab/>
            </w:r>
            <w:r>
              <w:rPr>
                <w:noProof/>
                <w:webHidden/>
              </w:rPr>
              <w:fldChar w:fldCharType="begin"/>
            </w:r>
            <w:r>
              <w:rPr>
                <w:noProof/>
                <w:webHidden/>
              </w:rPr>
              <w:instrText xml:space="preserve"> PAGEREF _Toc53991146 \h </w:instrText>
            </w:r>
            <w:r>
              <w:rPr>
                <w:noProof/>
                <w:webHidden/>
              </w:rPr>
            </w:r>
            <w:r>
              <w:rPr>
                <w:noProof/>
                <w:webHidden/>
              </w:rPr>
              <w:fldChar w:fldCharType="separate"/>
            </w:r>
            <w:r w:rsidR="000A6768">
              <w:rPr>
                <w:noProof/>
                <w:webHidden/>
              </w:rPr>
              <w:t>325</w:t>
            </w:r>
            <w:r>
              <w:rPr>
                <w:noProof/>
                <w:webHidden/>
              </w:rPr>
              <w:fldChar w:fldCharType="end"/>
            </w:r>
          </w:hyperlink>
        </w:p>
        <w:p w14:paraId="358EC0F9" w14:textId="7252661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47" w:history="1">
            <w:r w:rsidRPr="00E05DE1">
              <w:rPr>
                <w:rStyle w:val="Hyperlnk"/>
                <w:noProof/>
              </w:rPr>
              <w:t>15.8.3.</w:t>
            </w:r>
            <w:r>
              <w:rPr>
                <w:rFonts w:asciiTheme="minorHAnsi" w:eastAsiaTheme="minorEastAsia" w:hAnsiTheme="minorHAnsi"/>
                <w:noProof/>
                <w:color w:val="auto"/>
                <w:lang w:val="sv-SE" w:eastAsia="sv-SE"/>
              </w:rPr>
              <w:tab/>
            </w:r>
            <w:r w:rsidRPr="00E05DE1">
              <w:rPr>
                <w:rStyle w:val="Hyperlnk"/>
                <w:noProof/>
              </w:rPr>
              <w:t>File Handling</w:t>
            </w:r>
            <w:r>
              <w:rPr>
                <w:noProof/>
                <w:webHidden/>
              </w:rPr>
              <w:tab/>
            </w:r>
            <w:r>
              <w:rPr>
                <w:noProof/>
                <w:webHidden/>
              </w:rPr>
              <w:fldChar w:fldCharType="begin"/>
            </w:r>
            <w:r>
              <w:rPr>
                <w:noProof/>
                <w:webHidden/>
              </w:rPr>
              <w:instrText xml:space="preserve"> PAGEREF _Toc53991147 \h </w:instrText>
            </w:r>
            <w:r>
              <w:rPr>
                <w:noProof/>
                <w:webHidden/>
              </w:rPr>
            </w:r>
            <w:r>
              <w:rPr>
                <w:noProof/>
                <w:webHidden/>
              </w:rPr>
              <w:fldChar w:fldCharType="separate"/>
            </w:r>
            <w:r w:rsidR="000A6768">
              <w:rPr>
                <w:noProof/>
                <w:webHidden/>
              </w:rPr>
              <w:t>335</w:t>
            </w:r>
            <w:r>
              <w:rPr>
                <w:noProof/>
                <w:webHidden/>
              </w:rPr>
              <w:fldChar w:fldCharType="end"/>
            </w:r>
          </w:hyperlink>
        </w:p>
        <w:p w14:paraId="408DD205" w14:textId="3186E073"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8" w:history="1">
            <w:r w:rsidRPr="00E05DE1">
              <w:rPr>
                <w:rStyle w:val="Hyperlnk"/>
                <w:noProof/>
              </w:rPr>
              <w:t>15.9.</w:t>
            </w:r>
            <w:r>
              <w:rPr>
                <w:rFonts w:asciiTheme="minorHAnsi" w:eastAsiaTheme="minorEastAsia" w:hAnsiTheme="minorHAnsi"/>
                <w:noProof/>
                <w:color w:val="auto"/>
                <w:lang w:val="sv-SE" w:eastAsia="sv-SE"/>
              </w:rPr>
              <w:tab/>
            </w:r>
            <w:r w:rsidRPr="00E05DE1">
              <w:rPr>
                <w:rStyle w:val="Hyperlnk"/>
                <w:noProof/>
              </w:rPr>
              <w:t>The Standard Library</w:t>
            </w:r>
            <w:r>
              <w:rPr>
                <w:noProof/>
                <w:webHidden/>
              </w:rPr>
              <w:tab/>
            </w:r>
            <w:r>
              <w:rPr>
                <w:noProof/>
                <w:webHidden/>
              </w:rPr>
              <w:fldChar w:fldCharType="begin"/>
            </w:r>
            <w:r>
              <w:rPr>
                <w:noProof/>
                <w:webHidden/>
              </w:rPr>
              <w:instrText xml:space="preserve"> PAGEREF _Toc53991148 \h </w:instrText>
            </w:r>
            <w:r>
              <w:rPr>
                <w:noProof/>
                <w:webHidden/>
              </w:rPr>
            </w:r>
            <w:r>
              <w:rPr>
                <w:noProof/>
                <w:webHidden/>
              </w:rPr>
              <w:fldChar w:fldCharType="separate"/>
            </w:r>
            <w:r w:rsidR="000A6768">
              <w:rPr>
                <w:noProof/>
                <w:webHidden/>
              </w:rPr>
              <w:t>345</w:t>
            </w:r>
            <w:r>
              <w:rPr>
                <w:noProof/>
                <w:webHidden/>
              </w:rPr>
              <w:fldChar w:fldCharType="end"/>
            </w:r>
          </w:hyperlink>
        </w:p>
        <w:p w14:paraId="1BBEE12F" w14:textId="7F14C6FE"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49" w:history="1">
            <w:r w:rsidRPr="00E05DE1">
              <w:rPr>
                <w:rStyle w:val="Hyperlnk"/>
                <w:noProof/>
              </w:rPr>
              <w:t>15.10.</w:t>
            </w:r>
            <w:r>
              <w:rPr>
                <w:rFonts w:asciiTheme="minorHAnsi" w:eastAsiaTheme="minorEastAsia" w:hAnsiTheme="minorHAnsi"/>
                <w:noProof/>
                <w:color w:val="auto"/>
                <w:lang w:val="sv-SE" w:eastAsia="sv-SE"/>
              </w:rPr>
              <w:tab/>
            </w:r>
            <w:r w:rsidRPr="00E05DE1">
              <w:rPr>
                <w:rStyle w:val="Hyperlnk"/>
                <w:noProof/>
              </w:rPr>
              <w:t>Time</w:t>
            </w:r>
            <w:r>
              <w:rPr>
                <w:noProof/>
                <w:webHidden/>
              </w:rPr>
              <w:tab/>
            </w:r>
            <w:r>
              <w:rPr>
                <w:noProof/>
                <w:webHidden/>
              </w:rPr>
              <w:fldChar w:fldCharType="begin"/>
            </w:r>
            <w:r>
              <w:rPr>
                <w:noProof/>
                <w:webHidden/>
              </w:rPr>
              <w:instrText xml:space="preserve"> PAGEREF _Toc53991149 \h </w:instrText>
            </w:r>
            <w:r>
              <w:rPr>
                <w:noProof/>
                <w:webHidden/>
              </w:rPr>
            </w:r>
            <w:r>
              <w:rPr>
                <w:noProof/>
                <w:webHidden/>
              </w:rPr>
              <w:fldChar w:fldCharType="separate"/>
            </w:r>
            <w:r w:rsidR="000A6768">
              <w:rPr>
                <w:noProof/>
                <w:webHidden/>
              </w:rPr>
              <w:t>350</w:t>
            </w:r>
            <w:r>
              <w:rPr>
                <w:noProof/>
                <w:webHidden/>
              </w:rPr>
              <w:fldChar w:fldCharType="end"/>
            </w:r>
          </w:hyperlink>
        </w:p>
        <w:p w14:paraId="04D199FA" w14:textId="6A63AAA7" w:rsidR="00E907E1" w:rsidRDefault="00E907E1">
          <w:pPr>
            <w:pStyle w:val="Innehll1"/>
            <w:rPr>
              <w:rFonts w:asciiTheme="minorHAnsi" w:eastAsiaTheme="minorEastAsia" w:hAnsiTheme="minorHAnsi"/>
              <w:noProof/>
              <w:color w:val="auto"/>
              <w:lang w:val="sv-SE" w:eastAsia="sv-SE"/>
            </w:rPr>
          </w:pPr>
          <w:hyperlink w:anchor="_Toc53991150" w:history="1">
            <w:r w:rsidRPr="00E05DE1">
              <w:rPr>
                <w:rStyle w:val="Hyperlnk"/>
                <w:noProof/>
              </w:rPr>
              <w:t>16.</w:t>
            </w:r>
            <w:r>
              <w:rPr>
                <w:rFonts w:asciiTheme="minorHAnsi" w:eastAsiaTheme="minorEastAsia" w:hAnsiTheme="minorHAnsi"/>
                <w:noProof/>
                <w:color w:val="auto"/>
                <w:lang w:val="sv-SE" w:eastAsia="sv-SE"/>
              </w:rPr>
              <w:tab/>
            </w:r>
            <w:r w:rsidRPr="00E05DE1">
              <w:rPr>
                <w:rStyle w:val="Hyperlnk"/>
                <w:noProof/>
              </w:rPr>
              <w:t>The Preprocessor</w:t>
            </w:r>
            <w:r>
              <w:rPr>
                <w:noProof/>
                <w:webHidden/>
              </w:rPr>
              <w:tab/>
            </w:r>
            <w:r>
              <w:rPr>
                <w:noProof/>
                <w:webHidden/>
              </w:rPr>
              <w:fldChar w:fldCharType="begin"/>
            </w:r>
            <w:r>
              <w:rPr>
                <w:noProof/>
                <w:webHidden/>
              </w:rPr>
              <w:instrText xml:space="preserve"> PAGEREF _Toc53991150 \h </w:instrText>
            </w:r>
            <w:r>
              <w:rPr>
                <w:noProof/>
                <w:webHidden/>
              </w:rPr>
            </w:r>
            <w:r>
              <w:rPr>
                <w:noProof/>
                <w:webHidden/>
              </w:rPr>
              <w:fldChar w:fldCharType="separate"/>
            </w:r>
            <w:r w:rsidR="000A6768">
              <w:rPr>
                <w:noProof/>
                <w:webHidden/>
              </w:rPr>
              <w:t>359</w:t>
            </w:r>
            <w:r>
              <w:rPr>
                <w:noProof/>
                <w:webHidden/>
              </w:rPr>
              <w:fldChar w:fldCharType="end"/>
            </w:r>
          </w:hyperlink>
        </w:p>
        <w:p w14:paraId="780CAD63" w14:textId="0B693571"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51" w:history="1">
            <w:r w:rsidRPr="00E05DE1">
              <w:rPr>
                <w:rStyle w:val="Hyperlnk"/>
                <w:noProof/>
              </w:rPr>
              <w:t>16.1.</w:t>
            </w:r>
            <w:r>
              <w:rPr>
                <w:rFonts w:asciiTheme="minorHAnsi" w:eastAsiaTheme="minorEastAsia" w:hAnsiTheme="minorHAnsi"/>
                <w:noProof/>
                <w:color w:val="auto"/>
                <w:lang w:val="sv-SE" w:eastAsia="sv-SE"/>
              </w:rPr>
              <w:tab/>
            </w:r>
            <w:r w:rsidRPr="00E05DE1">
              <w:rPr>
                <w:rStyle w:val="Hyperlnk"/>
                <w:noProof/>
              </w:rPr>
              <w:t>The Expression Parser</w:t>
            </w:r>
            <w:r>
              <w:rPr>
                <w:noProof/>
                <w:webHidden/>
              </w:rPr>
              <w:tab/>
            </w:r>
            <w:r>
              <w:rPr>
                <w:noProof/>
                <w:webHidden/>
              </w:rPr>
              <w:fldChar w:fldCharType="begin"/>
            </w:r>
            <w:r>
              <w:rPr>
                <w:noProof/>
                <w:webHidden/>
              </w:rPr>
              <w:instrText xml:space="preserve"> PAGEREF _Toc53991151 \h </w:instrText>
            </w:r>
            <w:r>
              <w:rPr>
                <w:noProof/>
                <w:webHidden/>
              </w:rPr>
            </w:r>
            <w:r>
              <w:rPr>
                <w:noProof/>
                <w:webHidden/>
              </w:rPr>
              <w:fldChar w:fldCharType="separate"/>
            </w:r>
            <w:r w:rsidR="000A6768">
              <w:rPr>
                <w:noProof/>
                <w:webHidden/>
              </w:rPr>
              <w:t>359</w:t>
            </w:r>
            <w:r>
              <w:rPr>
                <w:noProof/>
                <w:webHidden/>
              </w:rPr>
              <w:fldChar w:fldCharType="end"/>
            </w:r>
          </w:hyperlink>
        </w:p>
        <w:p w14:paraId="19649731" w14:textId="0A78438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2" w:history="1">
            <w:r w:rsidRPr="00E05DE1">
              <w:rPr>
                <w:rStyle w:val="Hyperlnk"/>
                <w:noProof/>
              </w:rPr>
              <w:t>16.1.1.</w:t>
            </w:r>
            <w:r>
              <w:rPr>
                <w:rFonts w:asciiTheme="minorHAnsi" w:eastAsiaTheme="minorEastAsia" w:hAnsiTheme="minorHAnsi"/>
                <w:noProof/>
                <w:color w:val="auto"/>
                <w:lang w:val="sv-SE" w:eastAsia="sv-SE"/>
              </w:rPr>
              <w:tab/>
            </w:r>
            <w:r w:rsidRPr="00E05DE1">
              <w:rPr>
                <w:rStyle w:val="Hyperlnk"/>
                <w:noProof/>
              </w:rPr>
              <w:t>The Grammar</w:t>
            </w:r>
            <w:r>
              <w:rPr>
                <w:noProof/>
                <w:webHidden/>
              </w:rPr>
              <w:tab/>
            </w:r>
            <w:r>
              <w:rPr>
                <w:noProof/>
                <w:webHidden/>
              </w:rPr>
              <w:fldChar w:fldCharType="begin"/>
            </w:r>
            <w:r>
              <w:rPr>
                <w:noProof/>
                <w:webHidden/>
              </w:rPr>
              <w:instrText xml:space="preserve"> PAGEREF _Toc53991152 \h </w:instrText>
            </w:r>
            <w:r>
              <w:rPr>
                <w:noProof/>
                <w:webHidden/>
              </w:rPr>
            </w:r>
            <w:r>
              <w:rPr>
                <w:noProof/>
                <w:webHidden/>
              </w:rPr>
              <w:fldChar w:fldCharType="separate"/>
            </w:r>
            <w:r w:rsidR="000A6768">
              <w:rPr>
                <w:noProof/>
                <w:webHidden/>
              </w:rPr>
              <w:t>359</w:t>
            </w:r>
            <w:r>
              <w:rPr>
                <w:noProof/>
                <w:webHidden/>
              </w:rPr>
              <w:fldChar w:fldCharType="end"/>
            </w:r>
          </w:hyperlink>
        </w:p>
        <w:p w14:paraId="4308FFC1" w14:textId="487127B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3" w:history="1">
            <w:r w:rsidRPr="00E05DE1">
              <w:rPr>
                <w:rStyle w:val="Hyperlnk"/>
                <w:noProof/>
              </w:rPr>
              <w:t>16.1.2.</w:t>
            </w:r>
            <w:r>
              <w:rPr>
                <w:rFonts w:asciiTheme="minorHAnsi" w:eastAsiaTheme="minorEastAsia" w:hAnsiTheme="minorHAnsi"/>
                <w:noProof/>
                <w:color w:val="auto"/>
                <w:lang w:val="sv-SE" w:eastAsia="sv-SE"/>
              </w:rPr>
              <w:tab/>
            </w:r>
            <w:r w:rsidRPr="00E05DE1">
              <w:rPr>
                <w:rStyle w:val="Hyperlnk"/>
                <w:noProof/>
              </w:rPr>
              <w:t>The Parser</w:t>
            </w:r>
            <w:r>
              <w:rPr>
                <w:noProof/>
                <w:webHidden/>
              </w:rPr>
              <w:tab/>
            </w:r>
            <w:r>
              <w:rPr>
                <w:noProof/>
                <w:webHidden/>
              </w:rPr>
              <w:fldChar w:fldCharType="begin"/>
            </w:r>
            <w:r>
              <w:rPr>
                <w:noProof/>
                <w:webHidden/>
              </w:rPr>
              <w:instrText xml:space="preserve"> PAGEREF _Toc53991153 \h </w:instrText>
            </w:r>
            <w:r>
              <w:rPr>
                <w:noProof/>
                <w:webHidden/>
              </w:rPr>
            </w:r>
            <w:r>
              <w:rPr>
                <w:noProof/>
                <w:webHidden/>
              </w:rPr>
              <w:fldChar w:fldCharType="separate"/>
            </w:r>
            <w:r w:rsidR="000A6768">
              <w:rPr>
                <w:noProof/>
                <w:webHidden/>
              </w:rPr>
              <w:t>360</w:t>
            </w:r>
            <w:r>
              <w:rPr>
                <w:noProof/>
                <w:webHidden/>
              </w:rPr>
              <w:fldChar w:fldCharType="end"/>
            </w:r>
          </w:hyperlink>
        </w:p>
        <w:p w14:paraId="4B48577E" w14:textId="06B5D0B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4" w:history="1">
            <w:r w:rsidRPr="00E05DE1">
              <w:rPr>
                <w:rStyle w:val="Hyperlnk"/>
                <w:noProof/>
              </w:rPr>
              <w:t>16.1.3.</w:t>
            </w:r>
            <w:r>
              <w:rPr>
                <w:rFonts w:asciiTheme="minorHAnsi" w:eastAsiaTheme="minorEastAsia" w:hAnsiTheme="minorHAnsi"/>
                <w:noProof/>
                <w:color w:val="auto"/>
                <w:lang w:val="sv-SE" w:eastAsia="sv-SE"/>
              </w:rPr>
              <w:tab/>
            </w:r>
            <w:r w:rsidRPr="00E05DE1">
              <w:rPr>
                <w:rStyle w:val="Hyperlnk"/>
                <w:noProof/>
              </w:rPr>
              <w:t>The Scanner</w:t>
            </w:r>
            <w:r>
              <w:rPr>
                <w:noProof/>
                <w:webHidden/>
              </w:rPr>
              <w:tab/>
            </w:r>
            <w:r>
              <w:rPr>
                <w:noProof/>
                <w:webHidden/>
              </w:rPr>
              <w:fldChar w:fldCharType="begin"/>
            </w:r>
            <w:r>
              <w:rPr>
                <w:noProof/>
                <w:webHidden/>
              </w:rPr>
              <w:instrText xml:space="preserve"> PAGEREF _Toc53991154 \h </w:instrText>
            </w:r>
            <w:r>
              <w:rPr>
                <w:noProof/>
                <w:webHidden/>
              </w:rPr>
            </w:r>
            <w:r>
              <w:rPr>
                <w:noProof/>
                <w:webHidden/>
              </w:rPr>
              <w:fldChar w:fldCharType="separate"/>
            </w:r>
            <w:r w:rsidR="000A6768">
              <w:rPr>
                <w:noProof/>
                <w:webHidden/>
              </w:rPr>
              <w:t>364</w:t>
            </w:r>
            <w:r>
              <w:rPr>
                <w:noProof/>
                <w:webHidden/>
              </w:rPr>
              <w:fldChar w:fldCharType="end"/>
            </w:r>
          </w:hyperlink>
        </w:p>
        <w:p w14:paraId="31516872" w14:textId="7C27B254"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55" w:history="1">
            <w:r w:rsidRPr="00E05DE1">
              <w:rPr>
                <w:rStyle w:val="Hyperlnk"/>
                <w:noProof/>
              </w:rPr>
              <w:t>16.2.</w:t>
            </w:r>
            <w:r>
              <w:rPr>
                <w:rFonts w:asciiTheme="minorHAnsi" w:eastAsiaTheme="minorEastAsia" w:hAnsiTheme="minorHAnsi"/>
                <w:noProof/>
                <w:color w:val="auto"/>
                <w:lang w:val="sv-SE" w:eastAsia="sv-SE"/>
              </w:rPr>
              <w:tab/>
            </w:r>
            <w:r w:rsidRPr="00E05DE1">
              <w:rPr>
                <w:rStyle w:val="Hyperlnk"/>
                <w:noProof/>
              </w:rPr>
              <w:t>The Preprocessor Parser</w:t>
            </w:r>
            <w:r>
              <w:rPr>
                <w:noProof/>
                <w:webHidden/>
              </w:rPr>
              <w:tab/>
            </w:r>
            <w:r>
              <w:rPr>
                <w:noProof/>
                <w:webHidden/>
              </w:rPr>
              <w:fldChar w:fldCharType="begin"/>
            </w:r>
            <w:r>
              <w:rPr>
                <w:noProof/>
                <w:webHidden/>
              </w:rPr>
              <w:instrText xml:space="preserve"> PAGEREF _Toc53991155 \h </w:instrText>
            </w:r>
            <w:r>
              <w:rPr>
                <w:noProof/>
                <w:webHidden/>
              </w:rPr>
            </w:r>
            <w:r>
              <w:rPr>
                <w:noProof/>
                <w:webHidden/>
              </w:rPr>
              <w:fldChar w:fldCharType="separate"/>
            </w:r>
            <w:r w:rsidR="000A6768">
              <w:rPr>
                <w:noProof/>
                <w:webHidden/>
              </w:rPr>
              <w:t>365</w:t>
            </w:r>
            <w:r>
              <w:rPr>
                <w:noProof/>
                <w:webHidden/>
              </w:rPr>
              <w:fldChar w:fldCharType="end"/>
            </w:r>
          </w:hyperlink>
        </w:p>
        <w:p w14:paraId="1B20B7EE" w14:textId="586377F8"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56" w:history="1">
            <w:r w:rsidRPr="00E05DE1">
              <w:rPr>
                <w:rStyle w:val="Hyperlnk"/>
                <w:noProof/>
              </w:rPr>
              <w:t>16.3.</w:t>
            </w:r>
            <w:r>
              <w:rPr>
                <w:rFonts w:asciiTheme="minorHAnsi" w:eastAsiaTheme="minorEastAsia" w:hAnsiTheme="minorHAnsi"/>
                <w:noProof/>
                <w:color w:val="auto"/>
                <w:lang w:val="sv-SE" w:eastAsia="sv-SE"/>
              </w:rPr>
              <w:tab/>
            </w:r>
            <w:r w:rsidRPr="00E05DE1">
              <w:rPr>
                <w:rStyle w:val="Hyperlnk"/>
                <w:noProof/>
              </w:rPr>
              <w:t>The Preprocessor</w:t>
            </w:r>
            <w:r>
              <w:rPr>
                <w:noProof/>
                <w:webHidden/>
              </w:rPr>
              <w:tab/>
            </w:r>
            <w:r>
              <w:rPr>
                <w:noProof/>
                <w:webHidden/>
              </w:rPr>
              <w:fldChar w:fldCharType="begin"/>
            </w:r>
            <w:r>
              <w:rPr>
                <w:noProof/>
                <w:webHidden/>
              </w:rPr>
              <w:instrText xml:space="preserve"> PAGEREF _Toc53991156 \h </w:instrText>
            </w:r>
            <w:r>
              <w:rPr>
                <w:noProof/>
                <w:webHidden/>
              </w:rPr>
            </w:r>
            <w:r>
              <w:rPr>
                <w:noProof/>
                <w:webHidden/>
              </w:rPr>
              <w:fldChar w:fldCharType="separate"/>
            </w:r>
            <w:r w:rsidR="000A6768">
              <w:rPr>
                <w:noProof/>
                <w:webHidden/>
              </w:rPr>
              <w:t>367</w:t>
            </w:r>
            <w:r>
              <w:rPr>
                <w:noProof/>
                <w:webHidden/>
              </w:rPr>
              <w:fldChar w:fldCharType="end"/>
            </w:r>
          </w:hyperlink>
        </w:p>
        <w:p w14:paraId="513CE91F" w14:textId="0A05A2DE"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7" w:history="1">
            <w:r w:rsidRPr="00E05DE1">
              <w:rPr>
                <w:rStyle w:val="Hyperlnk"/>
                <w:noProof/>
              </w:rPr>
              <w:t>16.3.1.</w:t>
            </w:r>
            <w:r>
              <w:rPr>
                <w:rFonts w:asciiTheme="minorHAnsi" w:eastAsiaTheme="minorEastAsia" w:hAnsiTheme="minorHAnsi"/>
                <w:noProof/>
                <w:color w:val="auto"/>
                <w:lang w:val="sv-SE" w:eastAsia="sv-SE"/>
              </w:rPr>
              <w:tab/>
            </w:r>
            <w:r w:rsidRPr="00E05DE1">
              <w:rPr>
                <w:rStyle w:val="Hyperlnk"/>
                <w:noProof/>
              </w:rPr>
              <w:t>Tri Graphs</w:t>
            </w:r>
            <w:r>
              <w:rPr>
                <w:noProof/>
                <w:webHidden/>
              </w:rPr>
              <w:tab/>
            </w:r>
            <w:r>
              <w:rPr>
                <w:noProof/>
                <w:webHidden/>
              </w:rPr>
              <w:fldChar w:fldCharType="begin"/>
            </w:r>
            <w:r>
              <w:rPr>
                <w:noProof/>
                <w:webHidden/>
              </w:rPr>
              <w:instrText xml:space="preserve"> PAGEREF _Toc53991157 \h </w:instrText>
            </w:r>
            <w:r>
              <w:rPr>
                <w:noProof/>
                <w:webHidden/>
              </w:rPr>
            </w:r>
            <w:r>
              <w:rPr>
                <w:noProof/>
                <w:webHidden/>
              </w:rPr>
              <w:fldChar w:fldCharType="separate"/>
            </w:r>
            <w:r w:rsidR="000A6768">
              <w:rPr>
                <w:noProof/>
                <w:webHidden/>
              </w:rPr>
              <w:t>369</w:t>
            </w:r>
            <w:r>
              <w:rPr>
                <w:noProof/>
                <w:webHidden/>
              </w:rPr>
              <w:fldChar w:fldCharType="end"/>
            </w:r>
          </w:hyperlink>
        </w:p>
        <w:p w14:paraId="28C824ED" w14:textId="310E392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8" w:history="1">
            <w:r w:rsidRPr="00E05DE1">
              <w:rPr>
                <w:rStyle w:val="Hyperlnk"/>
                <w:noProof/>
              </w:rPr>
              <w:t>16.3.1.</w:t>
            </w:r>
            <w:r>
              <w:rPr>
                <w:rFonts w:asciiTheme="minorHAnsi" w:eastAsiaTheme="minorEastAsia" w:hAnsiTheme="minorHAnsi"/>
                <w:noProof/>
                <w:color w:val="auto"/>
                <w:lang w:val="sv-SE" w:eastAsia="sv-SE"/>
              </w:rPr>
              <w:tab/>
            </w:r>
            <w:r w:rsidRPr="00E05DE1">
              <w:rPr>
                <w:rStyle w:val="Hyperlnk"/>
                <w:noProof/>
              </w:rPr>
              <w:t>Comments, Strings, and Characters</w:t>
            </w:r>
            <w:r>
              <w:rPr>
                <w:noProof/>
                <w:webHidden/>
              </w:rPr>
              <w:tab/>
            </w:r>
            <w:r>
              <w:rPr>
                <w:noProof/>
                <w:webHidden/>
              </w:rPr>
              <w:fldChar w:fldCharType="begin"/>
            </w:r>
            <w:r>
              <w:rPr>
                <w:noProof/>
                <w:webHidden/>
              </w:rPr>
              <w:instrText xml:space="preserve"> PAGEREF _Toc53991158 \h </w:instrText>
            </w:r>
            <w:r>
              <w:rPr>
                <w:noProof/>
                <w:webHidden/>
              </w:rPr>
            </w:r>
            <w:r>
              <w:rPr>
                <w:noProof/>
                <w:webHidden/>
              </w:rPr>
              <w:fldChar w:fldCharType="separate"/>
            </w:r>
            <w:r w:rsidR="000A6768">
              <w:rPr>
                <w:noProof/>
                <w:webHidden/>
              </w:rPr>
              <w:t>370</w:t>
            </w:r>
            <w:r>
              <w:rPr>
                <w:noProof/>
                <w:webHidden/>
              </w:rPr>
              <w:fldChar w:fldCharType="end"/>
            </w:r>
          </w:hyperlink>
        </w:p>
        <w:p w14:paraId="213D69B2" w14:textId="35F01A3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59" w:history="1">
            <w:r w:rsidRPr="00E05DE1">
              <w:rPr>
                <w:rStyle w:val="Hyperlnk"/>
                <w:noProof/>
              </w:rPr>
              <w:t>16.3.2.</w:t>
            </w:r>
            <w:r>
              <w:rPr>
                <w:rFonts w:asciiTheme="minorHAnsi" w:eastAsiaTheme="minorEastAsia" w:hAnsiTheme="minorHAnsi"/>
                <w:noProof/>
                <w:color w:val="auto"/>
                <w:lang w:val="sv-SE" w:eastAsia="sv-SE"/>
              </w:rPr>
              <w:tab/>
            </w:r>
            <w:r w:rsidRPr="00E05DE1">
              <w:rPr>
                <w:rStyle w:val="Hyperlnk"/>
                <w:noProof/>
              </w:rPr>
              <w:t>Slash Codes</w:t>
            </w:r>
            <w:r>
              <w:rPr>
                <w:noProof/>
                <w:webHidden/>
              </w:rPr>
              <w:tab/>
            </w:r>
            <w:r>
              <w:rPr>
                <w:noProof/>
                <w:webHidden/>
              </w:rPr>
              <w:fldChar w:fldCharType="begin"/>
            </w:r>
            <w:r>
              <w:rPr>
                <w:noProof/>
                <w:webHidden/>
              </w:rPr>
              <w:instrText xml:space="preserve"> PAGEREF _Toc53991159 \h </w:instrText>
            </w:r>
            <w:r>
              <w:rPr>
                <w:noProof/>
                <w:webHidden/>
              </w:rPr>
            </w:r>
            <w:r>
              <w:rPr>
                <w:noProof/>
                <w:webHidden/>
              </w:rPr>
              <w:fldChar w:fldCharType="separate"/>
            </w:r>
            <w:r w:rsidR="000A6768">
              <w:rPr>
                <w:noProof/>
                <w:webHidden/>
              </w:rPr>
              <w:t>372</w:t>
            </w:r>
            <w:r>
              <w:rPr>
                <w:noProof/>
                <w:webHidden/>
              </w:rPr>
              <w:fldChar w:fldCharType="end"/>
            </w:r>
          </w:hyperlink>
        </w:p>
        <w:p w14:paraId="4C0CA416" w14:textId="3FEEEB8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0" w:history="1">
            <w:r w:rsidRPr="00E05DE1">
              <w:rPr>
                <w:rStyle w:val="Hyperlnk"/>
                <w:noProof/>
              </w:rPr>
              <w:t>16.3.3.</w:t>
            </w:r>
            <w:r>
              <w:rPr>
                <w:rFonts w:asciiTheme="minorHAnsi" w:eastAsiaTheme="minorEastAsia" w:hAnsiTheme="minorHAnsi"/>
                <w:noProof/>
                <w:color w:val="auto"/>
                <w:lang w:val="sv-SE" w:eastAsia="sv-SE"/>
              </w:rPr>
              <w:tab/>
            </w:r>
            <w:r w:rsidRPr="00E05DE1">
              <w:rPr>
                <w:rStyle w:val="Hyperlnk"/>
                <w:noProof/>
              </w:rPr>
              <w:t>The Line List</w:t>
            </w:r>
            <w:r>
              <w:rPr>
                <w:noProof/>
                <w:webHidden/>
              </w:rPr>
              <w:tab/>
            </w:r>
            <w:r>
              <w:rPr>
                <w:noProof/>
                <w:webHidden/>
              </w:rPr>
              <w:fldChar w:fldCharType="begin"/>
            </w:r>
            <w:r>
              <w:rPr>
                <w:noProof/>
                <w:webHidden/>
              </w:rPr>
              <w:instrText xml:space="preserve"> PAGEREF _Toc53991160 \h </w:instrText>
            </w:r>
            <w:r>
              <w:rPr>
                <w:noProof/>
                <w:webHidden/>
              </w:rPr>
            </w:r>
            <w:r>
              <w:rPr>
                <w:noProof/>
                <w:webHidden/>
              </w:rPr>
              <w:fldChar w:fldCharType="separate"/>
            </w:r>
            <w:r w:rsidR="000A6768">
              <w:rPr>
                <w:noProof/>
                <w:webHidden/>
              </w:rPr>
              <w:t>372</w:t>
            </w:r>
            <w:r>
              <w:rPr>
                <w:noProof/>
                <w:webHidden/>
              </w:rPr>
              <w:fldChar w:fldCharType="end"/>
            </w:r>
          </w:hyperlink>
        </w:p>
        <w:p w14:paraId="1BFFB257" w14:textId="5E0F12A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1" w:history="1">
            <w:r w:rsidRPr="00E05DE1">
              <w:rPr>
                <w:rStyle w:val="Hyperlnk"/>
                <w:noProof/>
              </w:rPr>
              <w:t>16.3.4.</w:t>
            </w:r>
            <w:r>
              <w:rPr>
                <w:rFonts w:asciiTheme="minorHAnsi" w:eastAsiaTheme="minorEastAsia" w:hAnsiTheme="minorHAnsi"/>
                <w:noProof/>
                <w:color w:val="auto"/>
                <w:lang w:val="sv-SE" w:eastAsia="sv-SE"/>
              </w:rPr>
              <w:tab/>
            </w:r>
            <w:r w:rsidRPr="00E05DE1">
              <w:rPr>
                <w:rStyle w:val="Hyperlnk"/>
                <w:noProof/>
              </w:rPr>
              <w:t>Lines</w:t>
            </w:r>
            <w:r>
              <w:rPr>
                <w:noProof/>
                <w:webHidden/>
              </w:rPr>
              <w:tab/>
            </w:r>
            <w:r>
              <w:rPr>
                <w:noProof/>
                <w:webHidden/>
              </w:rPr>
              <w:fldChar w:fldCharType="begin"/>
            </w:r>
            <w:r>
              <w:rPr>
                <w:noProof/>
                <w:webHidden/>
              </w:rPr>
              <w:instrText xml:space="preserve"> PAGEREF _Toc53991161 \h </w:instrText>
            </w:r>
            <w:r>
              <w:rPr>
                <w:noProof/>
                <w:webHidden/>
              </w:rPr>
            </w:r>
            <w:r>
              <w:rPr>
                <w:noProof/>
                <w:webHidden/>
              </w:rPr>
              <w:fldChar w:fldCharType="separate"/>
            </w:r>
            <w:r w:rsidR="000A6768">
              <w:rPr>
                <w:noProof/>
                <w:webHidden/>
              </w:rPr>
              <w:t>376</w:t>
            </w:r>
            <w:r>
              <w:rPr>
                <w:noProof/>
                <w:webHidden/>
              </w:rPr>
              <w:fldChar w:fldCharType="end"/>
            </w:r>
          </w:hyperlink>
        </w:p>
        <w:p w14:paraId="3B697EFC" w14:textId="70DCB4B1"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2" w:history="1">
            <w:r w:rsidRPr="00E05DE1">
              <w:rPr>
                <w:rStyle w:val="Hyperlnk"/>
                <w:noProof/>
              </w:rPr>
              <w:t>16.3.5.</w:t>
            </w:r>
            <w:r>
              <w:rPr>
                <w:rFonts w:asciiTheme="minorHAnsi" w:eastAsiaTheme="minorEastAsia" w:hAnsiTheme="minorHAnsi"/>
                <w:noProof/>
                <w:color w:val="auto"/>
                <w:lang w:val="sv-SE" w:eastAsia="sv-SE"/>
              </w:rPr>
              <w:tab/>
            </w:r>
            <w:r w:rsidRPr="00E05DE1">
              <w:rPr>
                <w:rStyle w:val="Hyperlnk"/>
                <w:noProof/>
              </w:rPr>
              <w:t>Includes</w:t>
            </w:r>
            <w:r>
              <w:rPr>
                <w:noProof/>
                <w:webHidden/>
              </w:rPr>
              <w:tab/>
            </w:r>
            <w:r>
              <w:rPr>
                <w:noProof/>
                <w:webHidden/>
              </w:rPr>
              <w:fldChar w:fldCharType="begin"/>
            </w:r>
            <w:r>
              <w:rPr>
                <w:noProof/>
                <w:webHidden/>
              </w:rPr>
              <w:instrText xml:space="preserve"> PAGEREF _Toc53991162 \h </w:instrText>
            </w:r>
            <w:r>
              <w:rPr>
                <w:noProof/>
                <w:webHidden/>
              </w:rPr>
            </w:r>
            <w:r>
              <w:rPr>
                <w:noProof/>
                <w:webHidden/>
              </w:rPr>
              <w:fldChar w:fldCharType="separate"/>
            </w:r>
            <w:r w:rsidR="000A6768">
              <w:rPr>
                <w:noProof/>
                <w:webHidden/>
              </w:rPr>
              <w:t>376</w:t>
            </w:r>
            <w:r>
              <w:rPr>
                <w:noProof/>
                <w:webHidden/>
              </w:rPr>
              <w:fldChar w:fldCharType="end"/>
            </w:r>
          </w:hyperlink>
        </w:p>
        <w:p w14:paraId="5939590B" w14:textId="2ED8533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3" w:history="1">
            <w:r w:rsidRPr="00E05DE1">
              <w:rPr>
                <w:rStyle w:val="Hyperlnk"/>
                <w:noProof/>
              </w:rPr>
              <w:t>16.3.6.</w:t>
            </w:r>
            <w:r>
              <w:rPr>
                <w:rFonts w:asciiTheme="minorHAnsi" w:eastAsiaTheme="minorEastAsia" w:hAnsiTheme="minorHAnsi"/>
                <w:noProof/>
                <w:color w:val="auto"/>
                <w:lang w:val="sv-SE" w:eastAsia="sv-SE"/>
              </w:rPr>
              <w:tab/>
            </w:r>
            <w:r w:rsidRPr="00E05DE1">
              <w:rPr>
                <w:rStyle w:val="Hyperlnk"/>
                <w:noProof/>
              </w:rPr>
              <w:t>Macros</w:t>
            </w:r>
            <w:r>
              <w:rPr>
                <w:noProof/>
                <w:webHidden/>
              </w:rPr>
              <w:tab/>
            </w:r>
            <w:r>
              <w:rPr>
                <w:noProof/>
                <w:webHidden/>
              </w:rPr>
              <w:fldChar w:fldCharType="begin"/>
            </w:r>
            <w:r>
              <w:rPr>
                <w:noProof/>
                <w:webHidden/>
              </w:rPr>
              <w:instrText xml:space="preserve"> PAGEREF _Toc53991163 \h </w:instrText>
            </w:r>
            <w:r>
              <w:rPr>
                <w:noProof/>
                <w:webHidden/>
              </w:rPr>
            </w:r>
            <w:r>
              <w:rPr>
                <w:noProof/>
                <w:webHidden/>
              </w:rPr>
              <w:fldChar w:fldCharType="separate"/>
            </w:r>
            <w:r w:rsidR="000A6768">
              <w:rPr>
                <w:noProof/>
                <w:webHidden/>
              </w:rPr>
              <w:t>377</w:t>
            </w:r>
            <w:r>
              <w:rPr>
                <w:noProof/>
                <w:webHidden/>
              </w:rPr>
              <w:fldChar w:fldCharType="end"/>
            </w:r>
          </w:hyperlink>
        </w:p>
        <w:p w14:paraId="0819F07D" w14:textId="6116F5B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4" w:history="1">
            <w:r w:rsidRPr="00E05DE1">
              <w:rPr>
                <w:rStyle w:val="Hyperlnk"/>
                <w:noProof/>
              </w:rPr>
              <w:t>16.3.7.</w:t>
            </w:r>
            <w:r>
              <w:rPr>
                <w:rFonts w:asciiTheme="minorHAnsi" w:eastAsiaTheme="minorEastAsia" w:hAnsiTheme="minorHAnsi"/>
                <w:noProof/>
                <w:color w:val="auto"/>
                <w:lang w:val="sv-SE" w:eastAsia="sv-SE"/>
              </w:rPr>
              <w:tab/>
            </w:r>
            <w:r w:rsidRPr="00E05DE1">
              <w:rPr>
                <w:rStyle w:val="Hyperlnk"/>
                <w:noProof/>
              </w:rPr>
              <w:t>Conditional Programming</w:t>
            </w:r>
            <w:r>
              <w:rPr>
                <w:noProof/>
                <w:webHidden/>
              </w:rPr>
              <w:tab/>
            </w:r>
            <w:r>
              <w:rPr>
                <w:noProof/>
                <w:webHidden/>
              </w:rPr>
              <w:fldChar w:fldCharType="begin"/>
            </w:r>
            <w:r>
              <w:rPr>
                <w:noProof/>
                <w:webHidden/>
              </w:rPr>
              <w:instrText xml:space="preserve"> PAGEREF _Toc53991164 \h </w:instrText>
            </w:r>
            <w:r>
              <w:rPr>
                <w:noProof/>
                <w:webHidden/>
              </w:rPr>
            </w:r>
            <w:r>
              <w:rPr>
                <w:noProof/>
                <w:webHidden/>
              </w:rPr>
              <w:fldChar w:fldCharType="separate"/>
            </w:r>
            <w:r w:rsidR="000A6768">
              <w:rPr>
                <w:noProof/>
                <w:webHidden/>
              </w:rPr>
              <w:t>382</w:t>
            </w:r>
            <w:r>
              <w:rPr>
                <w:noProof/>
                <w:webHidden/>
              </w:rPr>
              <w:fldChar w:fldCharType="end"/>
            </w:r>
          </w:hyperlink>
        </w:p>
        <w:p w14:paraId="662B97B1" w14:textId="066056F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5" w:history="1">
            <w:r w:rsidRPr="00E05DE1">
              <w:rPr>
                <w:rStyle w:val="Hyperlnk"/>
                <w:noProof/>
              </w:rPr>
              <w:t>16.3.8.</w:t>
            </w:r>
            <w:r>
              <w:rPr>
                <w:rFonts w:asciiTheme="minorHAnsi" w:eastAsiaTheme="minorEastAsia" w:hAnsiTheme="minorHAnsi"/>
                <w:noProof/>
                <w:color w:val="auto"/>
                <w:lang w:val="sv-SE" w:eastAsia="sv-SE"/>
              </w:rPr>
              <w:tab/>
            </w:r>
            <w:r w:rsidRPr="00E05DE1">
              <w:rPr>
                <w:rStyle w:val="Hyperlnk"/>
                <w:noProof/>
              </w:rPr>
              <w:t>Macro Expansion</w:t>
            </w:r>
            <w:r>
              <w:rPr>
                <w:noProof/>
                <w:webHidden/>
              </w:rPr>
              <w:tab/>
            </w:r>
            <w:r>
              <w:rPr>
                <w:noProof/>
                <w:webHidden/>
              </w:rPr>
              <w:fldChar w:fldCharType="begin"/>
            </w:r>
            <w:r>
              <w:rPr>
                <w:noProof/>
                <w:webHidden/>
              </w:rPr>
              <w:instrText xml:space="preserve"> PAGEREF _Toc53991165 \h </w:instrText>
            </w:r>
            <w:r>
              <w:rPr>
                <w:noProof/>
                <w:webHidden/>
              </w:rPr>
            </w:r>
            <w:r>
              <w:rPr>
                <w:noProof/>
                <w:webHidden/>
              </w:rPr>
              <w:fldChar w:fldCharType="separate"/>
            </w:r>
            <w:r w:rsidR="000A6768">
              <w:rPr>
                <w:noProof/>
                <w:webHidden/>
              </w:rPr>
              <w:t>384</w:t>
            </w:r>
            <w:r>
              <w:rPr>
                <w:noProof/>
                <w:webHidden/>
              </w:rPr>
              <w:fldChar w:fldCharType="end"/>
            </w:r>
          </w:hyperlink>
        </w:p>
        <w:p w14:paraId="3167488E" w14:textId="7F70FC17"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66" w:history="1">
            <w:r w:rsidRPr="00E05DE1">
              <w:rPr>
                <w:rStyle w:val="Hyperlnk"/>
                <w:noProof/>
              </w:rPr>
              <w:t>16.3.9.</w:t>
            </w:r>
            <w:r>
              <w:rPr>
                <w:rFonts w:asciiTheme="minorHAnsi" w:eastAsiaTheme="minorEastAsia" w:hAnsiTheme="minorHAnsi"/>
                <w:noProof/>
                <w:color w:val="auto"/>
                <w:lang w:val="sv-SE" w:eastAsia="sv-SE"/>
              </w:rPr>
              <w:tab/>
            </w:r>
            <w:r w:rsidRPr="00E05DE1">
              <w:rPr>
                <w:rStyle w:val="Hyperlnk"/>
                <w:noProof/>
              </w:rPr>
              <w:t>String Merging</w:t>
            </w:r>
            <w:r>
              <w:rPr>
                <w:noProof/>
                <w:webHidden/>
              </w:rPr>
              <w:tab/>
            </w:r>
            <w:r>
              <w:rPr>
                <w:noProof/>
                <w:webHidden/>
              </w:rPr>
              <w:fldChar w:fldCharType="begin"/>
            </w:r>
            <w:r>
              <w:rPr>
                <w:noProof/>
                <w:webHidden/>
              </w:rPr>
              <w:instrText xml:space="preserve"> PAGEREF _Toc53991166 \h </w:instrText>
            </w:r>
            <w:r>
              <w:rPr>
                <w:noProof/>
                <w:webHidden/>
              </w:rPr>
            </w:r>
            <w:r>
              <w:rPr>
                <w:noProof/>
                <w:webHidden/>
              </w:rPr>
              <w:fldChar w:fldCharType="separate"/>
            </w:r>
            <w:r w:rsidR="000A6768">
              <w:rPr>
                <w:noProof/>
                <w:webHidden/>
              </w:rPr>
              <w:t>387</w:t>
            </w:r>
            <w:r>
              <w:rPr>
                <w:noProof/>
                <w:webHidden/>
              </w:rPr>
              <w:fldChar w:fldCharType="end"/>
            </w:r>
          </w:hyperlink>
        </w:p>
        <w:p w14:paraId="62572E99" w14:textId="5FDA997C" w:rsidR="00E907E1" w:rsidRDefault="00E907E1">
          <w:pPr>
            <w:pStyle w:val="Innehll1"/>
            <w:rPr>
              <w:rFonts w:asciiTheme="minorHAnsi" w:eastAsiaTheme="minorEastAsia" w:hAnsiTheme="minorHAnsi"/>
              <w:noProof/>
              <w:color w:val="auto"/>
              <w:lang w:val="sv-SE" w:eastAsia="sv-SE"/>
            </w:rPr>
          </w:pPr>
          <w:hyperlink w:anchor="_Toc53991167" w:history="1">
            <w:r w:rsidRPr="00E05DE1">
              <w:rPr>
                <w:rStyle w:val="Hyperlnk"/>
                <w:noProof/>
              </w:rPr>
              <w:t>17.</w:t>
            </w:r>
            <w:r>
              <w:rPr>
                <w:rFonts w:asciiTheme="minorHAnsi" w:eastAsiaTheme="minorEastAsia" w:hAnsiTheme="minorHAnsi"/>
                <w:noProof/>
                <w:color w:val="auto"/>
                <w:lang w:val="sv-SE" w:eastAsia="sv-SE"/>
              </w:rPr>
              <w:tab/>
            </w:r>
            <w:r w:rsidRPr="00E05DE1">
              <w:rPr>
                <w:rStyle w:val="Hyperlnk"/>
                <w:noProof/>
              </w:rPr>
              <w:t>The C Grammar</w:t>
            </w:r>
            <w:r>
              <w:rPr>
                <w:noProof/>
                <w:webHidden/>
              </w:rPr>
              <w:tab/>
            </w:r>
            <w:r>
              <w:rPr>
                <w:noProof/>
                <w:webHidden/>
              </w:rPr>
              <w:fldChar w:fldCharType="begin"/>
            </w:r>
            <w:r>
              <w:rPr>
                <w:noProof/>
                <w:webHidden/>
              </w:rPr>
              <w:instrText xml:space="preserve"> PAGEREF _Toc53991167 \h </w:instrText>
            </w:r>
            <w:r>
              <w:rPr>
                <w:noProof/>
                <w:webHidden/>
              </w:rPr>
            </w:r>
            <w:r>
              <w:rPr>
                <w:noProof/>
                <w:webHidden/>
              </w:rPr>
              <w:fldChar w:fldCharType="separate"/>
            </w:r>
            <w:r w:rsidR="000A6768">
              <w:rPr>
                <w:noProof/>
                <w:webHidden/>
              </w:rPr>
              <w:t>389</w:t>
            </w:r>
            <w:r>
              <w:rPr>
                <w:noProof/>
                <w:webHidden/>
              </w:rPr>
              <w:fldChar w:fldCharType="end"/>
            </w:r>
          </w:hyperlink>
        </w:p>
        <w:p w14:paraId="45A39A91" w14:textId="6D5C836F"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68" w:history="1">
            <w:r w:rsidRPr="00E05DE1">
              <w:rPr>
                <w:rStyle w:val="Hyperlnk"/>
                <w:noProof/>
              </w:rPr>
              <w:t>17.1.</w:t>
            </w:r>
            <w:r>
              <w:rPr>
                <w:rFonts w:asciiTheme="minorHAnsi" w:eastAsiaTheme="minorEastAsia" w:hAnsiTheme="minorHAnsi"/>
                <w:noProof/>
                <w:color w:val="auto"/>
                <w:lang w:val="sv-SE" w:eastAsia="sv-SE"/>
              </w:rPr>
              <w:tab/>
            </w:r>
            <w:r w:rsidRPr="00E05DE1">
              <w:rPr>
                <w:rStyle w:val="Hyperlnk"/>
                <w:noProof/>
              </w:rPr>
              <w:t>The Preprocessor Grammar</w:t>
            </w:r>
            <w:r>
              <w:rPr>
                <w:noProof/>
                <w:webHidden/>
              </w:rPr>
              <w:tab/>
            </w:r>
            <w:r>
              <w:rPr>
                <w:noProof/>
                <w:webHidden/>
              </w:rPr>
              <w:fldChar w:fldCharType="begin"/>
            </w:r>
            <w:r>
              <w:rPr>
                <w:noProof/>
                <w:webHidden/>
              </w:rPr>
              <w:instrText xml:space="preserve"> PAGEREF _Toc53991168 \h </w:instrText>
            </w:r>
            <w:r>
              <w:rPr>
                <w:noProof/>
                <w:webHidden/>
              </w:rPr>
            </w:r>
            <w:r>
              <w:rPr>
                <w:noProof/>
                <w:webHidden/>
              </w:rPr>
              <w:fldChar w:fldCharType="separate"/>
            </w:r>
            <w:r w:rsidR="000A6768">
              <w:rPr>
                <w:noProof/>
                <w:webHidden/>
              </w:rPr>
              <w:t>389</w:t>
            </w:r>
            <w:r>
              <w:rPr>
                <w:noProof/>
                <w:webHidden/>
              </w:rPr>
              <w:fldChar w:fldCharType="end"/>
            </w:r>
          </w:hyperlink>
        </w:p>
        <w:p w14:paraId="306D979A" w14:textId="41E6263E"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69" w:history="1">
            <w:r w:rsidRPr="00E05DE1">
              <w:rPr>
                <w:rStyle w:val="Hyperlnk"/>
                <w:noProof/>
              </w:rPr>
              <w:t>17.2.</w:t>
            </w:r>
            <w:r>
              <w:rPr>
                <w:rFonts w:asciiTheme="minorHAnsi" w:eastAsiaTheme="minorEastAsia" w:hAnsiTheme="minorHAnsi"/>
                <w:noProof/>
                <w:color w:val="auto"/>
                <w:lang w:val="sv-SE" w:eastAsia="sv-SE"/>
              </w:rPr>
              <w:tab/>
            </w:r>
            <w:r w:rsidRPr="00E05DE1">
              <w:rPr>
                <w:rStyle w:val="Hyperlnk"/>
                <w:noProof/>
              </w:rPr>
              <w:t>The Language Grammar</w:t>
            </w:r>
            <w:r>
              <w:rPr>
                <w:noProof/>
                <w:webHidden/>
              </w:rPr>
              <w:tab/>
            </w:r>
            <w:r>
              <w:rPr>
                <w:noProof/>
                <w:webHidden/>
              </w:rPr>
              <w:fldChar w:fldCharType="begin"/>
            </w:r>
            <w:r>
              <w:rPr>
                <w:noProof/>
                <w:webHidden/>
              </w:rPr>
              <w:instrText xml:space="preserve"> PAGEREF _Toc53991169 \h </w:instrText>
            </w:r>
            <w:r>
              <w:rPr>
                <w:noProof/>
                <w:webHidden/>
              </w:rPr>
            </w:r>
            <w:r>
              <w:rPr>
                <w:noProof/>
                <w:webHidden/>
              </w:rPr>
              <w:fldChar w:fldCharType="separate"/>
            </w:r>
            <w:r w:rsidR="000A6768">
              <w:rPr>
                <w:noProof/>
                <w:webHidden/>
              </w:rPr>
              <w:t>389</w:t>
            </w:r>
            <w:r>
              <w:rPr>
                <w:noProof/>
                <w:webHidden/>
              </w:rPr>
              <w:fldChar w:fldCharType="end"/>
            </w:r>
          </w:hyperlink>
        </w:p>
        <w:p w14:paraId="775DAA23" w14:textId="3BCCDC24" w:rsidR="00E907E1" w:rsidRDefault="00E907E1">
          <w:pPr>
            <w:pStyle w:val="Innehll1"/>
            <w:rPr>
              <w:rFonts w:asciiTheme="minorHAnsi" w:eastAsiaTheme="minorEastAsia" w:hAnsiTheme="minorHAnsi"/>
              <w:noProof/>
              <w:color w:val="auto"/>
              <w:lang w:val="sv-SE" w:eastAsia="sv-SE"/>
            </w:rPr>
          </w:pPr>
          <w:hyperlink w:anchor="_Toc53991170" w:history="1">
            <w:r w:rsidRPr="00E05DE1">
              <w:rPr>
                <w:rStyle w:val="Hyperlnk"/>
                <w:noProof/>
              </w:rPr>
              <w:t>18.</w:t>
            </w:r>
            <w:r>
              <w:rPr>
                <w:rFonts w:asciiTheme="minorHAnsi" w:eastAsiaTheme="minorEastAsia" w:hAnsiTheme="minorHAnsi"/>
                <w:noProof/>
                <w:color w:val="auto"/>
                <w:lang w:val="sv-SE" w:eastAsia="sv-SE"/>
              </w:rPr>
              <w:tab/>
            </w:r>
            <w:r w:rsidRPr="00E05DE1">
              <w:rPr>
                <w:rStyle w:val="Hyperlnk"/>
                <w:noProof/>
              </w:rPr>
              <w:t>GPPG and GPLEX</w:t>
            </w:r>
            <w:r>
              <w:rPr>
                <w:noProof/>
                <w:webHidden/>
              </w:rPr>
              <w:tab/>
            </w:r>
            <w:r>
              <w:rPr>
                <w:noProof/>
                <w:webHidden/>
              </w:rPr>
              <w:fldChar w:fldCharType="begin"/>
            </w:r>
            <w:r>
              <w:rPr>
                <w:noProof/>
                <w:webHidden/>
              </w:rPr>
              <w:instrText xml:space="preserve"> PAGEREF _Toc53991170 \h </w:instrText>
            </w:r>
            <w:r>
              <w:rPr>
                <w:noProof/>
                <w:webHidden/>
              </w:rPr>
            </w:r>
            <w:r>
              <w:rPr>
                <w:noProof/>
                <w:webHidden/>
              </w:rPr>
              <w:fldChar w:fldCharType="separate"/>
            </w:r>
            <w:r w:rsidR="000A6768">
              <w:rPr>
                <w:noProof/>
                <w:webHidden/>
              </w:rPr>
              <w:t>396</w:t>
            </w:r>
            <w:r>
              <w:rPr>
                <w:noProof/>
                <w:webHidden/>
              </w:rPr>
              <w:fldChar w:fldCharType="end"/>
            </w:r>
          </w:hyperlink>
        </w:p>
        <w:p w14:paraId="5F54ED96" w14:textId="7B66354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1" w:history="1">
            <w:r w:rsidRPr="00E05DE1">
              <w:rPr>
                <w:rStyle w:val="Hyperlnk"/>
                <w:noProof/>
              </w:rPr>
              <w:t>18.1.1.</w:t>
            </w:r>
            <w:r>
              <w:rPr>
                <w:rFonts w:asciiTheme="minorHAnsi" w:eastAsiaTheme="minorEastAsia" w:hAnsiTheme="minorHAnsi"/>
                <w:noProof/>
                <w:color w:val="auto"/>
                <w:lang w:val="sv-SE" w:eastAsia="sv-SE"/>
              </w:rPr>
              <w:tab/>
            </w:r>
            <w:r w:rsidRPr="00E05DE1">
              <w:rPr>
                <w:rStyle w:val="Hyperlnk"/>
                <w:noProof/>
              </w:rPr>
              <w:t>The Language</w:t>
            </w:r>
            <w:r>
              <w:rPr>
                <w:noProof/>
                <w:webHidden/>
              </w:rPr>
              <w:tab/>
            </w:r>
            <w:r>
              <w:rPr>
                <w:noProof/>
                <w:webHidden/>
              </w:rPr>
              <w:fldChar w:fldCharType="begin"/>
            </w:r>
            <w:r>
              <w:rPr>
                <w:noProof/>
                <w:webHidden/>
              </w:rPr>
              <w:instrText xml:space="preserve"> PAGEREF _Toc53991171 \h </w:instrText>
            </w:r>
            <w:r>
              <w:rPr>
                <w:noProof/>
                <w:webHidden/>
              </w:rPr>
            </w:r>
            <w:r>
              <w:rPr>
                <w:noProof/>
                <w:webHidden/>
              </w:rPr>
              <w:fldChar w:fldCharType="separate"/>
            </w:r>
            <w:r w:rsidR="000A6768">
              <w:rPr>
                <w:noProof/>
                <w:webHidden/>
              </w:rPr>
              <w:t>396</w:t>
            </w:r>
            <w:r>
              <w:rPr>
                <w:noProof/>
                <w:webHidden/>
              </w:rPr>
              <w:fldChar w:fldCharType="end"/>
            </w:r>
          </w:hyperlink>
        </w:p>
        <w:p w14:paraId="582B6A7C" w14:textId="3897EA5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2" w:history="1">
            <w:r w:rsidRPr="00E05DE1">
              <w:rPr>
                <w:rStyle w:val="Hyperlnk"/>
                <w:noProof/>
              </w:rPr>
              <w:t>18.1.2.</w:t>
            </w:r>
            <w:r>
              <w:rPr>
                <w:rFonts w:asciiTheme="minorHAnsi" w:eastAsiaTheme="minorEastAsia" w:hAnsiTheme="minorHAnsi"/>
                <w:noProof/>
                <w:color w:val="auto"/>
                <w:lang w:val="sv-SE" w:eastAsia="sv-SE"/>
              </w:rPr>
              <w:tab/>
            </w:r>
            <w:r w:rsidRPr="00E05DE1">
              <w:rPr>
                <w:rStyle w:val="Hyperlnk"/>
                <w:noProof/>
              </w:rPr>
              <w:t>The Grammar</w:t>
            </w:r>
            <w:r>
              <w:rPr>
                <w:noProof/>
                <w:webHidden/>
              </w:rPr>
              <w:tab/>
            </w:r>
            <w:r>
              <w:rPr>
                <w:noProof/>
                <w:webHidden/>
              </w:rPr>
              <w:fldChar w:fldCharType="begin"/>
            </w:r>
            <w:r>
              <w:rPr>
                <w:noProof/>
                <w:webHidden/>
              </w:rPr>
              <w:instrText xml:space="preserve"> PAGEREF _Toc53991172 \h </w:instrText>
            </w:r>
            <w:r>
              <w:rPr>
                <w:noProof/>
                <w:webHidden/>
              </w:rPr>
            </w:r>
            <w:r>
              <w:rPr>
                <w:noProof/>
                <w:webHidden/>
              </w:rPr>
              <w:fldChar w:fldCharType="separate"/>
            </w:r>
            <w:r w:rsidR="000A6768">
              <w:rPr>
                <w:noProof/>
                <w:webHidden/>
              </w:rPr>
              <w:t>396</w:t>
            </w:r>
            <w:r>
              <w:rPr>
                <w:noProof/>
                <w:webHidden/>
              </w:rPr>
              <w:fldChar w:fldCharType="end"/>
            </w:r>
          </w:hyperlink>
        </w:p>
        <w:p w14:paraId="14A0EC78" w14:textId="5CEE72B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3" w:history="1">
            <w:r w:rsidRPr="00E05DE1">
              <w:rPr>
                <w:rStyle w:val="Hyperlnk"/>
                <w:noProof/>
              </w:rPr>
              <w:t>18.1.3.</w:t>
            </w:r>
            <w:r>
              <w:rPr>
                <w:rFonts w:asciiTheme="minorHAnsi" w:eastAsiaTheme="minorEastAsia" w:hAnsiTheme="minorHAnsi"/>
                <w:noProof/>
                <w:color w:val="auto"/>
                <w:lang w:val="sv-SE" w:eastAsia="sv-SE"/>
              </w:rPr>
              <w:tab/>
            </w:r>
            <w:r w:rsidRPr="00E05DE1">
              <w:rPr>
                <w:rStyle w:val="Hyperlnk"/>
                <w:noProof/>
              </w:rPr>
              <w:t>GPPG</w:t>
            </w:r>
            <w:r>
              <w:rPr>
                <w:noProof/>
                <w:webHidden/>
              </w:rPr>
              <w:tab/>
            </w:r>
            <w:r>
              <w:rPr>
                <w:noProof/>
                <w:webHidden/>
              </w:rPr>
              <w:fldChar w:fldCharType="begin"/>
            </w:r>
            <w:r>
              <w:rPr>
                <w:noProof/>
                <w:webHidden/>
              </w:rPr>
              <w:instrText xml:space="preserve"> PAGEREF _Toc53991173 \h </w:instrText>
            </w:r>
            <w:r>
              <w:rPr>
                <w:noProof/>
                <w:webHidden/>
              </w:rPr>
            </w:r>
            <w:r>
              <w:rPr>
                <w:noProof/>
                <w:webHidden/>
              </w:rPr>
              <w:fldChar w:fldCharType="separate"/>
            </w:r>
            <w:r w:rsidR="000A6768">
              <w:rPr>
                <w:noProof/>
                <w:webHidden/>
              </w:rPr>
              <w:t>398</w:t>
            </w:r>
            <w:r>
              <w:rPr>
                <w:noProof/>
                <w:webHidden/>
              </w:rPr>
              <w:fldChar w:fldCharType="end"/>
            </w:r>
          </w:hyperlink>
        </w:p>
        <w:p w14:paraId="7C9C6DC3" w14:textId="213B898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4" w:history="1">
            <w:r w:rsidRPr="00E05DE1">
              <w:rPr>
                <w:rStyle w:val="Hyperlnk"/>
                <w:noProof/>
              </w:rPr>
              <w:t>18.1.4.</w:t>
            </w:r>
            <w:r>
              <w:rPr>
                <w:rFonts w:asciiTheme="minorHAnsi" w:eastAsiaTheme="minorEastAsia" w:hAnsiTheme="minorHAnsi"/>
                <w:noProof/>
                <w:color w:val="auto"/>
                <w:lang w:val="sv-SE" w:eastAsia="sv-SE"/>
              </w:rPr>
              <w:tab/>
            </w:r>
            <w:r w:rsidRPr="00E05DE1">
              <w:rPr>
                <w:rStyle w:val="Hyperlnk"/>
                <w:noProof/>
              </w:rPr>
              <w:t>JPlex</w:t>
            </w:r>
            <w:r>
              <w:rPr>
                <w:noProof/>
                <w:webHidden/>
              </w:rPr>
              <w:tab/>
            </w:r>
            <w:r>
              <w:rPr>
                <w:noProof/>
                <w:webHidden/>
              </w:rPr>
              <w:fldChar w:fldCharType="begin"/>
            </w:r>
            <w:r>
              <w:rPr>
                <w:noProof/>
                <w:webHidden/>
              </w:rPr>
              <w:instrText xml:space="preserve"> PAGEREF _Toc53991174 \h </w:instrText>
            </w:r>
            <w:r>
              <w:rPr>
                <w:noProof/>
                <w:webHidden/>
              </w:rPr>
            </w:r>
            <w:r>
              <w:rPr>
                <w:noProof/>
                <w:webHidden/>
              </w:rPr>
              <w:fldChar w:fldCharType="separate"/>
            </w:r>
            <w:r w:rsidR="000A6768">
              <w:rPr>
                <w:noProof/>
                <w:webHidden/>
              </w:rPr>
              <w:t>402</w:t>
            </w:r>
            <w:r>
              <w:rPr>
                <w:noProof/>
                <w:webHidden/>
              </w:rPr>
              <w:fldChar w:fldCharType="end"/>
            </w:r>
          </w:hyperlink>
        </w:p>
        <w:p w14:paraId="182BDE8F" w14:textId="73EB382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5" w:history="1">
            <w:r w:rsidRPr="00E05DE1">
              <w:rPr>
                <w:rStyle w:val="Hyperlnk"/>
                <w:noProof/>
              </w:rPr>
              <w:t>18.1.5.</w:t>
            </w:r>
            <w:r>
              <w:rPr>
                <w:rFonts w:asciiTheme="minorHAnsi" w:eastAsiaTheme="minorEastAsia" w:hAnsiTheme="minorHAnsi"/>
                <w:noProof/>
                <w:color w:val="auto"/>
                <w:lang w:val="sv-SE" w:eastAsia="sv-SE"/>
              </w:rPr>
              <w:tab/>
            </w:r>
            <w:r w:rsidRPr="00E05DE1">
              <w:rPr>
                <w:rStyle w:val="Hyperlnk"/>
                <w:noProof/>
              </w:rPr>
              <w:t>Main</w:t>
            </w:r>
            <w:r>
              <w:rPr>
                <w:noProof/>
                <w:webHidden/>
              </w:rPr>
              <w:tab/>
            </w:r>
            <w:r>
              <w:rPr>
                <w:noProof/>
                <w:webHidden/>
              </w:rPr>
              <w:fldChar w:fldCharType="begin"/>
            </w:r>
            <w:r>
              <w:rPr>
                <w:noProof/>
                <w:webHidden/>
              </w:rPr>
              <w:instrText xml:space="preserve"> PAGEREF _Toc53991175 \h </w:instrText>
            </w:r>
            <w:r>
              <w:rPr>
                <w:noProof/>
                <w:webHidden/>
              </w:rPr>
            </w:r>
            <w:r>
              <w:rPr>
                <w:noProof/>
                <w:webHidden/>
              </w:rPr>
              <w:fldChar w:fldCharType="separate"/>
            </w:r>
            <w:r w:rsidR="000A6768">
              <w:rPr>
                <w:noProof/>
                <w:webHidden/>
              </w:rPr>
              <w:t>404</w:t>
            </w:r>
            <w:r>
              <w:rPr>
                <w:noProof/>
                <w:webHidden/>
              </w:rPr>
              <w:fldChar w:fldCharType="end"/>
            </w:r>
          </w:hyperlink>
        </w:p>
        <w:p w14:paraId="6605CC38" w14:textId="4A3FBBD9" w:rsidR="00E907E1" w:rsidRDefault="00E907E1">
          <w:pPr>
            <w:pStyle w:val="Innehll1"/>
            <w:rPr>
              <w:rFonts w:asciiTheme="minorHAnsi" w:eastAsiaTheme="minorEastAsia" w:hAnsiTheme="minorHAnsi"/>
              <w:noProof/>
              <w:color w:val="auto"/>
              <w:lang w:val="sv-SE" w:eastAsia="sv-SE"/>
            </w:rPr>
          </w:pPr>
          <w:hyperlink w:anchor="_Toc53991176" w:history="1">
            <w:r w:rsidRPr="00E05DE1">
              <w:rPr>
                <w:rStyle w:val="Hyperlnk"/>
                <w:noProof/>
              </w:rPr>
              <w:t>19.</w:t>
            </w:r>
            <w:r>
              <w:rPr>
                <w:rFonts w:asciiTheme="minorHAnsi" w:eastAsiaTheme="minorEastAsia" w:hAnsiTheme="minorHAnsi"/>
                <w:noProof/>
                <w:color w:val="auto"/>
                <w:lang w:val="sv-SE" w:eastAsia="sv-SE"/>
              </w:rPr>
              <w:tab/>
            </w:r>
            <w:r w:rsidRPr="00E05DE1">
              <w:rPr>
                <w:rStyle w:val="Hyperlnk"/>
                <w:noProof/>
              </w:rPr>
              <w:t>Auxiliary Classes</w:t>
            </w:r>
            <w:r>
              <w:rPr>
                <w:noProof/>
                <w:webHidden/>
              </w:rPr>
              <w:tab/>
            </w:r>
            <w:r>
              <w:rPr>
                <w:noProof/>
                <w:webHidden/>
              </w:rPr>
              <w:fldChar w:fldCharType="begin"/>
            </w:r>
            <w:r>
              <w:rPr>
                <w:noProof/>
                <w:webHidden/>
              </w:rPr>
              <w:instrText xml:space="preserve"> PAGEREF _Toc53991176 \h </w:instrText>
            </w:r>
            <w:r>
              <w:rPr>
                <w:noProof/>
                <w:webHidden/>
              </w:rPr>
            </w:r>
            <w:r>
              <w:rPr>
                <w:noProof/>
                <w:webHidden/>
              </w:rPr>
              <w:fldChar w:fldCharType="separate"/>
            </w:r>
            <w:r w:rsidR="000A6768">
              <w:rPr>
                <w:noProof/>
                <w:webHidden/>
              </w:rPr>
              <w:t>406</w:t>
            </w:r>
            <w:r>
              <w:rPr>
                <w:noProof/>
                <w:webHidden/>
              </w:rPr>
              <w:fldChar w:fldCharType="end"/>
            </w:r>
          </w:hyperlink>
        </w:p>
        <w:p w14:paraId="077869FF" w14:textId="13AEBCAB"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77" w:history="1">
            <w:r w:rsidRPr="00E05DE1">
              <w:rPr>
                <w:rStyle w:val="Hyperlnk"/>
                <w:noProof/>
              </w:rPr>
              <w:t>19.1.</w:t>
            </w:r>
            <w:r>
              <w:rPr>
                <w:rFonts w:asciiTheme="minorHAnsi" w:eastAsiaTheme="minorEastAsia" w:hAnsiTheme="minorHAnsi"/>
                <w:noProof/>
                <w:color w:val="auto"/>
                <w:lang w:val="sv-SE" w:eastAsia="sv-SE"/>
              </w:rPr>
              <w:tab/>
            </w:r>
            <w:r w:rsidRPr="00E05DE1">
              <w:rPr>
                <w:rStyle w:val="Hyperlnk"/>
                <w:noProof/>
              </w:rPr>
              <w:t>Error Handling</w:t>
            </w:r>
            <w:r>
              <w:rPr>
                <w:noProof/>
                <w:webHidden/>
              </w:rPr>
              <w:tab/>
            </w:r>
            <w:r>
              <w:rPr>
                <w:noProof/>
                <w:webHidden/>
              </w:rPr>
              <w:fldChar w:fldCharType="begin"/>
            </w:r>
            <w:r>
              <w:rPr>
                <w:noProof/>
                <w:webHidden/>
              </w:rPr>
              <w:instrText xml:space="preserve"> PAGEREF _Toc53991177 \h </w:instrText>
            </w:r>
            <w:r>
              <w:rPr>
                <w:noProof/>
                <w:webHidden/>
              </w:rPr>
            </w:r>
            <w:r>
              <w:rPr>
                <w:noProof/>
                <w:webHidden/>
              </w:rPr>
              <w:fldChar w:fldCharType="separate"/>
            </w:r>
            <w:r w:rsidR="000A6768">
              <w:rPr>
                <w:noProof/>
                <w:webHidden/>
              </w:rPr>
              <w:t>406</w:t>
            </w:r>
            <w:r>
              <w:rPr>
                <w:noProof/>
                <w:webHidden/>
              </w:rPr>
              <w:fldChar w:fldCharType="end"/>
            </w:r>
          </w:hyperlink>
        </w:p>
        <w:p w14:paraId="31871376" w14:textId="64873DE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78" w:history="1">
            <w:r w:rsidRPr="00E05DE1">
              <w:rPr>
                <w:rStyle w:val="Hyperlnk"/>
                <w:noProof/>
              </w:rPr>
              <w:t>19.2.</w:t>
            </w:r>
            <w:r>
              <w:rPr>
                <w:rFonts w:asciiTheme="minorHAnsi" w:eastAsiaTheme="minorEastAsia" w:hAnsiTheme="minorHAnsi"/>
                <w:noProof/>
                <w:color w:val="auto"/>
                <w:lang w:val="sv-SE" w:eastAsia="sv-SE"/>
              </w:rPr>
              <w:tab/>
            </w:r>
            <w:r w:rsidRPr="00E05DE1">
              <w:rPr>
                <w:rStyle w:val="Hyperlnk"/>
                <w:noProof/>
              </w:rPr>
              <w:t>Container Classes</w:t>
            </w:r>
            <w:r>
              <w:rPr>
                <w:noProof/>
                <w:webHidden/>
              </w:rPr>
              <w:tab/>
            </w:r>
            <w:r>
              <w:rPr>
                <w:noProof/>
                <w:webHidden/>
              </w:rPr>
              <w:fldChar w:fldCharType="begin"/>
            </w:r>
            <w:r>
              <w:rPr>
                <w:noProof/>
                <w:webHidden/>
              </w:rPr>
              <w:instrText xml:space="preserve"> PAGEREF _Toc53991178 \h </w:instrText>
            </w:r>
            <w:r>
              <w:rPr>
                <w:noProof/>
                <w:webHidden/>
              </w:rPr>
            </w:r>
            <w:r>
              <w:rPr>
                <w:noProof/>
                <w:webHidden/>
              </w:rPr>
              <w:fldChar w:fldCharType="separate"/>
            </w:r>
            <w:r w:rsidR="000A6768">
              <w:rPr>
                <w:noProof/>
                <w:webHidden/>
              </w:rPr>
              <w:t>410</w:t>
            </w:r>
            <w:r>
              <w:rPr>
                <w:noProof/>
                <w:webHidden/>
              </w:rPr>
              <w:fldChar w:fldCharType="end"/>
            </w:r>
          </w:hyperlink>
        </w:p>
        <w:p w14:paraId="260255B5" w14:textId="6066EA90"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79" w:history="1">
            <w:r w:rsidRPr="00E05DE1">
              <w:rPr>
                <w:rStyle w:val="Hyperlnk"/>
                <w:noProof/>
              </w:rPr>
              <w:t>19.2.1.</w:t>
            </w:r>
            <w:r>
              <w:rPr>
                <w:rFonts w:asciiTheme="minorHAnsi" w:eastAsiaTheme="minorEastAsia" w:hAnsiTheme="minorHAnsi"/>
                <w:noProof/>
                <w:color w:val="auto"/>
                <w:lang w:val="sv-SE" w:eastAsia="sv-SE"/>
              </w:rPr>
              <w:tab/>
            </w:r>
            <w:r w:rsidRPr="00E05DE1">
              <w:rPr>
                <w:rStyle w:val="Hyperlnk"/>
                <w:noProof/>
              </w:rPr>
              <w:t>Ordered Pair</w:t>
            </w:r>
            <w:r>
              <w:rPr>
                <w:noProof/>
                <w:webHidden/>
              </w:rPr>
              <w:tab/>
            </w:r>
            <w:r>
              <w:rPr>
                <w:noProof/>
                <w:webHidden/>
              </w:rPr>
              <w:fldChar w:fldCharType="begin"/>
            </w:r>
            <w:r>
              <w:rPr>
                <w:noProof/>
                <w:webHidden/>
              </w:rPr>
              <w:instrText xml:space="preserve"> PAGEREF _Toc53991179 \h </w:instrText>
            </w:r>
            <w:r>
              <w:rPr>
                <w:noProof/>
                <w:webHidden/>
              </w:rPr>
            </w:r>
            <w:r>
              <w:rPr>
                <w:noProof/>
                <w:webHidden/>
              </w:rPr>
              <w:fldChar w:fldCharType="separate"/>
            </w:r>
            <w:r w:rsidR="000A6768">
              <w:rPr>
                <w:noProof/>
                <w:webHidden/>
              </w:rPr>
              <w:t>410</w:t>
            </w:r>
            <w:r>
              <w:rPr>
                <w:noProof/>
                <w:webHidden/>
              </w:rPr>
              <w:fldChar w:fldCharType="end"/>
            </w:r>
          </w:hyperlink>
        </w:p>
        <w:p w14:paraId="429ED14D" w14:textId="5949825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80" w:history="1">
            <w:r w:rsidRPr="00E05DE1">
              <w:rPr>
                <w:rStyle w:val="Hyperlnk"/>
                <w:noProof/>
              </w:rPr>
              <w:t>19.2.2.</w:t>
            </w:r>
            <w:r>
              <w:rPr>
                <w:rFonts w:asciiTheme="minorHAnsi" w:eastAsiaTheme="minorEastAsia" w:hAnsiTheme="minorHAnsi"/>
                <w:noProof/>
                <w:color w:val="auto"/>
                <w:lang w:val="sv-SE" w:eastAsia="sv-SE"/>
              </w:rPr>
              <w:tab/>
            </w:r>
            <w:r w:rsidRPr="00E05DE1">
              <w:rPr>
                <w:rStyle w:val="Hyperlnk"/>
                <w:noProof/>
              </w:rPr>
              <w:t>Triple</w:t>
            </w:r>
            <w:r>
              <w:rPr>
                <w:noProof/>
                <w:webHidden/>
              </w:rPr>
              <w:tab/>
            </w:r>
            <w:r>
              <w:rPr>
                <w:noProof/>
                <w:webHidden/>
              </w:rPr>
              <w:fldChar w:fldCharType="begin"/>
            </w:r>
            <w:r>
              <w:rPr>
                <w:noProof/>
                <w:webHidden/>
              </w:rPr>
              <w:instrText xml:space="preserve"> PAGEREF _Toc53991180 \h </w:instrText>
            </w:r>
            <w:r>
              <w:rPr>
                <w:noProof/>
                <w:webHidden/>
              </w:rPr>
            </w:r>
            <w:r>
              <w:rPr>
                <w:noProof/>
                <w:webHidden/>
              </w:rPr>
              <w:fldChar w:fldCharType="separate"/>
            </w:r>
            <w:r w:rsidR="000A6768">
              <w:rPr>
                <w:noProof/>
                <w:webHidden/>
              </w:rPr>
              <w:t>411</w:t>
            </w:r>
            <w:r>
              <w:rPr>
                <w:noProof/>
                <w:webHidden/>
              </w:rPr>
              <w:fldChar w:fldCharType="end"/>
            </w:r>
          </w:hyperlink>
        </w:p>
        <w:p w14:paraId="61D05AED" w14:textId="451A4B5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1" w:history="1">
            <w:r w:rsidRPr="00E05DE1">
              <w:rPr>
                <w:rStyle w:val="Hyperlnk"/>
                <w:noProof/>
              </w:rPr>
              <w:t>19.3.</w:t>
            </w:r>
            <w:r>
              <w:rPr>
                <w:rFonts w:asciiTheme="minorHAnsi" w:eastAsiaTheme="minorEastAsia" w:hAnsiTheme="minorHAnsi"/>
                <w:noProof/>
                <w:color w:val="auto"/>
                <w:lang w:val="sv-SE" w:eastAsia="sv-SE"/>
              </w:rPr>
              <w:tab/>
            </w:r>
            <w:r w:rsidRPr="00E05DE1">
              <w:rPr>
                <w:rStyle w:val="Hyperlnk"/>
                <w:noProof/>
              </w:rPr>
              <w:t>Graph</w:t>
            </w:r>
            <w:r>
              <w:rPr>
                <w:noProof/>
                <w:webHidden/>
              </w:rPr>
              <w:tab/>
            </w:r>
            <w:r>
              <w:rPr>
                <w:noProof/>
                <w:webHidden/>
              </w:rPr>
              <w:fldChar w:fldCharType="begin"/>
            </w:r>
            <w:r>
              <w:rPr>
                <w:noProof/>
                <w:webHidden/>
              </w:rPr>
              <w:instrText xml:space="preserve"> PAGEREF _Toc53991181 \h </w:instrText>
            </w:r>
            <w:r>
              <w:rPr>
                <w:noProof/>
                <w:webHidden/>
              </w:rPr>
            </w:r>
            <w:r>
              <w:rPr>
                <w:noProof/>
                <w:webHidden/>
              </w:rPr>
              <w:fldChar w:fldCharType="separate"/>
            </w:r>
            <w:r w:rsidR="000A6768">
              <w:rPr>
                <w:noProof/>
                <w:webHidden/>
              </w:rPr>
              <w:t>412</w:t>
            </w:r>
            <w:r>
              <w:rPr>
                <w:noProof/>
                <w:webHidden/>
              </w:rPr>
              <w:fldChar w:fldCharType="end"/>
            </w:r>
          </w:hyperlink>
        </w:p>
        <w:p w14:paraId="113D1BC7" w14:textId="78306BD7"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82" w:history="1">
            <w:r w:rsidRPr="00E05DE1">
              <w:rPr>
                <w:rStyle w:val="Hyperlnk"/>
                <w:noProof/>
              </w:rPr>
              <w:t>19.3.1.</w:t>
            </w:r>
            <w:r>
              <w:rPr>
                <w:rFonts w:asciiTheme="minorHAnsi" w:eastAsiaTheme="minorEastAsia" w:hAnsiTheme="minorHAnsi"/>
                <w:noProof/>
                <w:color w:val="auto"/>
                <w:lang w:val="sv-SE" w:eastAsia="sv-SE"/>
              </w:rPr>
              <w:tab/>
            </w:r>
            <w:r w:rsidRPr="00E05DE1">
              <w:rPr>
                <w:rStyle w:val="Hyperlnk"/>
                <w:noProof/>
              </w:rPr>
              <w:t>Addition and Removal of Vertices and Edges</w:t>
            </w:r>
            <w:r>
              <w:rPr>
                <w:noProof/>
                <w:webHidden/>
              </w:rPr>
              <w:tab/>
            </w:r>
            <w:r>
              <w:rPr>
                <w:noProof/>
                <w:webHidden/>
              </w:rPr>
              <w:fldChar w:fldCharType="begin"/>
            </w:r>
            <w:r>
              <w:rPr>
                <w:noProof/>
                <w:webHidden/>
              </w:rPr>
              <w:instrText xml:space="preserve"> PAGEREF _Toc53991182 \h </w:instrText>
            </w:r>
            <w:r>
              <w:rPr>
                <w:noProof/>
                <w:webHidden/>
              </w:rPr>
            </w:r>
            <w:r>
              <w:rPr>
                <w:noProof/>
                <w:webHidden/>
              </w:rPr>
              <w:fldChar w:fldCharType="separate"/>
            </w:r>
            <w:r w:rsidR="000A6768">
              <w:rPr>
                <w:noProof/>
                <w:webHidden/>
              </w:rPr>
              <w:t>413</w:t>
            </w:r>
            <w:r>
              <w:rPr>
                <w:noProof/>
                <w:webHidden/>
              </w:rPr>
              <w:fldChar w:fldCharType="end"/>
            </w:r>
          </w:hyperlink>
        </w:p>
        <w:p w14:paraId="705F676C" w14:textId="22FB81E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83" w:history="1">
            <w:r w:rsidRPr="00E05DE1">
              <w:rPr>
                <w:rStyle w:val="Hyperlnk"/>
                <w:noProof/>
              </w:rPr>
              <w:t>19.3.2.</w:t>
            </w:r>
            <w:r>
              <w:rPr>
                <w:rFonts w:asciiTheme="minorHAnsi" w:eastAsiaTheme="minorEastAsia" w:hAnsiTheme="minorHAnsi"/>
                <w:noProof/>
                <w:color w:val="auto"/>
                <w:lang w:val="sv-SE" w:eastAsia="sv-SE"/>
              </w:rPr>
              <w:tab/>
            </w:r>
            <w:r w:rsidRPr="00E05DE1">
              <w:rPr>
                <w:rStyle w:val="Hyperlnk"/>
                <w:noProof/>
              </w:rPr>
              <w:t>Graph Partition</w:t>
            </w:r>
            <w:r>
              <w:rPr>
                <w:noProof/>
                <w:webHidden/>
              </w:rPr>
              <w:tab/>
            </w:r>
            <w:r>
              <w:rPr>
                <w:noProof/>
                <w:webHidden/>
              </w:rPr>
              <w:fldChar w:fldCharType="begin"/>
            </w:r>
            <w:r>
              <w:rPr>
                <w:noProof/>
                <w:webHidden/>
              </w:rPr>
              <w:instrText xml:space="preserve"> PAGEREF _Toc53991183 \h </w:instrText>
            </w:r>
            <w:r>
              <w:rPr>
                <w:noProof/>
                <w:webHidden/>
              </w:rPr>
            </w:r>
            <w:r>
              <w:rPr>
                <w:noProof/>
                <w:webHidden/>
              </w:rPr>
              <w:fldChar w:fldCharType="separate"/>
            </w:r>
            <w:r w:rsidR="000A6768">
              <w:rPr>
                <w:noProof/>
                <w:webHidden/>
              </w:rPr>
              <w:t>414</w:t>
            </w:r>
            <w:r>
              <w:rPr>
                <w:noProof/>
                <w:webHidden/>
              </w:rPr>
              <w:fldChar w:fldCharType="end"/>
            </w:r>
          </w:hyperlink>
        </w:p>
        <w:p w14:paraId="170F9B0A" w14:textId="5F9B7456"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4" w:history="1">
            <w:r w:rsidRPr="00E05DE1">
              <w:rPr>
                <w:rStyle w:val="Hyperlnk"/>
                <w:noProof/>
              </w:rPr>
              <w:t>19.4.</w:t>
            </w:r>
            <w:r>
              <w:rPr>
                <w:rFonts w:asciiTheme="minorHAnsi" w:eastAsiaTheme="minorEastAsia" w:hAnsiTheme="minorHAnsi"/>
                <w:noProof/>
                <w:color w:val="auto"/>
                <w:lang w:val="sv-SE" w:eastAsia="sv-SE"/>
              </w:rPr>
              <w:tab/>
            </w:r>
            <w:r w:rsidRPr="00E05DE1">
              <w:rPr>
                <w:rStyle w:val="Hyperlnk"/>
                <w:noProof/>
              </w:rPr>
              <w:t>ListSet and ListMap</w:t>
            </w:r>
            <w:r>
              <w:rPr>
                <w:noProof/>
                <w:webHidden/>
              </w:rPr>
              <w:tab/>
            </w:r>
            <w:r>
              <w:rPr>
                <w:noProof/>
                <w:webHidden/>
              </w:rPr>
              <w:fldChar w:fldCharType="begin"/>
            </w:r>
            <w:r>
              <w:rPr>
                <w:noProof/>
                <w:webHidden/>
              </w:rPr>
              <w:instrText xml:space="preserve"> PAGEREF _Toc53991184 \h </w:instrText>
            </w:r>
            <w:r>
              <w:rPr>
                <w:noProof/>
                <w:webHidden/>
              </w:rPr>
            </w:r>
            <w:r>
              <w:rPr>
                <w:noProof/>
                <w:webHidden/>
              </w:rPr>
              <w:fldChar w:fldCharType="separate"/>
            </w:r>
            <w:r w:rsidR="000A6768">
              <w:rPr>
                <w:noProof/>
                <w:webHidden/>
              </w:rPr>
              <w:t>415</w:t>
            </w:r>
            <w:r>
              <w:rPr>
                <w:noProof/>
                <w:webHidden/>
              </w:rPr>
              <w:fldChar w:fldCharType="end"/>
            </w:r>
          </w:hyperlink>
        </w:p>
        <w:p w14:paraId="4CBB8B66" w14:textId="29A7D798" w:rsidR="00E907E1" w:rsidRDefault="00E907E1">
          <w:pPr>
            <w:pStyle w:val="Innehll1"/>
            <w:rPr>
              <w:rFonts w:asciiTheme="minorHAnsi" w:eastAsiaTheme="minorEastAsia" w:hAnsiTheme="minorHAnsi"/>
              <w:noProof/>
              <w:color w:val="auto"/>
              <w:lang w:val="sv-SE" w:eastAsia="sv-SE"/>
            </w:rPr>
          </w:pPr>
          <w:hyperlink w:anchor="_Toc53991185" w:history="1">
            <w:r w:rsidRPr="00E05DE1">
              <w:rPr>
                <w:rStyle w:val="Hyperlnk"/>
                <w:noProof/>
              </w:rPr>
              <w:t>20.</w:t>
            </w:r>
            <w:r>
              <w:rPr>
                <w:rFonts w:asciiTheme="minorHAnsi" w:eastAsiaTheme="minorEastAsia" w:hAnsiTheme="minorHAnsi"/>
                <w:noProof/>
                <w:color w:val="auto"/>
                <w:lang w:val="sv-SE" w:eastAsia="sv-SE"/>
              </w:rPr>
              <w:tab/>
            </w:r>
            <w:r w:rsidRPr="00E05DE1">
              <w:rPr>
                <w:rStyle w:val="Hyperlnk"/>
                <w:noProof/>
              </w:rPr>
              <w:t>A Crash Course in C</w:t>
            </w:r>
            <w:r>
              <w:rPr>
                <w:noProof/>
                <w:webHidden/>
              </w:rPr>
              <w:tab/>
            </w:r>
            <w:r>
              <w:rPr>
                <w:noProof/>
                <w:webHidden/>
              </w:rPr>
              <w:fldChar w:fldCharType="begin"/>
            </w:r>
            <w:r>
              <w:rPr>
                <w:noProof/>
                <w:webHidden/>
              </w:rPr>
              <w:instrText xml:space="preserve"> PAGEREF _Toc53991185 \h </w:instrText>
            </w:r>
            <w:r>
              <w:rPr>
                <w:noProof/>
                <w:webHidden/>
              </w:rPr>
            </w:r>
            <w:r>
              <w:rPr>
                <w:noProof/>
                <w:webHidden/>
              </w:rPr>
              <w:fldChar w:fldCharType="separate"/>
            </w:r>
            <w:r w:rsidR="000A6768">
              <w:rPr>
                <w:noProof/>
                <w:webHidden/>
              </w:rPr>
              <w:t>424</w:t>
            </w:r>
            <w:r>
              <w:rPr>
                <w:noProof/>
                <w:webHidden/>
              </w:rPr>
              <w:fldChar w:fldCharType="end"/>
            </w:r>
          </w:hyperlink>
        </w:p>
        <w:p w14:paraId="51DFADCE" w14:textId="43789606"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6" w:history="1">
            <w:r w:rsidRPr="00E05DE1">
              <w:rPr>
                <w:rStyle w:val="Hyperlnk"/>
                <w:noProof/>
              </w:rPr>
              <w:t>20.1.</w:t>
            </w:r>
            <w:r>
              <w:rPr>
                <w:rFonts w:asciiTheme="minorHAnsi" w:eastAsiaTheme="minorEastAsia" w:hAnsiTheme="minorHAnsi"/>
                <w:noProof/>
                <w:color w:val="auto"/>
                <w:lang w:val="sv-SE" w:eastAsia="sv-SE"/>
              </w:rPr>
              <w:tab/>
            </w:r>
            <w:r w:rsidRPr="00E05DE1">
              <w:rPr>
                <w:rStyle w:val="Hyperlnk"/>
                <w:noProof/>
              </w:rPr>
              <w:t>The Compiler and the Linker</w:t>
            </w:r>
            <w:r>
              <w:rPr>
                <w:noProof/>
                <w:webHidden/>
              </w:rPr>
              <w:tab/>
            </w:r>
            <w:r>
              <w:rPr>
                <w:noProof/>
                <w:webHidden/>
              </w:rPr>
              <w:fldChar w:fldCharType="begin"/>
            </w:r>
            <w:r>
              <w:rPr>
                <w:noProof/>
                <w:webHidden/>
              </w:rPr>
              <w:instrText xml:space="preserve"> PAGEREF _Toc53991186 \h </w:instrText>
            </w:r>
            <w:r>
              <w:rPr>
                <w:noProof/>
                <w:webHidden/>
              </w:rPr>
            </w:r>
            <w:r>
              <w:rPr>
                <w:noProof/>
                <w:webHidden/>
              </w:rPr>
              <w:fldChar w:fldCharType="separate"/>
            </w:r>
            <w:r w:rsidR="000A6768">
              <w:rPr>
                <w:noProof/>
                <w:webHidden/>
              </w:rPr>
              <w:t>424</w:t>
            </w:r>
            <w:r>
              <w:rPr>
                <w:noProof/>
                <w:webHidden/>
              </w:rPr>
              <w:fldChar w:fldCharType="end"/>
            </w:r>
          </w:hyperlink>
        </w:p>
        <w:p w14:paraId="0D1BAB4E" w14:textId="656DC6AD"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7" w:history="1">
            <w:r w:rsidRPr="00E05DE1">
              <w:rPr>
                <w:rStyle w:val="Hyperlnk"/>
                <w:noProof/>
              </w:rPr>
              <w:t>20.2.</w:t>
            </w:r>
            <w:r>
              <w:rPr>
                <w:rFonts w:asciiTheme="minorHAnsi" w:eastAsiaTheme="minorEastAsia" w:hAnsiTheme="minorHAnsi"/>
                <w:noProof/>
                <w:color w:val="auto"/>
                <w:lang w:val="sv-SE" w:eastAsia="sv-SE"/>
              </w:rPr>
              <w:tab/>
            </w:r>
            <w:r w:rsidRPr="00E05DE1">
              <w:rPr>
                <w:rStyle w:val="Hyperlnk"/>
                <w:noProof/>
              </w:rPr>
              <w:t>The Hello-World Program</w:t>
            </w:r>
            <w:r>
              <w:rPr>
                <w:noProof/>
                <w:webHidden/>
              </w:rPr>
              <w:tab/>
            </w:r>
            <w:r>
              <w:rPr>
                <w:noProof/>
                <w:webHidden/>
              </w:rPr>
              <w:fldChar w:fldCharType="begin"/>
            </w:r>
            <w:r>
              <w:rPr>
                <w:noProof/>
                <w:webHidden/>
              </w:rPr>
              <w:instrText xml:space="preserve"> PAGEREF _Toc53991187 \h </w:instrText>
            </w:r>
            <w:r>
              <w:rPr>
                <w:noProof/>
                <w:webHidden/>
              </w:rPr>
            </w:r>
            <w:r>
              <w:rPr>
                <w:noProof/>
                <w:webHidden/>
              </w:rPr>
              <w:fldChar w:fldCharType="separate"/>
            </w:r>
            <w:r w:rsidR="000A6768">
              <w:rPr>
                <w:noProof/>
                <w:webHidden/>
              </w:rPr>
              <w:t>425</w:t>
            </w:r>
            <w:r>
              <w:rPr>
                <w:noProof/>
                <w:webHidden/>
              </w:rPr>
              <w:fldChar w:fldCharType="end"/>
            </w:r>
          </w:hyperlink>
        </w:p>
        <w:p w14:paraId="79877F49" w14:textId="2222140F"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8" w:history="1">
            <w:r w:rsidRPr="00E05DE1">
              <w:rPr>
                <w:rStyle w:val="Hyperlnk"/>
                <w:noProof/>
              </w:rPr>
              <w:t>20.3.</w:t>
            </w:r>
            <w:r>
              <w:rPr>
                <w:rFonts w:asciiTheme="minorHAnsi" w:eastAsiaTheme="minorEastAsia" w:hAnsiTheme="minorHAnsi"/>
                <w:noProof/>
                <w:color w:val="auto"/>
                <w:lang w:val="sv-SE" w:eastAsia="sv-SE"/>
              </w:rPr>
              <w:tab/>
            </w:r>
            <w:r w:rsidRPr="00E05DE1">
              <w:rPr>
                <w:rStyle w:val="Hyperlnk"/>
                <w:noProof/>
              </w:rPr>
              <w:t>Comments</w:t>
            </w:r>
            <w:r>
              <w:rPr>
                <w:noProof/>
                <w:webHidden/>
              </w:rPr>
              <w:tab/>
            </w:r>
            <w:r>
              <w:rPr>
                <w:noProof/>
                <w:webHidden/>
              </w:rPr>
              <w:fldChar w:fldCharType="begin"/>
            </w:r>
            <w:r>
              <w:rPr>
                <w:noProof/>
                <w:webHidden/>
              </w:rPr>
              <w:instrText xml:space="preserve"> PAGEREF _Toc53991188 \h </w:instrText>
            </w:r>
            <w:r>
              <w:rPr>
                <w:noProof/>
                <w:webHidden/>
              </w:rPr>
            </w:r>
            <w:r>
              <w:rPr>
                <w:noProof/>
                <w:webHidden/>
              </w:rPr>
              <w:fldChar w:fldCharType="separate"/>
            </w:r>
            <w:r w:rsidR="000A6768">
              <w:rPr>
                <w:noProof/>
                <w:webHidden/>
              </w:rPr>
              <w:t>426</w:t>
            </w:r>
            <w:r>
              <w:rPr>
                <w:noProof/>
                <w:webHidden/>
              </w:rPr>
              <w:fldChar w:fldCharType="end"/>
            </w:r>
          </w:hyperlink>
        </w:p>
        <w:p w14:paraId="5E2B1D50" w14:textId="0D150579"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189" w:history="1">
            <w:r w:rsidRPr="00E05DE1">
              <w:rPr>
                <w:rStyle w:val="Hyperlnk"/>
                <w:noProof/>
              </w:rPr>
              <w:t>20.4.</w:t>
            </w:r>
            <w:r>
              <w:rPr>
                <w:rFonts w:asciiTheme="minorHAnsi" w:eastAsiaTheme="minorEastAsia" w:hAnsiTheme="minorHAnsi"/>
                <w:noProof/>
                <w:color w:val="auto"/>
                <w:lang w:val="sv-SE" w:eastAsia="sv-SE"/>
              </w:rPr>
              <w:tab/>
            </w:r>
            <w:r w:rsidRPr="00E05DE1">
              <w:rPr>
                <w:rStyle w:val="Hyperlnk"/>
                <w:noProof/>
              </w:rPr>
              <w:t>Types and Variables</w:t>
            </w:r>
            <w:r>
              <w:rPr>
                <w:noProof/>
                <w:webHidden/>
              </w:rPr>
              <w:tab/>
            </w:r>
            <w:r>
              <w:rPr>
                <w:noProof/>
                <w:webHidden/>
              </w:rPr>
              <w:fldChar w:fldCharType="begin"/>
            </w:r>
            <w:r>
              <w:rPr>
                <w:noProof/>
                <w:webHidden/>
              </w:rPr>
              <w:instrText xml:space="preserve"> PAGEREF _Toc53991189 \h </w:instrText>
            </w:r>
            <w:r>
              <w:rPr>
                <w:noProof/>
                <w:webHidden/>
              </w:rPr>
            </w:r>
            <w:r>
              <w:rPr>
                <w:noProof/>
                <w:webHidden/>
              </w:rPr>
              <w:fldChar w:fldCharType="separate"/>
            </w:r>
            <w:r w:rsidR="000A6768">
              <w:rPr>
                <w:noProof/>
                <w:webHidden/>
              </w:rPr>
              <w:t>426</w:t>
            </w:r>
            <w:r>
              <w:rPr>
                <w:noProof/>
                <w:webHidden/>
              </w:rPr>
              <w:fldChar w:fldCharType="end"/>
            </w:r>
          </w:hyperlink>
        </w:p>
        <w:p w14:paraId="37106167" w14:textId="112E9ED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0" w:history="1">
            <w:r w:rsidRPr="00E05DE1">
              <w:rPr>
                <w:rStyle w:val="Hyperlnk"/>
                <w:noProof/>
              </w:rPr>
              <w:t>1.1.1</w:t>
            </w:r>
            <w:r>
              <w:rPr>
                <w:rFonts w:asciiTheme="minorHAnsi" w:eastAsiaTheme="minorEastAsia" w:hAnsiTheme="minorHAnsi"/>
                <w:noProof/>
                <w:color w:val="auto"/>
                <w:lang w:val="sv-SE" w:eastAsia="sv-SE"/>
              </w:rPr>
              <w:tab/>
            </w:r>
            <w:r w:rsidRPr="00E05DE1">
              <w:rPr>
                <w:rStyle w:val="Hyperlnk"/>
                <w:noProof/>
              </w:rPr>
              <w:t>Simple Types</w:t>
            </w:r>
            <w:r>
              <w:rPr>
                <w:noProof/>
                <w:webHidden/>
              </w:rPr>
              <w:tab/>
            </w:r>
            <w:r>
              <w:rPr>
                <w:noProof/>
                <w:webHidden/>
              </w:rPr>
              <w:fldChar w:fldCharType="begin"/>
            </w:r>
            <w:r>
              <w:rPr>
                <w:noProof/>
                <w:webHidden/>
              </w:rPr>
              <w:instrText xml:space="preserve"> PAGEREF _Toc53991190 \h </w:instrText>
            </w:r>
            <w:r>
              <w:rPr>
                <w:noProof/>
                <w:webHidden/>
              </w:rPr>
            </w:r>
            <w:r>
              <w:rPr>
                <w:noProof/>
                <w:webHidden/>
              </w:rPr>
              <w:fldChar w:fldCharType="separate"/>
            </w:r>
            <w:r w:rsidR="000A6768">
              <w:rPr>
                <w:noProof/>
                <w:webHidden/>
              </w:rPr>
              <w:t>427</w:t>
            </w:r>
            <w:r>
              <w:rPr>
                <w:noProof/>
                <w:webHidden/>
              </w:rPr>
              <w:fldChar w:fldCharType="end"/>
            </w:r>
          </w:hyperlink>
        </w:p>
        <w:p w14:paraId="0A757002" w14:textId="574A2AA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1" w:history="1">
            <w:r w:rsidRPr="00E05DE1">
              <w:rPr>
                <w:rStyle w:val="Hyperlnk"/>
                <w:noProof/>
              </w:rPr>
              <w:t>2.1.1</w:t>
            </w:r>
            <w:r>
              <w:rPr>
                <w:rFonts w:asciiTheme="minorHAnsi" w:eastAsiaTheme="minorEastAsia" w:hAnsiTheme="minorHAnsi"/>
                <w:noProof/>
                <w:color w:val="auto"/>
                <w:lang w:val="sv-SE" w:eastAsia="sv-SE"/>
              </w:rPr>
              <w:tab/>
            </w:r>
            <w:r w:rsidRPr="00E05DE1">
              <w:rPr>
                <w:rStyle w:val="Hyperlnk"/>
                <w:noProof/>
              </w:rPr>
              <w:t>Variables</w:t>
            </w:r>
            <w:r>
              <w:rPr>
                <w:noProof/>
                <w:webHidden/>
              </w:rPr>
              <w:tab/>
            </w:r>
            <w:r>
              <w:rPr>
                <w:noProof/>
                <w:webHidden/>
              </w:rPr>
              <w:fldChar w:fldCharType="begin"/>
            </w:r>
            <w:r>
              <w:rPr>
                <w:noProof/>
                <w:webHidden/>
              </w:rPr>
              <w:instrText xml:space="preserve"> PAGEREF _Toc53991191 \h </w:instrText>
            </w:r>
            <w:r>
              <w:rPr>
                <w:noProof/>
                <w:webHidden/>
              </w:rPr>
            </w:r>
            <w:r>
              <w:rPr>
                <w:noProof/>
                <w:webHidden/>
              </w:rPr>
              <w:fldChar w:fldCharType="separate"/>
            </w:r>
            <w:r w:rsidR="000A6768">
              <w:rPr>
                <w:noProof/>
                <w:webHidden/>
              </w:rPr>
              <w:t>427</w:t>
            </w:r>
            <w:r>
              <w:rPr>
                <w:noProof/>
                <w:webHidden/>
              </w:rPr>
              <w:fldChar w:fldCharType="end"/>
            </w:r>
          </w:hyperlink>
        </w:p>
        <w:p w14:paraId="5656AA0F" w14:textId="457444B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2" w:history="1">
            <w:r w:rsidRPr="00E05DE1">
              <w:rPr>
                <w:rStyle w:val="Hyperlnk"/>
                <w:noProof/>
              </w:rPr>
              <w:t>3.1.1</w:t>
            </w:r>
            <w:r>
              <w:rPr>
                <w:rFonts w:asciiTheme="minorHAnsi" w:eastAsiaTheme="minorEastAsia" w:hAnsiTheme="minorHAnsi"/>
                <w:noProof/>
                <w:color w:val="auto"/>
                <w:lang w:val="sv-SE" w:eastAsia="sv-SE"/>
              </w:rPr>
              <w:tab/>
            </w:r>
            <w:r w:rsidRPr="00E05DE1">
              <w:rPr>
                <w:rStyle w:val="Hyperlnk"/>
                <w:noProof/>
              </w:rPr>
              <w:t>Constants</w:t>
            </w:r>
            <w:r>
              <w:rPr>
                <w:noProof/>
                <w:webHidden/>
              </w:rPr>
              <w:tab/>
            </w:r>
            <w:r>
              <w:rPr>
                <w:noProof/>
                <w:webHidden/>
              </w:rPr>
              <w:fldChar w:fldCharType="begin"/>
            </w:r>
            <w:r>
              <w:rPr>
                <w:noProof/>
                <w:webHidden/>
              </w:rPr>
              <w:instrText xml:space="preserve"> PAGEREF _Toc53991192 \h </w:instrText>
            </w:r>
            <w:r>
              <w:rPr>
                <w:noProof/>
                <w:webHidden/>
              </w:rPr>
            </w:r>
            <w:r>
              <w:rPr>
                <w:noProof/>
                <w:webHidden/>
              </w:rPr>
              <w:fldChar w:fldCharType="separate"/>
            </w:r>
            <w:r w:rsidR="000A6768">
              <w:rPr>
                <w:noProof/>
                <w:webHidden/>
              </w:rPr>
              <w:t>428</w:t>
            </w:r>
            <w:r>
              <w:rPr>
                <w:noProof/>
                <w:webHidden/>
              </w:rPr>
              <w:fldChar w:fldCharType="end"/>
            </w:r>
          </w:hyperlink>
        </w:p>
        <w:p w14:paraId="55C6D72B" w14:textId="1AB9566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3" w:history="1">
            <w:r w:rsidRPr="00E05DE1">
              <w:rPr>
                <w:rStyle w:val="Hyperlnk"/>
                <w:noProof/>
              </w:rPr>
              <w:t>4.1.1</w:t>
            </w:r>
            <w:r>
              <w:rPr>
                <w:rFonts w:asciiTheme="minorHAnsi" w:eastAsiaTheme="minorEastAsia" w:hAnsiTheme="minorHAnsi"/>
                <w:noProof/>
                <w:color w:val="auto"/>
                <w:lang w:val="sv-SE" w:eastAsia="sv-SE"/>
              </w:rPr>
              <w:tab/>
            </w:r>
            <w:r w:rsidRPr="00E05DE1">
              <w:rPr>
                <w:rStyle w:val="Hyperlnk"/>
                <w:noProof/>
              </w:rPr>
              <w:t>Output</w:t>
            </w:r>
            <w:r>
              <w:rPr>
                <w:noProof/>
                <w:webHidden/>
              </w:rPr>
              <w:tab/>
            </w:r>
            <w:r>
              <w:rPr>
                <w:noProof/>
                <w:webHidden/>
              </w:rPr>
              <w:fldChar w:fldCharType="begin"/>
            </w:r>
            <w:r>
              <w:rPr>
                <w:noProof/>
                <w:webHidden/>
              </w:rPr>
              <w:instrText xml:space="preserve"> PAGEREF _Toc53991193 \h </w:instrText>
            </w:r>
            <w:r>
              <w:rPr>
                <w:noProof/>
                <w:webHidden/>
              </w:rPr>
            </w:r>
            <w:r>
              <w:rPr>
                <w:noProof/>
                <w:webHidden/>
              </w:rPr>
              <w:fldChar w:fldCharType="separate"/>
            </w:r>
            <w:r w:rsidR="000A6768">
              <w:rPr>
                <w:noProof/>
                <w:webHidden/>
              </w:rPr>
              <w:t>428</w:t>
            </w:r>
            <w:r>
              <w:rPr>
                <w:noProof/>
                <w:webHidden/>
              </w:rPr>
              <w:fldChar w:fldCharType="end"/>
            </w:r>
          </w:hyperlink>
        </w:p>
        <w:p w14:paraId="48395EAB" w14:textId="29F21C0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4" w:history="1">
            <w:r w:rsidRPr="00E05DE1">
              <w:rPr>
                <w:rStyle w:val="Hyperlnk"/>
                <w:noProof/>
              </w:rPr>
              <w:t>5.1.1</w:t>
            </w:r>
            <w:r>
              <w:rPr>
                <w:rFonts w:asciiTheme="minorHAnsi" w:eastAsiaTheme="minorEastAsia" w:hAnsiTheme="minorHAnsi"/>
                <w:noProof/>
                <w:color w:val="auto"/>
                <w:lang w:val="sv-SE" w:eastAsia="sv-SE"/>
              </w:rPr>
              <w:tab/>
            </w:r>
            <w:r w:rsidRPr="00E05DE1">
              <w:rPr>
                <w:rStyle w:val="Hyperlnk"/>
                <w:noProof/>
              </w:rPr>
              <w:t>Input</w:t>
            </w:r>
            <w:r>
              <w:rPr>
                <w:noProof/>
                <w:webHidden/>
              </w:rPr>
              <w:tab/>
            </w:r>
            <w:r>
              <w:rPr>
                <w:noProof/>
                <w:webHidden/>
              </w:rPr>
              <w:fldChar w:fldCharType="begin"/>
            </w:r>
            <w:r>
              <w:rPr>
                <w:noProof/>
                <w:webHidden/>
              </w:rPr>
              <w:instrText xml:space="preserve"> PAGEREF _Toc53991194 \h </w:instrText>
            </w:r>
            <w:r>
              <w:rPr>
                <w:noProof/>
                <w:webHidden/>
              </w:rPr>
            </w:r>
            <w:r>
              <w:rPr>
                <w:noProof/>
                <w:webHidden/>
              </w:rPr>
              <w:fldChar w:fldCharType="separate"/>
            </w:r>
            <w:r w:rsidR="000A6768">
              <w:rPr>
                <w:noProof/>
                <w:webHidden/>
              </w:rPr>
              <w:t>429</w:t>
            </w:r>
            <w:r>
              <w:rPr>
                <w:noProof/>
                <w:webHidden/>
              </w:rPr>
              <w:fldChar w:fldCharType="end"/>
            </w:r>
          </w:hyperlink>
        </w:p>
        <w:p w14:paraId="5BF19BFD" w14:textId="19312DA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5" w:history="1">
            <w:r w:rsidRPr="00E05DE1">
              <w:rPr>
                <w:rStyle w:val="Hyperlnk"/>
                <w:noProof/>
              </w:rPr>
              <w:t>6.1.1</w:t>
            </w:r>
            <w:r>
              <w:rPr>
                <w:rFonts w:asciiTheme="minorHAnsi" w:eastAsiaTheme="minorEastAsia" w:hAnsiTheme="minorHAnsi"/>
                <w:noProof/>
                <w:color w:val="auto"/>
                <w:lang w:val="sv-SE" w:eastAsia="sv-SE"/>
              </w:rPr>
              <w:tab/>
            </w:r>
            <w:r w:rsidRPr="00E05DE1">
              <w:rPr>
                <w:rStyle w:val="Hyperlnk"/>
                <w:noProof/>
              </w:rPr>
              <w:t>Enumerations</w:t>
            </w:r>
            <w:r>
              <w:rPr>
                <w:noProof/>
                <w:webHidden/>
              </w:rPr>
              <w:tab/>
            </w:r>
            <w:r>
              <w:rPr>
                <w:noProof/>
                <w:webHidden/>
              </w:rPr>
              <w:fldChar w:fldCharType="begin"/>
            </w:r>
            <w:r>
              <w:rPr>
                <w:noProof/>
                <w:webHidden/>
              </w:rPr>
              <w:instrText xml:space="preserve"> PAGEREF _Toc53991195 \h </w:instrText>
            </w:r>
            <w:r>
              <w:rPr>
                <w:noProof/>
                <w:webHidden/>
              </w:rPr>
            </w:r>
            <w:r>
              <w:rPr>
                <w:noProof/>
                <w:webHidden/>
              </w:rPr>
              <w:fldChar w:fldCharType="separate"/>
            </w:r>
            <w:r w:rsidR="000A6768">
              <w:rPr>
                <w:noProof/>
                <w:webHidden/>
              </w:rPr>
              <w:t>430</w:t>
            </w:r>
            <w:r>
              <w:rPr>
                <w:noProof/>
                <w:webHidden/>
              </w:rPr>
              <w:fldChar w:fldCharType="end"/>
            </w:r>
          </w:hyperlink>
        </w:p>
        <w:p w14:paraId="5EFA18E4" w14:textId="2FF4FA5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6" w:history="1">
            <w:r w:rsidRPr="00E05DE1">
              <w:rPr>
                <w:rStyle w:val="Hyperlnk"/>
                <w:noProof/>
              </w:rPr>
              <w:t>7.1.1</w:t>
            </w:r>
            <w:r>
              <w:rPr>
                <w:rFonts w:asciiTheme="minorHAnsi" w:eastAsiaTheme="minorEastAsia" w:hAnsiTheme="minorHAnsi"/>
                <w:noProof/>
                <w:color w:val="auto"/>
                <w:lang w:val="sv-SE" w:eastAsia="sv-SE"/>
              </w:rPr>
              <w:tab/>
            </w:r>
            <w:r w:rsidRPr="00E05DE1">
              <w:rPr>
                <w:rStyle w:val="Hyperlnk"/>
                <w:noProof/>
              </w:rPr>
              <w:t>Arrays</w:t>
            </w:r>
            <w:r>
              <w:rPr>
                <w:noProof/>
                <w:webHidden/>
              </w:rPr>
              <w:tab/>
            </w:r>
            <w:r>
              <w:rPr>
                <w:noProof/>
                <w:webHidden/>
              </w:rPr>
              <w:fldChar w:fldCharType="begin"/>
            </w:r>
            <w:r>
              <w:rPr>
                <w:noProof/>
                <w:webHidden/>
              </w:rPr>
              <w:instrText xml:space="preserve"> PAGEREF _Toc53991196 \h </w:instrText>
            </w:r>
            <w:r>
              <w:rPr>
                <w:noProof/>
                <w:webHidden/>
              </w:rPr>
            </w:r>
            <w:r>
              <w:rPr>
                <w:noProof/>
                <w:webHidden/>
              </w:rPr>
              <w:fldChar w:fldCharType="separate"/>
            </w:r>
            <w:r w:rsidR="000A6768">
              <w:rPr>
                <w:noProof/>
                <w:webHidden/>
              </w:rPr>
              <w:t>431</w:t>
            </w:r>
            <w:r>
              <w:rPr>
                <w:noProof/>
                <w:webHidden/>
              </w:rPr>
              <w:fldChar w:fldCharType="end"/>
            </w:r>
          </w:hyperlink>
        </w:p>
        <w:p w14:paraId="3B99D6D1" w14:textId="33A029FF"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7" w:history="1">
            <w:r w:rsidRPr="00E05DE1">
              <w:rPr>
                <w:rStyle w:val="Hyperlnk"/>
                <w:noProof/>
              </w:rPr>
              <w:t>8.1.1</w:t>
            </w:r>
            <w:r>
              <w:rPr>
                <w:rFonts w:asciiTheme="minorHAnsi" w:eastAsiaTheme="minorEastAsia" w:hAnsiTheme="minorHAnsi"/>
                <w:noProof/>
                <w:color w:val="auto"/>
                <w:lang w:val="sv-SE" w:eastAsia="sv-SE"/>
              </w:rPr>
              <w:tab/>
            </w:r>
            <w:r w:rsidRPr="00E05DE1">
              <w:rPr>
                <w:rStyle w:val="Hyperlnk"/>
                <w:noProof/>
              </w:rPr>
              <w:t>Characters and Strings</w:t>
            </w:r>
            <w:r>
              <w:rPr>
                <w:noProof/>
                <w:webHidden/>
              </w:rPr>
              <w:tab/>
            </w:r>
            <w:r>
              <w:rPr>
                <w:noProof/>
                <w:webHidden/>
              </w:rPr>
              <w:fldChar w:fldCharType="begin"/>
            </w:r>
            <w:r>
              <w:rPr>
                <w:noProof/>
                <w:webHidden/>
              </w:rPr>
              <w:instrText xml:space="preserve"> PAGEREF _Toc53991197 \h </w:instrText>
            </w:r>
            <w:r>
              <w:rPr>
                <w:noProof/>
                <w:webHidden/>
              </w:rPr>
            </w:r>
            <w:r>
              <w:rPr>
                <w:noProof/>
                <w:webHidden/>
              </w:rPr>
              <w:fldChar w:fldCharType="separate"/>
            </w:r>
            <w:r w:rsidR="000A6768">
              <w:rPr>
                <w:noProof/>
                <w:webHidden/>
              </w:rPr>
              <w:t>431</w:t>
            </w:r>
            <w:r>
              <w:rPr>
                <w:noProof/>
                <w:webHidden/>
              </w:rPr>
              <w:fldChar w:fldCharType="end"/>
            </w:r>
          </w:hyperlink>
        </w:p>
        <w:p w14:paraId="17D2F0A9" w14:textId="6C64F9C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8" w:history="1">
            <w:r w:rsidRPr="00E05DE1">
              <w:rPr>
                <w:rStyle w:val="Hyperlnk"/>
                <w:noProof/>
              </w:rPr>
              <w:t>9.1.1</w:t>
            </w:r>
            <w:r>
              <w:rPr>
                <w:rFonts w:asciiTheme="minorHAnsi" w:eastAsiaTheme="minorEastAsia" w:hAnsiTheme="minorHAnsi"/>
                <w:noProof/>
                <w:color w:val="auto"/>
                <w:lang w:val="sv-SE" w:eastAsia="sv-SE"/>
              </w:rPr>
              <w:tab/>
            </w:r>
            <w:r w:rsidRPr="00E05DE1">
              <w:rPr>
                <w:rStyle w:val="Hyperlnk"/>
                <w:noProof/>
              </w:rPr>
              <w:t>The ASCII Table</w:t>
            </w:r>
            <w:r>
              <w:rPr>
                <w:noProof/>
                <w:webHidden/>
              </w:rPr>
              <w:tab/>
            </w:r>
            <w:r>
              <w:rPr>
                <w:noProof/>
                <w:webHidden/>
              </w:rPr>
              <w:fldChar w:fldCharType="begin"/>
            </w:r>
            <w:r>
              <w:rPr>
                <w:noProof/>
                <w:webHidden/>
              </w:rPr>
              <w:instrText xml:space="preserve"> PAGEREF _Toc53991198 \h </w:instrText>
            </w:r>
            <w:r>
              <w:rPr>
                <w:noProof/>
                <w:webHidden/>
              </w:rPr>
            </w:r>
            <w:r>
              <w:rPr>
                <w:noProof/>
                <w:webHidden/>
              </w:rPr>
              <w:fldChar w:fldCharType="separate"/>
            </w:r>
            <w:r w:rsidR="000A6768">
              <w:rPr>
                <w:noProof/>
                <w:webHidden/>
              </w:rPr>
              <w:t>432</w:t>
            </w:r>
            <w:r>
              <w:rPr>
                <w:noProof/>
                <w:webHidden/>
              </w:rPr>
              <w:fldChar w:fldCharType="end"/>
            </w:r>
          </w:hyperlink>
        </w:p>
        <w:p w14:paraId="126749FB" w14:textId="34E7C6CD"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199" w:history="1">
            <w:r w:rsidRPr="00E05DE1">
              <w:rPr>
                <w:rStyle w:val="Hyperlnk"/>
                <w:noProof/>
              </w:rPr>
              <w:t>10.1.1</w:t>
            </w:r>
            <w:r>
              <w:rPr>
                <w:rFonts w:asciiTheme="minorHAnsi" w:eastAsiaTheme="minorEastAsia" w:hAnsiTheme="minorHAnsi"/>
                <w:noProof/>
                <w:color w:val="auto"/>
                <w:lang w:val="sv-SE" w:eastAsia="sv-SE"/>
              </w:rPr>
              <w:tab/>
            </w:r>
            <w:r w:rsidRPr="00E05DE1">
              <w:rPr>
                <w:rStyle w:val="Hyperlnk"/>
                <w:noProof/>
              </w:rPr>
              <w:t>Pointers</w:t>
            </w:r>
            <w:r>
              <w:rPr>
                <w:noProof/>
                <w:webHidden/>
              </w:rPr>
              <w:tab/>
            </w:r>
            <w:r>
              <w:rPr>
                <w:noProof/>
                <w:webHidden/>
              </w:rPr>
              <w:fldChar w:fldCharType="begin"/>
            </w:r>
            <w:r>
              <w:rPr>
                <w:noProof/>
                <w:webHidden/>
              </w:rPr>
              <w:instrText xml:space="preserve"> PAGEREF _Toc53991199 \h </w:instrText>
            </w:r>
            <w:r>
              <w:rPr>
                <w:noProof/>
                <w:webHidden/>
              </w:rPr>
            </w:r>
            <w:r>
              <w:rPr>
                <w:noProof/>
                <w:webHidden/>
              </w:rPr>
              <w:fldChar w:fldCharType="separate"/>
            </w:r>
            <w:r w:rsidR="000A6768">
              <w:rPr>
                <w:noProof/>
                <w:webHidden/>
              </w:rPr>
              <w:t>432</w:t>
            </w:r>
            <w:r>
              <w:rPr>
                <w:noProof/>
                <w:webHidden/>
              </w:rPr>
              <w:fldChar w:fldCharType="end"/>
            </w:r>
          </w:hyperlink>
        </w:p>
        <w:p w14:paraId="1F8DD9B5" w14:textId="50D2E4F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0" w:history="1">
            <w:r w:rsidRPr="00E05DE1">
              <w:rPr>
                <w:rStyle w:val="Hyperlnk"/>
                <w:noProof/>
              </w:rPr>
              <w:t>11.1.1</w:t>
            </w:r>
            <w:r>
              <w:rPr>
                <w:rFonts w:asciiTheme="minorHAnsi" w:eastAsiaTheme="minorEastAsia" w:hAnsiTheme="minorHAnsi"/>
                <w:noProof/>
                <w:color w:val="auto"/>
                <w:lang w:val="sv-SE" w:eastAsia="sv-SE"/>
              </w:rPr>
              <w:tab/>
            </w:r>
            <w:r w:rsidRPr="00E05DE1">
              <w:rPr>
                <w:rStyle w:val="Hyperlnk"/>
                <w:noProof/>
              </w:rPr>
              <w:t>Pointers and Dynamic Memory</w:t>
            </w:r>
            <w:r>
              <w:rPr>
                <w:noProof/>
                <w:webHidden/>
              </w:rPr>
              <w:tab/>
            </w:r>
            <w:r>
              <w:rPr>
                <w:noProof/>
                <w:webHidden/>
              </w:rPr>
              <w:fldChar w:fldCharType="begin"/>
            </w:r>
            <w:r>
              <w:rPr>
                <w:noProof/>
                <w:webHidden/>
              </w:rPr>
              <w:instrText xml:space="preserve"> PAGEREF _Toc53991200 \h </w:instrText>
            </w:r>
            <w:r>
              <w:rPr>
                <w:noProof/>
                <w:webHidden/>
              </w:rPr>
            </w:r>
            <w:r>
              <w:rPr>
                <w:noProof/>
                <w:webHidden/>
              </w:rPr>
              <w:fldChar w:fldCharType="separate"/>
            </w:r>
            <w:r w:rsidR="000A6768">
              <w:rPr>
                <w:noProof/>
                <w:webHidden/>
              </w:rPr>
              <w:t>433</w:t>
            </w:r>
            <w:r>
              <w:rPr>
                <w:noProof/>
                <w:webHidden/>
              </w:rPr>
              <w:fldChar w:fldCharType="end"/>
            </w:r>
          </w:hyperlink>
        </w:p>
        <w:p w14:paraId="1FE5BF16" w14:textId="3AE25A4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1" w:history="1">
            <w:r w:rsidRPr="00E05DE1">
              <w:rPr>
                <w:rStyle w:val="Hyperlnk"/>
                <w:noProof/>
              </w:rPr>
              <w:t>12.1.1</w:t>
            </w:r>
            <w:r>
              <w:rPr>
                <w:rFonts w:asciiTheme="minorHAnsi" w:eastAsiaTheme="minorEastAsia" w:hAnsiTheme="minorHAnsi"/>
                <w:noProof/>
                <w:color w:val="auto"/>
                <w:lang w:val="sv-SE" w:eastAsia="sv-SE"/>
              </w:rPr>
              <w:tab/>
            </w:r>
            <w:r w:rsidRPr="00E05DE1">
              <w:rPr>
                <w:rStyle w:val="Hyperlnk"/>
                <w:noProof/>
              </w:rPr>
              <w:t>Defining our own types</w:t>
            </w:r>
            <w:r>
              <w:rPr>
                <w:noProof/>
                <w:webHidden/>
              </w:rPr>
              <w:tab/>
            </w:r>
            <w:r>
              <w:rPr>
                <w:noProof/>
                <w:webHidden/>
              </w:rPr>
              <w:fldChar w:fldCharType="begin"/>
            </w:r>
            <w:r>
              <w:rPr>
                <w:noProof/>
                <w:webHidden/>
              </w:rPr>
              <w:instrText xml:space="preserve"> PAGEREF _Toc53991201 \h </w:instrText>
            </w:r>
            <w:r>
              <w:rPr>
                <w:noProof/>
                <w:webHidden/>
              </w:rPr>
            </w:r>
            <w:r>
              <w:rPr>
                <w:noProof/>
                <w:webHidden/>
              </w:rPr>
              <w:fldChar w:fldCharType="separate"/>
            </w:r>
            <w:r w:rsidR="000A6768">
              <w:rPr>
                <w:noProof/>
                <w:webHidden/>
              </w:rPr>
              <w:t>435</w:t>
            </w:r>
            <w:r>
              <w:rPr>
                <w:noProof/>
                <w:webHidden/>
              </w:rPr>
              <w:fldChar w:fldCharType="end"/>
            </w:r>
          </w:hyperlink>
        </w:p>
        <w:p w14:paraId="4BE069A9" w14:textId="7B528B2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2" w:history="1">
            <w:r w:rsidRPr="00E05DE1">
              <w:rPr>
                <w:rStyle w:val="Hyperlnk"/>
                <w:noProof/>
              </w:rPr>
              <w:t>13.1.1</w:t>
            </w:r>
            <w:r>
              <w:rPr>
                <w:rFonts w:asciiTheme="minorHAnsi" w:eastAsiaTheme="minorEastAsia" w:hAnsiTheme="minorHAnsi"/>
                <w:noProof/>
                <w:color w:val="auto"/>
                <w:lang w:val="sv-SE" w:eastAsia="sv-SE"/>
              </w:rPr>
              <w:tab/>
            </w:r>
            <w:r w:rsidRPr="00E05DE1">
              <w:rPr>
                <w:rStyle w:val="Hyperlnk"/>
                <w:noProof/>
              </w:rPr>
              <w:t>The Type Size</w:t>
            </w:r>
            <w:r>
              <w:rPr>
                <w:noProof/>
                <w:webHidden/>
              </w:rPr>
              <w:tab/>
            </w:r>
            <w:r>
              <w:rPr>
                <w:noProof/>
                <w:webHidden/>
              </w:rPr>
              <w:fldChar w:fldCharType="begin"/>
            </w:r>
            <w:r>
              <w:rPr>
                <w:noProof/>
                <w:webHidden/>
              </w:rPr>
              <w:instrText xml:space="preserve"> PAGEREF _Toc53991202 \h </w:instrText>
            </w:r>
            <w:r>
              <w:rPr>
                <w:noProof/>
                <w:webHidden/>
              </w:rPr>
            </w:r>
            <w:r>
              <w:rPr>
                <w:noProof/>
                <w:webHidden/>
              </w:rPr>
              <w:fldChar w:fldCharType="separate"/>
            </w:r>
            <w:r w:rsidR="000A6768">
              <w:rPr>
                <w:noProof/>
                <w:webHidden/>
              </w:rPr>
              <w:t>436</w:t>
            </w:r>
            <w:r>
              <w:rPr>
                <w:noProof/>
                <w:webHidden/>
              </w:rPr>
              <w:fldChar w:fldCharType="end"/>
            </w:r>
          </w:hyperlink>
        </w:p>
        <w:p w14:paraId="7B425AD9" w14:textId="3AF53545"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03" w:history="1">
            <w:r w:rsidRPr="00E05DE1">
              <w:rPr>
                <w:rStyle w:val="Hyperlnk"/>
                <w:noProof/>
              </w:rPr>
              <w:t>20.5.</w:t>
            </w:r>
            <w:r>
              <w:rPr>
                <w:rFonts w:asciiTheme="minorHAnsi" w:eastAsiaTheme="minorEastAsia" w:hAnsiTheme="minorHAnsi"/>
                <w:noProof/>
                <w:color w:val="auto"/>
                <w:lang w:val="sv-SE" w:eastAsia="sv-SE"/>
              </w:rPr>
              <w:tab/>
            </w:r>
            <w:r w:rsidRPr="00E05DE1">
              <w:rPr>
                <w:rStyle w:val="Hyperlnk"/>
                <w:noProof/>
              </w:rPr>
              <w:t>Expressions and Operators</w:t>
            </w:r>
            <w:r>
              <w:rPr>
                <w:noProof/>
                <w:webHidden/>
              </w:rPr>
              <w:tab/>
            </w:r>
            <w:r>
              <w:rPr>
                <w:noProof/>
                <w:webHidden/>
              </w:rPr>
              <w:fldChar w:fldCharType="begin"/>
            </w:r>
            <w:r>
              <w:rPr>
                <w:noProof/>
                <w:webHidden/>
              </w:rPr>
              <w:instrText xml:space="preserve"> PAGEREF _Toc53991203 \h </w:instrText>
            </w:r>
            <w:r>
              <w:rPr>
                <w:noProof/>
                <w:webHidden/>
              </w:rPr>
            </w:r>
            <w:r>
              <w:rPr>
                <w:noProof/>
                <w:webHidden/>
              </w:rPr>
              <w:fldChar w:fldCharType="separate"/>
            </w:r>
            <w:r w:rsidR="000A6768">
              <w:rPr>
                <w:noProof/>
                <w:webHidden/>
              </w:rPr>
              <w:t>436</w:t>
            </w:r>
            <w:r>
              <w:rPr>
                <w:noProof/>
                <w:webHidden/>
              </w:rPr>
              <w:fldChar w:fldCharType="end"/>
            </w:r>
          </w:hyperlink>
        </w:p>
        <w:p w14:paraId="3BA42A99" w14:textId="414F83D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4" w:history="1">
            <w:r w:rsidRPr="00E05DE1">
              <w:rPr>
                <w:rStyle w:val="Hyperlnk"/>
                <w:noProof/>
              </w:rPr>
              <w:t>14.1.1</w:t>
            </w:r>
            <w:r>
              <w:rPr>
                <w:rFonts w:asciiTheme="minorHAnsi" w:eastAsiaTheme="minorEastAsia" w:hAnsiTheme="minorHAnsi"/>
                <w:noProof/>
                <w:color w:val="auto"/>
                <w:lang w:val="sv-SE" w:eastAsia="sv-SE"/>
              </w:rPr>
              <w:tab/>
            </w:r>
            <w:r w:rsidRPr="00E05DE1">
              <w:rPr>
                <w:rStyle w:val="Hyperlnk"/>
                <w:noProof/>
              </w:rPr>
              <w:t>Arithmetic Operators</w:t>
            </w:r>
            <w:r>
              <w:rPr>
                <w:noProof/>
                <w:webHidden/>
              </w:rPr>
              <w:tab/>
            </w:r>
            <w:r>
              <w:rPr>
                <w:noProof/>
                <w:webHidden/>
              </w:rPr>
              <w:fldChar w:fldCharType="begin"/>
            </w:r>
            <w:r>
              <w:rPr>
                <w:noProof/>
                <w:webHidden/>
              </w:rPr>
              <w:instrText xml:space="preserve"> PAGEREF _Toc53991204 \h </w:instrText>
            </w:r>
            <w:r>
              <w:rPr>
                <w:noProof/>
                <w:webHidden/>
              </w:rPr>
            </w:r>
            <w:r>
              <w:rPr>
                <w:noProof/>
                <w:webHidden/>
              </w:rPr>
              <w:fldChar w:fldCharType="separate"/>
            </w:r>
            <w:r w:rsidR="000A6768">
              <w:rPr>
                <w:noProof/>
                <w:webHidden/>
              </w:rPr>
              <w:t>436</w:t>
            </w:r>
            <w:r>
              <w:rPr>
                <w:noProof/>
                <w:webHidden/>
              </w:rPr>
              <w:fldChar w:fldCharType="end"/>
            </w:r>
          </w:hyperlink>
        </w:p>
        <w:p w14:paraId="2402FB7D" w14:textId="7E7E639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5" w:history="1">
            <w:r w:rsidRPr="00E05DE1">
              <w:rPr>
                <w:rStyle w:val="Hyperlnk"/>
                <w:noProof/>
              </w:rPr>
              <w:t>15.1.1</w:t>
            </w:r>
            <w:r>
              <w:rPr>
                <w:rFonts w:asciiTheme="minorHAnsi" w:eastAsiaTheme="minorEastAsia" w:hAnsiTheme="minorHAnsi"/>
                <w:noProof/>
                <w:color w:val="auto"/>
                <w:lang w:val="sv-SE" w:eastAsia="sv-SE"/>
              </w:rPr>
              <w:tab/>
            </w:r>
            <w:r w:rsidRPr="00E05DE1">
              <w:rPr>
                <w:rStyle w:val="Hyperlnk"/>
                <w:noProof/>
              </w:rPr>
              <w:t>Pointer Arithmetic</w:t>
            </w:r>
            <w:r>
              <w:rPr>
                <w:noProof/>
                <w:webHidden/>
              </w:rPr>
              <w:tab/>
            </w:r>
            <w:r>
              <w:rPr>
                <w:noProof/>
                <w:webHidden/>
              </w:rPr>
              <w:fldChar w:fldCharType="begin"/>
            </w:r>
            <w:r>
              <w:rPr>
                <w:noProof/>
                <w:webHidden/>
              </w:rPr>
              <w:instrText xml:space="preserve"> PAGEREF _Toc53991205 \h </w:instrText>
            </w:r>
            <w:r>
              <w:rPr>
                <w:noProof/>
                <w:webHidden/>
              </w:rPr>
            </w:r>
            <w:r>
              <w:rPr>
                <w:noProof/>
                <w:webHidden/>
              </w:rPr>
              <w:fldChar w:fldCharType="separate"/>
            </w:r>
            <w:r w:rsidR="000A6768">
              <w:rPr>
                <w:noProof/>
                <w:webHidden/>
              </w:rPr>
              <w:t>437</w:t>
            </w:r>
            <w:r>
              <w:rPr>
                <w:noProof/>
                <w:webHidden/>
              </w:rPr>
              <w:fldChar w:fldCharType="end"/>
            </w:r>
          </w:hyperlink>
        </w:p>
        <w:p w14:paraId="21769DF7" w14:textId="2DF144B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6" w:history="1">
            <w:r w:rsidRPr="00E05DE1">
              <w:rPr>
                <w:rStyle w:val="Hyperlnk"/>
                <w:noProof/>
              </w:rPr>
              <w:t>16.1.1</w:t>
            </w:r>
            <w:r>
              <w:rPr>
                <w:rFonts w:asciiTheme="minorHAnsi" w:eastAsiaTheme="minorEastAsia" w:hAnsiTheme="minorHAnsi"/>
                <w:noProof/>
                <w:color w:val="auto"/>
                <w:lang w:val="sv-SE" w:eastAsia="sv-SE"/>
              </w:rPr>
              <w:tab/>
            </w:r>
            <w:r w:rsidRPr="00E05DE1">
              <w:rPr>
                <w:rStyle w:val="Hyperlnk"/>
                <w:noProof/>
              </w:rPr>
              <w:t>Increment and decrement</w:t>
            </w:r>
            <w:r>
              <w:rPr>
                <w:noProof/>
                <w:webHidden/>
              </w:rPr>
              <w:tab/>
            </w:r>
            <w:r>
              <w:rPr>
                <w:noProof/>
                <w:webHidden/>
              </w:rPr>
              <w:fldChar w:fldCharType="begin"/>
            </w:r>
            <w:r>
              <w:rPr>
                <w:noProof/>
                <w:webHidden/>
              </w:rPr>
              <w:instrText xml:space="preserve"> PAGEREF _Toc53991206 \h </w:instrText>
            </w:r>
            <w:r>
              <w:rPr>
                <w:noProof/>
                <w:webHidden/>
              </w:rPr>
            </w:r>
            <w:r>
              <w:rPr>
                <w:noProof/>
                <w:webHidden/>
              </w:rPr>
              <w:fldChar w:fldCharType="separate"/>
            </w:r>
            <w:r w:rsidR="000A6768">
              <w:rPr>
                <w:noProof/>
                <w:webHidden/>
              </w:rPr>
              <w:t>438</w:t>
            </w:r>
            <w:r>
              <w:rPr>
                <w:noProof/>
                <w:webHidden/>
              </w:rPr>
              <w:fldChar w:fldCharType="end"/>
            </w:r>
          </w:hyperlink>
        </w:p>
        <w:p w14:paraId="5E96BF01" w14:textId="661C0FC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7" w:history="1">
            <w:r w:rsidRPr="00E05DE1">
              <w:rPr>
                <w:rStyle w:val="Hyperlnk"/>
                <w:noProof/>
              </w:rPr>
              <w:t>17.1.1</w:t>
            </w:r>
            <w:r>
              <w:rPr>
                <w:rFonts w:asciiTheme="minorHAnsi" w:eastAsiaTheme="minorEastAsia" w:hAnsiTheme="minorHAnsi"/>
                <w:noProof/>
                <w:color w:val="auto"/>
                <w:lang w:val="sv-SE" w:eastAsia="sv-SE"/>
              </w:rPr>
              <w:tab/>
            </w:r>
            <w:r w:rsidRPr="00E05DE1">
              <w:rPr>
                <w:rStyle w:val="Hyperlnk"/>
                <w:noProof/>
              </w:rPr>
              <w:t>Relational Operators</w:t>
            </w:r>
            <w:r>
              <w:rPr>
                <w:noProof/>
                <w:webHidden/>
              </w:rPr>
              <w:tab/>
            </w:r>
            <w:r>
              <w:rPr>
                <w:noProof/>
                <w:webHidden/>
              </w:rPr>
              <w:fldChar w:fldCharType="begin"/>
            </w:r>
            <w:r>
              <w:rPr>
                <w:noProof/>
                <w:webHidden/>
              </w:rPr>
              <w:instrText xml:space="preserve"> PAGEREF _Toc53991207 \h </w:instrText>
            </w:r>
            <w:r>
              <w:rPr>
                <w:noProof/>
                <w:webHidden/>
              </w:rPr>
            </w:r>
            <w:r>
              <w:rPr>
                <w:noProof/>
                <w:webHidden/>
              </w:rPr>
              <w:fldChar w:fldCharType="separate"/>
            </w:r>
            <w:r w:rsidR="000A6768">
              <w:rPr>
                <w:noProof/>
                <w:webHidden/>
              </w:rPr>
              <w:t>438</w:t>
            </w:r>
            <w:r>
              <w:rPr>
                <w:noProof/>
                <w:webHidden/>
              </w:rPr>
              <w:fldChar w:fldCharType="end"/>
            </w:r>
          </w:hyperlink>
        </w:p>
        <w:p w14:paraId="582A84FE" w14:textId="5C029FE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8" w:history="1">
            <w:r w:rsidRPr="00E05DE1">
              <w:rPr>
                <w:rStyle w:val="Hyperlnk"/>
                <w:noProof/>
              </w:rPr>
              <w:t>18.1.1</w:t>
            </w:r>
            <w:r>
              <w:rPr>
                <w:rFonts w:asciiTheme="minorHAnsi" w:eastAsiaTheme="minorEastAsia" w:hAnsiTheme="minorHAnsi"/>
                <w:noProof/>
                <w:color w:val="auto"/>
                <w:lang w:val="sv-SE" w:eastAsia="sv-SE"/>
              </w:rPr>
              <w:tab/>
            </w:r>
            <w:r w:rsidRPr="00E05DE1">
              <w:rPr>
                <w:rStyle w:val="Hyperlnk"/>
                <w:noProof/>
              </w:rPr>
              <w:t>Logical Operators</w:t>
            </w:r>
            <w:r>
              <w:rPr>
                <w:noProof/>
                <w:webHidden/>
              </w:rPr>
              <w:tab/>
            </w:r>
            <w:r>
              <w:rPr>
                <w:noProof/>
                <w:webHidden/>
              </w:rPr>
              <w:fldChar w:fldCharType="begin"/>
            </w:r>
            <w:r>
              <w:rPr>
                <w:noProof/>
                <w:webHidden/>
              </w:rPr>
              <w:instrText xml:space="preserve"> PAGEREF _Toc53991208 \h </w:instrText>
            </w:r>
            <w:r>
              <w:rPr>
                <w:noProof/>
                <w:webHidden/>
              </w:rPr>
            </w:r>
            <w:r>
              <w:rPr>
                <w:noProof/>
                <w:webHidden/>
              </w:rPr>
              <w:fldChar w:fldCharType="separate"/>
            </w:r>
            <w:r w:rsidR="000A6768">
              <w:rPr>
                <w:noProof/>
                <w:webHidden/>
              </w:rPr>
              <w:t>438</w:t>
            </w:r>
            <w:r>
              <w:rPr>
                <w:noProof/>
                <w:webHidden/>
              </w:rPr>
              <w:fldChar w:fldCharType="end"/>
            </w:r>
          </w:hyperlink>
        </w:p>
        <w:p w14:paraId="723CF93C" w14:textId="715F954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09" w:history="1">
            <w:r w:rsidRPr="00E05DE1">
              <w:rPr>
                <w:rStyle w:val="Hyperlnk"/>
                <w:noProof/>
              </w:rPr>
              <w:t>19.1.1</w:t>
            </w:r>
            <w:r>
              <w:rPr>
                <w:rFonts w:asciiTheme="minorHAnsi" w:eastAsiaTheme="minorEastAsia" w:hAnsiTheme="minorHAnsi"/>
                <w:noProof/>
                <w:color w:val="auto"/>
                <w:lang w:val="sv-SE" w:eastAsia="sv-SE"/>
              </w:rPr>
              <w:tab/>
            </w:r>
            <w:r w:rsidRPr="00E05DE1">
              <w:rPr>
                <w:rStyle w:val="Hyperlnk"/>
                <w:noProof/>
              </w:rPr>
              <w:t>Bitwise Operators</w:t>
            </w:r>
            <w:r>
              <w:rPr>
                <w:noProof/>
                <w:webHidden/>
              </w:rPr>
              <w:tab/>
            </w:r>
            <w:r>
              <w:rPr>
                <w:noProof/>
                <w:webHidden/>
              </w:rPr>
              <w:fldChar w:fldCharType="begin"/>
            </w:r>
            <w:r>
              <w:rPr>
                <w:noProof/>
                <w:webHidden/>
              </w:rPr>
              <w:instrText xml:space="preserve"> PAGEREF _Toc53991209 \h </w:instrText>
            </w:r>
            <w:r>
              <w:rPr>
                <w:noProof/>
                <w:webHidden/>
              </w:rPr>
            </w:r>
            <w:r>
              <w:rPr>
                <w:noProof/>
                <w:webHidden/>
              </w:rPr>
              <w:fldChar w:fldCharType="separate"/>
            </w:r>
            <w:r w:rsidR="000A6768">
              <w:rPr>
                <w:noProof/>
                <w:webHidden/>
              </w:rPr>
              <w:t>439</w:t>
            </w:r>
            <w:r>
              <w:rPr>
                <w:noProof/>
                <w:webHidden/>
              </w:rPr>
              <w:fldChar w:fldCharType="end"/>
            </w:r>
          </w:hyperlink>
        </w:p>
        <w:p w14:paraId="28326165" w14:textId="4345186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0" w:history="1">
            <w:r w:rsidRPr="00E05DE1">
              <w:rPr>
                <w:rStyle w:val="Hyperlnk"/>
                <w:noProof/>
              </w:rPr>
              <w:t>20.1.1</w:t>
            </w:r>
            <w:r>
              <w:rPr>
                <w:rFonts w:asciiTheme="minorHAnsi" w:eastAsiaTheme="minorEastAsia" w:hAnsiTheme="minorHAnsi"/>
                <w:noProof/>
                <w:color w:val="auto"/>
                <w:lang w:val="sv-SE" w:eastAsia="sv-SE"/>
              </w:rPr>
              <w:tab/>
            </w:r>
            <w:r w:rsidRPr="00E05DE1">
              <w:rPr>
                <w:rStyle w:val="Hyperlnk"/>
                <w:noProof/>
              </w:rPr>
              <w:t>Assignment</w:t>
            </w:r>
            <w:r>
              <w:rPr>
                <w:noProof/>
                <w:webHidden/>
              </w:rPr>
              <w:tab/>
            </w:r>
            <w:r>
              <w:rPr>
                <w:noProof/>
                <w:webHidden/>
              </w:rPr>
              <w:fldChar w:fldCharType="begin"/>
            </w:r>
            <w:r>
              <w:rPr>
                <w:noProof/>
                <w:webHidden/>
              </w:rPr>
              <w:instrText xml:space="preserve"> PAGEREF _Toc53991210 \h </w:instrText>
            </w:r>
            <w:r>
              <w:rPr>
                <w:noProof/>
                <w:webHidden/>
              </w:rPr>
            </w:r>
            <w:r>
              <w:rPr>
                <w:noProof/>
                <w:webHidden/>
              </w:rPr>
              <w:fldChar w:fldCharType="separate"/>
            </w:r>
            <w:r w:rsidR="000A6768">
              <w:rPr>
                <w:noProof/>
                <w:webHidden/>
              </w:rPr>
              <w:t>440</w:t>
            </w:r>
            <w:r>
              <w:rPr>
                <w:noProof/>
                <w:webHidden/>
              </w:rPr>
              <w:fldChar w:fldCharType="end"/>
            </w:r>
          </w:hyperlink>
        </w:p>
        <w:p w14:paraId="2FCF1711" w14:textId="5D31D77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1" w:history="1">
            <w:r w:rsidRPr="00E05DE1">
              <w:rPr>
                <w:rStyle w:val="Hyperlnk"/>
                <w:noProof/>
              </w:rPr>
              <w:t>21.1.1</w:t>
            </w:r>
            <w:r>
              <w:rPr>
                <w:rFonts w:asciiTheme="minorHAnsi" w:eastAsiaTheme="minorEastAsia" w:hAnsiTheme="minorHAnsi"/>
                <w:noProof/>
                <w:color w:val="auto"/>
                <w:lang w:val="sv-SE" w:eastAsia="sv-SE"/>
              </w:rPr>
              <w:tab/>
            </w:r>
            <w:r w:rsidRPr="00E05DE1">
              <w:rPr>
                <w:rStyle w:val="Hyperlnk"/>
                <w:noProof/>
              </w:rPr>
              <w:t>The Condition Operator</w:t>
            </w:r>
            <w:r>
              <w:rPr>
                <w:noProof/>
                <w:webHidden/>
              </w:rPr>
              <w:tab/>
            </w:r>
            <w:r>
              <w:rPr>
                <w:noProof/>
                <w:webHidden/>
              </w:rPr>
              <w:fldChar w:fldCharType="begin"/>
            </w:r>
            <w:r>
              <w:rPr>
                <w:noProof/>
                <w:webHidden/>
              </w:rPr>
              <w:instrText xml:space="preserve"> PAGEREF _Toc53991211 \h </w:instrText>
            </w:r>
            <w:r>
              <w:rPr>
                <w:noProof/>
                <w:webHidden/>
              </w:rPr>
            </w:r>
            <w:r>
              <w:rPr>
                <w:noProof/>
                <w:webHidden/>
              </w:rPr>
              <w:fldChar w:fldCharType="separate"/>
            </w:r>
            <w:r w:rsidR="000A6768">
              <w:rPr>
                <w:noProof/>
                <w:webHidden/>
              </w:rPr>
              <w:t>440</w:t>
            </w:r>
            <w:r>
              <w:rPr>
                <w:noProof/>
                <w:webHidden/>
              </w:rPr>
              <w:fldChar w:fldCharType="end"/>
            </w:r>
          </w:hyperlink>
        </w:p>
        <w:p w14:paraId="36B4A392" w14:textId="4DD6260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2" w:history="1">
            <w:r w:rsidRPr="00E05DE1">
              <w:rPr>
                <w:rStyle w:val="Hyperlnk"/>
                <w:noProof/>
              </w:rPr>
              <w:t>22.1.1</w:t>
            </w:r>
            <w:r>
              <w:rPr>
                <w:rFonts w:asciiTheme="minorHAnsi" w:eastAsiaTheme="minorEastAsia" w:hAnsiTheme="minorHAnsi"/>
                <w:noProof/>
                <w:color w:val="auto"/>
                <w:lang w:val="sv-SE" w:eastAsia="sv-SE"/>
              </w:rPr>
              <w:tab/>
            </w:r>
            <w:r w:rsidRPr="00E05DE1">
              <w:rPr>
                <w:rStyle w:val="Hyperlnk"/>
                <w:noProof/>
              </w:rPr>
              <w:t>Precedence and Associatively</w:t>
            </w:r>
            <w:r>
              <w:rPr>
                <w:noProof/>
                <w:webHidden/>
              </w:rPr>
              <w:tab/>
            </w:r>
            <w:r>
              <w:rPr>
                <w:noProof/>
                <w:webHidden/>
              </w:rPr>
              <w:fldChar w:fldCharType="begin"/>
            </w:r>
            <w:r>
              <w:rPr>
                <w:noProof/>
                <w:webHidden/>
              </w:rPr>
              <w:instrText xml:space="preserve"> PAGEREF _Toc53991212 \h </w:instrText>
            </w:r>
            <w:r>
              <w:rPr>
                <w:noProof/>
                <w:webHidden/>
              </w:rPr>
            </w:r>
            <w:r>
              <w:rPr>
                <w:noProof/>
                <w:webHidden/>
              </w:rPr>
              <w:fldChar w:fldCharType="separate"/>
            </w:r>
            <w:r w:rsidR="000A6768">
              <w:rPr>
                <w:noProof/>
                <w:webHidden/>
              </w:rPr>
              <w:t>440</w:t>
            </w:r>
            <w:r>
              <w:rPr>
                <w:noProof/>
                <w:webHidden/>
              </w:rPr>
              <w:fldChar w:fldCharType="end"/>
            </w:r>
          </w:hyperlink>
        </w:p>
        <w:p w14:paraId="4AF3DAF3" w14:textId="01F08CE2"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13" w:history="1">
            <w:r w:rsidRPr="00E05DE1">
              <w:rPr>
                <w:rStyle w:val="Hyperlnk"/>
                <w:noProof/>
              </w:rPr>
              <w:t>20.6.</w:t>
            </w:r>
            <w:r>
              <w:rPr>
                <w:rFonts w:asciiTheme="minorHAnsi" w:eastAsiaTheme="minorEastAsia" w:hAnsiTheme="minorHAnsi"/>
                <w:noProof/>
                <w:color w:val="auto"/>
                <w:lang w:val="sv-SE" w:eastAsia="sv-SE"/>
              </w:rPr>
              <w:tab/>
            </w:r>
            <w:r w:rsidRPr="00E05DE1">
              <w:rPr>
                <w:rStyle w:val="Hyperlnk"/>
                <w:noProof/>
              </w:rPr>
              <w:t>Statements</w:t>
            </w:r>
            <w:r>
              <w:rPr>
                <w:noProof/>
                <w:webHidden/>
              </w:rPr>
              <w:tab/>
            </w:r>
            <w:r>
              <w:rPr>
                <w:noProof/>
                <w:webHidden/>
              </w:rPr>
              <w:fldChar w:fldCharType="begin"/>
            </w:r>
            <w:r>
              <w:rPr>
                <w:noProof/>
                <w:webHidden/>
              </w:rPr>
              <w:instrText xml:space="preserve"> PAGEREF _Toc53991213 \h </w:instrText>
            </w:r>
            <w:r>
              <w:rPr>
                <w:noProof/>
                <w:webHidden/>
              </w:rPr>
            </w:r>
            <w:r>
              <w:rPr>
                <w:noProof/>
                <w:webHidden/>
              </w:rPr>
              <w:fldChar w:fldCharType="separate"/>
            </w:r>
            <w:r w:rsidR="000A6768">
              <w:rPr>
                <w:noProof/>
                <w:webHidden/>
              </w:rPr>
              <w:t>441</w:t>
            </w:r>
            <w:r>
              <w:rPr>
                <w:noProof/>
                <w:webHidden/>
              </w:rPr>
              <w:fldChar w:fldCharType="end"/>
            </w:r>
          </w:hyperlink>
        </w:p>
        <w:p w14:paraId="08237DFD" w14:textId="76FE4ABA"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4" w:history="1">
            <w:r w:rsidRPr="00E05DE1">
              <w:rPr>
                <w:rStyle w:val="Hyperlnk"/>
                <w:noProof/>
              </w:rPr>
              <w:t>23.1.1</w:t>
            </w:r>
            <w:r>
              <w:rPr>
                <w:rFonts w:asciiTheme="minorHAnsi" w:eastAsiaTheme="minorEastAsia" w:hAnsiTheme="minorHAnsi"/>
                <w:noProof/>
                <w:color w:val="auto"/>
                <w:lang w:val="sv-SE" w:eastAsia="sv-SE"/>
              </w:rPr>
              <w:tab/>
            </w:r>
            <w:r w:rsidRPr="00E05DE1">
              <w:rPr>
                <w:rStyle w:val="Hyperlnk"/>
                <w:noProof/>
              </w:rPr>
              <w:t>Selection statements</w:t>
            </w:r>
            <w:r>
              <w:rPr>
                <w:noProof/>
                <w:webHidden/>
              </w:rPr>
              <w:tab/>
            </w:r>
            <w:r>
              <w:rPr>
                <w:noProof/>
                <w:webHidden/>
              </w:rPr>
              <w:fldChar w:fldCharType="begin"/>
            </w:r>
            <w:r>
              <w:rPr>
                <w:noProof/>
                <w:webHidden/>
              </w:rPr>
              <w:instrText xml:space="preserve"> PAGEREF _Toc53991214 \h </w:instrText>
            </w:r>
            <w:r>
              <w:rPr>
                <w:noProof/>
                <w:webHidden/>
              </w:rPr>
            </w:r>
            <w:r>
              <w:rPr>
                <w:noProof/>
                <w:webHidden/>
              </w:rPr>
              <w:fldChar w:fldCharType="separate"/>
            </w:r>
            <w:r w:rsidR="000A6768">
              <w:rPr>
                <w:noProof/>
                <w:webHidden/>
              </w:rPr>
              <w:t>441</w:t>
            </w:r>
            <w:r>
              <w:rPr>
                <w:noProof/>
                <w:webHidden/>
              </w:rPr>
              <w:fldChar w:fldCharType="end"/>
            </w:r>
          </w:hyperlink>
        </w:p>
        <w:p w14:paraId="54A500FD" w14:textId="6B8F516B"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5" w:history="1">
            <w:r w:rsidRPr="00E05DE1">
              <w:rPr>
                <w:rStyle w:val="Hyperlnk"/>
                <w:noProof/>
              </w:rPr>
              <w:t>24.1.1</w:t>
            </w:r>
            <w:r>
              <w:rPr>
                <w:rFonts w:asciiTheme="minorHAnsi" w:eastAsiaTheme="minorEastAsia" w:hAnsiTheme="minorHAnsi"/>
                <w:noProof/>
                <w:color w:val="auto"/>
                <w:lang w:val="sv-SE" w:eastAsia="sv-SE"/>
              </w:rPr>
              <w:tab/>
            </w:r>
            <w:r w:rsidRPr="00E05DE1">
              <w:rPr>
                <w:rStyle w:val="Hyperlnk"/>
                <w:noProof/>
              </w:rPr>
              <w:t>Iteration statements</w:t>
            </w:r>
            <w:r>
              <w:rPr>
                <w:noProof/>
                <w:webHidden/>
              </w:rPr>
              <w:tab/>
            </w:r>
            <w:r>
              <w:rPr>
                <w:noProof/>
                <w:webHidden/>
              </w:rPr>
              <w:fldChar w:fldCharType="begin"/>
            </w:r>
            <w:r>
              <w:rPr>
                <w:noProof/>
                <w:webHidden/>
              </w:rPr>
              <w:instrText xml:space="preserve"> PAGEREF _Toc53991215 \h </w:instrText>
            </w:r>
            <w:r>
              <w:rPr>
                <w:noProof/>
                <w:webHidden/>
              </w:rPr>
            </w:r>
            <w:r>
              <w:rPr>
                <w:noProof/>
                <w:webHidden/>
              </w:rPr>
              <w:fldChar w:fldCharType="separate"/>
            </w:r>
            <w:r w:rsidR="000A6768">
              <w:rPr>
                <w:noProof/>
                <w:webHidden/>
              </w:rPr>
              <w:t>443</w:t>
            </w:r>
            <w:r>
              <w:rPr>
                <w:noProof/>
                <w:webHidden/>
              </w:rPr>
              <w:fldChar w:fldCharType="end"/>
            </w:r>
          </w:hyperlink>
        </w:p>
        <w:p w14:paraId="5923DEF2" w14:textId="70DBDB8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6" w:history="1">
            <w:r w:rsidRPr="00E05DE1">
              <w:rPr>
                <w:rStyle w:val="Hyperlnk"/>
                <w:noProof/>
              </w:rPr>
              <w:t>25.1.1</w:t>
            </w:r>
            <w:r>
              <w:rPr>
                <w:rFonts w:asciiTheme="minorHAnsi" w:eastAsiaTheme="minorEastAsia" w:hAnsiTheme="minorHAnsi"/>
                <w:noProof/>
                <w:color w:val="auto"/>
                <w:lang w:val="sv-SE" w:eastAsia="sv-SE"/>
              </w:rPr>
              <w:tab/>
            </w:r>
            <w:r w:rsidRPr="00E05DE1">
              <w:rPr>
                <w:rStyle w:val="Hyperlnk"/>
                <w:noProof/>
              </w:rPr>
              <w:t>Jump statements</w:t>
            </w:r>
            <w:r>
              <w:rPr>
                <w:noProof/>
                <w:webHidden/>
              </w:rPr>
              <w:tab/>
            </w:r>
            <w:r>
              <w:rPr>
                <w:noProof/>
                <w:webHidden/>
              </w:rPr>
              <w:fldChar w:fldCharType="begin"/>
            </w:r>
            <w:r>
              <w:rPr>
                <w:noProof/>
                <w:webHidden/>
              </w:rPr>
              <w:instrText xml:space="preserve"> PAGEREF _Toc53991216 \h </w:instrText>
            </w:r>
            <w:r>
              <w:rPr>
                <w:noProof/>
                <w:webHidden/>
              </w:rPr>
            </w:r>
            <w:r>
              <w:rPr>
                <w:noProof/>
                <w:webHidden/>
              </w:rPr>
              <w:fldChar w:fldCharType="separate"/>
            </w:r>
            <w:r w:rsidR="000A6768">
              <w:rPr>
                <w:noProof/>
                <w:webHidden/>
              </w:rPr>
              <w:t>445</w:t>
            </w:r>
            <w:r>
              <w:rPr>
                <w:noProof/>
                <w:webHidden/>
              </w:rPr>
              <w:fldChar w:fldCharType="end"/>
            </w:r>
          </w:hyperlink>
        </w:p>
        <w:p w14:paraId="502CDF7A" w14:textId="517EF603"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7" w:history="1">
            <w:r w:rsidRPr="00E05DE1">
              <w:rPr>
                <w:rStyle w:val="Hyperlnk"/>
                <w:noProof/>
              </w:rPr>
              <w:t>26.1.1</w:t>
            </w:r>
            <w:r>
              <w:rPr>
                <w:rFonts w:asciiTheme="minorHAnsi" w:eastAsiaTheme="minorEastAsia" w:hAnsiTheme="minorHAnsi"/>
                <w:noProof/>
                <w:color w:val="auto"/>
                <w:lang w:val="sv-SE" w:eastAsia="sv-SE"/>
              </w:rPr>
              <w:tab/>
            </w:r>
            <w:r w:rsidRPr="00E05DE1">
              <w:rPr>
                <w:rStyle w:val="Hyperlnk"/>
                <w:noProof/>
              </w:rPr>
              <w:t>Expression statements</w:t>
            </w:r>
            <w:r>
              <w:rPr>
                <w:noProof/>
                <w:webHidden/>
              </w:rPr>
              <w:tab/>
            </w:r>
            <w:r>
              <w:rPr>
                <w:noProof/>
                <w:webHidden/>
              </w:rPr>
              <w:fldChar w:fldCharType="begin"/>
            </w:r>
            <w:r>
              <w:rPr>
                <w:noProof/>
                <w:webHidden/>
              </w:rPr>
              <w:instrText xml:space="preserve"> PAGEREF _Toc53991217 \h </w:instrText>
            </w:r>
            <w:r>
              <w:rPr>
                <w:noProof/>
                <w:webHidden/>
              </w:rPr>
            </w:r>
            <w:r>
              <w:rPr>
                <w:noProof/>
                <w:webHidden/>
              </w:rPr>
              <w:fldChar w:fldCharType="separate"/>
            </w:r>
            <w:r w:rsidR="000A6768">
              <w:rPr>
                <w:noProof/>
                <w:webHidden/>
              </w:rPr>
              <w:t>445</w:t>
            </w:r>
            <w:r>
              <w:rPr>
                <w:noProof/>
                <w:webHidden/>
              </w:rPr>
              <w:fldChar w:fldCharType="end"/>
            </w:r>
          </w:hyperlink>
        </w:p>
        <w:p w14:paraId="648624EF" w14:textId="2977EB3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18" w:history="1">
            <w:r w:rsidRPr="00E05DE1">
              <w:rPr>
                <w:rStyle w:val="Hyperlnk"/>
                <w:noProof/>
              </w:rPr>
              <w:t>27.1.1</w:t>
            </w:r>
            <w:r>
              <w:rPr>
                <w:rFonts w:asciiTheme="minorHAnsi" w:eastAsiaTheme="minorEastAsia" w:hAnsiTheme="minorHAnsi"/>
                <w:noProof/>
                <w:color w:val="auto"/>
                <w:lang w:val="sv-SE" w:eastAsia="sv-SE"/>
              </w:rPr>
              <w:tab/>
            </w:r>
            <w:r w:rsidRPr="00E05DE1">
              <w:rPr>
                <w:rStyle w:val="Hyperlnk"/>
                <w:noProof/>
              </w:rPr>
              <w:t>Volatile</w:t>
            </w:r>
            <w:r>
              <w:rPr>
                <w:noProof/>
                <w:webHidden/>
              </w:rPr>
              <w:tab/>
            </w:r>
            <w:r>
              <w:rPr>
                <w:noProof/>
                <w:webHidden/>
              </w:rPr>
              <w:fldChar w:fldCharType="begin"/>
            </w:r>
            <w:r>
              <w:rPr>
                <w:noProof/>
                <w:webHidden/>
              </w:rPr>
              <w:instrText xml:space="preserve"> PAGEREF _Toc53991218 \h </w:instrText>
            </w:r>
            <w:r>
              <w:rPr>
                <w:noProof/>
                <w:webHidden/>
              </w:rPr>
            </w:r>
            <w:r>
              <w:rPr>
                <w:noProof/>
                <w:webHidden/>
              </w:rPr>
              <w:fldChar w:fldCharType="separate"/>
            </w:r>
            <w:r w:rsidR="000A6768">
              <w:rPr>
                <w:noProof/>
                <w:webHidden/>
              </w:rPr>
              <w:t>445</w:t>
            </w:r>
            <w:r>
              <w:rPr>
                <w:noProof/>
                <w:webHidden/>
              </w:rPr>
              <w:fldChar w:fldCharType="end"/>
            </w:r>
          </w:hyperlink>
        </w:p>
        <w:p w14:paraId="0943C7F5" w14:textId="6238DDC4"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19" w:history="1">
            <w:r w:rsidRPr="00E05DE1">
              <w:rPr>
                <w:rStyle w:val="Hyperlnk"/>
                <w:noProof/>
              </w:rPr>
              <w:t>20.7.</w:t>
            </w:r>
            <w:r>
              <w:rPr>
                <w:rFonts w:asciiTheme="minorHAnsi" w:eastAsiaTheme="minorEastAsia" w:hAnsiTheme="minorHAnsi"/>
                <w:noProof/>
                <w:color w:val="auto"/>
                <w:lang w:val="sv-SE" w:eastAsia="sv-SE"/>
              </w:rPr>
              <w:tab/>
            </w:r>
            <w:r w:rsidRPr="00E05DE1">
              <w:rPr>
                <w:rStyle w:val="Hyperlnk"/>
                <w:noProof/>
              </w:rPr>
              <w:t>Functions</w:t>
            </w:r>
            <w:r>
              <w:rPr>
                <w:noProof/>
                <w:webHidden/>
              </w:rPr>
              <w:tab/>
            </w:r>
            <w:r>
              <w:rPr>
                <w:noProof/>
                <w:webHidden/>
              </w:rPr>
              <w:fldChar w:fldCharType="begin"/>
            </w:r>
            <w:r>
              <w:rPr>
                <w:noProof/>
                <w:webHidden/>
              </w:rPr>
              <w:instrText xml:space="preserve"> PAGEREF _Toc53991219 \h </w:instrText>
            </w:r>
            <w:r>
              <w:rPr>
                <w:noProof/>
                <w:webHidden/>
              </w:rPr>
            </w:r>
            <w:r>
              <w:rPr>
                <w:noProof/>
                <w:webHidden/>
              </w:rPr>
              <w:fldChar w:fldCharType="separate"/>
            </w:r>
            <w:r w:rsidR="000A6768">
              <w:rPr>
                <w:noProof/>
                <w:webHidden/>
              </w:rPr>
              <w:t>445</w:t>
            </w:r>
            <w:r>
              <w:rPr>
                <w:noProof/>
                <w:webHidden/>
              </w:rPr>
              <w:fldChar w:fldCharType="end"/>
            </w:r>
          </w:hyperlink>
        </w:p>
        <w:p w14:paraId="085AC166" w14:textId="3FDF75A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0" w:history="1">
            <w:r w:rsidRPr="00E05DE1">
              <w:rPr>
                <w:rStyle w:val="Hyperlnk"/>
                <w:noProof/>
              </w:rPr>
              <w:t>20.7.1.</w:t>
            </w:r>
            <w:r>
              <w:rPr>
                <w:rFonts w:asciiTheme="minorHAnsi" w:eastAsiaTheme="minorEastAsia" w:hAnsiTheme="minorHAnsi"/>
                <w:noProof/>
                <w:color w:val="auto"/>
                <w:lang w:val="sv-SE" w:eastAsia="sv-SE"/>
              </w:rPr>
              <w:tab/>
            </w:r>
            <w:r w:rsidRPr="00E05DE1">
              <w:rPr>
                <w:rStyle w:val="Hyperlnk"/>
                <w:noProof/>
              </w:rPr>
              <w:t>Void Functions</w:t>
            </w:r>
            <w:r>
              <w:rPr>
                <w:noProof/>
                <w:webHidden/>
              </w:rPr>
              <w:tab/>
            </w:r>
            <w:r>
              <w:rPr>
                <w:noProof/>
                <w:webHidden/>
              </w:rPr>
              <w:fldChar w:fldCharType="begin"/>
            </w:r>
            <w:r>
              <w:rPr>
                <w:noProof/>
                <w:webHidden/>
              </w:rPr>
              <w:instrText xml:space="preserve"> PAGEREF _Toc53991220 \h </w:instrText>
            </w:r>
            <w:r>
              <w:rPr>
                <w:noProof/>
                <w:webHidden/>
              </w:rPr>
            </w:r>
            <w:r>
              <w:rPr>
                <w:noProof/>
                <w:webHidden/>
              </w:rPr>
              <w:fldChar w:fldCharType="separate"/>
            </w:r>
            <w:r w:rsidR="000A6768">
              <w:rPr>
                <w:noProof/>
                <w:webHidden/>
              </w:rPr>
              <w:t>447</w:t>
            </w:r>
            <w:r>
              <w:rPr>
                <w:noProof/>
                <w:webHidden/>
              </w:rPr>
              <w:fldChar w:fldCharType="end"/>
            </w:r>
          </w:hyperlink>
        </w:p>
        <w:p w14:paraId="1CBA0CCC" w14:textId="0E4ABBE7"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1" w:history="1">
            <w:r w:rsidRPr="00E05DE1">
              <w:rPr>
                <w:rStyle w:val="Hyperlnk"/>
                <w:noProof/>
              </w:rPr>
              <w:t>20.7.2.</w:t>
            </w:r>
            <w:r>
              <w:rPr>
                <w:rFonts w:asciiTheme="minorHAnsi" w:eastAsiaTheme="minorEastAsia" w:hAnsiTheme="minorHAnsi"/>
                <w:noProof/>
                <w:color w:val="auto"/>
                <w:lang w:val="sv-SE" w:eastAsia="sv-SE"/>
              </w:rPr>
              <w:tab/>
            </w:r>
            <w:r w:rsidRPr="00E05DE1">
              <w:rPr>
                <w:rStyle w:val="Hyperlnk"/>
                <w:noProof/>
              </w:rPr>
              <w:t>Local and global variables</w:t>
            </w:r>
            <w:r>
              <w:rPr>
                <w:noProof/>
                <w:webHidden/>
              </w:rPr>
              <w:tab/>
            </w:r>
            <w:r>
              <w:rPr>
                <w:noProof/>
                <w:webHidden/>
              </w:rPr>
              <w:fldChar w:fldCharType="begin"/>
            </w:r>
            <w:r>
              <w:rPr>
                <w:noProof/>
                <w:webHidden/>
              </w:rPr>
              <w:instrText xml:space="preserve"> PAGEREF _Toc53991221 \h </w:instrText>
            </w:r>
            <w:r>
              <w:rPr>
                <w:noProof/>
                <w:webHidden/>
              </w:rPr>
            </w:r>
            <w:r>
              <w:rPr>
                <w:noProof/>
                <w:webHidden/>
              </w:rPr>
              <w:fldChar w:fldCharType="separate"/>
            </w:r>
            <w:r w:rsidR="000A6768">
              <w:rPr>
                <w:noProof/>
                <w:webHidden/>
              </w:rPr>
              <w:t>447</w:t>
            </w:r>
            <w:r>
              <w:rPr>
                <w:noProof/>
                <w:webHidden/>
              </w:rPr>
              <w:fldChar w:fldCharType="end"/>
            </w:r>
          </w:hyperlink>
        </w:p>
        <w:p w14:paraId="28899E11" w14:textId="6B47B1C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2" w:history="1">
            <w:r w:rsidRPr="00E05DE1">
              <w:rPr>
                <w:rStyle w:val="Hyperlnk"/>
                <w:noProof/>
              </w:rPr>
              <w:t>20.7.3.</w:t>
            </w:r>
            <w:r>
              <w:rPr>
                <w:rFonts w:asciiTheme="minorHAnsi" w:eastAsiaTheme="minorEastAsia" w:hAnsiTheme="minorHAnsi"/>
                <w:noProof/>
                <w:color w:val="auto"/>
                <w:lang w:val="sv-SE" w:eastAsia="sv-SE"/>
              </w:rPr>
              <w:tab/>
            </w:r>
            <w:r w:rsidRPr="00E05DE1">
              <w:rPr>
                <w:rStyle w:val="Hyperlnk"/>
                <w:noProof/>
              </w:rPr>
              <w:t>Inner Blocks with Local Variables</w:t>
            </w:r>
            <w:r>
              <w:rPr>
                <w:noProof/>
                <w:webHidden/>
              </w:rPr>
              <w:tab/>
            </w:r>
            <w:r>
              <w:rPr>
                <w:noProof/>
                <w:webHidden/>
              </w:rPr>
              <w:fldChar w:fldCharType="begin"/>
            </w:r>
            <w:r>
              <w:rPr>
                <w:noProof/>
                <w:webHidden/>
              </w:rPr>
              <w:instrText xml:space="preserve"> PAGEREF _Toc53991222 \h </w:instrText>
            </w:r>
            <w:r>
              <w:rPr>
                <w:noProof/>
                <w:webHidden/>
              </w:rPr>
            </w:r>
            <w:r>
              <w:rPr>
                <w:noProof/>
                <w:webHidden/>
              </w:rPr>
              <w:fldChar w:fldCharType="separate"/>
            </w:r>
            <w:r w:rsidR="000A6768">
              <w:rPr>
                <w:noProof/>
                <w:webHidden/>
              </w:rPr>
              <w:t>448</w:t>
            </w:r>
            <w:r>
              <w:rPr>
                <w:noProof/>
                <w:webHidden/>
              </w:rPr>
              <w:fldChar w:fldCharType="end"/>
            </w:r>
          </w:hyperlink>
        </w:p>
        <w:p w14:paraId="4281AF3E" w14:textId="0625A9B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3" w:history="1">
            <w:r w:rsidRPr="00E05DE1">
              <w:rPr>
                <w:rStyle w:val="Hyperlnk"/>
                <w:noProof/>
              </w:rPr>
              <w:t>20.7.4.</w:t>
            </w:r>
            <w:r>
              <w:rPr>
                <w:rFonts w:asciiTheme="minorHAnsi" w:eastAsiaTheme="minorEastAsia" w:hAnsiTheme="minorHAnsi"/>
                <w:noProof/>
                <w:color w:val="auto"/>
                <w:lang w:val="sv-SE" w:eastAsia="sv-SE"/>
              </w:rPr>
              <w:tab/>
            </w:r>
            <w:r w:rsidRPr="00E05DE1">
              <w:rPr>
                <w:rStyle w:val="Hyperlnk"/>
                <w:noProof/>
              </w:rPr>
              <w:t>Call-by-Value and Call-by-Reference</w:t>
            </w:r>
            <w:r>
              <w:rPr>
                <w:noProof/>
                <w:webHidden/>
              </w:rPr>
              <w:tab/>
            </w:r>
            <w:r>
              <w:rPr>
                <w:noProof/>
                <w:webHidden/>
              </w:rPr>
              <w:fldChar w:fldCharType="begin"/>
            </w:r>
            <w:r>
              <w:rPr>
                <w:noProof/>
                <w:webHidden/>
              </w:rPr>
              <w:instrText xml:space="preserve"> PAGEREF _Toc53991223 \h </w:instrText>
            </w:r>
            <w:r>
              <w:rPr>
                <w:noProof/>
                <w:webHidden/>
              </w:rPr>
            </w:r>
            <w:r>
              <w:rPr>
                <w:noProof/>
                <w:webHidden/>
              </w:rPr>
              <w:fldChar w:fldCharType="separate"/>
            </w:r>
            <w:r w:rsidR="000A6768">
              <w:rPr>
                <w:noProof/>
                <w:webHidden/>
              </w:rPr>
              <w:t>449</w:t>
            </w:r>
            <w:r>
              <w:rPr>
                <w:noProof/>
                <w:webHidden/>
              </w:rPr>
              <w:fldChar w:fldCharType="end"/>
            </w:r>
          </w:hyperlink>
        </w:p>
        <w:p w14:paraId="042CB8CA" w14:textId="1A166288"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4" w:history="1">
            <w:r w:rsidRPr="00E05DE1">
              <w:rPr>
                <w:rStyle w:val="Hyperlnk"/>
                <w:noProof/>
              </w:rPr>
              <w:t>20.7.5.</w:t>
            </w:r>
            <w:r>
              <w:rPr>
                <w:rFonts w:asciiTheme="minorHAnsi" w:eastAsiaTheme="minorEastAsia" w:hAnsiTheme="minorHAnsi"/>
                <w:noProof/>
                <w:color w:val="auto"/>
                <w:lang w:val="sv-SE" w:eastAsia="sv-SE"/>
              </w:rPr>
              <w:tab/>
            </w:r>
            <w:r w:rsidRPr="00E05DE1">
              <w:rPr>
                <w:rStyle w:val="Hyperlnk"/>
                <w:noProof/>
              </w:rPr>
              <w:t>Static, Extern, and Register Variables</w:t>
            </w:r>
            <w:r>
              <w:rPr>
                <w:noProof/>
                <w:webHidden/>
              </w:rPr>
              <w:tab/>
            </w:r>
            <w:r>
              <w:rPr>
                <w:noProof/>
                <w:webHidden/>
              </w:rPr>
              <w:fldChar w:fldCharType="begin"/>
            </w:r>
            <w:r>
              <w:rPr>
                <w:noProof/>
                <w:webHidden/>
              </w:rPr>
              <w:instrText xml:space="preserve"> PAGEREF _Toc53991224 \h </w:instrText>
            </w:r>
            <w:r>
              <w:rPr>
                <w:noProof/>
                <w:webHidden/>
              </w:rPr>
            </w:r>
            <w:r>
              <w:rPr>
                <w:noProof/>
                <w:webHidden/>
              </w:rPr>
              <w:fldChar w:fldCharType="separate"/>
            </w:r>
            <w:r w:rsidR="000A6768">
              <w:rPr>
                <w:noProof/>
                <w:webHidden/>
              </w:rPr>
              <w:t>451</w:t>
            </w:r>
            <w:r>
              <w:rPr>
                <w:noProof/>
                <w:webHidden/>
              </w:rPr>
              <w:fldChar w:fldCharType="end"/>
            </w:r>
          </w:hyperlink>
        </w:p>
        <w:p w14:paraId="42B9DA00" w14:textId="0014DA66"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5" w:history="1">
            <w:r w:rsidRPr="00E05DE1">
              <w:rPr>
                <w:rStyle w:val="Hyperlnk"/>
                <w:noProof/>
              </w:rPr>
              <w:t>20.7.6.</w:t>
            </w:r>
            <w:r>
              <w:rPr>
                <w:rFonts w:asciiTheme="minorHAnsi" w:eastAsiaTheme="minorEastAsia" w:hAnsiTheme="minorHAnsi"/>
                <w:noProof/>
                <w:color w:val="auto"/>
                <w:lang w:val="sv-SE" w:eastAsia="sv-SE"/>
              </w:rPr>
              <w:tab/>
            </w:r>
            <w:r w:rsidRPr="00E05DE1">
              <w:rPr>
                <w:rStyle w:val="Hyperlnk"/>
                <w:noProof/>
              </w:rPr>
              <w:t>Recursion</w:t>
            </w:r>
            <w:r>
              <w:rPr>
                <w:noProof/>
                <w:webHidden/>
              </w:rPr>
              <w:tab/>
            </w:r>
            <w:r>
              <w:rPr>
                <w:noProof/>
                <w:webHidden/>
              </w:rPr>
              <w:fldChar w:fldCharType="begin"/>
            </w:r>
            <w:r>
              <w:rPr>
                <w:noProof/>
                <w:webHidden/>
              </w:rPr>
              <w:instrText xml:space="preserve"> PAGEREF _Toc53991225 \h </w:instrText>
            </w:r>
            <w:r>
              <w:rPr>
                <w:noProof/>
                <w:webHidden/>
              </w:rPr>
            </w:r>
            <w:r>
              <w:rPr>
                <w:noProof/>
                <w:webHidden/>
              </w:rPr>
              <w:fldChar w:fldCharType="separate"/>
            </w:r>
            <w:r w:rsidR="000A6768">
              <w:rPr>
                <w:noProof/>
                <w:webHidden/>
              </w:rPr>
              <w:t>452</w:t>
            </w:r>
            <w:r>
              <w:rPr>
                <w:noProof/>
                <w:webHidden/>
              </w:rPr>
              <w:fldChar w:fldCharType="end"/>
            </w:r>
          </w:hyperlink>
        </w:p>
        <w:p w14:paraId="6EED09D0" w14:textId="3458C7DC"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6" w:history="1">
            <w:r w:rsidRPr="00E05DE1">
              <w:rPr>
                <w:rStyle w:val="Hyperlnk"/>
                <w:noProof/>
              </w:rPr>
              <w:t>20.7.7.</w:t>
            </w:r>
            <w:r>
              <w:rPr>
                <w:rFonts w:asciiTheme="minorHAnsi" w:eastAsiaTheme="minorEastAsia" w:hAnsiTheme="minorHAnsi"/>
                <w:noProof/>
                <w:color w:val="auto"/>
                <w:lang w:val="sv-SE" w:eastAsia="sv-SE"/>
              </w:rPr>
              <w:tab/>
            </w:r>
            <w:r w:rsidRPr="00E05DE1">
              <w:rPr>
                <w:rStyle w:val="Hyperlnk"/>
                <w:noProof/>
              </w:rPr>
              <w:t>Definition and Declaration</w:t>
            </w:r>
            <w:r>
              <w:rPr>
                <w:noProof/>
                <w:webHidden/>
              </w:rPr>
              <w:tab/>
            </w:r>
            <w:r>
              <w:rPr>
                <w:noProof/>
                <w:webHidden/>
              </w:rPr>
              <w:fldChar w:fldCharType="begin"/>
            </w:r>
            <w:r>
              <w:rPr>
                <w:noProof/>
                <w:webHidden/>
              </w:rPr>
              <w:instrText xml:space="preserve"> PAGEREF _Toc53991226 \h </w:instrText>
            </w:r>
            <w:r>
              <w:rPr>
                <w:noProof/>
                <w:webHidden/>
              </w:rPr>
            </w:r>
            <w:r>
              <w:rPr>
                <w:noProof/>
                <w:webHidden/>
              </w:rPr>
              <w:fldChar w:fldCharType="separate"/>
            </w:r>
            <w:r w:rsidR="000A6768">
              <w:rPr>
                <w:noProof/>
                <w:webHidden/>
              </w:rPr>
              <w:t>452</w:t>
            </w:r>
            <w:r>
              <w:rPr>
                <w:noProof/>
                <w:webHidden/>
              </w:rPr>
              <w:fldChar w:fldCharType="end"/>
            </w:r>
          </w:hyperlink>
        </w:p>
        <w:p w14:paraId="169E6C46" w14:textId="64EFFC75"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7" w:history="1">
            <w:r w:rsidRPr="00E05DE1">
              <w:rPr>
                <w:rStyle w:val="Hyperlnk"/>
                <w:noProof/>
              </w:rPr>
              <w:t>20.7.8.</w:t>
            </w:r>
            <w:r>
              <w:rPr>
                <w:rFonts w:asciiTheme="minorHAnsi" w:eastAsiaTheme="minorEastAsia" w:hAnsiTheme="minorHAnsi"/>
                <w:noProof/>
                <w:color w:val="auto"/>
                <w:lang w:val="sv-SE" w:eastAsia="sv-SE"/>
              </w:rPr>
              <w:tab/>
            </w:r>
            <w:r w:rsidRPr="00E05DE1">
              <w:rPr>
                <w:rStyle w:val="Hyperlnk"/>
                <w:noProof/>
              </w:rPr>
              <w:t>Higher-Order Functions</w:t>
            </w:r>
            <w:r>
              <w:rPr>
                <w:noProof/>
                <w:webHidden/>
              </w:rPr>
              <w:tab/>
            </w:r>
            <w:r>
              <w:rPr>
                <w:noProof/>
                <w:webHidden/>
              </w:rPr>
              <w:fldChar w:fldCharType="begin"/>
            </w:r>
            <w:r>
              <w:rPr>
                <w:noProof/>
                <w:webHidden/>
              </w:rPr>
              <w:instrText xml:space="preserve"> PAGEREF _Toc53991227 \h </w:instrText>
            </w:r>
            <w:r>
              <w:rPr>
                <w:noProof/>
                <w:webHidden/>
              </w:rPr>
            </w:r>
            <w:r>
              <w:rPr>
                <w:noProof/>
                <w:webHidden/>
              </w:rPr>
              <w:fldChar w:fldCharType="separate"/>
            </w:r>
            <w:r w:rsidR="000A6768">
              <w:rPr>
                <w:noProof/>
                <w:webHidden/>
              </w:rPr>
              <w:t>453</w:t>
            </w:r>
            <w:r>
              <w:rPr>
                <w:noProof/>
                <w:webHidden/>
              </w:rPr>
              <w:fldChar w:fldCharType="end"/>
            </w:r>
          </w:hyperlink>
        </w:p>
        <w:p w14:paraId="56AC68B5" w14:textId="6E80BA14"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28" w:history="1">
            <w:r w:rsidRPr="00E05DE1">
              <w:rPr>
                <w:rStyle w:val="Hyperlnk"/>
                <w:noProof/>
              </w:rPr>
              <w:t>20.8.</w:t>
            </w:r>
            <w:r>
              <w:rPr>
                <w:rFonts w:asciiTheme="minorHAnsi" w:eastAsiaTheme="minorEastAsia" w:hAnsiTheme="minorHAnsi"/>
                <w:noProof/>
                <w:color w:val="auto"/>
                <w:lang w:val="sv-SE" w:eastAsia="sv-SE"/>
              </w:rPr>
              <w:tab/>
            </w:r>
            <w:r w:rsidRPr="00E05DE1">
              <w:rPr>
                <w:rStyle w:val="Hyperlnk"/>
                <w:noProof/>
              </w:rPr>
              <w:t>Structures and Linked Lists</w:t>
            </w:r>
            <w:r>
              <w:rPr>
                <w:noProof/>
                <w:webHidden/>
              </w:rPr>
              <w:tab/>
            </w:r>
            <w:r>
              <w:rPr>
                <w:noProof/>
                <w:webHidden/>
              </w:rPr>
              <w:fldChar w:fldCharType="begin"/>
            </w:r>
            <w:r>
              <w:rPr>
                <w:noProof/>
                <w:webHidden/>
              </w:rPr>
              <w:instrText xml:space="preserve"> PAGEREF _Toc53991228 \h </w:instrText>
            </w:r>
            <w:r>
              <w:rPr>
                <w:noProof/>
                <w:webHidden/>
              </w:rPr>
            </w:r>
            <w:r>
              <w:rPr>
                <w:noProof/>
                <w:webHidden/>
              </w:rPr>
              <w:fldChar w:fldCharType="separate"/>
            </w:r>
            <w:r w:rsidR="000A6768">
              <w:rPr>
                <w:noProof/>
                <w:webHidden/>
              </w:rPr>
              <w:t>455</w:t>
            </w:r>
            <w:r>
              <w:rPr>
                <w:noProof/>
                <w:webHidden/>
              </w:rPr>
              <w:fldChar w:fldCharType="end"/>
            </w:r>
          </w:hyperlink>
        </w:p>
        <w:p w14:paraId="2F39D932" w14:textId="6157C3E9"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29" w:history="1">
            <w:r w:rsidRPr="00E05DE1">
              <w:rPr>
                <w:rStyle w:val="Hyperlnk"/>
                <w:noProof/>
              </w:rPr>
              <w:t>20.8.1.</w:t>
            </w:r>
            <w:r>
              <w:rPr>
                <w:rFonts w:asciiTheme="minorHAnsi" w:eastAsiaTheme="minorEastAsia" w:hAnsiTheme="minorHAnsi"/>
                <w:noProof/>
                <w:color w:val="auto"/>
                <w:lang w:val="sv-SE" w:eastAsia="sv-SE"/>
              </w:rPr>
              <w:tab/>
            </w:r>
            <w:r w:rsidRPr="00E05DE1">
              <w:rPr>
                <w:rStyle w:val="Hyperlnk"/>
                <w:noProof/>
              </w:rPr>
              <w:t>Stacks and Linked Lists</w:t>
            </w:r>
            <w:r>
              <w:rPr>
                <w:noProof/>
                <w:webHidden/>
              </w:rPr>
              <w:tab/>
            </w:r>
            <w:r>
              <w:rPr>
                <w:noProof/>
                <w:webHidden/>
              </w:rPr>
              <w:fldChar w:fldCharType="begin"/>
            </w:r>
            <w:r>
              <w:rPr>
                <w:noProof/>
                <w:webHidden/>
              </w:rPr>
              <w:instrText xml:space="preserve"> PAGEREF _Toc53991229 \h </w:instrText>
            </w:r>
            <w:r>
              <w:rPr>
                <w:noProof/>
                <w:webHidden/>
              </w:rPr>
            </w:r>
            <w:r>
              <w:rPr>
                <w:noProof/>
                <w:webHidden/>
              </w:rPr>
              <w:fldChar w:fldCharType="separate"/>
            </w:r>
            <w:r w:rsidR="000A6768">
              <w:rPr>
                <w:noProof/>
                <w:webHidden/>
              </w:rPr>
              <w:t>455</w:t>
            </w:r>
            <w:r>
              <w:rPr>
                <w:noProof/>
                <w:webHidden/>
              </w:rPr>
              <w:fldChar w:fldCharType="end"/>
            </w:r>
          </w:hyperlink>
        </w:p>
        <w:p w14:paraId="594E2D27" w14:textId="49200DD4"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30" w:history="1">
            <w:r w:rsidRPr="00E05DE1">
              <w:rPr>
                <w:rStyle w:val="Hyperlnk"/>
                <w:noProof/>
              </w:rPr>
              <w:t>20.8.2.</w:t>
            </w:r>
            <w:r>
              <w:rPr>
                <w:rFonts w:asciiTheme="minorHAnsi" w:eastAsiaTheme="minorEastAsia" w:hAnsiTheme="minorHAnsi"/>
                <w:noProof/>
                <w:color w:val="auto"/>
                <w:lang w:val="sv-SE" w:eastAsia="sv-SE"/>
              </w:rPr>
              <w:tab/>
            </w:r>
            <w:r w:rsidRPr="00E05DE1">
              <w:rPr>
                <w:rStyle w:val="Hyperlnk"/>
                <w:noProof/>
              </w:rPr>
              <w:t>Unions</w:t>
            </w:r>
            <w:r>
              <w:rPr>
                <w:noProof/>
                <w:webHidden/>
              </w:rPr>
              <w:tab/>
            </w:r>
            <w:r>
              <w:rPr>
                <w:noProof/>
                <w:webHidden/>
              </w:rPr>
              <w:fldChar w:fldCharType="begin"/>
            </w:r>
            <w:r>
              <w:rPr>
                <w:noProof/>
                <w:webHidden/>
              </w:rPr>
              <w:instrText xml:space="preserve"> PAGEREF _Toc53991230 \h </w:instrText>
            </w:r>
            <w:r>
              <w:rPr>
                <w:noProof/>
                <w:webHidden/>
              </w:rPr>
            </w:r>
            <w:r>
              <w:rPr>
                <w:noProof/>
                <w:webHidden/>
              </w:rPr>
              <w:fldChar w:fldCharType="separate"/>
            </w:r>
            <w:r w:rsidR="000A6768">
              <w:rPr>
                <w:noProof/>
                <w:webHidden/>
              </w:rPr>
              <w:t>458</w:t>
            </w:r>
            <w:r>
              <w:rPr>
                <w:noProof/>
                <w:webHidden/>
              </w:rPr>
              <w:fldChar w:fldCharType="end"/>
            </w:r>
          </w:hyperlink>
        </w:p>
        <w:p w14:paraId="272710C7" w14:textId="631E2142" w:rsidR="00E907E1" w:rsidRDefault="00E907E1">
          <w:pPr>
            <w:pStyle w:val="Innehll3"/>
            <w:tabs>
              <w:tab w:val="left" w:pos="1320"/>
              <w:tab w:val="right" w:leader="dot" w:pos="9350"/>
            </w:tabs>
            <w:rPr>
              <w:rFonts w:asciiTheme="minorHAnsi" w:eastAsiaTheme="minorEastAsia" w:hAnsiTheme="minorHAnsi"/>
              <w:noProof/>
              <w:color w:val="auto"/>
              <w:lang w:val="sv-SE" w:eastAsia="sv-SE"/>
            </w:rPr>
          </w:pPr>
          <w:hyperlink w:anchor="_Toc53991231" w:history="1">
            <w:r w:rsidRPr="00E05DE1">
              <w:rPr>
                <w:rStyle w:val="Hyperlnk"/>
                <w:noProof/>
              </w:rPr>
              <w:t>20.8.3.</w:t>
            </w:r>
            <w:r>
              <w:rPr>
                <w:rFonts w:asciiTheme="minorHAnsi" w:eastAsiaTheme="minorEastAsia" w:hAnsiTheme="minorHAnsi"/>
                <w:noProof/>
                <w:color w:val="auto"/>
                <w:lang w:val="sv-SE" w:eastAsia="sv-SE"/>
              </w:rPr>
              <w:tab/>
            </w:r>
            <w:r w:rsidRPr="00E05DE1">
              <w:rPr>
                <w:rStyle w:val="Hyperlnk"/>
                <w:noProof/>
              </w:rPr>
              <w:t>Bitfields</w:t>
            </w:r>
            <w:r>
              <w:rPr>
                <w:noProof/>
                <w:webHidden/>
              </w:rPr>
              <w:tab/>
            </w:r>
            <w:r>
              <w:rPr>
                <w:noProof/>
                <w:webHidden/>
              </w:rPr>
              <w:fldChar w:fldCharType="begin"/>
            </w:r>
            <w:r>
              <w:rPr>
                <w:noProof/>
                <w:webHidden/>
              </w:rPr>
              <w:instrText xml:space="preserve"> PAGEREF _Toc53991231 \h </w:instrText>
            </w:r>
            <w:r>
              <w:rPr>
                <w:noProof/>
                <w:webHidden/>
              </w:rPr>
            </w:r>
            <w:r>
              <w:rPr>
                <w:noProof/>
                <w:webHidden/>
              </w:rPr>
              <w:fldChar w:fldCharType="separate"/>
            </w:r>
            <w:r w:rsidR="000A6768">
              <w:rPr>
                <w:noProof/>
                <w:webHidden/>
              </w:rPr>
              <w:t>458</w:t>
            </w:r>
            <w:r>
              <w:rPr>
                <w:noProof/>
                <w:webHidden/>
              </w:rPr>
              <w:fldChar w:fldCharType="end"/>
            </w:r>
          </w:hyperlink>
        </w:p>
        <w:p w14:paraId="20BB7371" w14:textId="07D9F80B"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32" w:history="1">
            <w:r w:rsidRPr="00E05DE1">
              <w:rPr>
                <w:rStyle w:val="Hyperlnk"/>
                <w:noProof/>
              </w:rPr>
              <w:t>20.9.</w:t>
            </w:r>
            <w:r>
              <w:rPr>
                <w:rFonts w:asciiTheme="minorHAnsi" w:eastAsiaTheme="minorEastAsia" w:hAnsiTheme="minorHAnsi"/>
                <w:noProof/>
                <w:color w:val="auto"/>
                <w:lang w:val="sv-SE" w:eastAsia="sv-SE"/>
              </w:rPr>
              <w:tab/>
            </w:r>
            <w:r w:rsidRPr="00E05DE1">
              <w:rPr>
                <w:rStyle w:val="Hyperlnk"/>
                <w:noProof/>
              </w:rPr>
              <w:t>Structures with function pointers</w:t>
            </w:r>
            <w:r>
              <w:rPr>
                <w:noProof/>
                <w:webHidden/>
              </w:rPr>
              <w:tab/>
            </w:r>
            <w:r>
              <w:rPr>
                <w:noProof/>
                <w:webHidden/>
              </w:rPr>
              <w:fldChar w:fldCharType="begin"/>
            </w:r>
            <w:r>
              <w:rPr>
                <w:noProof/>
                <w:webHidden/>
              </w:rPr>
              <w:instrText xml:space="preserve"> PAGEREF _Toc53991232 \h </w:instrText>
            </w:r>
            <w:r>
              <w:rPr>
                <w:noProof/>
                <w:webHidden/>
              </w:rPr>
            </w:r>
            <w:r>
              <w:rPr>
                <w:noProof/>
                <w:webHidden/>
              </w:rPr>
              <w:fldChar w:fldCharType="separate"/>
            </w:r>
            <w:r w:rsidR="000A6768">
              <w:rPr>
                <w:noProof/>
                <w:webHidden/>
              </w:rPr>
              <w:t>459</w:t>
            </w:r>
            <w:r>
              <w:rPr>
                <w:noProof/>
                <w:webHidden/>
              </w:rPr>
              <w:fldChar w:fldCharType="end"/>
            </w:r>
          </w:hyperlink>
        </w:p>
        <w:p w14:paraId="52488506" w14:textId="2DF24A33"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33" w:history="1">
            <w:r w:rsidRPr="00E05DE1">
              <w:rPr>
                <w:rStyle w:val="Hyperlnk"/>
                <w:noProof/>
              </w:rPr>
              <w:t>20.10.</w:t>
            </w:r>
            <w:r>
              <w:rPr>
                <w:rFonts w:asciiTheme="minorHAnsi" w:eastAsiaTheme="minorEastAsia" w:hAnsiTheme="minorHAnsi"/>
                <w:noProof/>
                <w:color w:val="auto"/>
                <w:lang w:val="sv-SE" w:eastAsia="sv-SE"/>
              </w:rPr>
              <w:tab/>
            </w:r>
            <w:r w:rsidRPr="00E05DE1">
              <w:rPr>
                <w:rStyle w:val="Hyperlnk"/>
                <w:noProof/>
              </w:rPr>
              <w:t>The Preprocessor</w:t>
            </w:r>
            <w:r>
              <w:rPr>
                <w:noProof/>
                <w:webHidden/>
              </w:rPr>
              <w:tab/>
            </w:r>
            <w:r>
              <w:rPr>
                <w:noProof/>
                <w:webHidden/>
              </w:rPr>
              <w:fldChar w:fldCharType="begin"/>
            </w:r>
            <w:r>
              <w:rPr>
                <w:noProof/>
                <w:webHidden/>
              </w:rPr>
              <w:instrText xml:space="preserve"> PAGEREF _Toc53991233 \h </w:instrText>
            </w:r>
            <w:r>
              <w:rPr>
                <w:noProof/>
                <w:webHidden/>
              </w:rPr>
            </w:r>
            <w:r>
              <w:rPr>
                <w:noProof/>
                <w:webHidden/>
              </w:rPr>
              <w:fldChar w:fldCharType="separate"/>
            </w:r>
            <w:r w:rsidR="000A6768">
              <w:rPr>
                <w:noProof/>
                <w:webHidden/>
              </w:rPr>
              <w:t>459</w:t>
            </w:r>
            <w:r>
              <w:rPr>
                <w:noProof/>
                <w:webHidden/>
              </w:rPr>
              <w:fldChar w:fldCharType="end"/>
            </w:r>
          </w:hyperlink>
        </w:p>
        <w:p w14:paraId="43242241" w14:textId="25C2CBF6"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34" w:history="1">
            <w:r w:rsidRPr="00E05DE1">
              <w:rPr>
                <w:rStyle w:val="Hyperlnk"/>
                <w:noProof/>
              </w:rPr>
              <w:t>20.11.</w:t>
            </w:r>
            <w:r>
              <w:rPr>
                <w:rFonts w:asciiTheme="minorHAnsi" w:eastAsiaTheme="minorEastAsia" w:hAnsiTheme="minorHAnsi"/>
                <w:noProof/>
                <w:color w:val="auto"/>
                <w:lang w:val="sv-SE" w:eastAsia="sv-SE"/>
              </w:rPr>
              <w:tab/>
            </w:r>
            <w:r w:rsidRPr="00E05DE1">
              <w:rPr>
                <w:rStyle w:val="Hyperlnk"/>
                <w:noProof/>
              </w:rPr>
              <w:t>The Standard Library</w:t>
            </w:r>
            <w:r>
              <w:rPr>
                <w:noProof/>
                <w:webHidden/>
              </w:rPr>
              <w:tab/>
            </w:r>
            <w:r>
              <w:rPr>
                <w:noProof/>
                <w:webHidden/>
              </w:rPr>
              <w:fldChar w:fldCharType="begin"/>
            </w:r>
            <w:r>
              <w:rPr>
                <w:noProof/>
                <w:webHidden/>
              </w:rPr>
              <w:instrText xml:space="preserve"> PAGEREF _Toc53991234 \h </w:instrText>
            </w:r>
            <w:r>
              <w:rPr>
                <w:noProof/>
                <w:webHidden/>
              </w:rPr>
            </w:r>
            <w:r>
              <w:rPr>
                <w:noProof/>
                <w:webHidden/>
              </w:rPr>
              <w:fldChar w:fldCharType="separate"/>
            </w:r>
            <w:r w:rsidR="000A6768">
              <w:rPr>
                <w:noProof/>
                <w:webHidden/>
              </w:rPr>
              <w:t>460</w:t>
            </w:r>
            <w:r>
              <w:rPr>
                <w:noProof/>
                <w:webHidden/>
              </w:rPr>
              <w:fldChar w:fldCharType="end"/>
            </w:r>
          </w:hyperlink>
        </w:p>
        <w:p w14:paraId="5C42E0BE" w14:textId="44D186F3"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35" w:history="1">
            <w:r w:rsidRPr="00E05DE1">
              <w:rPr>
                <w:rStyle w:val="Hyperlnk"/>
                <w:noProof/>
              </w:rPr>
              <w:t>20.11.1.</w:t>
            </w:r>
            <w:r>
              <w:rPr>
                <w:rFonts w:asciiTheme="minorHAnsi" w:eastAsiaTheme="minorEastAsia" w:hAnsiTheme="minorHAnsi"/>
                <w:noProof/>
                <w:color w:val="auto"/>
                <w:lang w:val="sv-SE" w:eastAsia="sv-SE"/>
              </w:rPr>
              <w:tab/>
            </w:r>
            <w:r w:rsidRPr="00E05DE1">
              <w:rPr>
                <w:rStyle w:val="Hyperlnk"/>
                <w:noProof/>
              </w:rPr>
              <w:t>File Management</w:t>
            </w:r>
            <w:r>
              <w:rPr>
                <w:noProof/>
                <w:webHidden/>
              </w:rPr>
              <w:tab/>
            </w:r>
            <w:r>
              <w:rPr>
                <w:noProof/>
                <w:webHidden/>
              </w:rPr>
              <w:fldChar w:fldCharType="begin"/>
            </w:r>
            <w:r>
              <w:rPr>
                <w:noProof/>
                <w:webHidden/>
              </w:rPr>
              <w:instrText xml:space="preserve"> PAGEREF _Toc53991235 \h </w:instrText>
            </w:r>
            <w:r>
              <w:rPr>
                <w:noProof/>
                <w:webHidden/>
              </w:rPr>
            </w:r>
            <w:r>
              <w:rPr>
                <w:noProof/>
                <w:webHidden/>
              </w:rPr>
              <w:fldChar w:fldCharType="separate"/>
            </w:r>
            <w:r w:rsidR="000A6768">
              <w:rPr>
                <w:noProof/>
                <w:webHidden/>
              </w:rPr>
              <w:t>460</w:t>
            </w:r>
            <w:r>
              <w:rPr>
                <w:noProof/>
                <w:webHidden/>
              </w:rPr>
              <w:fldChar w:fldCharType="end"/>
            </w:r>
          </w:hyperlink>
        </w:p>
        <w:p w14:paraId="0CB4BDA8" w14:textId="7C06D705"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36" w:history="1">
            <w:r w:rsidRPr="00E05DE1">
              <w:rPr>
                <w:rStyle w:val="Hyperlnk"/>
                <w:noProof/>
              </w:rPr>
              <w:t>20.11.2.</w:t>
            </w:r>
            <w:r>
              <w:rPr>
                <w:rFonts w:asciiTheme="minorHAnsi" w:eastAsiaTheme="minorEastAsia" w:hAnsiTheme="minorHAnsi"/>
                <w:noProof/>
                <w:color w:val="auto"/>
                <w:lang w:val="sv-SE" w:eastAsia="sv-SE"/>
              </w:rPr>
              <w:tab/>
            </w:r>
            <w:r w:rsidRPr="00E05DE1">
              <w:rPr>
                <w:rStyle w:val="Hyperlnk"/>
                <w:noProof/>
              </w:rPr>
              <w:t>Program Parameters</w:t>
            </w:r>
            <w:r>
              <w:rPr>
                <w:noProof/>
                <w:webHidden/>
              </w:rPr>
              <w:tab/>
            </w:r>
            <w:r>
              <w:rPr>
                <w:noProof/>
                <w:webHidden/>
              </w:rPr>
              <w:fldChar w:fldCharType="begin"/>
            </w:r>
            <w:r>
              <w:rPr>
                <w:noProof/>
                <w:webHidden/>
              </w:rPr>
              <w:instrText xml:space="preserve"> PAGEREF _Toc53991236 \h </w:instrText>
            </w:r>
            <w:r>
              <w:rPr>
                <w:noProof/>
                <w:webHidden/>
              </w:rPr>
            </w:r>
            <w:r>
              <w:rPr>
                <w:noProof/>
                <w:webHidden/>
              </w:rPr>
              <w:fldChar w:fldCharType="separate"/>
            </w:r>
            <w:r w:rsidR="000A6768">
              <w:rPr>
                <w:noProof/>
                <w:webHidden/>
              </w:rPr>
              <w:t>462</w:t>
            </w:r>
            <w:r>
              <w:rPr>
                <w:noProof/>
                <w:webHidden/>
              </w:rPr>
              <w:fldChar w:fldCharType="end"/>
            </w:r>
          </w:hyperlink>
        </w:p>
        <w:p w14:paraId="0CDC8756" w14:textId="4E7879A7"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37" w:history="1">
            <w:r w:rsidRPr="00E05DE1">
              <w:rPr>
                <w:rStyle w:val="Hyperlnk"/>
                <w:noProof/>
              </w:rPr>
              <w:t>20.11.3.</w:t>
            </w:r>
            <w:r>
              <w:rPr>
                <w:rFonts w:asciiTheme="minorHAnsi" w:eastAsiaTheme="minorEastAsia" w:hAnsiTheme="minorHAnsi"/>
                <w:noProof/>
                <w:color w:val="auto"/>
                <w:lang w:val="sv-SE" w:eastAsia="sv-SE"/>
              </w:rPr>
              <w:tab/>
            </w:r>
            <w:r w:rsidRPr="00E05DE1">
              <w:rPr>
                <w:rStyle w:val="Hyperlnk"/>
                <w:noProof/>
              </w:rPr>
              <w:t>Environment Functions</w:t>
            </w:r>
            <w:r>
              <w:rPr>
                <w:noProof/>
                <w:webHidden/>
              </w:rPr>
              <w:tab/>
            </w:r>
            <w:r>
              <w:rPr>
                <w:noProof/>
                <w:webHidden/>
              </w:rPr>
              <w:fldChar w:fldCharType="begin"/>
            </w:r>
            <w:r>
              <w:rPr>
                <w:noProof/>
                <w:webHidden/>
              </w:rPr>
              <w:instrText xml:space="preserve"> PAGEREF _Toc53991237 \h </w:instrText>
            </w:r>
            <w:r>
              <w:rPr>
                <w:noProof/>
                <w:webHidden/>
              </w:rPr>
            </w:r>
            <w:r>
              <w:rPr>
                <w:noProof/>
                <w:webHidden/>
              </w:rPr>
              <w:fldChar w:fldCharType="separate"/>
            </w:r>
            <w:r w:rsidR="000A6768">
              <w:rPr>
                <w:noProof/>
                <w:webHidden/>
              </w:rPr>
              <w:t>462</w:t>
            </w:r>
            <w:r>
              <w:rPr>
                <w:noProof/>
                <w:webHidden/>
              </w:rPr>
              <w:fldChar w:fldCharType="end"/>
            </w:r>
          </w:hyperlink>
        </w:p>
        <w:p w14:paraId="0340B5A7" w14:textId="6C1D0D40"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38" w:history="1">
            <w:r w:rsidRPr="00E05DE1">
              <w:rPr>
                <w:rStyle w:val="Hyperlnk"/>
                <w:noProof/>
              </w:rPr>
              <w:t>20.11.4.</w:t>
            </w:r>
            <w:r>
              <w:rPr>
                <w:rFonts w:asciiTheme="minorHAnsi" w:eastAsiaTheme="minorEastAsia" w:hAnsiTheme="minorHAnsi"/>
                <w:noProof/>
                <w:color w:val="auto"/>
                <w:lang w:val="sv-SE" w:eastAsia="sv-SE"/>
              </w:rPr>
              <w:tab/>
            </w:r>
            <w:r w:rsidRPr="00E05DE1">
              <w:rPr>
                <w:rStyle w:val="Hyperlnk"/>
                <w:noProof/>
              </w:rPr>
              <w:t>Searching and Sorting</w:t>
            </w:r>
            <w:r>
              <w:rPr>
                <w:noProof/>
                <w:webHidden/>
              </w:rPr>
              <w:tab/>
            </w:r>
            <w:r>
              <w:rPr>
                <w:noProof/>
                <w:webHidden/>
              </w:rPr>
              <w:fldChar w:fldCharType="begin"/>
            </w:r>
            <w:r>
              <w:rPr>
                <w:noProof/>
                <w:webHidden/>
              </w:rPr>
              <w:instrText xml:space="preserve"> PAGEREF _Toc53991238 \h </w:instrText>
            </w:r>
            <w:r>
              <w:rPr>
                <w:noProof/>
                <w:webHidden/>
              </w:rPr>
            </w:r>
            <w:r>
              <w:rPr>
                <w:noProof/>
                <w:webHidden/>
              </w:rPr>
              <w:fldChar w:fldCharType="separate"/>
            </w:r>
            <w:r w:rsidR="000A6768">
              <w:rPr>
                <w:noProof/>
                <w:webHidden/>
              </w:rPr>
              <w:t>463</w:t>
            </w:r>
            <w:r>
              <w:rPr>
                <w:noProof/>
                <w:webHidden/>
              </w:rPr>
              <w:fldChar w:fldCharType="end"/>
            </w:r>
          </w:hyperlink>
        </w:p>
        <w:p w14:paraId="64857F1D" w14:textId="52006819"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39" w:history="1">
            <w:r w:rsidRPr="00E05DE1">
              <w:rPr>
                <w:rStyle w:val="Hyperlnk"/>
                <w:noProof/>
              </w:rPr>
              <w:t>20.11.5.</w:t>
            </w:r>
            <w:r>
              <w:rPr>
                <w:rFonts w:asciiTheme="minorHAnsi" w:eastAsiaTheme="minorEastAsia" w:hAnsiTheme="minorHAnsi"/>
                <w:noProof/>
                <w:color w:val="auto"/>
                <w:lang w:val="sv-SE" w:eastAsia="sv-SE"/>
              </w:rPr>
              <w:tab/>
            </w:r>
            <w:r w:rsidRPr="00E05DE1">
              <w:rPr>
                <w:rStyle w:val="Hyperlnk"/>
                <w:noProof/>
              </w:rPr>
              <w:t>Functions with Variable Number of Parameters</w:t>
            </w:r>
            <w:r>
              <w:rPr>
                <w:noProof/>
                <w:webHidden/>
              </w:rPr>
              <w:tab/>
            </w:r>
            <w:r>
              <w:rPr>
                <w:noProof/>
                <w:webHidden/>
              </w:rPr>
              <w:fldChar w:fldCharType="begin"/>
            </w:r>
            <w:r>
              <w:rPr>
                <w:noProof/>
                <w:webHidden/>
              </w:rPr>
              <w:instrText xml:space="preserve"> PAGEREF _Toc53991239 \h </w:instrText>
            </w:r>
            <w:r>
              <w:rPr>
                <w:noProof/>
                <w:webHidden/>
              </w:rPr>
            </w:r>
            <w:r>
              <w:rPr>
                <w:noProof/>
                <w:webHidden/>
              </w:rPr>
              <w:fldChar w:fldCharType="separate"/>
            </w:r>
            <w:r w:rsidR="000A6768">
              <w:rPr>
                <w:noProof/>
                <w:webHidden/>
              </w:rPr>
              <w:t>464</w:t>
            </w:r>
            <w:r>
              <w:rPr>
                <w:noProof/>
                <w:webHidden/>
              </w:rPr>
              <w:fldChar w:fldCharType="end"/>
            </w:r>
          </w:hyperlink>
        </w:p>
        <w:p w14:paraId="706A6542" w14:textId="2F4E1EFC"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0" w:history="1">
            <w:r w:rsidRPr="00E05DE1">
              <w:rPr>
                <w:rStyle w:val="Hyperlnk"/>
                <w:noProof/>
              </w:rPr>
              <w:t>20.11.6.</w:t>
            </w:r>
            <w:r>
              <w:rPr>
                <w:rFonts w:asciiTheme="minorHAnsi" w:eastAsiaTheme="minorEastAsia" w:hAnsiTheme="minorHAnsi"/>
                <w:noProof/>
                <w:color w:val="auto"/>
                <w:lang w:val="sv-SE" w:eastAsia="sv-SE"/>
              </w:rPr>
              <w:tab/>
            </w:r>
            <w:r w:rsidRPr="00E05DE1">
              <w:rPr>
                <w:rStyle w:val="Hyperlnk"/>
                <w:noProof/>
              </w:rPr>
              <w:t>String Management</w:t>
            </w:r>
            <w:r>
              <w:rPr>
                <w:noProof/>
                <w:webHidden/>
              </w:rPr>
              <w:tab/>
            </w:r>
            <w:r>
              <w:rPr>
                <w:noProof/>
                <w:webHidden/>
              </w:rPr>
              <w:fldChar w:fldCharType="begin"/>
            </w:r>
            <w:r>
              <w:rPr>
                <w:noProof/>
                <w:webHidden/>
              </w:rPr>
              <w:instrText xml:space="preserve"> PAGEREF _Toc53991240 \h </w:instrText>
            </w:r>
            <w:r>
              <w:rPr>
                <w:noProof/>
                <w:webHidden/>
              </w:rPr>
            </w:r>
            <w:r>
              <w:rPr>
                <w:noProof/>
                <w:webHidden/>
              </w:rPr>
              <w:fldChar w:fldCharType="separate"/>
            </w:r>
            <w:r w:rsidR="000A6768">
              <w:rPr>
                <w:noProof/>
                <w:webHidden/>
              </w:rPr>
              <w:t>464</w:t>
            </w:r>
            <w:r>
              <w:rPr>
                <w:noProof/>
                <w:webHidden/>
              </w:rPr>
              <w:fldChar w:fldCharType="end"/>
            </w:r>
          </w:hyperlink>
        </w:p>
        <w:p w14:paraId="3CBB9122" w14:textId="2E8829D5"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1" w:history="1">
            <w:r w:rsidRPr="00E05DE1">
              <w:rPr>
                <w:rStyle w:val="Hyperlnk"/>
                <w:noProof/>
              </w:rPr>
              <w:t>20.11.7.</w:t>
            </w:r>
            <w:r>
              <w:rPr>
                <w:rFonts w:asciiTheme="minorHAnsi" w:eastAsiaTheme="minorEastAsia" w:hAnsiTheme="minorHAnsi"/>
                <w:noProof/>
                <w:color w:val="auto"/>
                <w:lang w:val="sv-SE" w:eastAsia="sv-SE"/>
              </w:rPr>
              <w:tab/>
            </w:r>
            <w:r w:rsidRPr="00E05DE1">
              <w:rPr>
                <w:rStyle w:val="Hyperlnk"/>
                <w:noProof/>
              </w:rPr>
              <w:t>Memory Management</w:t>
            </w:r>
            <w:r>
              <w:rPr>
                <w:noProof/>
                <w:webHidden/>
              </w:rPr>
              <w:tab/>
            </w:r>
            <w:r>
              <w:rPr>
                <w:noProof/>
                <w:webHidden/>
              </w:rPr>
              <w:fldChar w:fldCharType="begin"/>
            </w:r>
            <w:r>
              <w:rPr>
                <w:noProof/>
                <w:webHidden/>
              </w:rPr>
              <w:instrText xml:space="preserve"> PAGEREF _Toc53991241 \h </w:instrText>
            </w:r>
            <w:r>
              <w:rPr>
                <w:noProof/>
                <w:webHidden/>
              </w:rPr>
            </w:r>
            <w:r>
              <w:rPr>
                <w:noProof/>
                <w:webHidden/>
              </w:rPr>
              <w:fldChar w:fldCharType="separate"/>
            </w:r>
            <w:r w:rsidR="000A6768">
              <w:rPr>
                <w:noProof/>
                <w:webHidden/>
              </w:rPr>
              <w:t>466</w:t>
            </w:r>
            <w:r>
              <w:rPr>
                <w:noProof/>
                <w:webHidden/>
              </w:rPr>
              <w:fldChar w:fldCharType="end"/>
            </w:r>
          </w:hyperlink>
        </w:p>
        <w:p w14:paraId="02BB9E72" w14:textId="450080CF"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2" w:history="1">
            <w:r w:rsidRPr="00E05DE1">
              <w:rPr>
                <w:rStyle w:val="Hyperlnk"/>
                <w:noProof/>
              </w:rPr>
              <w:t>20.11.8.</w:t>
            </w:r>
            <w:r>
              <w:rPr>
                <w:rFonts w:asciiTheme="minorHAnsi" w:eastAsiaTheme="minorEastAsia" w:hAnsiTheme="minorHAnsi"/>
                <w:noProof/>
                <w:color w:val="auto"/>
                <w:lang w:val="sv-SE" w:eastAsia="sv-SE"/>
              </w:rPr>
              <w:tab/>
            </w:r>
            <w:r w:rsidRPr="00E05DE1">
              <w:rPr>
                <w:rStyle w:val="Hyperlnk"/>
                <w:noProof/>
              </w:rPr>
              <w:t>Mathematical Functions</w:t>
            </w:r>
            <w:r>
              <w:rPr>
                <w:noProof/>
                <w:webHidden/>
              </w:rPr>
              <w:tab/>
            </w:r>
            <w:r>
              <w:rPr>
                <w:noProof/>
                <w:webHidden/>
              </w:rPr>
              <w:fldChar w:fldCharType="begin"/>
            </w:r>
            <w:r>
              <w:rPr>
                <w:noProof/>
                <w:webHidden/>
              </w:rPr>
              <w:instrText xml:space="preserve"> PAGEREF _Toc53991242 \h </w:instrText>
            </w:r>
            <w:r>
              <w:rPr>
                <w:noProof/>
                <w:webHidden/>
              </w:rPr>
            </w:r>
            <w:r>
              <w:rPr>
                <w:noProof/>
                <w:webHidden/>
              </w:rPr>
              <w:fldChar w:fldCharType="separate"/>
            </w:r>
            <w:r w:rsidR="000A6768">
              <w:rPr>
                <w:noProof/>
                <w:webHidden/>
              </w:rPr>
              <w:t>466</w:t>
            </w:r>
            <w:r>
              <w:rPr>
                <w:noProof/>
                <w:webHidden/>
              </w:rPr>
              <w:fldChar w:fldCharType="end"/>
            </w:r>
          </w:hyperlink>
        </w:p>
        <w:p w14:paraId="72BA2DC3" w14:textId="0AAC00E9"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3" w:history="1">
            <w:r w:rsidRPr="00E05DE1">
              <w:rPr>
                <w:rStyle w:val="Hyperlnk"/>
                <w:noProof/>
              </w:rPr>
              <w:t>20.11.9.</w:t>
            </w:r>
            <w:r>
              <w:rPr>
                <w:rFonts w:asciiTheme="minorHAnsi" w:eastAsiaTheme="minorEastAsia" w:hAnsiTheme="minorHAnsi"/>
                <w:noProof/>
                <w:color w:val="auto"/>
                <w:lang w:val="sv-SE" w:eastAsia="sv-SE"/>
              </w:rPr>
              <w:tab/>
            </w:r>
            <w:r w:rsidRPr="00E05DE1">
              <w:rPr>
                <w:rStyle w:val="Hyperlnk"/>
                <w:noProof/>
              </w:rPr>
              <w:t>Long Jumps</w:t>
            </w:r>
            <w:r>
              <w:rPr>
                <w:noProof/>
                <w:webHidden/>
              </w:rPr>
              <w:tab/>
            </w:r>
            <w:r>
              <w:rPr>
                <w:noProof/>
                <w:webHidden/>
              </w:rPr>
              <w:fldChar w:fldCharType="begin"/>
            </w:r>
            <w:r>
              <w:rPr>
                <w:noProof/>
                <w:webHidden/>
              </w:rPr>
              <w:instrText xml:space="preserve"> PAGEREF _Toc53991243 \h </w:instrText>
            </w:r>
            <w:r>
              <w:rPr>
                <w:noProof/>
                <w:webHidden/>
              </w:rPr>
            </w:r>
            <w:r>
              <w:rPr>
                <w:noProof/>
                <w:webHidden/>
              </w:rPr>
              <w:fldChar w:fldCharType="separate"/>
            </w:r>
            <w:r w:rsidR="000A6768">
              <w:rPr>
                <w:noProof/>
                <w:webHidden/>
              </w:rPr>
              <w:t>466</w:t>
            </w:r>
            <w:r>
              <w:rPr>
                <w:noProof/>
                <w:webHidden/>
              </w:rPr>
              <w:fldChar w:fldCharType="end"/>
            </w:r>
          </w:hyperlink>
        </w:p>
        <w:p w14:paraId="6B7A9471" w14:textId="6925E535"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4" w:history="1">
            <w:r w:rsidRPr="00E05DE1">
              <w:rPr>
                <w:rStyle w:val="Hyperlnk"/>
                <w:noProof/>
              </w:rPr>
              <w:t>20.11.10.</w:t>
            </w:r>
            <w:r>
              <w:rPr>
                <w:rFonts w:asciiTheme="minorHAnsi" w:eastAsiaTheme="minorEastAsia" w:hAnsiTheme="minorHAnsi"/>
                <w:noProof/>
                <w:color w:val="auto"/>
                <w:lang w:val="sv-SE" w:eastAsia="sv-SE"/>
              </w:rPr>
              <w:tab/>
            </w:r>
            <w:r w:rsidRPr="00E05DE1">
              <w:rPr>
                <w:rStyle w:val="Hyperlnk"/>
                <w:noProof/>
              </w:rPr>
              <w:t>Time</w:t>
            </w:r>
            <w:r>
              <w:rPr>
                <w:noProof/>
                <w:webHidden/>
              </w:rPr>
              <w:tab/>
            </w:r>
            <w:r>
              <w:rPr>
                <w:noProof/>
                <w:webHidden/>
              </w:rPr>
              <w:fldChar w:fldCharType="begin"/>
            </w:r>
            <w:r>
              <w:rPr>
                <w:noProof/>
                <w:webHidden/>
              </w:rPr>
              <w:instrText xml:space="preserve"> PAGEREF _Toc53991244 \h </w:instrText>
            </w:r>
            <w:r>
              <w:rPr>
                <w:noProof/>
                <w:webHidden/>
              </w:rPr>
            </w:r>
            <w:r>
              <w:rPr>
                <w:noProof/>
                <w:webHidden/>
              </w:rPr>
              <w:fldChar w:fldCharType="separate"/>
            </w:r>
            <w:r w:rsidR="000A6768">
              <w:rPr>
                <w:noProof/>
                <w:webHidden/>
              </w:rPr>
              <w:t>467</w:t>
            </w:r>
            <w:r>
              <w:rPr>
                <w:noProof/>
                <w:webHidden/>
              </w:rPr>
              <w:fldChar w:fldCharType="end"/>
            </w:r>
          </w:hyperlink>
        </w:p>
        <w:p w14:paraId="589D9488" w14:textId="70887D3A"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5" w:history="1">
            <w:r w:rsidRPr="00E05DE1">
              <w:rPr>
                <w:rStyle w:val="Hyperlnk"/>
                <w:noProof/>
              </w:rPr>
              <w:t>20.11.11.</w:t>
            </w:r>
            <w:r>
              <w:rPr>
                <w:rFonts w:asciiTheme="minorHAnsi" w:eastAsiaTheme="minorEastAsia" w:hAnsiTheme="minorHAnsi"/>
                <w:noProof/>
                <w:color w:val="auto"/>
                <w:lang w:val="sv-SE" w:eastAsia="sv-SE"/>
              </w:rPr>
              <w:tab/>
            </w:r>
            <w:r w:rsidRPr="00E05DE1">
              <w:rPr>
                <w:rStyle w:val="Hyperlnk"/>
                <w:noProof/>
              </w:rPr>
              <w:t>Random Numbers</w:t>
            </w:r>
            <w:r>
              <w:rPr>
                <w:noProof/>
                <w:webHidden/>
              </w:rPr>
              <w:tab/>
            </w:r>
            <w:r>
              <w:rPr>
                <w:noProof/>
                <w:webHidden/>
              </w:rPr>
              <w:fldChar w:fldCharType="begin"/>
            </w:r>
            <w:r>
              <w:rPr>
                <w:noProof/>
                <w:webHidden/>
              </w:rPr>
              <w:instrText xml:space="preserve"> PAGEREF _Toc53991245 \h </w:instrText>
            </w:r>
            <w:r>
              <w:rPr>
                <w:noProof/>
                <w:webHidden/>
              </w:rPr>
            </w:r>
            <w:r>
              <w:rPr>
                <w:noProof/>
                <w:webHidden/>
              </w:rPr>
              <w:fldChar w:fldCharType="separate"/>
            </w:r>
            <w:r w:rsidR="000A6768">
              <w:rPr>
                <w:noProof/>
                <w:webHidden/>
              </w:rPr>
              <w:t>468</w:t>
            </w:r>
            <w:r>
              <w:rPr>
                <w:noProof/>
                <w:webHidden/>
              </w:rPr>
              <w:fldChar w:fldCharType="end"/>
            </w:r>
          </w:hyperlink>
        </w:p>
        <w:p w14:paraId="30580B63" w14:textId="09DD61C5"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6" w:history="1">
            <w:r w:rsidRPr="00E05DE1">
              <w:rPr>
                <w:rStyle w:val="Hyperlnk"/>
                <w:noProof/>
              </w:rPr>
              <w:t>20.11.12.</w:t>
            </w:r>
            <w:r>
              <w:rPr>
                <w:rFonts w:asciiTheme="minorHAnsi" w:eastAsiaTheme="minorEastAsia" w:hAnsiTheme="minorHAnsi"/>
                <w:noProof/>
                <w:color w:val="auto"/>
                <w:lang w:val="sv-SE" w:eastAsia="sv-SE"/>
              </w:rPr>
              <w:tab/>
            </w:r>
            <w:r w:rsidRPr="00E05DE1">
              <w:rPr>
                <w:rStyle w:val="Hyperlnk"/>
                <w:noProof/>
              </w:rPr>
              <w:t>Limits of Integral and Floating Types</w:t>
            </w:r>
            <w:r>
              <w:rPr>
                <w:noProof/>
                <w:webHidden/>
              </w:rPr>
              <w:tab/>
            </w:r>
            <w:r>
              <w:rPr>
                <w:noProof/>
                <w:webHidden/>
              </w:rPr>
              <w:fldChar w:fldCharType="begin"/>
            </w:r>
            <w:r>
              <w:rPr>
                <w:noProof/>
                <w:webHidden/>
              </w:rPr>
              <w:instrText xml:space="preserve"> PAGEREF _Toc53991246 \h </w:instrText>
            </w:r>
            <w:r>
              <w:rPr>
                <w:noProof/>
                <w:webHidden/>
              </w:rPr>
            </w:r>
            <w:r>
              <w:rPr>
                <w:noProof/>
                <w:webHidden/>
              </w:rPr>
              <w:fldChar w:fldCharType="separate"/>
            </w:r>
            <w:r w:rsidR="000A6768">
              <w:rPr>
                <w:noProof/>
                <w:webHidden/>
              </w:rPr>
              <w:t>468</w:t>
            </w:r>
            <w:r>
              <w:rPr>
                <w:noProof/>
                <w:webHidden/>
              </w:rPr>
              <w:fldChar w:fldCharType="end"/>
            </w:r>
          </w:hyperlink>
        </w:p>
        <w:p w14:paraId="3CB9909C" w14:textId="4DAAE5C3" w:rsidR="00E907E1" w:rsidRDefault="00E907E1">
          <w:pPr>
            <w:pStyle w:val="Innehll3"/>
            <w:tabs>
              <w:tab w:val="left" w:pos="1540"/>
              <w:tab w:val="right" w:leader="dot" w:pos="9350"/>
            </w:tabs>
            <w:rPr>
              <w:rFonts w:asciiTheme="minorHAnsi" w:eastAsiaTheme="minorEastAsia" w:hAnsiTheme="minorHAnsi"/>
              <w:noProof/>
              <w:color w:val="auto"/>
              <w:lang w:val="sv-SE" w:eastAsia="sv-SE"/>
            </w:rPr>
          </w:pPr>
          <w:hyperlink w:anchor="_Toc53991247" w:history="1">
            <w:r w:rsidRPr="00E05DE1">
              <w:rPr>
                <w:rStyle w:val="Hyperlnk"/>
                <w:noProof/>
              </w:rPr>
              <w:t>20.11.13.</w:t>
            </w:r>
            <w:r>
              <w:rPr>
                <w:rFonts w:asciiTheme="minorHAnsi" w:eastAsiaTheme="minorEastAsia" w:hAnsiTheme="minorHAnsi"/>
                <w:noProof/>
                <w:color w:val="auto"/>
                <w:lang w:val="sv-SE" w:eastAsia="sv-SE"/>
              </w:rPr>
              <w:tab/>
            </w:r>
            <w:r w:rsidRPr="00E05DE1">
              <w:rPr>
                <w:rStyle w:val="Hyperlnk"/>
                <w:noProof/>
              </w:rPr>
              <w:t>Character Functions</w:t>
            </w:r>
            <w:r>
              <w:rPr>
                <w:noProof/>
                <w:webHidden/>
              </w:rPr>
              <w:tab/>
            </w:r>
            <w:r>
              <w:rPr>
                <w:noProof/>
                <w:webHidden/>
              </w:rPr>
              <w:fldChar w:fldCharType="begin"/>
            </w:r>
            <w:r>
              <w:rPr>
                <w:noProof/>
                <w:webHidden/>
              </w:rPr>
              <w:instrText xml:space="preserve"> PAGEREF _Toc53991247 \h </w:instrText>
            </w:r>
            <w:r>
              <w:rPr>
                <w:noProof/>
                <w:webHidden/>
              </w:rPr>
            </w:r>
            <w:r>
              <w:rPr>
                <w:noProof/>
                <w:webHidden/>
              </w:rPr>
              <w:fldChar w:fldCharType="separate"/>
            </w:r>
            <w:r w:rsidR="000A6768">
              <w:rPr>
                <w:noProof/>
                <w:webHidden/>
              </w:rPr>
              <w:t>469</w:t>
            </w:r>
            <w:r>
              <w:rPr>
                <w:noProof/>
                <w:webHidden/>
              </w:rPr>
              <w:fldChar w:fldCharType="end"/>
            </w:r>
          </w:hyperlink>
        </w:p>
        <w:p w14:paraId="35ED7AA1" w14:textId="380FAAC2" w:rsidR="00E907E1" w:rsidRDefault="00E907E1">
          <w:pPr>
            <w:pStyle w:val="Innehll2"/>
            <w:tabs>
              <w:tab w:val="left" w:pos="1100"/>
              <w:tab w:val="right" w:leader="dot" w:pos="9350"/>
            </w:tabs>
            <w:rPr>
              <w:rFonts w:asciiTheme="minorHAnsi" w:eastAsiaTheme="minorEastAsia" w:hAnsiTheme="minorHAnsi"/>
              <w:noProof/>
              <w:color w:val="auto"/>
              <w:lang w:val="sv-SE" w:eastAsia="sv-SE"/>
            </w:rPr>
          </w:pPr>
          <w:hyperlink w:anchor="_Toc53991248" w:history="1">
            <w:r w:rsidRPr="00E05DE1">
              <w:rPr>
                <w:rStyle w:val="Hyperlnk"/>
                <w:noProof/>
              </w:rPr>
              <w:t>20.12.</w:t>
            </w:r>
            <w:r>
              <w:rPr>
                <w:rFonts w:asciiTheme="minorHAnsi" w:eastAsiaTheme="minorEastAsia" w:hAnsiTheme="minorHAnsi"/>
                <w:noProof/>
                <w:color w:val="auto"/>
                <w:lang w:val="sv-SE" w:eastAsia="sv-SE"/>
              </w:rPr>
              <w:tab/>
            </w:r>
            <w:r w:rsidRPr="00E05DE1">
              <w:rPr>
                <w:rStyle w:val="Hyperlnk"/>
                <w:noProof/>
              </w:rPr>
              <w:t>Further Reading</w:t>
            </w:r>
            <w:r>
              <w:rPr>
                <w:noProof/>
                <w:webHidden/>
              </w:rPr>
              <w:tab/>
            </w:r>
            <w:r>
              <w:rPr>
                <w:noProof/>
                <w:webHidden/>
              </w:rPr>
              <w:fldChar w:fldCharType="begin"/>
            </w:r>
            <w:r>
              <w:rPr>
                <w:noProof/>
                <w:webHidden/>
              </w:rPr>
              <w:instrText xml:space="preserve"> PAGEREF _Toc53991248 \h </w:instrText>
            </w:r>
            <w:r>
              <w:rPr>
                <w:noProof/>
                <w:webHidden/>
              </w:rPr>
            </w:r>
            <w:r>
              <w:rPr>
                <w:noProof/>
                <w:webHidden/>
              </w:rPr>
              <w:fldChar w:fldCharType="separate"/>
            </w:r>
            <w:r w:rsidR="000A6768">
              <w:rPr>
                <w:noProof/>
                <w:webHidden/>
              </w:rPr>
              <w:t>470</w:t>
            </w:r>
            <w:r>
              <w:rPr>
                <w:noProof/>
                <w:webHidden/>
              </w:rPr>
              <w:fldChar w:fldCharType="end"/>
            </w:r>
          </w:hyperlink>
        </w:p>
        <w:p w14:paraId="728630AD" w14:textId="196176AF" w:rsidR="00E907E1" w:rsidRDefault="00E907E1">
          <w:pPr>
            <w:pStyle w:val="Innehll1"/>
            <w:rPr>
              <w:rFonts w:asciiTheme="minorHAnsi" w:eastAsiaTheme="minorEastAsia" w:hAnsiTheme="minorHAnsi"/>
              <w:noProof/>
              <w:color w:val="auto"/>
              <w:lang w:val="sv-SE" w:eastAsia="sv-SE"/>
            </w:rPr>
          </w:pPr>
          <w:hyperlink w:anchor="_Toc53991249" w:history="1">
            <w:r w:rsidRPr="00E05DE1">
              <w:rPr>
                <w:rStyle w:val="Hyperlnk"/>
                <w:noProof/>
              </w:rPr>
              <w:t>Foreword</w:t>
            </w:r>
            <w:r>
              <w:rPr>
                <w:noProof/>
                <w:webHidden/>
              </w:rPr>
              <w:tab/>
            </w:r>
            <w:r>
              <w:rPr>
                <w:noProof/>
                <w:webHidden/>
              </w:rPr>
              <w:fldChar w:fldCharType="begin"/>
            </w:r>
            <w:r>
              <w:rPr>
                <w:noProof/>
                <w:webHidden/>
              </w:rPr>
              <w:instrText xml:space="preserve"> PAGEREF _Toc53991249 \h </w:instrText>
            </w:r>
            <w:r>
              <w:rPr>
                <w:noProof/>
                <w:webHidden/>
              </w:rPr>
            </w:r>
            <w:r>
              <w:rPr>
                <w:noProof/>
                <w:webHidden/>
              </w:rPr>
              <w:fldChar w:fldCharType="separate"/>
            </w:r>
            <w:r w:rsidR="000A6768">
              <w:rPr>
                <w:noProof/>
                <w:webHidden/>
              </w:rPr>
              <w:t>471</w:t>
            </w:r>
            <w:r>
              <w:rPr>
                <w:noProof/>
                <w:webHidden/>
              </w:rPr>
              <w:fldChar w:fldCharType="end"/>
            </w:r>
          </w:hyperlink>
        </w:p>
        <w:p w14:paraId="1D894A0A" w14:textId="210653E9"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990984"/>
      <w:r>
        <w:lastRenderedPageBreak/>
        <w:t>Introduction</w:t>
      </w:r>
      <w:bookmarkEnd w:id="0"/>
    </w:p>
    <w:p w14:paraId="1B32353F" w14:textId="77777777" w:rsidR="00382F96" w:rsidRDefault="00A27525" w:rsidP="00772608">
      <w:r>
        <w:t>This is a book about compiler construction. More specifically, about</w:t>
      </w:r>
      <w:r w:rsidR="00382F96">
        <w:t xml:space="preserve"> the construction of</w:t>
      </w:r>
      <w:r>
        <w:t xml:space="preserve"> </w:t>
      </w:r>
      <w:r w:rsidR="00F72E85">
        <w:t xml:space="preserve">an optimized </w:t>
      </w:r>
      <w:r>
        <w:t xml:space="preserve">compiler for the </w:t>
      </w:r>
      <w:r w:rsidR="00382F96">
        <w:t xml:space="preserve">ANSI </w:t>
      </w:r>
      <w:r>
        <w:t>C.</w:t>
      </w:r>
      <w:r w:rsidR="009F010A">
        <w:t xml:space="preserve"> It </w:t>
      </w:r>
      <w:r w:rsidR="00D549CF">
        <w:t xml:space="preserve">can be set to </w:t>
      </w:r>
      <w:r w:rsidR="009F010A">
        <w:t xml:space="preserve">generate </w:t>
      </w:r>
      <w:r w:rsidR="00382F96">
        <w:t>two kinds of target code:</w:t>
      </w:r>
    </w:p>
    <w:p w14:paraId="0F3C61FA" w14:textId="5B582537" w:rsidR="00382F96" w:rsidRDefault="00382F96" w:rsidP="00382F96">
      <w:pPr>
        <w:pStyle w:val="Liststycke"/>
        <w:numPr>
          <w:ilvl w:val="0"/>
          <w:numId w:val="166"/>
        </w:numPr>
      </w:pPr>
      <w:r>
        <w:t>A</w:t>
      </w:r>
      <w:r w:rsidR="00CA2E82">
        <w:t xml:space="preserve">ssembly code for the Intel 64-bit Linux system </w:t>
      </w:r>
      <w:r>
        <w:t xml:space="preserve">together with a makefile with instructions for further </w:t>
      </w:r>
      <w:r w:rsidRPr="00382F96">
        <w:t>assemblering</w:t>
      </w:r>
      <w:r>
        <w:t xml:space="preserve"> and linking.</w:t>
      </w:r>
    </w:p>
    <w:p w14:paraId="6AB0C8D0" w14:textId="4427E343" w:rsidR="00772608" w:rsidRDefault="00382F96" w:rsidP="00382F96">
      <w:pPr>
        <w:pStyle w:val="Liststycke"/>
        <w:numPr>
          <w:ilvl w:val="0"/>
          <w:numId w:val="166"/>
        </w:numPr>
      </w:pPr>
      <w:r>
        <w:t xml:space="preserve">A file in the .com file format holding assembled and linked code </w:t>
      </w:r>
      <w:r w:rsidR="00CA2E82">
        <w:t>the 16-bit Windows system</w:t>
      </w:r>
      <w:r>
        <w:t>, ready to be directly executed.</w:t>
      </w:r>
    </w:p>
    <w:p w14:paraId="14505094" w14:textId="640D5C17" w:rsidR="00603361" w:rsidRDefault="00EE7565" w:rsidP="00772608">
      <w:pPr>
        <w:pStyle w:val="Rubrik2"/>
      </w:pPr>
      <w:bookmarkStart w:id="1" w:name="_Toc53990985"/>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146973" w:rsidRPr="00D2146B" w:rsidRDefault="0014697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146973" w:rsidRPr="00D2146B" w:rsidRDefault="0014697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146973" w:rsidRDefault="0014697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146973" w:rsidRDefault="00146973" w:rsidP="00942B30">
                              <w:pPr>
                                <w:spacing w:before="60" w:line="256" w:lineRule="auto"/>
                                <w:jc w:val="center"/>
                                <w:rPr>
                                  <w:sz w:val="24"/>
                                  <w:szCs w:val="24"/>
                                </w:rPr>
                              </w:pPr>
                              <w:r>
                                <w:rPr>
                                  <w:rFonts w:eastAsia="Calibri"/>
                                  <w:color w:val="000000"/>
                                  <w:sz w:val="18"/>
                                  <w:szCs w:val="18"/>
                                </w:rPr>
                                <w:t>Parser</w:t>
                              </w:r>
                            </w:p>
                            <w:p w14:paraId="1ABFD117" w14:textId="77777777" w:rsidR="00146973" w:rsidRDefault="0014697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146973" w:rsidRDefault="00146973" w:rsidP="003727AB">
                              <w:pPr>
                                <w:spacing w:before="60" w:line="254" w:lineRule="auto"/>
                                <w:jc w:val="center"/>
                                <w:rPr>
                                  <w:sz w:val="24"/>
                                  <w:szCs w:val="24"/>
                                </w:rPr>
                              </w:pPr>
                              <w:r>
                                <w:rPr>
                                  <w:rFonts w:eastAsia="Calibri"/>
                                  <w:color w:val="000000"/>
                                  <w:sz w:val="18"/>
                                  <w:szCs w:val="18"/>
                                </w:rPr>
                                <w:t>Scanner</w:t>
                              </w:r>
                            </w:p>
                            <w:p w14:paraId="03FD0412" w14:textId="77777777" w:rsidR="00146973" w:rsidRDefault="0014697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146973" w:rsidRDefault="0014697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46973" w:rsidRDefault="00146973" w:rsidP="003567A1">
                              <w:pPr>
                                <w:spacing w:before="0" w:line="252" w:lineRule="auto"/>
                                <w:jc w:val="center"/>
                                <w:rPr>
                                  <w:sz w:val="24"/>
                                  <w:szCs w:val="24"/>
                                </w:rPr>
                              </w:pPr>
                            </w:p>
                            <w:p w14:paraId="217B84F7" w14:textId="77777777" w:rsidR="00146973" w:rsidRDefault="0014697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146973" w:rsidRDefault="0014697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146973" w:rsidRPr="00EF6288" w:rsidRDefault="0014697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146973" w:rsidRDefault="0014697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46973" w:rsidRDefault="0014697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146973" w:rsidRDefault="0014697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146973" w:rsidRPr="00E962F6" w:rsidRDefault="0014697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146973" w:rsidRDefault="0014697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146973" w:rsidRDefault="0014697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146973" w:rsidRDefault="0014697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146973" w:rsidRDefault="0014697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146973" w:rsidRDefault="0014697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146973" w:rsidRPr="00D2146B" w:rsidRDefault="0014697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146973" w:rsidRPr="00D2146B" w:rsidRDefault="0014697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146973" w:rsidRDefault="0014697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146973" w:rsidRDefault="00146973" w:rsidP="00942B30">
                        <w:pPr>
                          <w:spacing w:before="60" w:line="256" w:lineRule="auto"/>
                          <w:jc w:val="center"/>
                          <w:rPr>
                            <w:sz w:val="24"/>
                            <w:szCs w:val="24"/>
                          </w:rPr>
                        </w:pPr>
                        <w:r>
                          <w:rPr>
                            <w:rFonts w:eastAsia="Calibri"/>
                            <w:color w:val="000000"/>
                            <w:sz w:val="18"/>
                            <w:szCs w:val="18"/>
                          </w:rPr>
                          <w:t>Parser</w:t>
                        </w:r>
                      </w:p>
                      <w:p w14:paraId="1ABFD117" w14:textId="77777777" w:rsidR="00146973" w:rsidRDefault="0014697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146973" w:rsidRDefault="00146973" w:rsidP="003727AB">
                        <w:pPr>
                          <w:spacing w:before="60" w:line="254" w:lineRule="auto"/>
                          <w:jc w:val="center"/>
                          <w:rPr>
                            <w:sz w:val="24"/>
                            <w:szCs w:val="24"/>
                          </w:rPr>
                        </w:pPr>
                        <w:r>
                          <w:rPr>
                            <w:rFonts w:eastAsia="Calibri"/>
                            <w:color w:val="000000"/>
                            <w:sz w:val="18"/>
                            <w:szCs w:val="18"/>
                          </w:rPr>
                          <w:t>Scanner</w:t>
                        </w:r>
                      </w:p>
                      <w:p w14:paraId="03FD0412" w14:textId="77777777" w:rsidR="00146973" w:rsidRDefault="0014697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146973" w:rsidRDefault="0014697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46973" w:rsidRDefault="00146973" w:rsidP="003567A1">
                        <w:pPr>
                          <w:spacing w:before="0" w:line="252" w:lineRule="auto"/>
                          <w:jc w:val="center"/>
                          <w:rPr>
                            <w:sz w:val="24"/>
                            <w:szCs w:val="24"/>
                          </w:rPr>
                        </w:pPr>
                      </w:p>
                      <w:p w14:paraId="217B84F7" w14:textId="77777777" w:rsidR="00146973" w:rsidRDefault="0014697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146973" w:rsidRDefault="0014697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146973" w:rsidRPr="00EF6288" w:rsidRDefault="0014697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146973" w:rsidRDefault="0014697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46973" w:rsidRDefault="0014697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146973" w:rsidRDefault="0014697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146973" w:rsidRPr="00E962F6" w:rsidRDefault="0014697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146973" w:rsidRDefault="0014697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146973" w:rsidRDefault="0014697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146973" w:rsidRDefault="0014697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146973" w:rsidRDefault="0014697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146973" w:rsidRDefault="0014697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146973" w:rsidRPr="00D2146B" w:rsidRDefault="0014697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146973" w:rsidRPr="00D2146B" w:rsidRDefault="0014697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146973" w:rsidRDefault="0014697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146973" w:rsidRDefault="00146973" w:rsidP="00541B67">
                              <w:pPr>
                                <w:spacing w:before="60" w:line="256" w:lineRule="auto"/>
                                <w:jc w:val="center"/>
                                <w:rPr>
                                  <w:sz w:val="24"/>
                                  <w:szCs w:val="24"/>
                                </w:rPr>
                              </w:pPr>
                              <w:r>
                                <w:rPr>
                                  <w:rFonts w:eastAsia="Calibri"/>
                                  <w:color w:val="000000"/>
                                  <w:sz w:val="18"/>
                                  <w:szCs w:val="18"/>
                                </w:rPr>
                                <w:t>Parser</w:t>
                              </w:r>
                            </w:p>
                            <w:p w14:paraId="738A4637" w14:textId="77777777" w:rsidR="00146973" w:rsidRDefault="0014697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146973" w:rsidRDefault="00146973" w:rsidP="00541B67">
                              <w:pPr>
                                <w:spacing w:before="60" w:line="254" w:lineRule="auto"/>
                                <w:jc w:val="center"/>
                                <w:rPr>
                                  <w:sz w:val="24"/>
                                  <w:szCs w:val="24"/>
                                </w:rPr>
                              </w:pPr>
                              <w:r>
                                <w:rPr>
                                  <w:rFonts w:eastAsia="Calibri"/>
                                  <w:color w:val="000000"/>
                                  <w:sz w:val="18"/>
                                  <w:szCs w:val="18"/>
                                </w:rPr>
                                <w:t>Scanner</w:t>
                              </w:r>
                            </w:p>
                            <w:p w14:paraId="1FC59E41" w14:textId="77777777" w:rsidR="00146973" w:rsidRDefault="0014697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146973" w:rsidRDefault="0014697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46973" w:rsidRDefault="00146973" w:rsidP="00541B67">
                              <w:pPr>
                                <w:spacing w:before="0" w:line="252" w:lineRule="auto"/>
                                <w:jc w:val="center"/>
                                <w:rPr>
                                  <w:sz w:val="24"/>
                                  <w:szCs w:val="24"/>
                                </w:rPr>
                              </w:pPr>
                            </w:p>
                            <w:p w14:paraId="1164C4DA" w14:textId="77777777" w:rsidR="00146973" w:rsidRDefault="0014697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146973" w:rsidRDefault="0014697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146973" w:rsidRPr="00EF6288" w:rsidRDefault="0014697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146973" w:rsidRDefault="0014697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46973" w:rsidRDefault="0014697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146973" w:rsidRDefault="0014697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146973" w:rsidRPr="00E962F6" w:rsidRDefault="0014697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146973" w:rsidRDefault="0014697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146973" w:rsidRDefault="0014697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146973" w:rsidRDefault="0014697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146973" w:rsidRDefault="0014697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146973" w:rsidRDefault="0014697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146973" w:rsidRPr="00D2146B" w:rsidRDefault="0014697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146973" w:rsidRPr="00D2146B" w:rsidRDefault="0014697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146973" w:rsidRDefault="0014697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146973" w:rsidRDefault="00146973" w:rsidP="00541B67">
                        <w:pPr>
                          <w:spacing w:before="60" w:line="256" w:lineRule="auto"/>
                          <w:jc w:val="center"/>
                          <w:rPr>
                            <w:sz w:val="24"/>
                            <w:szCs w:val="24"/>
                          </w:rPr>
                        </w:pPr>
                        <w:r>
                          <w:rPr>
                            <w:rFonts w:eastAsia="Calibri"/>
                            <w:color w:val="000000"/>
                            <w:sz w:val="18"/>
                            <w:szCs w:val="18"/>
                          </w:rPr>
                          <w:t>Parser</w:t>
                        </w:r>
                      </w:p>
                      <w:p w14:paraId="738A4637" w14:textId="77777777" w:rsidR="00146973" w:rsidRDefault="0014697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146973" w:rsidRDefault="00146973" w:rsidP="00541B67">
                        <w:pPr>
                          <w:spacing w:before="60" w:line="254" w:lineRule="auto"/>
                          <w:jc w:val="center"/>
                          <w:rPr>
                            <w:sz w:val="24"/>
                            <w:szCs w:val="24"/>
                          </w:rPr>
                        </w:pPr>
                        <w:r>
                          <w:rPr>
                            <w:rFonts w:eastAsia="Calibri"/>
                            <w:color w:val="000000"/>
                            <w:sz w:val="18"/>
                            <w:szCs w:val="18"/>
                          </w:rPr>
                          <w:t>Scanner</w:t>
                        </w:r>
                      </w:p>
                      <w:p w14:paraId="1FC59E41" w14:textId="77777777" w:rsidR="00146973" w:rsidRDefault="0014697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146973" w:rsidRDefault="0014697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46973" w:rsidRDefault="00146973" w:rsidP="00541B67">
                        <w:pPr>
                          <w:spacing w:before="0" w:line="252" w:lineRule="auto"/>
                          <w:jc w:val="center"/>
                          <w:rPr>
                            <w:sz w:val="24"/>
                            <w:szCs w:val="24"/>
                          </w:rPr>
                        </w:pPr>
                      </w:p>
                      <w:p w14:paraId="1164C4DA" w14:textId="77777777" w:rsidR="00146973" w:rsidRDefault="0014697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146973" w:rsidRDefault="0014697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146973" w:rsidRPr="00EF6288" w:rsidRDefault="0014697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146973" w:rsidRDefault="0014697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46973" w:rsidRDefault="0014697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146973" w:rsidRDefault="0014697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146973" w:rsidRPr="00E962F6" w:rsidRDefault="0014697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146973" w:rsidRDefault="0014697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146973" w:rsidRDefault="0014697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146973" w:rsidRDefault="0014697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146973" w:rsidRDefault="0014697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146973" w:rsidRDefault="0014697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826306" w:rsidRDefault="00EE7565" w:rsidP="000A6768">
      <w:pPr>
        <w:pStyle w:val="Rubrik3"/>
      </w:pPr>
      <w:bookmarkStart w:id="2" w:name="_Toc53990986"/>
      <w:r w:rsidRPr="00EC76D5">
        <w:t>The Preprocessor</w:t>
      </w:r>
      <w:bookmarkEnd w:id="2"/>
    </w:p>
    <w:p w14:paraId="5669FD68" w14:textId="67B79088"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 XXX</w:t>
      </w:r>
      <w:r w:rsidR="00C82548">
        <w:t>.</w:t>
      </w:r>
    </w:p>
    <w:p w14:paraId="472BDFFE" w14:textId="1AC7210E" w:rsidR="00653984" w:rsidRPr="00EC76D5" w:rsidRDefault="00EE7565" w:rsidP="00D030E2">
      <w:pPr>
        <w:pStyle w:val="Rubrik3"/>
      </w:pPr>
      <w:bookmarkStart w:id="3" w:name="_Toc53990987"/>
      <w:r w:rsidRPr="00EC76D5">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990988"/>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717A5D01" w14:textId="77777777" w:rsidR="005B4608" w:rsidRDefault="005B4608" w:rsidP="00553828">
            <w:pPr>
              <w:pStyle w:val="Code"/>
            </w:pPr>
          </w:p>
          <w:p w14:paraId="30FC70E1" w14:textId="77777777" w:rsidR="005B4608" w:rsidRDefault="005B4608" w:rsidP="00553828">
            <w:pPr>
              <w:pStyle w:val="Code"/>
            </w:pPr>
          </w:p>
          <w:p w14:paraId="35162CF2" w14:textId="5F8346AC"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990989"/>
      <w:r w:rsidRPr="00EC76D5">
        <w:lastRenderedPageBreak/>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780CFAFB" w14:textId="7EB1E8E2" w:rsidR="00FF1F4C" w:rsidRDefault="00D030E2" w:rsidP="00EE7565">
      <w:pPr>
        <w:pStyle w:val="Rubrik3"/>
      </w:pPr>
      <w:bookmarkStart w:id="6" w:name="_Toc53990990"/>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bookmarkStart w:id="7" w:name="_Toc53990991"/>
      <w:r>
        <w:t>Static Address</w:t>
      </w:r>
      <w:bookmarkEnd w:id="7"/>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8" w:name="_Toc53990992"/>
      <w:r>
        <w:t>Declarators and Declaration Specifiers</w:t>
      </w:r>
      <w:bookmarkEnd w:id="8"/>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9" w:name="_Toc53990993"/>
      <w:r>
        <w:t>The Symbol Table</w:t>
      </w:r>
      <w:bookmarkEnd w:id="9"/>
    </w:p>
    <w:p w14:paraId="26774F2A" w14:textId="3C9D951C" w:rsidR="00EB1B29" w:rsidRPr="00EB1B29" w:rsidRDefault="000771D5" w:rsidP="00EB1B29">
      <w:r>
        <w:t xml:space="preserve">The symbol table holds information of the symbol of the code, such as variables, constants, </w:t>
      </w:r>
      <w:r w:rsidR="0051254E">
        <w:t>and functions as well as struct and union tags of extern, static, auto, register, and typedef</w:t>
      </w:r>
      <w:r w:rsidR="00A732FC">
        <w:t xml:space="preserve"> storage</w:t>
      </w:r>
      <w:r w:rsidR="0051254E">
        <w:t xml:space="preserve">. </w:t>
      </w:r>
      <w:r w:rsidR="00EB1B29">
        <w:t>The symbol table is actually a hierarchy of tables, where the root table represent global space and the other tables represents functions or blocks in functions</w:t>
      </w:r>
      <w:r w:rsidR="00D90768">
        <w:t>, or members o</w:t>
      </w:r>
      <w:r w:rsidR="004A0FEF">
        <w:t>f structs or</w:t>
      </w:r>
      <w:r w:rsidR="00D90768">
        <w:t xml:space="preserve"> union</w:t>
      </w:r>
      <w:r w:rsidR="004A0FEF">
        <w:t>s.</w:t>
      </w:r>
    </w:p>
    <w:p w14:paraId="0B720638" w14:textId="6F9A8761" w:rsidR="00F01E7E" w:rsidRDefault="00F01E7E" w:rsidP="0031712C">
      <w:pPr>
        <w:pStyle w:val="Rubrik3"/>
      </w:pPr>
      <w:bookmarkStart w:id="10" w:name="_Toc53990994"/>
      <w:r>
        <w:lastRenderedPageBreak/>
        <w:t>The Type System</w:t>
      </w:r>
      <w:bookmarkEnd w:id="10"/>
    </w:p>
    <w:p w14:paraId="164882FC" w14:textId="45A11C76" w:rsidR="000D4A41" w:rsidRDefault="000D4A41" w:rsidP="000D4A41">
      <w:r>
        <w:t>ANSI C holds a rather large set of types. The basic types are the integral types and floating-point types. Then there are pointers, arrays, function, structs and unions.</w:t>
      </w:r>
      <w:r w:rsidR="00FE5917">
        <w:t xml:space="preserve"> It</w:t>
      </w:r>
      <w:r w:rsidR="004A0FEF">
        <w:t xml:space="preserve"> </w:t>
      </w:r>
      <w:r w:rsidR="00FE5917">
        <w:t xml:space="preserve">is possible to type cast between </w:t>
      </w:r>
      <w:r w:rsidR="00C848D6">
        <w:t>several</w:t>
      </w:r>
      <w:r w:rsidR="00FE5917">
        <w:t xml:space="preserve"> of these types</w:t>
      </w:r>
      <w:r w:rsidR="00C848D6">
        <w:t>. Moreover, in some situation is an array interpreted as a pointer its type, and a function is interpreted as a pointer to the function.</w:t>
      </w:r>
    </w:p>
    <w:p w14:paraId="2E704D9D" w14:textId="77777777" w:rsidR="004A0FEF" w:rsidRPr="000D4A41" w:rsidRDefault="004A0FEF" w:rsidP="004A0FEF">
      <w:pPr>
        <w:pStyle w:val="Code"/>
      </w:pPr>
    </w:p>
    <w:p w14:paraId="170C5975" w14:textId="5BE2F8FE" w:rsidR="00EE7565" w:rsidRPr="00EC76D5" w:rsidRDefault="0067532F" w:rsidP="00EE7565">
      <w:pPr>
        <w:pStyle w:val="Rubrik3"/>
      </w:pPr>
      <w:bookmarkStart w:id="11" w:name="_Toc53990995"/>
      <w:r>
        <w:t>Ass</w:t>
      </w:r>
      <w:r w:rsidR="00A230F3">
        <w:t xml:space="preserve">embly </w:t>
      </w:r>
      <w:r w:rsidR="00EE7565" w:rsidRPr="00EC76D5">
        <w:t>Code Generation</w:t>
      </w:r>
      <w:bookmarkEnd w:id="11"/>
    </w:p>
    <w:p w14:paraId="0E14CD58" w14:textId="42FA9829"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and to insert the actual registers in the assembly code.</w:t>
      </w:r>
    </w:p>
    <w:p w14:paraId="43C53B95" w14:textId="77777777" w:rsidR="00000282" w:rsidRDefault="00000282" w:rsidP="00000282">
      <w:pPr>
        <w:pStyle w:val="Rubrik3"/>
        <w:numPr>
          <w:ilvl w:val="2"/>
          <w:numId w:val="118"/>
        </w:numPr>
      </w:pPr>
      <w:r>
        <w:t>Register Allocation</w:t>
      </w:r>
    </w:p>
    <w:p w14:paraId="22AC36F6" w14:textId="4E30605C" w:rsidR="00000282" w:rsidRDefault="00000282" w:rsidP="00FE0307">
      <w: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t xml:space="preserve"> Let</w:t>
      </w:r>
      <w:r w:rsidR="00463FCB">
        <w:t xml:space="preserve"> u</w:t>
      </w:r>
      <w:r w:rsidR="00DA1753">
        <w:t xml:space="preserve">s look at the following example, we assume that </w:t>
      </w:r>
      <w:r w:rsidR="00CB128D" w:rsidRPr="00E61EC6">
        <w:rPr>
          <w:rStyle w:val="KeyWord0"/>
        </w:rPr>
        <w:t>x</w:t>
      </w:r>
      <w:r w:rsidR="00CB128D">
        <w:t xml:space="preserve">, </w:t>
      </w:r>
      <w:r w:rsidR="00DA1753" w:rsidRPr="00E61EC6">
        <w:rPr>
          <w:rStyle w:val="KeyWord0"/>
        </w:rPr>
        <w:t>a</w:t>
      </w:r>
      <w:r w:rsidR="00DA1753">
        <w:t xml:space="preserve">, </w:t>
      </w:r>
      <w:r w:rsidR="00DA1753" w:rsidRPr="00E61EC6">
        <w:rPr>
          <w:rStyle w:val="KeyWord0"/>
        </w:rPr>
        <w:t>b</w:t>
      </w:r>
      <w:r w:rsidR="00DA1753">
        <w:t xml:space="preserve">, </w:t>
      </w:r>
      <w:r w:rsidR="00DA1753" w:rsidRPr="00E61EC6">
        <w:rPr>
          <w:rStyle w:val="KeyWord0"/>
        </w:rPr>
        <w:t>c</w:t>
      </w:r>
      <w:r w:rsidR="00DA1753">
        <w:t xml:space="preserve">, and </w:t>
      </w:r>
      <w:r w:rsidR="00DA1753" w:rsidRPr="000978B3">
        <w:rPr>
          <w:rStyle w:val="KeyWord0"/>
        </w:rPr>
        <w:t>d</w:t>
      </w:r>
      <w:r w:rsidR="00DA1753">
        <w:t xml:space="preserve"> are static </w:t>
      </w:r>
      <w:r w:rsidR="00E61EC6">
        <w:t xml:space="preserve">16-bit </w:t>
      </w:r>
      <w:r w:rsidR="00DA1753">
        <w:t>variables that are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EC76D5" w14:paraId="62C3D56E" w14:textId="77777777" w:rsidTr="00146973">
        <w:tc>
          <w:tcPr>
            <w:tcW w:w="4675" w:type="dxa"/>
          </w:tcPr>
          <w:p w14:paraId="4329AF71" w14:textId="77777777" w:rsidR="00146973" w:rsidRDefault="00146973" w:rsidP="00146973">
            <w:pPr>
              <w:pStyle w:val="Code"/>
            </w:pPr>
          </w:p>
          <w:p w14:paraId="313C6A6D" w14:textId="77777777" w:rsidR="00146973" w:rsidRDefault="00146973" w:rsidP="00146973">
            <w:pPr>
              <w:pStyle w:val="Code"/>
            </w:pPr>
          </w:p>
          <w:p w14:paraId="75CBB268" w14:textId="77777777" w:rsidR="00146973" w:rsidRDefault="00146973" w:rsidP="00146973">
            <w:pPr>
              <w:pStyle w:val="Code"/>
            </w:pPr>
          </w:p>
          <w:p w14:paraId="228845AE" w14:textId="77777777" w:rsidR="00146973" w:rsidRPr="00EC76D5" w:rsidRDefault="00146973" w:rsidP="00146973">
            <w:pPr>
              <w:pStyle w:val="Code"/>
            </w:pPr>
            <w:r>
              <w:t>x = a + b &amp; c - d;</w:t>
            </w:r>
          </w:p>
        </w:tc>
        <w:tc>
          <w:tcPr>
            <w:tcW w:w="4675" w:type="dxa"/>
          </w:tcPr>
          <w:p w14:paraId="60E5EE77" w14:textId="77777777" w:rsidR="00146973" w:rsidRDefault="00146973" w:rsidP="00146973">
            <w:pPr>
              <w:pStyle w:val="Code"/>
            </w:pPr>
            <w:r>
              <w:t>1. temporary0 = a + b</w:t>
            </w:r>
          </w:p>
          <w:p w14:paraId="6FFA254B" w14:textId="77777777" w:rsidR="00146973" w:rsidRDefault="00146973" w:rsidP="00146973">
            <w:pPr>
              <w:pStyle w:val="Code"/>
            </w:pPr>
            <w:r>
              <w:t>2. temporary1 = c - d</w:t>
            </w:r>
          </w:p>
          <w:p w14:paraId="6A7594D2" w14:textId="77777777" w:rsidR="00146973" w:rsidRDefault="00146973" w:rsidP="00146973">
            <w:pPr>
              <w:pStyle w:val="Code"/>
            </w:pPr>
            <w:r>
              <w:t>3. temporary2 = t0 &amp; t1</w:t>
            </w:r>
          </w:p>
          <w:p w14:paraId="3BDB2FC1" w14:textId="77777777" w:rsidR="00146973" w:rsidRPr="00EC76D5" w:rsidRDefault="00146973" w:rsidP="00146973">
            <w:pPr>
              <w:pStyle w:val="Code"/>
            </w:pPr>
            <w:r>
              <w:t>4. x = temporary2</w:t>
            </w:r>
          </w:p>
        </w:tc>
      </w:tr>
      <w:tr w:rsidR="00146973" w:rsidRPr="00EC76D5" w14:paraId="6B985ED5" w14:textId="77777777" w:rsidTr="00146973">
        <w:tc>
          <w:tcPr>
            <w:tcW w:w="4675" w:type="dxa"/>
          </w:tcPr>
          <w:p w14:paraId="0DDFC065" w14:textId="77777777" w:rsidR="00146973" w:rsidRPr="00EC76D5" w:rsidRDefault="00146973" w:rsidP="00146973">
            <w:r w:rsidRPr="00EC76D5">
              <w:t xml:space="preserve">(a) </w:t>
            </w:r>
            <w:r>
              <w:t>C Code</w:t>
            </w:r>
          </w:p>
        </w:tc>
        <w:tc>
          <w:tcPr>
            <w:tcW w:w="4675" w:type="dxa"/>
          </w:tcPr>
          <w:p w14:paraId="5BE49797" w14:textId="77777777" w:rsidR="00146973" w:rsidRPr="00EC76D5" w:rsidRDefault="00146973" w:rsidP="00146973">
            <w:pPr>
              <w:tabs>
                <w:tab w:val="right" w:pos="4459"/>
              </w:tabs>
            </w:pPr>
            <w:r w:rsidRPr="00EC76D5">
              <w:t xml:space="preserve">(b) </w:t>
            </w:r>
            <w:r>
              <w:t>Middle Code</w:t>
            </w:r>
            <w:r>
              <w:tab/>
            </w:r>
          </w:p>
        </w:tc>
      </w:tr>
    </w:tbl>
    <w:p w14:paraId="30ED96F8" w14:textId="051519A1" w:rsidR="00146973" w:rsidRDefault="000978B3" w:rsidP="00FE0307">
      <w:r>
        <w:t>In the assembly code generation 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EC76D5" w14:paraId="07E6A60A" w14:textId="77777777" w:rsidTr="00CE407A">
        <w:tc>
          <w:tcPr>
            <w:tcW w:w="4675" w:type="dxa"/>
          </w:tcPr>
          <w:p w14:paraId="734278AD" w14:textId="2D75CC1B" w:rsidR="00085857" w:rsidRDefault="00DA1753" w:rsidP="00CE407A">
            <w:pPr>
              <w:pStyle w:val="Code"/>
            </w:pPr>
            <w:bookmarkStart w:id="12" w:name="_Toc53990996"/>
            <w:r>
              <w:t xml:space="preserve">mov </w:t>
            </w:r>
            <w:r w:rsidRPr="00CA1338">
              <w:rPr>
                <w:rStyle w:val="KeyWord0"/>
              </w:rPr>
              <w:t>track0</w:t>
            </w:r>
            <w:r>
              <w:t>, [a</w:t>
            </w:r>
            <w:r w:rsidR="00CB128D">
              <w:rPr>
                <w:vertAlign w:val="subscript"/>
              </w:rPr>
              <w:t>address</w:t>
            </w:r>
            <w:r>
              <w:t>]</w:t>
            </w:r>
          </w:p>
          <w:p w14:paraId="5F04CDF4" w14:textId="77777777" w:rsidR="00CE407A" w:rsidRDefault="00CB128D" w:rsidP="00CE407A">
            <w:pPr>
              <w:pStyle w:val="Code"/>
            </w:pPr>
            <w:r>
              <w:t xml:space="preserve">add </w:t>
            </w:r>
            <w:r w:rsidRPr="00CA1338">
              <w:rPr>
                <w:rStyle w:val="KeyWord0"/>
              </w:rPr>
              <w:t>track0</w:t>
            </w:r>
            <w:r>
              <w:t>, [b</w:t>
            </w:r>
            <w:r>
              <w:rPr>
                <w:vertAlign w:val="subscript"/>
              </w:rPr>
              <w:t>address</w:t>
            </w:r>
            <w:r>
              <w:t>]</w:t>
            </w:r>
          </w:p>
          <w:p w14:paraId="6C5259C4" w14:textId="76C9BBF0" w:rsidR="00CB128D" w:rsidRDefault="00CB128D" w:rsidP="00CB128D">
            <w:pPr>
              <w:pStyle w:val="Code"/>
            </w:pPr>
            <w:r>
              <w:t xml:space="preserve">mov </w:t>
            </w:r>
            <w:r w:rsidRPr="00CA1338">
              <w:rPr>
                <w:rStyle w:val="KeyWord0"/>
              </w:rPr>
              <w:t>track1</w:t>
            </w:r>
            <w:r>
              <w:t>, [c</w:t>
            </w:r>
            <w:r>
              <w:rPr>
                <w:vertAlign w:val="subscript"/>
              </w:rPr>
              <w:t>address</w:t>
            </w:r>
            <w:r>
              <w:t>]</w:t>
            </w:r>
          </w:p>
          <w:p w14:paraId="2E4AA5A5" w14:textId="003900F5" w:rsidR="00CB128D" w:rsidRDefault="00CB128D" w:rsidP="00CB128D">
            <w:pPr>
              <w:pStyle w:val="Code"/>
            </w:pPr>
            <w:r>
              <w:t xml:space="preserve">sub </w:t>
            </w:r>
            <w:r w:rsidRPr="00CA1338">
              <w:rPr>
                <w:rStyle w:val="KeyWord0"/>
              </w:rPr>
              <w:t>track1</w:t>
            </w:r>
            <w:r>
              <w:t>, [v</w:t>
            </w:r>
            <w:r>
              <w:rPr>
                <w:vertAlign w:val="subscript"/>
              </w:rPr>
              <w:t>address</w:t>
            </w:r>
            <w:r>
              <w:t>]</w:t>
            </w:r>
          </w:p>
          <w:p w14:paraId="2CEEE18C" w14:textId="77777777" w:rsidR="00CB128D" w:rsidRDefault="00CB128D" w:rsidP="00CE407A">
            <w:pPr>
              <w:pStyle w:val="Code"/>
            </w:pPr>
            <w:r>
              <w:t xml:space="preserve">and </w:t>
            </w:r>
            <w:r w:rsidRPr="00CA1338">
              <w:rPr>
                <w:rStyle w:val="KeyWord0"/>
              </w:rPr>
              <w:t>track0</w:t>
            </w:r>
            <w:r>
              <w:t xml:space="preserve">, </w:t>
            </w:r>
            <w:r w:rsidRPr="00CA1338">
              <w:rPr>
                <w:rStyle w:val="KeyWord0"/>
              </w:rPr>
              <w:t>track1</w:t>
            </w:r>
          </w:p>
          <w:p w14:paraId="4AA87527" w14:textId="6EC67614" w:rsidR="00CB128D" w:rsidRPr="00EC76D5" w:rsidRDefault="00CB128D" w:rsidP="00CE407A">
            <w:pPr>
              <w:pStyle w:val="Code"/>
            </w:pPr>
            <w:r>
              <w:t>mov [x</w:t>
            </w:r>
            <w:r>
              <w:rPr>
                <w:vertAlign w:val="subscript"/>
              </w:rPr>
              <w:t>address</w:t>
            </w:r>
            <w:r>
              <w:t xml:space="preserve">], </w:t>
            </w:r>
            <w:r w:rsidRPr="00CA1338">
              <w:rPr>
                <w:rStyle w:val="KeyWord0"/>
              </w:rPr>
              <w:t>track0</w:t>
            </w:r>
          </w:p>
        </w:tc>
        <w:tc>
          <w:tcPr>
            <w:tcW w:w="4675" w:type="dxa"/>
          </w:tcPr>
          <w:p w14:paraId="3A05C68E" w14:textId="3C6206FD" w:rsidR="00CB128D" w:rsidRDefault="00CB128D" w:rsidP="00CB128D">
            <w:pPr>
              <w:pStyle w:val="Code"/>
            </w:pPr>
            <w:r>
              <w:t xml:space="preserve">mov </w:t>
            </w:r>
            <w:r w:rsidR="00463FCB" w:rsidRPr="00CA1338">
              <w:rPr>
                <w:rStyle w:val="KeyWord0"/>
              </w:rPr>
              <w:t>ax</w:t>
            </w:r>
            <w:r>
              <w:t>, [a</w:t>
            </w:r>
            <w:r>
              <w:rPr>
                <w:vertAlign w:val="subscript"/>
              </w:rPr>
              <w:t>address</w:t>
            </w:r>
            <w:r>
              <w:t>]</w:t>
            </w:r>
          </w:p>
          <w:p w14:paraId="0A9F0C6E" w14:textId="453C3814" w:rsidR="00CB128D" w:rsidRDefault="00CB128D" w:rsidP="00CB128D">
            <w:pPr>
              <w:pStyle w:val="Code"/>
            </w:pPr>
            <w:r>
              <w:t xml:space="preserve">add </w:t>
            </w:r>
            <w:r w:rsidR="00463FCB" w:rsidRPr="00CA1338">
              <w:rPr>
                <w:rStyle w:val="KeyWord0"/>
              </w:rPr>
              <w:t>ax</w:t>
            </w:r>
            <w:r>
              <w:t>, [b</w:t>
            </w:r>
            <w:r>
              <w:rPr>
                <w:vertAlign w:val="subscript"/>
              </w:rPr>
              <w:t>address</w:t>
            </w:r>
            <w:r>
              <w:t>]</w:t>
            </w:r>
          </w:p>
          <w:p w14:paraId="12AC9F72" w14:textId="28C6F72A" w:rsidR="00CB128D" w:rsidRDefault="00CB128D" w:rsidP="00CB128D">
            <w:pPr>
              <w:pStyle w:val="Code"/>
            </w:pPr>
            <w:r>
              <w:t xml:space="preserve">mov </w:t>
            </w:r>
            <w:r w:rsidR="00463FCB" w:rsidRPr="00CA1338">
              <w:rPr>
                <w:rStyle w:val="KeyWord0"/>
              </w:rPr>
              <w:t>bx</w:t>
            </w:r>
            <w:r>
              <w:t>, [c</w:t>
            </w:r>
            <w:r>
              <w:rPr>
                <w:vertAlign w:val="subscript"/>
              </w:rPr>
              <w:t>address</w:t>
            </w:r>
            <w:r>
              <w:t>]</w:t>
            </w:r>
          </w:p>
          <w:p w14:paraId="036D96D5" w14:textId="791EBBDF" w:rsidR="00CB128D" w:rsidRDefault="00CB128D" w:rsidP="00CB128D">
            <w:pPr>
              <w:pStyle w:val="Code"/>
            </w:pPr>
            <w:r>
              <w:t xml:space="preserve">sub </w:t>
            </w:r>
            <w:r w:rsidR="00463FCB" w:rsidRPr="00743AD3">
              <w:rPr>
                <w:rStyle w:val="KeyWord0"/>
              </w:rPr>
              <w:t>bx</w:t>
            </w:r>
            <w:r>
              <w:t>, [v</w:t>
            </w:r>
            <w:r>
              <w:rPr>
                <w:vertAlign w:val="subscript"/>
              </w:rPr>
              <w:t>address</w:t>
            </w:r>
            <w:r>
              <w:t>]</w:t>
            </w:r>
          </w:p>
          <w:p w14:paraId="1E40289F" w14:textId="2E5132BA" w:rsidR="00CB128D" w:rsidRDefault="00CB128D" w:rsidP="00CB128D">
            <w:pPr>
              <w:pStyle w:val="Code"/>
            </w:pPr>
            <w:r>
              <w:t xml:space="preserve">and </w:t>
            </w:r>
            <w:r w:rsidR="00463FCB" w:rsidRPr="00743AD3">
              <w:rPr>
                <w:rStyle w:val="KeyWord0"/>
              </w:rPr>
              <w:t>ax</w:t>
            </w:r>
            <w:r>
              <w:t xml:space="preserve">, </w:t>
            </w:r>
            <w:r w:rsidR="00463FCB" w:rsidRPr="00743AD3">
              <w:rPr>
                <w:rStyle w:val="KeyWord0"/>
              </w:rPr>
              <w:t>bx</w:t>
            </w:r>
          </w:p>
          <w:p w14:paraId="6D94FE24" w14:textId="12E995D9" w:rsidR="00CE407A" w:rsidRPr="00EC76D5" w:rsidRDefault="00CB128D" w:rsidP="00CB128D">
            <w:pPr>
              <w:pStyle w:val="Code"/>
            </w:pPr>
            <w:r>
              <w:t>mov [x</w:t>
            </w:r>
            <w:r>
              <w:rPr>
                <w:vertAlign w:val="subscript"/>
              </w:rPr>
              <w:t>address</w:t>
            </w:r>
            <w:r>
              <w:t xml:space="preserve">], </w:t>
            </w:r>
            <w:r w:rsidR="00463FCB" w:rsidRPr="00743AD3">
              <w:rPr>
                <w:rStyle w:val="KeyWord0"/>
              </w:rPr>
              <w:t>ax</w:t>
            </w:r>
          </w:p>
        </w:tc>
      </w:tr>
      <w:tr w:rsidR="00CE407A" w:rsidRPr="00EC76D5" w14:paraId="473F4FB4" w14:textId="77777777" w:rsidTr="00CE407A">
        <w:tc>
          <w:tcPr>
            <w:tcW w:w="4675" w:type="dxa"/>
          </w:tcPr>
          <w:p w14:paraId="367C83F5" w14:textId="62337AF7" w:rsidR="00CE407A" w:rsidRPr="00EC76D5" w:rsidRDefault="00CE407A" w:rsidP="00CE407A">
            <w:r w:rsidRPr="00EC76D5">
              <w:t>(</w:t>
            </w:r>
            <w:r w:rsidR="00956300">
              <w:t>c</w:t>
            </w:r>
            <w:r w:rsidRPr="00EC76D5">
              <w:t xml:space="preserve">) </w:t>
            </w:r>
            <w:r w:rsidR="00956300">
              <w:t xml:space="preserve">Assembly Code with Tracks </w:t>
            </w:r>
          </w:p>
        </w:tc>
        <w:tc>
          <w:tcPr>
            <w:tcW w:w="4675" w:type="dxa"/>
          </w:tcPr>
          <w:p w14:paraId="61DF1BED" w14:textId="67DB390C" w:rsidR="00CE407A" w:rsidRPr="00EC76D5" w:rsidRDefault="00CE407A" w:rsidP="00CE407A">
            <w:r w:rsidRPr="00EC76D5">
              <w:t>(</w:t>
            </w:r>
            <w:r w:rsidR="00956300">
              <w:t>d</w:t>
            </w:r>
            <w:r w:rsidRPr="00EC76D5">
              <w:t xml:space="preserve">) </w:t>
            </w:r>
            <w:r w:rsidR="00956300">
              <w:t>Final Assembly Code</w:t>
            </w:r>
          </w:p>
        </w:tc>
      </w:tr>
    </w:tbl>
    <w:p w14:paraId="30D27200" w14:textId="159477F6" w:rsidR="00463FCB" w:rsidRDefault="00463FCB" w:rsidP="00463FCB">
      <w:bookmarkStart w:id="13" w:name="_Toc53990997"/>
      <w:bookmarkEnd w:id="12"/>
      <w:r>
        <w:t>In the final assembly code, we cannot assign track0 and track1 the same register, since they overlap.</w:t>
      </w:r>
    </w:p>
    <w:p w14:paraId="086B3704" w14:textId="06D4E7EF" w:rsidR="00AC2E7E" w:rsidRDefault="00AC2E7E" w:rsidP="00EE078C">
      <w:pPr>
        <w:pStyle w:val="Rubrik3"/>
      </w:pPr>
      <w:r>
        <w:t>The Object Code Generator and Linker</w:t>
      </w:r>
    </w:p>
    <w:p w14:paraId="369FA846" w14:textId="793F971C" w:rsidR="00AC2E7E" w:rsidRPr="00AC2E7E" w:rsidRDefault="001B4CC3" w:rsidP="00AC2E7E">
      <w:r>
        <w:t xml:space="preserve">At mentioned at the beginning of this chapter, there </w:t>
      </w:r>
      <w:r w:rsidR="00023970">
        <w:t>two target systems</w:t>
      </w:r>
    </w:p>
    <w:p w14:paraId="56C797AB" w14:textId="66B3525A" w:rsidR="00EE078C" w:rsidRPr="00EC76D5" w:rsidRDefault="00EE078C" w:rsidP="00EE078C">
      <w:pPr>
        <w:pStyle w:val="Rubrik3"/>
      </w:pPr>
      <w:r w:rsidRPr="00EC76D5">
        <w:t>The Standard Library</w:t>
      </w:r>
      <w:bookmarkEnd w:id="13"/>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4" w:name="_Ref418260972"/>
      <w:bookmarkStart w:id="15" w:name="_Toc53990998"/>
      <w:r>
        <w:t xml:space="preserve">The </w:t>
      </w:r>
      <w:r w:rsidR="00CE5717" w:rsidRPr="00EC76D5">
        <w:t>Main</w:t>
      </w:r>
      <w:r>
        <w:t xml:space="preserve"> Class</w:t>
      </w:r>
      <w:bookmarkEnd w:id="15"/>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r w:rsidR="002C6C03">
        <w:t>makefile</w:t>
      </w:r>
      <w:r w:rsidR="00DD6041">
        <w:t xml:space="preserve"> to assembly and link the code to the final executable file.</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A3B3516"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s and a makefile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631EA502"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lastRenderedPageBreak/>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r>
        <w:rPr>
          <w:highlight w:val="white"/>
        </w:rPr>
        <w:t>makefile.</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lastRenderedPageBreak/>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bookmarkStart w:id="16" w:name="_Toc53990999"/>
      <w:r>
        <w:rPr>
          <w:highlight w:val="white"/>
        </w:rPr>
        <w:t>Compiling the Source File</w:t>
      </w:r>
      <w:bookmarkEnd w:id="16"/>
    </w:p>
    <w:p w14:paraId="61E13750" w14:textId="78A3D894" w:rsidR="00AA1002" w:rsidRPr="006A0812"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r w:rsidR="003C3CAF">
        <w:rPr>
          <w:highlight w:val="white"/>
        </w:rPr>
        <w:t>GenerateDependencyFile</w:t>
      </w:r>
      <w:r w:rsidR="003D6D18">
        <w:rPr>
          <w:highlight w:val="white"/>
        </w:rPr>
        <w:t xml:space="preserve"> </w:t>
      </w:r>
      <w:r w:rsidR="00774D4A">
        <w:rPr>
          <w:highlight w:val="white"/>
        </w:rPr>
        <w:t>to eastablish the dependency file of the source file; that is, a file holding the</w:t>
      </w:r>
      <w:r w:rsidR="00535AF6">
        <w:rPr>
          <w:highlight w:val="white"/>
        </w:rPr>
        <w:t xml:space="preserve"> names of the files the source fi</w:t>
      </w:r>
      <w:r w:rsidR="003C3CAF">
        <w:rPr>
          <w:highlight w:val="white"/>
        </w:rPr>
        <w:t>le</w:t>
      </w:r>
      <w:r w:rsidR="00535AF6">
        <w:rPr>
          <w:highlight w:val="white"/>
        </w:rPr>
        <w:t xml:space="preserve"> is dependent on. If any of the dependency files has been modified after the </w:t>
      </w:r>
      <w:r w:rsidR="003C3CAF">
        <w:rPr>
          <w:highlight w:val="white"/>
        </w:rPr>
        <w:t>file to be generated, the source file shall be recompiled.</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lastRenderedPageBreak/>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6F645607"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in order to provide correct error messages. </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02827656" w14:textId="68330464" w:rsidR="009842AA" w:rsidRDefault="009842AA" w:rsidP="009842AA">
      <w:pPr>
        <w:rPr>
          <w:highlight w:val="white"/>
        </w:rPr>
      </w:pPr>
      <w:r>
        <w:rPr>
          <w:highlight w:val="white"/>
        </w:rPr>
        <w:t xml:space="preserve">The result of the parsing is the </w:t>
      </w:r>
      <w:r w:rsidRPr="009A2C29">
        <w:rPr>
          <w:rStyle w:val="KeyWord0"/>
          <w:highlight w:val="white"/>
        </w:rPr>
        <w:t>SymbolTable.StaticSet</w:t>
      </w:r>
      <w:r>
        <w:rPr>
          <w:highlight w:val="white"/>
        </w:rPr>
        <w:t xml:space="preserve"> set, holding a set of static symbols, such as functions and static variables. </w:t>
      </w:r>
      <w:r w:rsidR="00B2097E">
        <w:rPr>
          <w:highlight w:val="white"/>
        </w:rPr>
        <w:t>The resulting assembly file is made up by three parts:</w:t>
      </w:r>
    </w:p>
    <w:p w14:paraId="083C5B08" w14:textId="52069B92" w:rsidR="00B2097E" w:rsidRDefault="00B2097E" w:rsidP="00B2097E">
      <w:pPr>
        <w:pStyle w:val="Liststycke"/>
        <w:numPr>
          <w:ilvl w:val="0"/>
          <w:numId w:val="165"/>
        </w:numPr>
        <w:rPr>
          <w:highlight w:val="white"/>
        </w:rPr>
      </w:pPr>
      <w:r w:rsidRPr="00B2097E">
        <w:rPr>
          <w:rStyle w:val="KeyWord0"/>
          <w:highlight w:val="white"/>
        </w:rPr>
        <w:t>Extern</w:t>
      </w:r>
      <w:r>
        <w:rPr>
          <w:highlight w:val="white"/>
        </w:rPr>
        <w:t>. The set of names of objects defined in other files</w:t>
      </w:r>
      <w:r w:rsidR="00AE46DE">
        <w:rPr>
          <w:highlight w:val="white"/>
        </w:rPr>
        <w:t xml:space="preserve"> and accessible in this file.</w:t>
      </w:r>
    </w:p>
    <w:p w14:paraId="56077172" w14:textId="0268FFAA" w:rsidR="00B2097E" w:rsidRDefault="009741E5" w:rsidP="00B2097E">
      <w:pPr>
        <w:pStyle w:val="Liststycke"/>
        <w:numPr>
          <w:ilvl w:val="0"/>
          <w:numId w:val="165"/>
        </w:numPr>
        <w:rPr>
          <w:highlight w:val="white"/>
        </w:rPr>
      </w:pPr>
      <w:r w:rsidRPr="009741E5">
        <w:rPr>
          <w:rStyle w:val="KeyWord0"/>
          <w:highlight w:val="white"/>
        </w:rPr>
        <w:t>Global</w:t>
      </w:r>
      <w:r>
        <w:rPr>
          <w:highlight w:val="white"/>
        </w:rPr>
        <w:t xml:space="preserve">. The set of names of objects defined in </w:t>
      </w:r>
      <w:r w:rsidR="00AE46DE">
        <w:rPr>
          <w:highlight w:val="white"/>
        </w:rPr>
        <w:t xml:space="preserve">this </w:t>
      </w:r>
      <w:r>
        <w:rPr>
          <w:highlight w:val="white"/>
        </w:rPr>
        <w:t xml:space="preserve">file and </w:t>
      </w:r>
      <w:r w:rsidR="00AE46DE">
        <w:rPr>
          <w:highlight w:val="white"/>
        </w:rPr>
        <w:t>accessible</w:t>
      </w:r>
      <w:r>
        <w:rPr>
          <w:highlight w:val="white"/>
        </w:rPr>
        <w:t xml:space="preserve"> in other files.</w:t>
      </w:r>
    </w:p>
    <w:p w14:paraId="00F5CC12" w14:textId="4FC0FA1D" w:rsidR="009741E5" w:rsidRDefault="009741E5" w:rsidP="00B2097E">
      <w:pPr>
        <w:pStyle w:val="Liststycke"/>
        <w:numPr>
          <w:ilvl w:val="0"/>
          <w:numId w:val="165"/>
        </w:numPr>
        <w:rPr>
          <w:highlight w:val="white"/>
        </w:rPr>
      </w:pPr>
      <w:r w:rsidRPr="009741E5">
        <w:rPr>
          <w:rStyle w:val="KeyWord0"/>
          <w:highlight w:val="white"/>
        </w:rPr>
        <w:t>Code</w:t>
      </w:r>
      <w:r>
        <w:rPr>
          <w:highlight w:val="white"/>
        </w:rPr>
        <w:t>. The actual assembly code.</w:t>
      </w:r>
    </w:p>
    <w:p w14:paraId="394812E9" w14:textId="0E497725" w:rsidR="009741E5" w:rsidRPr="00B2097E" w:rsidRDefault="009741E5" w:rsidP="009741E5">
      <w:pPr>
        <w:rPr>
          <w:highlight w:val="white"/>
        </w:rPr>
      </w:pPr>
      <w:r>
        <w:rPr>
          <w:highlight w:val="white"/>
        </w:rPr>
        <w:t>We start by defining the tot</w:t>
      </w:r>
      <w:r w:rsidR="00033D0F">
        <w:rPr>
          <w:highlight w:val="white"/>
        </w:rPr>
        <w:t>a</w:t>
      </w:r>
      <w:r>
        <w:rPr>
          <w:highlight w:val="white"/>
        </w:rPr>
        <w:t xml:space="preserve">l extern set; that is, the </w:t>
      </w:r>
      <w:r w:rsidR="00564075">
        <w:rPr>
          <w:highlight w:val="white"/>
        </w:rPr>
        <w:t>union of the extern sets of the symbol in the static set of the file.</w:t>
      </w:r>
    </w:p>
    <w:p w14:paraId="1D194433" w14:textId="77777777" w:rsidR="008F3070" w:rsidRPr="009842AA" w:rsidRDefault="008F3070" w:rsidP="009842AA">
      <w:pPr>
        <w:pStyle w:val="Code"/>
        <w:rPr>
          <w:highlight w:val="white"/>
        </w:rPr>
      </w:pPr>
      <w:r w:rsidRPr="009842AA">
        <w:rPr>
          <w:highlight w:val="white"/>
        </w:rPr>
        <w:t xml:space="preserve">      if (Start.Linux) {</w:t>
      </w:r>
    </w:p>
    <w:p w14:paraId="6D5A1C7C" w14:textId="77777777" w:rsidR="008F3070" w:rsidRPr="009842AA" w:rsidRDefault="008F3070" w:rsidP="009842AA">
      <w:pPr>
        <w:pStyle w:val="Code"/>
        <w:rPr>
          <w:highlight w:val="white"/>
        </w:rPr>
      </w:pPr>
      <w:r w:rsidRPr="009842AA">
        <w:rPr>
          <w:highlight w:val="white"/>
        </w:rPr>
        <w:t xml:space="preserve">        ISet&lt;string&gt; externSet = new HashSet&lt;string&gt;();</w:t>
      </w:r>
    </w:p>
    <w:p w14:paraId="3503B796" w14:textId="77777777" w:rsidR="008F3070" w:rsidRPr="009842AA" w:rsidRDefault="008F3070" w:rsidP="009842AA">
      <w:pPr>
        <w:pStyle w:val="Code"/>
        <w:rPr>
          <w:highlight w:val="white"/>
        </w:rPr>
      </w:pPr>
      <w:r w:rsidRPr="009842AA">
        <w:rPr>
          <w:highlight w:val="white"/>
        </w:rPr>
        <w:t xml:space="preserve">                     </w:t>
      </w:r>
    </w:p>
    <w:p w14:paraId="6AA6B6C1"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18BDEBF9" w14:textId="77777777" w:rsidR="008F3070" w:rsidRPr="009842AA" w:rsidRDefault="008F3070" w:rsidP="009842AA">
      <w:pPr>
        <w:pStyle w:val="Code"/>
        <w:rPr>
          <w:highlight w:val="white"/>
        </w:rPr>
      </w:pPr>
      <w:r w:rsidRPr="009842AA">
        <w:rPr>
          <w:highlight w:val="white"/>
        </w:rPr>
        <w:t xml:space="preserve">          StaticSymbolLinux staticSymbolLinux =</w:t>
      </w:r>
    </w:p>
    <w:p w14:paraId="49126B79" w14:textId="77777777" w:rsidR="008F3070" w:rsidRPr="009842AA" w:rsidRDefault="008F3070" w:rsidP="009842AA">
      <w:pPr>
        <w:pStyle w:val="Code"/>
        <w:rPr>
          <w:highlight w:val="white"/>
        </w:rPr>
      </w:pPr>
      <w:r w:rsidRPr="009842AA">
        <w:rPr>
          <w:highlight w:val="white"/>
        </w:rPr>
        <w:t xml:space="preserve">            (StaticSymbolLinux) staticSymbol;</w:t>
      </w:r>
    </w:p>
    <w:p w14:paraId="62B1EDC0" w14:textId="77777777" w:rsidR="008F3070" w:rsidRPr="009842AA" w:rsidRDefault="008F3070" w:rsidP="009842AA">
      <w:pPr>
        <w:pStyle w:val="Code"/>
        <w:rPr>
          <w:highlight w:val="white"/>
        </w:rPr>
      </w:pPr>
      <w:r w:rsidRPr="009842AA">
        <w:rPr>
          <w:highlight w:val="white"/>
        </w:rPr>
        <w:t xml:space="preserve">          externSet.UnionWith(staticSymbolLinux.ExternSet);</w:t>
      </w:r>
    </w:p>
    <w:p w14:paraId="5EFAD50F" w14:textId="77777777" w:rsidR="008F3070" w:rsidRPr="009842AA" w:rsidRDefault="008F3070" w:rsidP="009842AA">
      <w:pPr>
        <w:pStyle w:val="Code"/>
        <w:rPr>
          <w:highlight w:val="white"/>
        </w:rPr>
      </w:pPr>
      <w:r w:rsidRPr="009842AA">
        <w:rPr>
          <w:highlight w:val="white"/>
        </w:rPr>
        <w:t xml:space="preserve">        }</w:t>
      </w:r>
    </w:p>
    <w:p w14:paraId="57CC9962" w14:textId="5C1CCD80" w:rsidR="008F3070" w:rsidRPr="009842AA" w:rsidRDefault="00564075" w:rsidP="00564075">
      <w:pPr>
        <w:rPr>
          <w:highlight w:val="white"/>
        </w:rPr>
      </w:pPr>
      <w:r>
        <w:rPr>
          <w:highlight w:val="white"/>
        </w:rPr>
        <w:t>We remove the names of the symbols of the static</w:t>
      </w:r>
      <w:r w:rsidR="002B043B">
        <w:rPr>
          <w:highlight w:val="white"/>
        </w:rPr>
        <w:t xml:space="preserve"> </w:t>
      </w:r>
      <w:r>
        <w:rPr>
          <w:highlight w:val="white"/>
        </w:rPr>
        <w:t xml:space="preserve">set, since </w:t>
      </w:r>
      <w:r w:rsidR="002B043B">
        <w:rPr>
          <w:highlight w:val="white"/>
        </w:rPr>
        <w:t>objects defined in this file shall not be stated as extern.</w:t>
      </w:r>
    </w:p>
    <w:p w14:paraId="5F2524E2"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2F04DB9A" w14:textId="77777777" w:rsidR="008F3070" w:rsidRPr="009842AA" w:rsidRDefault="008F3070" w:rsidP="009842AA">
      <w:pPr>
        <w:pStyle w:val="Code"/>
        <w:rPr>
          <w:highlight w:val="white"/>
        </w:rPr>
      </w:pPr>
      <w:r w:rsidRPr="009842AA">
        <w:rPr>
          <w:highlight w:val="white"/>
        </w:rPr>
        <w:t xml:space="preserve">          externSet.Remove(staticSymbol.UniqueName);</w:t>
      </w:r>
    </w:p>
    <w:p w14:paraId="68697331" w14:textId="77777777" w:rsidR="008F3070" w:rsidRPr="009842AA" w:rsidRDefault="008F3070" w:rsidP="009842AA">
      <w:pPr>
        <w:pStyle w:val="Code"/>
        <w:rPr>
          <w:highlight w:val="white"/>
        </w:rPr>
      </w:pPr>
      <w:r w:rsidRPr="009842AA">
        <w:rPr>
          <w:highlight w:val="white"/>
        </w:rPr>
        <w:t xml:space="preserve">        }</w:t>
      </w:r>
    </w:p>
    <w:p w14:paraId="30750D3F" w14:textId="59C3DEB5" w:rsidR="008F3070" w:rsidRPr="009842AA" w:rsidRDefault="002B043B" w:rsidP="002B043B">
      <w:pPr>
        <w:rPr>
          <w:highlight w:val="white"/>
        </w:rPr>
      </w:pPr>
      <w:r>
        <w:rPr>
          <w:highlight w:val="white"/>
        </w:rPr>
        <w:t>Now we are ready to write the actual assembly file, we create a file and connect a stream to in.</w:t>
      </w:r>
      <w:r w:rsidR="00703142">
        <w:rPr>
          <w:highlight w:val="white"/>
        </w:rPr>
        <w:t xml:space="preserve"> Is there is a file with the same name, it will be overwritten.</w:t>
      </w:r>
    </w:p>
    <w:p w14:paraId="1589F9B0" w14:textId="77777777" w:rsidR="008F3070" w:rsidRPr="009842AA" w:rsidRDefault="008F3070" w:rsidP="009842AA">
      <w:pPr>
        <w:pStyle w:val="Code"/>
        <w:rPr>
          <w:highlight w:val="white"/>
        </w:rPr>
      </w:pPr>
      <w:r w:rsidRPr="009842AA">
        <w:rPr>
          <w:highlight w:val="white"/>
        </w:rPr>
        <w:t xml:space="preserve">        FileInfo assemblyFile = new FileInfo(file.FullName + ".asm");</w:t>
      </w:r>
    </w:p>
    <w:p w14:paraId="54DC5E90" w14:textId="77777777" w:rsidR="008F3070" w:rsidRPr="009842AA" w:rsidRDefault="008F3070" w:rsidP="009842AA">
      <w:pPr>
        <w:pStyle w:val="Code"/>
        <w:rPr>
          <w:highlight w:val="white"/>
        </w:rPr>
      </w:pPr>
      <w:r w:rsidRPr="009842AA">
        <w:rPr>
          <w:highlight w:val="white"/>
        </w:rPr>
        <w:t xml:space="preserve">        StreamWriter streamWriter = new StreamWriter(assemblyFile.FullName);</w:t>
      </w:r>
    </w:p>
    <w:p w14:paraId="48487D86" w14:textId="2C1CC099" w:rsidR="004320AF" w:rsidRDefault="004320AF" w:rsidP="00762B94">
      <w:pPr>
        <w:rPr>
          <w:highlight w:val="white"/>
        </w:rPr>
      </w:pPr>
      <w:r>
        <w:rPr>
          <w:highlight w:val="white"/>
        </w:rPr>
        <w:lastRenderedPageBreak/>
        <w:t>We iterate through the symbol and add the names of all symbol</w:t>
      </w:r>
      <w:r w:rsidR="00762B94">
        <w:rPr>
          <w:highlight w:val="white"/>
        </w:rPr>
        <w:t xml:space="preserve"> that do not</w:t>
      </w:r>
      <w:r>
        <w:rPr>
          <w:highlight w:val="white"/>
        </w:rPr>
        <w:t xml:space="preserve"> represent</w:t>
      </w:r>
      <w:r w:rsidR="00762B94">
        <w:rPr>
          <w:highlight w:val="white"/>
        </w:rPr>
        <w:t>s</w:t>
      </w:r>
      <w:r>
        <w:rPr>
          <w:highlight w:val="white"/>
        </w:rPr>
        <w:t xml:space="preserve"> objects with external linkage</w:t>
      </w:r>
      <w:r w:rsidR="00762B94">
        <w:rPr>
          <w:highlight w:val="white"/>
        </w:rPr>
        <w:t xml:space="preserve"> (which have</w:t>
      </w:r>
      <w:r>
        <w:rPr>
          <w:highlight w:val="white"/>
        </w:rPr>
        <w:t xml:space="preserve"> </w:t>
      </w:r>
      <w:r w:rsidR="00762B94">
        <w:rPr>
          <w:highlight w:val="white"/>
        </w:rPr>
        <w:t>a separator id</w:t>
      </w:r>
      <w:r w:rsidR="001F62D0">
        <w:rPr>
          <w:highlight w:val="white"/>
        </w:rPr>
        <w:t>entifier</w:t>
      </w:r>
      <w:r w:rsidR="00762B94">
        <w:rPr>
          <w:highlight w:val="white"/>
        </w:rPr>
        <w:t xml:space="preserve"> in their names) and objects </w:t>
      </w:r>
      <w:r w:rsidR="001F62D0">
        <w:rPr>
          <w:highlight w:val="white"/>
        </w:rPr>
        <w:t xml:space="preserve">that do not representing constant values (which have a numeric identifier in their names). Neither objects without </w:t>
      </w:r>
      <w:r w:rsidR="0089524F">
        <w:rPr>
          <w:highlight w:val="white"/>
        </w:rPr>
        <w:t>external linkage nor value objects shall be visible for other files.</w:t>
      </w:r>
    </w:p>
    <w:p w14:paraId="0990741C"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05C2FABE" w14:textId="77777777" w:rsidR="008F3070" w:rsidRPr="009842AA" w:rsidRDefault="008F3070" w:rsidP="009842AA">
      <w:pPr>
        <w:pStyle w:val="Code"/>
        <w:rPr>
          <w:highlight w:val="white"/>
        </w:rPr>
      </w:pPr>
      <w:r w:rsidRPr="009842AA">
        <w:rPr>
          <w:highlight w:val="white"/>
        </w:rPr>
        <w:t xml:space="preserve">          if (!staticSymbol.UniqueName.Contains(Symbol.SeparatorId) &amp;&amp;</w:t>
      </w:r>
    </w:p>
    <w:p w14:paraId="2419F0B7" w14:textId="77777777" w:rsidR="008F3070" w:rsidRPr="009842AA" w:rsidRDefault="008F3070" w:rsidP="009842AA">
      <w:pPr>
        <w:pStyle w:val="Code"/>
        <w:rPr>
          <w:highlight w:val="white"/>
        </w:rPr>
      </w:pPr>
      <w:r w:rsidRPr="009842AA">
        <w:rPr>
          <w:highlight w:val="white"/>
        </w:rPr>
        <w:t xml:space="preserve">              !staticSymbol.UniqueName.Contains(Symbol.NumberId)) {</w:t>
      </w:r>
    </w:p>
    <w:p w14:paraId="12345DF9" w14:textId="77777777" w:rsidR="008F3070" w:rsidRPr="009842AA" w:rsidRDefault="008F3070" w:rsidP="009842AA">
      <w:pPr>
        <w:pStyle w:val="Code"/>
        <w:rPr>
          <w:highlight w:val="white"/>
        </w:rPr>
      </w:pPr>
      <w:r w:rsidRPr="009842AA">
        <w:rPr>
          <w:highlight w:val="white"/>
        </w:rPr>
        <w:t xml:space="preserve">            streamWriter.WriteLine("\tglobal " + staticSymbol.UniqueName);</w:t>
      </w:r>
    </w:p>
    <w:p w14:paraId="7E05C37D" w14:textId="77777777" w:rsidR="008F3070" w:rsidRPr="009842AA" w:rsidRDefault="008F3070" w:rsidP="009842AA">
      <w:pPr>
        <w:pStyle w:val="Code"/>
        <w:rPr>
          <w:highlight w:val="white"/>
        </w:rPr>
      </w:pPr>
      <w:r w:rsidRPr="009842AA">
        <w:rPr>
          <w:highlight w:val="white"/>
        </w:rPr>
        <w:t xml:space="preserve">          }</w:t>
      </w:r>
    </w:p>
    <w:p w14:paraId="3E298ECB" w14:textId="77777777" w:rsidR="008F3070" w:rsidRPr="009842AA" w:rsidRDefault="008F3070" w:rsidP="009842AA">
      <w:pPr>
        <w:pStyle w:val="Code"/>
        <w:rPr>
          <w:highlight w:val="white"/>
        </w:rPr>
      </w:pPr>
      <w:r w:rsidRPr="009842AA">
        <w:rPr>
          <w:highlight w:val="white"/>
        </w:rPr>
        <w:t xml:space="preserve">        }</w:t>
      </w:r>
    </w:p>
    <w:p w14:paraId="5B57C94D" w14:textId="77777777" w:rsidR="008F3070" w:rsidRPr="009842AA" w:rsidRDefault="008F3070" w:rsidP="009842AA">
      <w:pPr>
        <w:pStyle w:val="Code"/>
        <w:rPr>
          <w:highlight w:val="white"/>
        </w:rPr>
      </w:pPr>
      <w:r w:rsidRPr="009842AA">
        <w:rPr>
          <w:highlight w:val="white"/>
        </w:rPr>
        <w:t xml:space="preserve">        streamWriter.WriteLine();</w:t>
      </w:r>
    </w:p>
    <w:p w14:paraId="51D27AB8" w14:textId="01346041" w:rsidR="008F3070" w:rsidRPr="009842AA" w:rsidRDefault="0089524F" w:rsidP="0089524F">
      <w:pPr>
        <w:rPr>
          <w:highlight w:val="white"/>
        </w:rPr>
      </w:pPr>
      <w:r>
        <w:rPr>
          <w:highlight w:val="white"/>
        </w:rPr>
        <w:t>Then we add the names of all extern references.</w:t>
      </w:r>
    </w:p>
    <w:p w14:paraId="12BAC654" w14:textId="77777777" w:rsidR="008F3070" w:rsidRPr="009842AA" w:rsidRDefault="008F3070" w:rsidP="009842AA">
      <w:pPr>
        <w:pStyle w:val="Code"/>
        <w:rPr>
          <w:highlight w:val="white"/>
        </w:rPr>
      </w:pPr>
      <w:r w:rsidRPr="009842AA">
        <w:rPr>
          <w:highlight w:val="white"/>
        </w:rPr>
        <w:t xml:space="preserve">        foreach (string externName in externSet) {</w:t>
      </w:r>
    </w:p>
    <w:p w14:paraId="2257440F" w14:textId="77777777" w:rsidR="008F3070" w:rsidRPr="009842AA" w:rsidRDefault="008F3070" w:rsidP="009842AA">
      <w:pPr>
        <w:pStyle w:val="Code"/>
        <w:rPr>
          <w:highlight w:val="white"/>
        </w:rPr>
      </w:pPr>
      <w:r w:rsidRPr="009842AA">
        <w:rPr>
          <w:highlight w:val="white"/>
        </w:rPr>
        <w:t xml:space="preserve">          streamWriter.WriteLine("\textern " + externName);</w:t>
      </w:r>
    </w:p>
    <w:p w14:paraId="08DAA821" w14:textId="77777777" w:rsidR="008F3070" w:rsidRPr="009842AA" w:rsidRDefault="008F3070" w:rsidP="009842AA">
      <w:pPr>
        <w:pStyle w:val="Code"/>
        <w:rPr>
          <w:highlight w:val="white"/>
        </w:rPr>
      </w:pPr>
      <w:r w:rsidRPr="009842AA">
        <w:rPr>
          <w:highlight w:val="white"/>
        </w:rPr>
        <w:t xml:space="preserve">        }</w:t>
      </w:r>
    </w:p>
    <w:p w14:paraId="4770A1B3" w14:textId="0F9F69C5" w:rsidR="008F3070" w:rsidRPr="009842AA" w:rsidRDefault="0089524F" w:rsidP="0089524F">
      <w:pPr>
        <w:rPr>
          <w:highlight w:val="white"/>
        </w:rPr>
      </w:pPr>
      <w:r>
        <w:rPr>
          <w:highlight w:val="white"/>
        </w:rPr>
        <w:t>If this</w:t>
      </w:r>
      <w:r w:rsidR="001F5571">
        <w:rPr>
          <w:highlight w:val="white"/>
        </w:rPr>
        <w:t xml:space="preserve"> file</w:t>
      </w:r>
      <w:r>
        <w:rPr>
          <w:highlight w:val="white"/>
        </w:rPr>
        <w:t xml:space="preserve"> </w:t>
      </w:r>
      <w:r w:rsidR="002C0B39">
        <w:rPr>
          <w:highlight w:val="white"/>
        </w:rPr>
        <w:t>holds the initialization code</w:t>
      </w:r>
      <w:r>
        <w:rPr>
          <w:highlight w:val="white"/>
        </w:rPr>
        <w:t xml:space="preserve">, we </w:t>
      </w:r>
      <w:r w:rsidR="002C0B39">
        <w:rPr>
          <w:highlight w:val="white"/>
        </w:rPr>
        <w:t>state</w:t>
      </w:r>
      <w:r>
        <w:rPr>
          <w:highlight w:val="white"/>
        </w:rPr>
        <w:t xml:space="preserve"> t</w:t>
      </w:r>
      <w:r w:rsidR="00124599">
        <w:rPr>
          <w:highlight w:val="white"/>
        </w:rPr>
        <w:t xml:space="preserve">hat the </w:t>
      </w:r>
      <w:r w:rsidR="00124599" w:rsidRPr="005A1F8A">
        <w:rPr>
          <w:rStyle w:val="KeyWord0"/>
          <w:highlight w:val="white"/>
        </w:rPr>
        <w:t>_start</w:t>
      </w:r>
      <w:r w:rsidR="00124599">
        <w:rPr>
          <w:highlight w:val="white"/>
        </w:rPr>
        <w:t xml:space="preserve"> marker </w:t>
      </w:r>
      <w:r w:rsidR="005A1F8A">
        <w:rPr>
          <w:highlight w:val="white"/>
        </w:rPr>
        <w:t xml:space="preserve">and the </w:t>
      </w:r>
      <w:r w:rsidR="005A1F8A" w:rsidRPr="005A1F8A">
        <w:rPr>
          <w:rStyle w:val="KeyWord0"/>
          <w:highlight w:val="white"/>
        </w:rPr>
        <w:t>stack top</w:t>
      </w:r>
      <w:r w:rsidR="005A1F8A">
        <w:rPr>
          <w:highlight w:val="white"/>
        </w:rPr>
        <w:t xml:space="preserve"> </w:t>
      </w:r>
      <w:r w:rsidR="00124599">
        <w:rPr>
          <w:highlight w:val="white"/>
        </w:rPr>
        <w:t xml:space="preserve">shall be global; that is, present in this file and </w:t>
      </w:r>
      <w:r w:rsidR="002C0B39">
        <w:rPr>
          <w:highlight w:val="white"/>
        </w:rPr>
        <w:t xml:space="preserve">accessible in </w:t>
      </w:r>
      <w:r w:rsidR="00124599">
        <w:rPr>
          <w:highlight w:val="white"/>
        </w:rPr>
        <w:t xml:space="preserve">other files. </w:t>
      </w:r>
    </w:p>
    <w:p w14:paraId="46F83435" w14:textId="77777777" w:rsidR="008F3070" w:rsidRPr="009842AA" w:rsidRDefault="008F3070" w:rsidP="009842AA">
      <w:pPr>
        <w:pStyle w:val="Code"/>
        <w:rPr>
          <w:highlight w:val="white"/>
        </w:rPr>
      </w:pPr>
      <w:r w:rsidRPr="009842AA">
        <w:rPr>
          <w:highlight w:val="white"/>
        </w:rPr>
        <w:t xml:space="preserve">        if (SymbolTable.InitSymbol != null) {</w:t>
      </w:r>
    </w:p>
    <w:p w14:paraId="3AF7A979" w14:textId="77777777" w:rsidR="008F3070" w:rsidRPr="009842AA" w:rsidRDefault="008F3070" w:rsidP="009842AA">
      <w:pPr>
        <w:pStyle w:val="Code"/>
        <w:rPr>
          <w:highlight w:val="white"/>
        </w:rPr>
      </w:pPr>
      <w:r w:rsidRPr="009842AA">
        <w:rPr>
          <w:highlight w:val="white"/>
        </w:rPr>
        <w:t xml:space="preserve">          streamWriter.WriteLine("\tglobal _start");</w:t>
      </w:r>
    </w:p>
    <w:p w14:paraId="4A2D6717" w14:textId="77777777" w:rsidR="008F3070" w:rsidRPr="009842AA" w:rsidRDefault="008F3070" w:rsidP="009842AA">
      <w:pPr>
        <w:pStyle w:val="Code"/>
        <w:rPr>
          <w:highlight w:val="white"/>
        </w:rPr>
      </w:pPr>
      <w:r w:rsidRPr="009842AA">
        <w:rPr>
          <w:highlight w:val="white"/>
        </w:rPr>
        <w:t xml:space="preserve">          streamWriter.WriteLine("\tglobal " + Linker.StackTopName);</w:t>
      </w:r>
    </w:p>
    <w:p w14:paraId="4AD8B8EB" w14:textId="77777777" w:rsidR="008F3070" w:rsidRPr="009842AA" w:rsidRDefault="008F3070" w:rsidP="009842AA">
      <w:pPr>
        <w:pStyle w:val="Code"/>
        <w:rPr>
          <w:highlight w:val="white"/>
        </w:rPr>
      </w:pPr>
      <w:r w:rsidRPr="009842AA">
        <w:rPr>
          <w:highlight w:val="white"/>
        </w:rPr>
        <w:t xml:space="preserve">        }</w:t>
      </w:r>
    </w:p>
    <w:p w14:paraId="1F372D8D" w14:textId="486F1BCE" w:rsidR="005A1F8A" w:rsidRDefault="002C0B39" w:rsidP="005A1F8A">
      <w:pPr>
        <w:rPr>
          <w:highlight w:val="white"/>
        </w:rPr>
      </w:pPr>
      <w:r>
        <w:rPr>
          <w:highlight w:val="white"/>
        </w:rPr>
        <w:t xml:space="preserve">If this </w:t>
      </w:r>
      <w:r w:rsidR="001F5571">
        <w:rPr>
          <w:highlight w:val="white"/>
        </w:rPr>
        <w:t xml:space="preserve">file </w:t>
      </w:r>
      <w:r>
        <w:rPr>
          <w:highlight w:val="white"/>
        </w:rPr>
        <w:t xml:space="preserve">does not hold the initialization code, </w:t>
      </w:r>
      <w:r w:rsidR="005A1F8A">
        <w:rPr>
          <w:highlight w:val="white"/>
        </w:rPr>
        <w:t xml:space="preserve">we state that the </w:t>
      </w:r>
      <w:r w:rsidR="005A1F8A" w:rsidRPr="005A1F8A">
        <w:rPr>
          <w:rStyle w:val="KeyWord0"/>
          <w:highlight w:val="white"/>
        </w:rPr>
        <w:t>_start</w:t>
      </w:r>
      <w:r w:rsidR="005A1F8A">
        <w:rPr>
          <w:highlight w:val="white"/>
        </w:rPr>
        <w:t xml:space="preserve"> marker is extern; that is, present in another file and accessible in this file.</w:t>
      </w:r>
    </w:p>
    <w:p w14:paraId="773AE7DC" w14:textId="77777777" w:rsidR="008F3070" w:rsidRPr="009842AA" w:rsidRDefault="008F3070" w:rsidP="009842AA">
      <w:pPr>
        <w:pStyle w:val="Code"/>
        <w:rPr>
          <w:highlight w:val="white"/>
        </w:rPr>
      </w:pPr>
      <w:r w:rsidRPr="009842AA">
        <w:rPr>
          <w:highlight w:val="white"/>
        </w:rPr>
        <w:t xml:space="preserve">        else {</w:t>
      </w:r>
    </w:p>
    <w:p w14:paraId="29DDD09E" w14:textId="77777777" w:rsidR="008F3070" w:rsidRPr="009842AA" w:rsidRDefault="008F3070" w:rsidP="009842AA">
      <w:pPr>
        <w:pStyle w:val="Code"/>
        <w:rPr>
          <w:highlight w:val="white"/>
        </w:rPr>
      </w:pPr>
      <w:r w:rsidRPr="009842AA">
        <w:rPr>
          <w:highlight w:val="white"/>
        </w:rPr>
        <w:t xml:space="preserve">          streamWriter.WriteLine("\textern " + Linker.StackTopName);</w:t>
      </w:r>
    </w:p>
    <w:p w14:paraId="3D99143E" w14:textId="77777777" w:rsidR="008F3070" w:rsidRPr="009842AA" w:rsidRDefault="008F3070" w:rsidP="009842AA">
      <w:pPr>
        <w:pStyle w:val="Code"/>
        <w:rPr>
          <w:highlight w:val="white"/>
        </w:rPr>
      </w:pPr>
      <w:r w:rsidRPr="009842AA">
        <w:rPr>
          <w:highlight w:val="white"/>
        </w:rPr>
        <w:t xml:space="preserve">        }</w:t>
      </w:r>
    </w:p>
    <w:p w14:paraId="34AA5602" w14:textId="77777777" w:rsidR="008F3070" w:rsidRPr="009842AA" w:rsidRDefault="008F3070" w:rsidP="009842AA">
      <w:pPr>
        <w:pStyle w:val="Code"/>
        <w:rPr>
          <w:highlight w:val="white"/>
        </w:rPr>
      </w:pPr>
      <w:r w:rsidRPr="009842AA">
        <w:rPr>
          <w:highlight w:val="white"/>
        </w:rPr>
        <w:t xml:space="preserve">        streamWriter.WriteLine();</w:t>
      </w:r>
    </w:p>
    <w:p w14:paraId="05B24925" w14:textId="1C5CADB6" w:rsidR="008F3070" w:rsidRPr="009842AA" w:rsidRDefault="005A1F8A" w:rsidP="00AE46DE">
      <w:pPr>
        <w:rPr>
          <w:highlight w:val="white"/>
        </w:rPr>
      </w:pPr>
      <w:r>
        <w:rPr>
          <w:highlight w:val="white"/>
        </w:rPr>
        <w:t>Then we iterate through the static set and add the text</w:t>
      </w:r>
      <w:r w:rsidR="00AE46DE">
        <w:rPr>
          <w:highlight w:val="white"/>
        </w:rPr>
        <w:t xml:space="preserve"> lists of its symbols.</w:t>
      </w:r>
    </w:p>
    <w:p w14:paraId="23ACCFAF"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37A82BBD" w14:textId="77777777" w:rsidR="008F3070" w:rsidRPr="009842AA" w:rsidRDefault="008F3070" w:rsidP="009842AA">
      <w:pPr>
        <w:pStyle w:val="Code"/>
        <w:rPr>
          <w:highlight w:val="white"/>
        </w:rPr>
      </w:pPr>
      <w:r w:rsidRPr="009842AA">
        <w:rPr>
          <w:highlight w:val="white"/>
        </w:rPr>
        <w:t xml:space="preserve">          StaticSymbolLinux staticSymbolLinux =</w:t>
      </w:r>
    </w:p>
    <w:p w14:paraId="49A2D038" w14:textId="77777777" w:rsidR="008F3070" w:rsidRPr="009842AA" w:rsidRDefault="008F3070" w:rsidP="009842AA">
      <w:pPr>
        <w:pStyle w:val="Code"/>
        <w:rPr>
          <w:highlight w:val="white"/>
        </w:rPr>
      </w:pPr>
      <w:r w:rsidRPr="009842AA">
        <w:rPr>
          <w:highlight w:val="white"/>
        </w:rPr>
        <w:t xml:space="preserve">            (StaticSymbolLinux) staticSymbol;</w:t>
      </w:r>
    </w:p>
    <w:p w14:paraId="061AD707" w14:textId="77777777" w:rsidR="008F3070" w:rsidRPr="009842AA" w:rsidRDefault="008F3070" w:rsidP="009842AA">
      <w:pPr>
        <w:pStyle w:val="Code"/>
        <w:rPr>
          <w:highlight w:val="white"/>
        </w:rPr>
      </w:pPr>
    </w:p>
    <w:p w14:paraId="4EB7E37C" w14:textId="77777777" w:rsidR="008F3070" w:rsidRPr="009842AA" w:rsidRDefault="008F3070" w:rsidP="009842AA">
      <w:pPr>
        <w:pStyle w:val="Code"/>
        <w:rPr>
          <w:highlight w:val="white"/>
        </w:rPr>
      </w:pPr>
      <w:r w:rsidRPr="009842AA">
        <w:rPr>
          <w:highlight w:val="white"/>
        </w:rPr>
        <w:t xml:space="preserve">          streamWriter.WriteLine();</w:t>
      </w:r>
    </w:p>
    <w:p w14:paraId="7F9EF1DF" w14:textId="77777777" w:rsidR="008F3070" w:rsidRPr="009842AA" w:rsidRDefault="008F3070" w:rsidP="009842AA">
      <w:pPr>
        <w:pStyle w:val="Code"/>
        <w:rPr>
          <w:highlight w:val="white"/>
        </w:rPr>
      </w:pPr>
      <w:r w:rsidRPr="009842AA">
        <w:rPr>
          <w:highlight w:val="white"/>
        </w:rPr>
        <w:t xml:space="preserve">          foreach (string line in staticSymbolLinux.TextList) {</w:t>
      </w:r>
    </w:p>
    <w:p w14:paraId="0FB1F273" w14:textId="77777777" w:rsidR="008F3070" w:rsidRPr="009842AA" w:rsidRDefault="008F3070" w:rsidP="009842AA">
      <w:pPr>
        <w:pStyle w:val="Code"/>
        <w:rPr>
          <w:highlight w:val="white"/>
        </w:rPr>
      </w:pPr>
      <w:r w:rsidRPr="009842AA">
        <w:rPr>
          <w:highlight w:val="white"/>
        </w:rPr>
        <w:t xml:space="preserve">            streamWriter.WriteLine(line);</w:t>
      </w:r>
    </w:p>
    <w:p w14:paraId="38AED1C3" w14:textId="77777777" w:rsidR="008F3070" w:rsidRPr="009842AA" w:rsidRDefault="008F3070" w:rsidP="009842AA">
      <w:pPr>
        <w:pStyle w:val="Code"/>
        <w:rPr>
          <w:highlight w:val="white"/>
        </w:rPr>
      </w:pPr>
      <w:r w:rsidRPr="009842AA">
        <w:rPr>
          <w:highlight w:val="white"/>
        </w:rPr>
        <w:t xml:space="preserve">          }</w:t>
      </w:r>
    </w:p>
    <w:p w14:paraId="25B1F138" w14:textId="77777777" w:rsidR="008F3070" w:rsidRPr="009842AA" w:rsidRDefault="008F3070" w:rsidP="009842AA">
      <w:pPr>
        <w:pStyle w:val="Code"/>
        <w:rPr>
          <w:highlight w:val="white"/>
        </w:rPr>
      </w:pPr>
      <w:r w:rsidRPr="009842AA">
        <w:rPr>
          <w:highlight w:val="white"/>
        </w:rPr>
        <w:t xml:space="preserve">        }</w:t>
      </w:r>
    </w:p>
    <w:p w14:paraId="032D61E5" w14:textId="2EE59ADA" w:rsidR="001F5571" w:rsidRPr="009842AA" w:rsidRDefault="001F5571" w:rsidP="001F5571">
      <w:pPr>
        <w:rPr>
          <w:highlight w:val="white"/>
        </w:rPr>
      </w:pPr>
      <w:r>
        <w:rPr>
          <w:highlight w:val="white"/>
        </w:rPr>
        <w:t xml:space="preserve">If this file holds the initialization code, we add the call stack for the activation records at the end of this file. </w:t>
      </w:r>
      <w:r w:rsidR="00D322B0">
        <w:rPr>
          <w:highlight w:val="white"/>
        </w:rPr>
        <w:t>We allocate one megabyte (</w:t>
      </w:r>
      <w:r w:rsidR="00D322B0" w:rsidRPr="009842AA">
        <w:rPr>
          <w:highlight w:val="white"/>
        </w:rPr>
        <w:t>1</w:t>
      </w:r>
      <w:r w:rsidR="00D322B0">
        <w:rPr>
          <w:highlight w:val="white"/>
        </w:rPr>
        <w:t xml:space="preserve"> </w:t>
      </w:r>
      <w:r w:rsidR="00D322B0" w:rsidRPr="009842AA">
        <w:rPr>
          <w:highlight w:val="white"/>
        </w:rPr>
        <w:t>048</w:t>
      </w:r>
      <w:r w:rsidR="00D322B0">
        <w:rPr>
          <w:highlight w:val="white"/>
        </w:rPr>
        <w:t xml:space="preserve"> </w:t>
      </w:r>
      <w:r w:rsidR="00D322B0" w:rsidRPr="009842AA">
        <w:rPr>
          <w:highlight w:val="white"/>
        </w:rPr>
        <w:t>576</w:t>
      </w:r>
      <w:r w:rsidR="00D322B0">
        <w:rPr>
          <w:highlight w:val="white"/>
        </w:rPr>
        <w:t xml:space="preserve"> bytes) for the stack.</w:t>
      </w:r>
    </w:p>
    <w:p w14:paraId="5E15ED97" w14:textId="77777777" w:rsidR="008F3070" w:rsidRPr="009842AA" w:rsidRDefault="008F3070" w:rsidP="009842AA">
      <w:pPr>
        <w:pStyle w:val="Code"/>
        <w:rPr>
          <w:highlight w:val="white"/>
        </w:rPr>
      </w:pPr>
      <w:r w:rsidRPr="009842AA">
        <w:rPr>
          <w:highlight w:val="white"/>
        </w:rPr>
        <w:t xml:space="preserve">        if (SymbolTable.InitSymbol != null) {</w:t>
      </w:r>
    </w:p>
    <w:p w14:paraId="0A48B2DE" w14:textId="77777777" w:rsidR="008F3070" w:rsidRPr="009842AA" w:rsidRDefault="008F3070" w:rsidP="009842AA">
      <w:pPr>
        <w:pStyle w:val="Code"/>
        <w:rPr>
          <w:highlight w:val="white"/>
        </w:rPr>
      </w:pPr>
      <w:r w:rsidRPr="009842AA">
        <w:rPr>
          <w:highlight w:val="white"/>
        </w:rPr>
        <w:t xml:space="preserve">          streamWriter.WriteLine();</w:t>
      </w:r>
    </w:p>
    <w:p w14:paraId="2202AF8A" w14:textId="77777777" w:rsidR="008F3070" w:rsidRPr="009842AA" w:rsidRDefault="008F3070" w:rsidP="009842AA">
      <w:pPr>
        <w:pStyle w:val="Code"/>
        <w:rPr>
          <w:highlight w:val="white"/>
        </w:rPr>
      </w:pPr>
      <w:r w:rsidRPr="009842AA">
        <w:rPr>
          <w:highlight w:val="white"/>
        </w:rPr>
        <w:t xml:space="preserve">          streamWriter.WriteLine("section .data");</w:t>
      </w:r>
    </w:p>
    <w:p w14:paraId="033D4D7E" w14:textId="77777777" w:rsidR="00D322B0" w:rsidRDefault="008F3070" w:rsidP="009842AA">
      <w:pPr>
        <w:pStyle w:val="Code"/>
        <w:rPr>
          <w:highlight w:val="white"/>
        </w:rPr>
      </w:pPr>
      <w:r w:rsidRPr="009842AA">
        <w:rPr>
          <w:highlight w:val="white"/>
        </w:rPr>
        <w:t xml:space="preserve">          streamWriter.WriteLine(Linker.StackTopName +</w:t>
      </w:r>
    </w:p>
    <w:p w14:paraId="5C150025" w14:textId="159F0013" w:rsidR="008F3070" w:rsidRPr="009842AA" w:rsidRDefault="00D322B0" w:rsidP="009842AA">
      <w:pPr>
        <w:pStyle w:val="Code"/>
        <w:rPr>
          <w:highlight w:val="white"/>
        </w:rPr>
      </w:pPr>
      <w:r>
        <w:rPr>
          <w:highlight w:val="white"/>
        </w:rPr>
        <w:t xml:space="preserve">                                </w:t>
      </w:r>
      <w:r w:rsidR="008F3070" w:rsidRPr="009842AA">
        <w:rPr>
          <w:highlight w:val="white"/>
        </w:rPr>
        <w:t xml:space="preserve"> ":\ttimes 1048576 db 0");</w:t>
      </w:r>
    </w:p>
    <w:p w14:paraId="2CB3826E" w14:textId="77777777" w:rsidR="008F3070" w:rsidRPr="009842AA" w:rsidRDefault="008F3070" w:rsidP="009842AA">
      <w:pPr>
        <w:pStyle w:val="Code"/>
        <w:rPr>
          <w:highlight w:val="white"/>
        </w:rPr>
      </w:pPr>
      <w:r w:rsidRPr="009842AA">
        <w:rPr>
          <w:highlight w:val="white"/>
        </w:rPr>
        <w:t xml:space="preserve">        }</w:t>
      </w:r>
    </w:p>
    <w:p w14:paraId="7D9F7A84" w14:textId="77777777" w:rsidR="008F3070" w:rsidRPr="009842AA" w:rsidRDefault="008F3070" w:rsidP="009842AA">
      <w:pPr>
        <w:pStyle w:val="Code"/>
        <w:rPr>
          <w:highlight w:val="white"/>
        </w:rPr>
      </w:pPr>
    </w:p>
    <w:p w14:paraId="6A2C21DF" w14:textId="77777777" w:rsidR="008F3070" w:rsidRPr="009842AA" w:rsidRDefault="008F3070" w:rsidP="009842AA">
      <w:pPr>
        <w:pStyle w:val="Code"/>
        <w:rPr>
          <w:highlight w:val="white"/>
        </w:rPr>
      </w:pPr>
      <w:r w:rsidRPr="009842AA">
        <w:rPr>
          <w:highlight w:val="white"/>
        </w:rPr>
        <w:t xml:space="preserve">        streamWriter.Close();</w:t>
      </w:r>
    </w:p>
    <w:p w14:paraId="3A1C5508" w14:textId="083FC4C7" w:rsidR="008F3070" w:rsidRDefault="008F3070" w:rsidP="009842AA">
      <w:pPr>
        <w:pStyle w:val="Code"/>
        <w:rPr>
          <w:highlight w:val="white"/>
        </w:rPr>
      </w:pPr>
      <w:r w:rsidRPr="009842AA">
        <w:rPr>
          <w:highlight w:val="white"/>
        </w:rPr>
        <w:t xml:space="preserve">      }</w:t>
      </w:r>
    </w:p>
    <w:p w14:paraId="116CCA1B" w14:textId="77777777" w:rsidR="009E5A2C" w:rsidRPr="009842AA" w:rsidRDefault="009E5A2C" w:rsidP="009842AA">
      <w:pPr>
        <w:pStyle w:val="Code"/>
        <w:rPr>
          <w:highlight w:val="white"/>
        </w:rPr>
      </w:pPr>
    </w:p>
    <w:p w14:paraId="2CF597D9" w14:textId="35EDBFD0"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423AF2A6" w:rsidR="000848EB" w:rsidRDefault="009677C8" w:rsidP="009677C8">
      <w:pPr>
        <w:pStyle w:val="Rubrik3"/>
        <w:rPr>
          <w:highlight w:val="white"/>
        </w:rPr>
      </w:pPr>
      <w:bookmarkStart w:id="17" w:name="_Toc53991000"/>
      <w:r>
        <w:rPr>
          <w:highlight w:val="white"/>
        </w:rPr>
        <w:t>Is the Object File Up To Date</w:t>
      </w:r>
      <w:r w:rsidR="00C522A7">
        <w:rPr>
          <w:highlight w:val="white"/>
        </w:rPr>
        <w:t>?</w:t>
      </w:r>
      <w:bookmarkEnd w:id="17"/>
    </w:p>
    <w:p w14:paraId="7BAE3C57" w14:textId="73FC687B"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include file set;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1B302928"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 </w:t>
      </w:r>
      <w:r w:rsidR="00442E0E">
        <w:rPr>
          <w:highlight w:val="white"/>
        </w:rPr>
        <w:t>generated</w:t>
      </w:r>
      <w:r>
        <w:rPr>
          <w:highlight w:val="white"/>
        </w:rPr>
        <w:t xml:space="preserve"> file is up to date;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F3279E">
        <w:rPr>
          <w:highlight w:val="white"/>
        </w:rPr>
        <w:t>became</w:t>
      </w:r>
      <w:r w:rsidR="00194D19">
        <w:rPr>
          <w:highlight w:val="white"/>
        </w:rPr>
        <w:t xml:space="preserve"> generated.</w:t>
      </w:r>
    </w:p>
    <w:p w14:paraId="5D2CC9A7" w14:textId="77777777" w:rsidR="00301597" w:rsidRPr="00301597" w:rsidRDefault="00301597" w:rsidP="00301597">
      <w:pPr>
        <w:pStyle w:val="Code"/>
        <w:rPr>
          <w:highlight w:val="white"/>
        </w:rPr>
      </w:pPr>
      <w:r w:rsidRPr="00301597">
        <w:rPr>
          <w:highlight w:val="white"/>
        </w:rPr>
        <w:t xml:space="preserve">    public static bool IsGeneratedFileUpToDate(FileInfo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73424A9"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it is obviously not up to date, so we return false.</w:t>
      </w:r>
      <w:r w:rsidR="00FC6A53">
        <w:rPr>
          <w:highlight w:val="white"/>
        </w:rPr>
        <w:t xml:space="preserve"> If the dependency set file does not exist, we have to assume that there are 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58A8E3C5" w14:textId="77777777" w:rsidR="00DB2FB7" w:rsidRPr="00F40AE2" w:rsidRDefault="00DB2FB7" w:rsidP="00F40AE2">
      <w:pPr>
        <w:pStyle w:val="Code"/>
        <w:rPr>
          <w:highlight w:val="white"/>
        </w:rPr>
      </w:pP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lastRenderedPageBreak/>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1436D650"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up to date </w:t>
      </w:r>
      <w:r>
        <w:rPr>
          <w:highlight w:val="white"/>
        </w:rPr>
        <w:t xml:space="preserve">and </w:t>
      </w:r>
      <w:r w:rsidR="00230C0B">
        <w:rPr>
          <w:highlight w:val="white"/>
        </w:rPr>
        <w:t xml:space="preserve">we </w:t>
      </w:r>
      <w:r>
        <w:rPr>
          <w:highlight w:val="white"/>
        </w:rPr>
        <w:t>return false.</w:t>
      </w:r>
    </w:p>
    <w:p w14:paraId="50227AE8" w14:textId="214B610F"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722E5E7"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w:t>
      </w:r>
      <w:r w:rsidR="00442E0E">
        <w:rPr>
          <w:highlight w:val="white"/>
        </w:rPr>
        <w:t>generated</w:t>
      </w:r>
      <w:r w:rsidR="001E1611">
        <w:rPr>
          <w:highlight w:val="white"/>
        </w:rPr>
        <w:t xml:space="preserve"> file)</w:t>
      </w:r>
      <w:r>
        <w:rPr>
          <w:highlight w:val="white"/>
        </w:rPr>
        <w:t xml:space="preserve">, the </w:t>
      </w:r>
      <w:r w:rsidR="00442E0E">
        <w:rPr>
          <w:highlight w:val="white"/>
        </w:rPr>
        <w:t>generated</w:t>
      </w:r>
      <w:r w:rsidR="00230C0B">
        <w:rPr>
          <w:highlight w:val="white"/>
        </w:rPr>
        <w:t xml:space="preserve">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lastRenderedPageBreak/>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8" w:name="_Toc53991001"/>
      <w:bookmarkEnd w:id="14"/>
      <w:r w:rsidRPr="00EC76D5">
        <w:lastRenderedPageBreak/>
        <w:t>Scanning</w:t>
      </w:r>
      <w:bookmarkEnd w:id="18"/>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9" w:name="_Toc53991002"/>
      <w:r w:rsidRPr="00EC76D5">
        <w:t>The typedef-name Problem</w:t>
      </w:r>
      <w:bookmarkEnd w:id="19"/>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20" w:name="_Toc53991003"/>
      <w:r w:rsidRPr="00EC76D5">
        <w:t>The Scanner</w:t>
      </w:r>
      <w:bookmarkEnd w:id="20"/>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21"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21"/>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22" w:name="_Ref418260937"/>
      <w:r w:rsidRPr="00EC76D5">
        <w:rPr>
          <w:highlight w:val="white"/>
        </w:rPr>
        <w:t>STRING_VALUE \"(\\\"|[^"])*\"</w:t>
      </w:r>
    </w:p>
    <w:p w14:paraId="0B52126E" w14:textId="5F35B344" w:rsidR="000C4259" w:rsidRPr="00EC76D5" w:rsidRDefault="000C4259" w:rsidP="000C4259">
      <w:pPr>
        <w:rPr>
          <w:highlight w:val="white"/>
        </w:rPr>
      </w:pPr>
      <w:r>
        <w:rPr>
          <w:highlight w:val="white"/>
        </w:rPr>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18288D" w:rsidRDefault="00C31697" w:rsidP="0018288D">
      <w:pPr>
        <w:pStyle w:val="Code"/>
        <w:rPr>
          <w:highlight w:val="white"/>
        </w:rPr>
      </w:pPr>
    </w:p>
    <w:p w14:paraId="10E986D3" w14:textId="77777777" w:rsidR="0018288D" w:rsidRPr="0018288D" w:rsidRDefault="0018288D" w:rsidP="0018288D">
      <w:pPr>
        <w:pStyle w:val="Code"/>
        <w:rPr>
          <w:highlight w:val="white"/>
        </w:rPr>
      </w:pPr>
      <w:r w:rsidRPr="0018288D">
        <w:rPr>
          <w:highlight w:val="white"/>
        </w:rPr>
        <w:t xml:space="preserve">    if (Start.Linux &amp;&amp; (name.Equals("abs") ||</w:t>
      </w:r>
    </w:p>
    <w:p w14:paraId="69E5FC44" w14:textId="77777777" w:rsidR="0018288D" w:rsidRPr="0018288D" w:rsidRDefault="0018288D" w:rsidP="0018288D">
      <w:pPr>
        <w:pStyle w:val="Code"/>
        <w:rPr>
          <w:highlight w:val="white"/>
        </w:rPr>
      </w:pPr>
      <w:r w:rsidRPr="0018288D">
        <w:rPr>
          <w:highlight w:val="white"/>
        </w:rPr>
        <w:t xml:space="preserve">        name.Equals("_start") || name.Equals("section") ||</w:t>
      </w:r>
    </w:p>
    <w:p w14:paraId="370BBA52" w14:textId="77777777" w:rsidR="0018288D" w:rsidRPr="0018288D" w:rsidRDefault="0018288D" w:rsidP="0018288D">
      <w:pPr>
        <w:pStyle w:val="Code"/>
        <w:rPr>
          <w:highlight w:val="white"/>
        </w:rPr>
      </w:pPr>
      <w:r w:rsidRPr="0018288D">
        <w:rPr>
          <w:highlight w:val="white"/>
        </w:rPr>
        <w:t xml:space="preserve">        name.Equals("extern") || name.Equals("global"))) {</w:t>
      </w:r>
    </w:p>
    <w:p w14:paraId="57F7B673" w14:textId="77777777" w:rsidR="0018288D" w:rsidRPr="0018288D" w:rsidRDefault="0018288D" w:rsidP="0018288D">
      <w:pPr>
        <w:pStyle w:val="Code"/>
        <w:rPr>
          <w:highlight w:val="white"/>
        </w:rPr>
      </w:pPr>
      <w:r w:rsidRPr="0018288D">
        <w:rPr>
          <w:highlight w:val="white"/>
        </w:rPr>
        <w:t xml:space="preserve">      name = Symbol.FileMarker + name;</w:t>
      </w:r>
    </w:p>
    <w:p w14:paraId="551F51BD" w14:textId="77777777" w:rsidR="0018288D" w:rsidRPr="0018288D" w:rsidRDefault="0018288D" w:rsidP="0018288D">
      <w:pPr>
        <w:pStyle w:val="Code"/>
        <w:rPr>
          <w:highlight w:val="white"/>
        </w:rPr>
      </w:pPr>
      <w:r w:rsidRPr="0018288D">
        <w:rPr>
          <w:highlight w:val="white"/>
        </w:rPr>
        <w:t xml:space="preserve">    }</w:t>
      </w:r>
    </w:p>
    <w:p w14:paraId="4F23AF58" w14:textId="77777777" w:rsidR="00C31697" w:rsidRPr="0018288D" w:rsidRDefault="00C31697" w:rsidP="0018288D">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3" w:name="_Toc53991004"/>
      <w:r w:rsidRPr="00EC76D5">
        <w:t>Parsing</w:t>
      </w:r>
      <w:bookmarkEnd w:id="22"/>
      <w:bookmarkEnd w:id="23"/>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4" w:name="_Toc53991005"/>
      <w:r w:rsidRPr="00EC76D5">
        <w:t>Declarations</w:t>
      </w:r>
      <w:bookmarkEnd w:id="24"/>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5" w:author="Stefan Bjornander" w:date="2015-04-26T09:16:00Z">
        <w:r w:rsidR="000865C3" w:rsidRPr="00EC76D5">
          <w:t xml:space="preserve">The </w:t>
        </w:r>
      </w:ins>
      <w:r w:rsidR="00563AF1">
        <w:rPr>
          <w:rStyle w:val="KeyWord0"/>
        </w:rPr>
        <w:t>source_code_file</w:t>
      </w:r>
      <w:ins w:id="26"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7" w:name="_Toc53991006"/>
      <w:r>
        <w:t>Backpatching</w:t>
      </w:r>
      <w:bookmarkEnd w:id="27"/>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8" w:name="_Toc53991007"/>
      <w:r w:rsidRPr="00EC76D5">
        <w:t>Function</w:t>
      </w:r>
      <w:r w:rsidR="00015AA9" w:rsidRPr="00EC76D5">
        <w:t xml:space="preserve"> </w:t>
      </w:r>
      <w:r w:rsidR="00FC52DE">
        <w:t>Definition</w:t>
      </w:r>
      <w:bookmarkEnd w:id="28"/>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2B755C9B" w:rsidR="00E52658" w:rsidRDefault="00E52658" w:rsidP="00E52658">
      <w:pPr>
        <w:pStyle w:val="Code"/>
        <w:rPr>
          <w:highlight w:val="white"/>
        </w:rPr>
      </w:pPr>
      <w:r w:rsidRPr="00E52658">
        <w:rPr>
          <w:highlight w:val="white"/>
        </w:rPr>
        <w:t xml:space="preserve">        List&lt;string&gt; textList = new List&lt;string&gt;();</w:t>
      </w:r>
    </w:p>
    <w:p w14:paraId="506E7701" w14:textId="77777777" w:rsidR="00551E0A" w:rsidRPr="00551E0A" w:rsidRDefault="00551E0A" w:rsidP="00551E0A">
      <w:pPr>
        <w:pStyle w:val="Code"/>
        <w:rPr>
          <w:highlight w:val="white"/>
        </w:rPr>
      </w:pPr>
    </w:p>
    <w:p w14:paraId="1A4E87C6" w14:textId="77777777" w:rsidR="00551E0A" w:rsidRDefault="00551E0A" w:rsidP="00551E0A">
      <w:pPr>
        <w:pStyle w:val="Code"/>
        <w:rPr>
          <w:highlight w:val="white"/>
        </w:rPr>
      </w:pPr>
      <w:r w:rsidRPr="00551E0A">
        <w:rPr>
          <w:highlight w:val="white"/>
        </w:rPr>
        <w:t xml:space="preserve">        if (SymbolTable.CurrentFunction.UniqueName.</w:t>
      </w:r>
    </w:p>
    <w:p w14:paraId="26398692" w14:textId="73422881" w:rsidR="00551E0A" w:rsidRPr="00551E0A" w:rsidRDefault="00551E0A" w:rsidP="00551E0A">
      <w:pPr>
        <w:pStyle w:val="Code"/>
        <w:rPr>
          <w:highlight w:val="white"/>
        </w:rPr>
      </w:pPr>
      <w:r>
        <w:rPr>
          <w:highlight w:val="white"/>
        </w:rPr>
        <w:t xml:space="preserve">            </w:t>
      </w:r>
      <w:r w:rsidRPr="00551E0A">
        <w:rPr>
          <w:highlight w:val="white"/>
        </w:rPr>
        <w:t>Equals(AssemblyCodeGenerator.MainName)) {</w:t>
      </w:r>
    </w:p>
    <w:p w14:paraId="07EC62F6" w14:textId="79B9E7FC" w:rsidR="00551E0A" w:rsidRPr="00551E0A" w:rsidRDefault="00551E0A" w:rsidP="00551E0A">
      <w:pPr>
        <w:pStyle w:val="Code"/>
        <w:rPr>
          <w:highlight w:val="white"/>
        </w:rPr>
      </w:pPr>
      <w:r w:rsidRPr="00551E0A">
        <w:rPr>
          <w:highlight w:val="white"/>
        </w:rPr>
        <w:t xml:space="preserve">          textList.AddRange(SymbolTable.</w:t>
      </w:r>
      <w:r w:rsidR="008D41BF">
        <w:rPr>
          <w:highlight w:val="white"/>
        </w:rPr>
        <w:t>Init</w:t>
      </w:r>
      <w:r w:rsidRPr="00551E0A">
        <w:rPr>
          <w:highlight w:val="white"/>
        </w:rPr>
        <w:t>Symbol.TextList);</w:t>
      </w:r>
    </w:p>
    <w:p w14:paraId="129D3BA1" w14:textId="77777777" w:rsidR="00551E0A" w:rsidRPr="00551E0A" w:rsidRDefault="00551E0A" w:rsidP="00551E0A">
      <w:pPr>
        <w:pStyle w:val="Code"/>
        <w:rPr>
          <w:highlight w:val="white"/>
        </w:rPr>
      </w:pPr>
    </w:p>
    <w:p w14:paraId="3505552C" w14:textId="77777777" w:rsidR="00551E0A" w:rsidRPr="00551E0A" w:rsidRDefault="00551E0A" w:rsidP="00551E0A">
      <w:pPr>
        <w:pStyle w:val="Code"/>
        <w:rPr>
          <w:highlight w:val="white"/>
        </w:rPr>
      </w:pPr>
      <w:r w:rsidRPr="00551E0A">
        <w:rPr>
          <w:highlight w:val="white"/>
        </w:rPr>
        <w:t xml:space="preserve">          if (SymbolTable.ArgsSymbol != null) {</w:t>
      </w:r>
    </w:p>
    <w:p w14:paraId="28A14FFA" w14:textId="77777777" w:rsidR="00551E0A" w:rsidRPr="00551E0A" w:rsidRDefault="00551E0A" w:rsidP="00551E0A">
      <w:pPr>
        <w:pStyle w:val="Code"/>
        <w:rPr>
          <w:highlight w:val="white"/>
        </w:rPr>
      </w:pPr>
      <w:r w:rsidRPr="00551E0A">
        <w:rPr>
          <w:highlight w:val="white"/>
        </w:rPr>
        <w:t xml:space="preserve">            textList.AddRange(SymbolTable.ArgsSymbol.TextList);</w:t>
      </w:r>
    </w:p>
    <w:p w14:paraId="4F85FF3D" w14:textId="77777777" w:rsidR="00551E0A" w:rsidRPr="00551E0A" w:rsidRDefault="00551E0A" w:rsidP="00551E0A">
      <w:pPr>
        <w:pStyle w:val="Code"/>
        <w:rPr>
          <w:highlight w:val="white"/>
        </w:rPr>
      </w:pPr>
      <w:r w:rsidRPr="00551E0A">
        <w:rPr>
          <w:highlight w:val="white"/>
        </w:rPr>
        <w:t xml:space="preserve">          }</w:t>
      </w:r>
    </w:p>
    <w:p w14:paraId="629DA3B2" w14:textId="77777777" w:rsidR="00551E0A" w:rsidRPr="00551E0A" w:rsidRDefault="00551E0A" w:rsidP="00551E0A">
      <w:pPr>
        <w:pStyle w:val="Code"/>
        <w:rPr>
          <w:highlight w:val="white"/>
        </w:rPr>
      </w:pPr>
      <w:r w:rsidRPr="00551E0A">
        <w:rPr>
          <w:highlight w:val="white"/>
        </w:rPr>
        <w:t xml:space="preserve">        }</w:t>
      </w:r>
    </w:p>
    <w:p w14:paraId="549DCA04" w14:textId="77777777" w:rsidR="00551E0A" w:rsidRPr="00551E0A" w:rsidRDefault="00551E0A" w:rsidP="00551E0A">
      <w:pPr>
        <w:pStyle w:val="Code"/>
        <w:rPr>
          <w:highlight w:val="white"/>
        </w:rPr>
      </w:pPr>
      <w:r w:rsidRPr="00551E0A">
        <w:rPr>
          <w:highlight w:val="white"/>
        </w:rPr>
        <w:t xml:space="preserve">        else {</w:t>
      </w:r>
    </w:p>
    <w:p w14:paraId="445BD9F0" w14:textId="77777777" w:rsidR="00551E0A" w:rsidRPr="00551E0A" w:rsidRDefault="00551E0A" w:rsidP="00551E0A">
      <w:pPr>
        <w:pStyle w:val="Code"/>
        <w:rPr>
          <w:highlight w:val="white"/>
        </w:rPr>
      </w:pPr>
      <w:r w:rsidRPr="00551E0A">
        <w:rPr>
          <w:highlight w:val="white"/>
        </w:rPr>
        <w:t xml:space="preserve">          textList.Add("section .text");</w:t>
      </w:r>
    </w:p>
    <w:p w14:paraId="12C4A7E7" w14:textId="77777777" w:rsidR="00551E0A" w:rsidRPr="00551E0A" w:rsidRDefault="00551E0A" w:rsidP="00551E0A">
      <w:pPr>
        <w:pStyle w:val="Code"/>
        <w:rPr>
          <w:highlight w:val="white"/>
        </w:rPr>
      </w:pPr>
      <w:r w:rsidRPr="00551E0A">
        <w:rPr>
          <w:highlight w:val="white"/>
        </w:rPr>
        <w:t xml:space="preserve">        }</w:t>
      </w:r>
    </w:p>
    <w:p w14:paraId="23C1B3A4" w14:textId="77777777" w:rsidR="00551E0A" w:rsidRPr="00551E0A" w:rsidRDefault="00551E0A" w:rsidP="00551E0A">
      <w:pPr>
        <w:pStyle w:val="Code"/>
        <w:rPr>
          <w:highlight w:val="white"/>
        </w:rPr>
      </w:pPr>
    </w:p>
    <w:p w14:paraId="72882506" w14:textId="53F2C6CE"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9" w:name="_Toc53991008"/>
      <w:r>
        <w:rPr>
          <w:highlight w:val="white"/>
        </w:rPr>
        <w:t>Specifier</w:t>
      </w:r>
      <w:r w:rsidR="0095481A">
        <w:rPr>
          <w:highlight w:val="white"/>
        </w:rPr>
        <w:t xml:space="preserve"> List</w:t>
      </w:r>
      <w:bookmarkEnd w:id="29"/>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30" w:name="_Toc53991009"/>
      <w:r>
        <w:rPr>
          <w:highlight w:val="white"/>
        </w:rPr>
        <w:t>Declarator</w:t>
      </w:r>
      <w:bookmarkEnd w:id="30"/>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31" w:name="_Toc53991010"/>
      <w:r>
        <w:rPr>
          <w:highlight w:val="white"/>
          <w:lang w:val="sv-SE"/>
        </w:rPr>
        <w:t>Stat</w:t>
      </w:r>
      <w:r w:rsidR="008E06B1">
        <w:rPr>
          <w:highlight w:val="white"/>
          <w:lang w:val="sv-SE"/>
        </w:rPr>
        <w:t>e</w:t>
      </w:r>
      <w:r>
        <w:rPr>
          <w:highlight w:val="white"/>
          <w:lang w:val="sv-SE"/>
        </w:rPr>
        <w:t>ments</w:t>
      </w:r>
      <w:bookmarkEnd w:id="31"/>
    </w:p>
    <w:p w14:paraId="1D5ED6B3" w14:textId="17B3BA07" w:rsidR="00E40B78" w:rsidRPr="00EC76D5" w:rsidRDefault="00E40B78" w:rsidP="00C901A8">
      <w:r w:rsidRPr="00EC76D5">
        <w:t xml:space="preserve">The </w:t>
      </w:r>
      <w:r w:rsidR="001A47DA">
        <w:rPr>
          <w:rStyle w:val="CodeInText"/>
        </w:rPr>
        <w:t>G</w:t>
      </w:r>
      <w:r w:rsidRPr="00EC76D5">
        <w:rPr>
          <w:rStyle w:val="CodeInText"/>
        </w:rPr>
        <w:t>enerateFunctionCode</w:t>
      </w:r>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r w:rsidRPr="00EC76D5">
        <w:rPr>
          <w:rStyle w:val="CodeInText"/>
        </w:rPr>
        <w:t>generate</w:t>
      </w:r>
      <w:r w:rsidR="005F79CB">
        <w:rPr>
          <w:rStyle w:val="CodeInText"/>
        </w:rPr>
        <w:t>Assembly</w:t>
      </w:r>
      <w:r w:rsidRPr="00EC76D5">
        <w:rPr>
          <w:rStyle w:val="CodeInText"/>
        </w:rPr>
        <w:t>Text</w:t>
      </w:r>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32" w:name="_Ref418259975"/>
      <w:bookmarkStart w:id="33" w:name="_Toc53991011"/>
      <w:r>
        <w:t xml:space="preserve">The </w:t>
      </w:r>
      <w:r w:rsidR="009916E4">
        <w:t>Nested</w:t>
      </w:r>
      <w:r w:rsidR="00027231">
        <w:t>-</w:t>
      </w:r>
      <w:r w:rsidR="009916E4">
        <w:t>I</w:t>
      </w:r>
      <w:r w:rsidR="00B075C3">
        <w:t>f</w:t>
      </w:r>
      <w:r w:rsidR="00027231">
        <w:t xml:space="preserve"> </w:t>
      </w:r>
      <w:r>
        <w:t>Problem</w:t>
      </w:r>
      <w:bookmarkEnd w:id="33"/>
    </w:p>
    <w:p w14:paraId="649A08E8" w14:textId="7701099C" w:rsidR="00516DD1" w:rsidRDefault="00516DD1">
      <w:pPr>
        <w:rPr>
          <w:ins w:id="34" w:author="Stefan Bjornander" w:date="2015-04-26T09:44:00Z"/>
        </w:rPr>
        <w:pPrChange w:id="35" w:author="Stefan Bjornander" w:date="2015-04-26T09:25:00Z">
          <w:pPr>
            <w:pStyle w:val="Code"/>
          </w:pPr>
        </w:pPrChange>
      </w:pPr>
      <w:ins w:id="36" w:author="Stefan Bjornander" w:date="2015-04-26T09:27:00Z">
        <w:r>
          <w:t xml:space="preserve">The </w:t>
        </w:r>
        <w:r>
          <w:rPr>
            <w:rStyle w:val="CodeInText"/>
            <w:i/>
            <w:noProof/>
            <w:rPrChange w:id="37" w:author="Stefan Bjornander" w:date="2015-04-26T09:43:00Z">
              <w:rPr>
                <w:rStyle w:val="CodeInText"/>
              </w:rPr>
            </w:rPrChange>
          </w:rPr>
          <w:t>if-else</w:t>
        </w:r>
        <w:r>
          <w:rPr>
            <w:noProof/>
          </w:rPr>
          <w:t xml:space="preserve"> problem</w:t>
        </w:r>
      </w:ins>
      <w:r w:rsidR="00577A23" w:rsidRPr="00577A23">
        <w:t xml:space="preserve"> </w:t>
      </w:r>
      <w:del w:id="38" w:author="Stefan Bjornander" w:date="2015-04-26T09:43:00Z">
        <w:r>
          <w:rPr>
            <w:noProof/>
          </w:rPr>
          <w:delText xml:space="preserve">In </w:delText>
        </w:r>
      </w:del>
      <w:ins w:id="39" w:author="Stefan Bjornander" w:date="2015-04-26T09:45:00Z">
        <w:r>
          <w:rPr>
            <w:noProof/>
          </w:rPr>
          <w:t xml:space="preserve">is the problem of </w:t>
        </w:r>
      </w:ins>
      <w:ins w:id="40" w:author="Stefan Bjornander" w:date="2015-04-26T09:51:00Z">
        <w:r>
          <w:rPr>
            <w:noProof/>
          </w:rPr>
          <w:t>syntac</w:t>
        </w:r>
      </w:ins>
      <w:ins w:id="41" w:author="Stefan Bjornander" w:date="2015-04-26T09:53:00Z">
        <w:r>
          <w:rPr>
            <w:noProof/>
          </w:rPr>
          <w:t xml:space="preserve">tically </w:t>
        </w:r>
      </w:ins>
      <w:ins w:id="42" w:author="Stefan Bjornander" w:date="2015-04-26T09:45:00Z">
        <w:r>
          <w:rPr>
            <w:noProof/>
          </w:rPr>
          <w:t xml:space="preserve">interpret </w:t>
        </w:r>
      </w:ins>
      <w:del w:id="43" w:author="Stefan Bjornander" w:date="2015-04-26T09:45:00Z">
        <w:r>
          <w:rPr>
            <w:noProof/>
          </w:rPr>
          <w:delText xml:space="preserve">the </w:delText>
        </w:r>
      </w:del>
      <w:ins w:id="44" w:author="Stefan Bjornander" w:date="2015-04-26T09:45:00Z">
        <w:r>
          <w:rPr>
            <w:noProof/>
          </w:rPr>
          <w:t>the leftmost source code below.</w:t>
        </w:r>
      </w:ins>
      <w:ins w:id="45" w:author="Stefan Bjornander" w:date="2015-04-26T09:47:00Z">
        <w:r>
          <w:rPr>
            <w:noProof/>
          </w:rPr>
          <w:t xml:space="preserve"> Semantically, the middle interpretation </w:t>
        </w:r>
      </w:ins>
      <w:r>
        <w:rPr>
          <w:noProof/>
        </w:rPr>
        <w:t xml:space="preserve">of the left statement </w:t>
      </w:r>
      <w:ins w:id="46" w:author="Stefan Bjornander" w:date="2015-04-26T09:47:00Z">
        <w:r>
          <w:rPr>
            <w:noProof/>
          </w:rPr>
          <w:t xml:space="preserve">is the correct one, each </w:t>
        </w:r>
        <w:r>
          <w:rPr>
            <w:rStyle w:val="CodeInText"/>
            <w:i/>
            <w:noProof/>
            <w:rPrChange w:id="47" w:author="Stefan Bjornander" w:date="2015-04-26T09:48:00Z">
              <w:rPr>
                <w:rStyle w:val="CodeInText"/>
              </w:rPr>
            </w:rPrChange>
          </w:rPr>
          <w:t>else</w:t>
        </w:r>
        <w:r>
          <w:rPr>
            <w:noProof/>
          </w:rPr>
          <w:t xml:space="preserve"> shall be</w:t>
        </w:r>
      </w:ins>
      <w:ins w:id="48" w:author="Stefan Bjornander" w:date="2015-04-26T09:58:00Z">
        <w:r>
          <w:rPr>
            <w:noProof/>
          </w:rPr>
          <w:t xml:space="preserve"> connected</w:t>
        </w:r>
      </w:ins>
      <w:ins w:id="49" w:author="Stefan Bjornander" w:date="2015-04-26T09:47:00Z">
        <w:r>
          <w:rPr>
            <w:noProof/>
          </w:rPr>
          <w:t xml:space="preserve"> to the </w:t>
        </w:r>
      </w:ins>
      <w:ins w:id="50" w:author="Stefan Bjornander" w:date="2015-04-26T09:59:00Z">
        <w:r>
          <w:rPr>
            <w:noProof/>
          </w:rPr>
          <w:t xml:space="preserve">latest preceding </w:t>
        </w:r>
      </w:ins>
      <w:ins w:id="51" w:author="Stefan Bjornander" w:date="2015-04-26T09:48:00Z">
        <w:r>
          <w:rPr>
            <w:rStyle w:val="CodeInText"/>
            <w:i/>
            <w:noProof/>
            <w:rPrChange w:id="52" w:author="Stefan Bjornander" w:date="2015-04-26T09:48:00Z">
              <w:rPr>
                <w:rStyle w:val="CodeInText"/>
              </w:rPr>
            </w:rPrChange>
          </w:rPr>
          <w:t>if</w:t>
        </w:r>
        <w:r>
          <w:rPr>
            <w:noProof/>
          </w:rPr>
          <w:t>.</w:t>
        </w:r>
      </w:ins>
      <w:r w:rsidR="00423247">
        <w:rPr>
          <w:noProof/>
        </w:rPr>
        <w:t xml:space="preserve"> </w:t>
      </w:r>
      <w:ins w:id="53" w:author="Stefan Bjornander" w:date="2015-04-26T09:28:00Z">
        <w:r w:rsidR="00423247">
          <w:t xml:space="preserve">In other </w:t>
        </w:r>
      </w:ins>
      <w:ins w:id="54" w:author="Stefan Bjornander" w:date="2015-04-26T09:29:00Z">
        <w:r w:rsidR="00423247">
          <w:t>languages</w:t>
        </w:r>
      </w:ins>
      <w:ins w:id="55" w:author="Stefan Bjornander" w:date="2015-04-26T09:41:00Z">
        <w:r w:rsidR="00423247">
          <w:t>,</w:t>
        </w:r>
      </w:ins>
      <w:ins w:id="56" w:author="Stefan Bjornander" w:date="2015-04-26T09:28:00Z">
        <w:r w:rsidR="00423247">
          <w:t xml:space="preserve"> </w:t>
        </w:r>
      </w:ins>
      <w:ins w:id="57" w:author="Stefan Bjornander" w:date="2015-04-26T09:41:00Z">
        <w:r w:rsidR="00423247">
          <w:t xml:space="preserve">which syntax includes </w:t>
        </w:r>
      </w:ins>
      <w:ins w:id="58" w:author="Stefan Bjornander" w:date="2015-04-26T09:28:00Z">
        <w:r w:rsidR="00423247">
          <w:t xml:space="preserve">the keyword </w:t>
        </w:r>
        <w:r w:rsidR="00423247">
          <w:rPr>
            <w:rStyle w:val="CodeInText"/>
            <w:i/>
            <w:rPrChange w:id="59" w:author="Stefan Bjornander" w:date="2015-04-26T09:29:00Z">
              <w:rPr>
                <w:rStyle w:val="CodeInText"/>
              </w:rPr>
            </w:rPrChange>
          </w:rPr>
          <w:t>then</w:t>
        </w:r>
        <w:r w:rsidR="00423247">
          <w:t xml:space="preserve">, </w:t>
        </w:r>
      </w:ins>
      <w:r w:rsidR="00423247">
        <w:t>the problem</w:t>
      </w:r>
      <w:ins w:id="60" w:author="Stefan Bjornander" w:date="2015-04-26T09:28:00Z">
        <w:r w:rsidR="00423247">
          <w:t xml:space="preserve"> is </w:t>
        </w:r>
      </w:ins>
      <w:ins w:id="61" w:author="Stefan Bjornander" w:date="2015-04-26T09:29:00Z">
        <w:r w:rsidR="00423247">
          <w:t xml:space="preserve">called </w:t>
        </w:r>
      </w:ins>
      <w:ins w:id="62" w:author="Stefan Bjornander" w:date="2015-04-26T09:28:00Z">
        <w:r w:rsidR="00423247">
          <w:t xml:space="preserve">as the </w:t>
        </w:r>
        <w:r w:rsidR="00423247">
          <w:rPr>
            <w:rStyle w:val="CodeInText"/>
            <w:i/>
            <w:rPrChange w:id="63" w:author="Stefan Bjornander" w:date="2015-04-26T09:29:00Z">
              <w:rPr>
                <w:rStyle w:val="CodeInText"/>
              </w:rPr>
            </w:rPrChange>
          </w:rPr>
          <w:t>if-then-els</w:t>
        </w:r>
      </w:ins>
      <w:ins w:id="64" w:author="Stefan Bjornander" w:date="2015-04-26T09:29:00Z">
        <w:r w:rsidR="00423247">
          <w:rPr>
            <w:rStyle w:val="CodeInText"/>
            <w:i/>
            <w:rPrChange w:id="65" w:author="Stefan Bjornander" w:date="2015-04-26T09:29:00Z">
              <w:rPr>
                <w:rStyle w:val="CodeInText"/>
              </w:rPr>
            </w:rPrChange>
          </w:rPr>
          <w:t>e</w:t>
        </w:r>
        <w:r w:rsidR="00423247">
          <w:t xml:space="preserve"> problem</w:t>
        </w:r>
      </w:ins>
      <w:r w:rsidR="00423247">
        <w:t>)</w:t>
      </w:r>
      <w:ins w:id="66" w:author="Stefan Bjornander" w:date="2015-04-26T09:29:00Z">
        <w:r w:rsidR="00423247">
          <w:t>.</w:t>
        </w:r>
      </w:ins>
    </w:p>
    <w:tbl>
      <w:tblPr>
        <w:tblStyle w:val="Tabellrutnt"/>
        <w:tblW w:w="0" w:type="auto"/>
        <w:tblLook w:val="04A0" w:firstRow="1" w:lastRow="0" w:firstColumn="1" w:lastColumn="0" w:noHBand="0" w:noVBand="1"/>
        <w:tblPrChange w:id="6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8">
          <w:tblGrid>
            <w:gridCol w:w="3116"/>
            <w:gridCol w:w="3117"/>
            <w:gridCol w:w="3117"/>
          </w:tblGrid>
        </w:tblGridChange>
      </w:tblGrid>
      <w:tr w:rsidR="00516DD1" w14:paraId="306EE423" w14:textId="77777777" w:rsidTr="00516DD1">
        <w:trPr>
          <w:ins w:id="69" w:author="Stefan Bjornander" w:date="2015-04-26T09:44:00Z"/>
        </w:trPr>
        <w:tc>
          <w:tcPr>
            <w:tcW w:w="3116" w:type="dxa"/>
            <w:tcPrChange w:id="7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71" w:author="Stefan Bjornander" w:date="2015-04-26T09:44:00Z"/>
              </w:rPr>
            </w:pPr>
            <w:ins w:id="72" w:author="Stefan Bjornander" w:date="2015-04-26T09:44:00Z">
              <w:r>
                <w:t>if (a &lt; b)</w:t>
              </w:r>
            </w:ins>
          </w:p>
          <w:p w14:paraId="3B9E4E6E" w14:textId="77777777" w:rsidR="00516DD1" w:rsidRDefault="00516DD1">
            <w:pPr>
              <w:pStyle w:val="Code"/>
              <w:rPr>
                <w:ins w:id="73" w:author="Stefan Bjornander" w:date="2015-04-26T09:44:00Z"/>
              </w:rPr>
            </w:pPr>
            <w:ins w:id="74" w:author="Stefan Bjornander" w:date="2015-04-26T09:44:00Z">
              <w:r>
                <w:t xml:space="preserve">  if (c &lt; d)</w:t>
              </w:r>
            </w:ins>
          </w:p>
          <w:p w14:paraId="4333B730" w14:textId="77777777" w:rsidR="00516DD1" w:rsidRDefault="00516DD1">
            <w:pPr>
              <w:pStyle w:val="Code"/>
              <w:rPr>
                <w:ins w:id="75" w:author="Stefan Bjornander" w:date="2015-04-26T09:44:00Z"/>
              </w:rPr>
            </w:pPr>
            <w:ins w:id="76" w:author="Stefan Bjornander" w:date="2015-04-26T09:44:00Z">
              <w:r>
                <w:t xml:space="preserve">    e = 1;</w:t>
              </w:r>
            </w:ins>
          </w:p>
          <w:p w14:paraId="3207957D" w14:textId="77777777" w:rsidR="00516DD1" w:rsidRDefault="00516DD1">
            <w:pPr>
              <w:pStyle w:val="Code"/>
              <w:rPr>
                <w:ins w:id="77" w:author="Stefan Bjornander" w:date="2015-04-26T09:44:00Z"/>
              </w:rPr>
            </w:pPr>
            <w:ins w:id="78" w:author="Stefan Bjornander" w:date="2015-04-26T09:44:00Z">
              <w:r>
                <w:t xml:space="preserve">  else</w:t>
              </w:r>
            </w:ins>
          </w:p>
          <w:p w14:paraId="67FEA936" w14:textId="77777777" w:rsidR="00516DD1" w:rsidRDefault="00516DD1">
            <w:pPr>
              <w:pStyle w:val="Code"/>
              <w:rPr>
                <w:ins w:id="79" w:author="Stefan Bjornander" w:date="2015-04-26T09:44:00Z"/>
                <w:del w:id="80" w:author="Stefan Bjornander" w:date="2015-04-26T09:44:00Z"/>
              </w:rPr>
            </w:pPr>
            <w:ins w:id="81" w:author="Stefan Bjornander" w:date="2015-04-26T09:44:00Z">
              <w:r>
                <w:t xml:space="preserve">    f = 2;</w:t>
              </w:r>
            </w:ins>
          </w:p>
          <w:p w14:paraId="2FAE5D6D" w14:textId="77777777" w:rsidR="00516DD1" w:rsidRDefault="00516DD1">
            <w:pPr>
              <w:pStyle w:val="Code"/>
              <w:rPr>
                <w:ins w:id="82" w:author="Stefan Bjornander" w:date="2015-04-26T09:44:00Z"/>
              </w:rPr>
            </w:pPr>
          </w:p>
        </w:tc>
        <w:tc>
          <w:tcPr>
            <w:tcW w:w="3117" w:type="dxa"/>
            <w:tcPrChange w:id="8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4" w:author="Stefan Bjornander" w:date="2015-04-26T09:44:00Z">
              <w:r>
                <w:t>if (a &lt; b) {</w:t>
              </w:r>
            </w:ins>
          </w:p>
          <w:p w14:paraId="556A4791" w14:textId="77777777" w:rsidR="00516DD1" w:rsidRDefault="00516DD1">
            <w:pPr>
              <w:pStyle w:val="Code"/>
            </w:pPr>
            <w:ins w:id="85" w:author="Stefan Bjornander" w:date="2015-04-26T09:44:00Z">
              <w:r>
                <w:t xml:space="preserve">  if (c &lt; d)</w:t>
              </w:r>
            </w:ins>
          </w:p>
          <w:p w14:paraId="694876BE" w14:textId="77777777" w:rsidR="00516DD1" w:rsidRDefault="00516DD1">
            <w:pPr>
              <w:pStyle w:val="Code"/>
            </w:pPr>
            <w:ins w:id="86" w:author="Stefan Bjornander" w:date="2015-04-26T09:44:00Z">
              <w:r>
                <w:t xml:space="preserve">    e = 1;</w:t>
              </w:r>
            </w:ins>
          </w:p>
          <w:p w14:paraId="1C003489" w14:textId="77777777" w:rsidR="00516DD1" w:rsidRDefault="00516DD1">
            <w:pPr>
              <w:pStyle w:val="Code"/>
            </w:pPr>
            <w:ins w:id="87" w:author="Stefan Bjornander" w:date="2015-04-26T09:44:00Z">
              <w:r>
                <w:t xml:space="preserve">  else</w:t>
              </w:r>
            </w:ins>
          </w:p>
          <w:p w14:paraId="4EEC399F" w14:textId="77777777" w:rsidR="00516DD1" w:rsidRDefault="00516DD1">
            <w:pPr>
              <w:pStyle w:val="Code"/>
            </w:pPr>
            <w:ins w:id="88" w:author="Stefan Bjornander" w:date="2015-04-26T09:44:00Z">
              <w:r>
                <w:t xml:space="preserve">    f = 2;</w:t>
              </w:r>
            </w:ins>
          </w:p>
          <w:p w14:paraId="576B5809" w14:textId="77777777" w:rsidR="00516DD1" w:rsidRDefault="00516DD1">
            <w:pPr>
              <w:pStyle w:val="Code"/>
              <w:rPr>
                <w:del w:id="89" w:author="Stefan Bjornander" w:date="2015-04-26T09:45:00Z"/>
              </w:rPr>
            </w:pPr>
            <w:ins w:id="90" w:author="Stefan Bjornander" w:date="2015-04-26T09:44:00Z">
              <w:r>
                <w:t>}</w:t>
              </w:r>
            </w:ins>
          </w:p>
          <w:p w14:paraId="4C1D31DA" w14:textId="77777777" w:rsidR="00516DD1" w:rsidRDefault="00516DD1">
            <w:pPr>
              <w:pStyle w:val="Code"/>
              <w:rPr>
                <w:del w:id="91" w:author="Stefan Bjornander" w:date="2015-04-26T09:45:00Z"/>
              </w:rPr>
            </w:pPr>
          </w:p>
          <w:p w14:paraId="170E5735" w14:textId="77777777" w:rsidR="00516DD1" w:rsidRDefault="00516DD1">
            <w:pPr>
              <w:pStyle w:val="Code"/>
              <w:rPr>
                <w:ins w:id="92" w:author="Stefan Bjornander" w:date="2015-04-26T09:44:00Z"/>
              </w:rPr>
              <w:pPrChange w:id="93" w:author="Stefan Bjornander" w:date="2015-04-26T09:45:00Z">
                <w:pPr/>
              </w:pPrChange>
            </w:pPr>
          </w:p>
        </w:tc>
        <w:tc>
          <w:tcPr>
            <w:tcW w:w="3117" w:type="dxa"/>
            <w:tcPrChange w:id="94"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5" w:author="Stefan Bjornander" w:date="2015-04-26T09:45:00Z" w:name="move417804833"/>
            <w:ins w:id="96" w:author="Stefan Bjornander" w:date="2015-04-26T09:45:00Z">
              <w:r>
                <w:t>if (a &lt; b)</w:t>
              </w:r>
            </w:ins>
          </w:p>
          <w:p w14:paraId="1D552566" w14:textId="77777777" w:rsidR="00516DD1" w:rsidRDefault="00516DD1">
            <w:pPr>
              <w:pStyle w:val="Code"/>
            </w:pPr>
            <w:ins w:id="97" w:author="Stefan Bjornander" w:date="2015-04-26T09:45:00Z">
              <w:r>
                <w:t xml:space="preserve">  if (c &lt; d) {</w:t>
              </w:r>
            </w:ins>
          </w:p>
          <w:p w14:paraId="66887BC4" w14:textId="77777777" w:rsidR="00516DD1" w:rsidRDefault="00516DD1">
            <w:pPr>
              <w:pStyle w:val="Code"/>
            </w:pPr>
            <w:ins w:id="98" w:author="Stefan Bjornander" w:date="2015-04-26T09:45:00Z">
              <w:r>
                <w:t xml:space="preserve">    e = 1;</w:t>
              </w:r>
            </w:ins>
          </w:p>
          <w:p w14:paraId="1D00F382" w14:textId="77777777" w:rsidR="00516DD1" w:rsidRDefault="00516DD1">
            <w:pPr>
              <w:pStyle w:val="Code"/>
            </w:pPr>
            <w:ins w:id="99" w:author="Stefan Bjornander" w:date="2015-04-26T09:45:00Z">
              <w:r>
                <w:t xml:space="preserve">  }</w:t>
              </w:r>
            </w:ins>
          </w:p>
          <w:p w14:paraId="488A8BE2" w14:textId="77777777" w:rsidR="00516DD1" w:rsidRDefault="00516DD1">
            <w:pPr>
              <w:pStyle w:val="Code"/>
            </w:pPr>
            <w:ins w:id="100" w:author="Stefan Bjornander" w:date="2015-04-26T09:45:00Z">
              <w:r>
                <w:t>else</w:t>
              </w:r>
            </w:ins>
          </w:p>
          <w:p w14:paraId="062525C9" w14:textId="77777777" w:rsidR="00516DD1" w:rsidRDefault="00516DD1">
            <w:pPr>
              <w:pStyle w:val="Code"/>
              <w:rPr>
                <w:del w:id="101" w:author="Stefan Bjornander" w:date="2015-04-26T09:45:00Z"/>
              </w:rPr>
            </w:pPr>
            <w:ins w:id="102" w:author="Stefan Bjornander" w:date="2015-04-26T09:45:00Z">
              <w:r>
                <w:t xml:space="preserve">  f = 2;</w:t>
              </w:r>
            </w:ins>
            <w:moveToRangeEnd w:id="95"/>
          </w:p>
          <w:p w14:paraId="5A274AD6" w14:textId="77777777" w:rsidR="00516DD1" w:rsidRDefault="00516DD1">
            <w:pPr>
              <w:pStyle w:val="Code"/>
              <w:rPr>
                <w:ins w:id="103" w:author="Stefan Bjornander" w:date="2015-04-26T09:44:00Z"/>
              </w:rPr>
              <w:pPrChange w:id="104" w:author="Stefan Bjornander" w:date="2015-04-26T09:45:00Z">
                <w:pPr/>
              </w:pPrChange>
            </w:pPr>
          </w:p>
        </w:tc>
      </w:tr>
    </w:tbl>
    <w:p w14:paraId="2932D7E0" w14:textId="77777777" w:rsidR="00516DD1" w:rsidRDefault="00516DD1" w:rsidP="00516DD1">
      <w:pPr>
        <w:pStyle w:val="Code"/>
        <w:rPr>
          <w:ins w:id="105" w:author="Stefan Bjornander" w:date="2015-04-26T09:49:00Z"/>
        </w:rPr>
      </w:pPr>
    </w:p>
    <w:p w14:paraId="1E9078F4" w14:textId="77777777" w:rsidR="00516DD1" w:rsidRDefault="00516DD1">
      <w:pPr>
        <w:rPr>
          <w:ins w:id="106" w:author="Stefan Bjornander" w:date="2015-04-26T09:52:00Z"/>
        </w:rPr>
        <w:pPrChange w:id="107" w:author="Stefan Bjornander" w:date="2015-04-26T09:51:00Z">
          <w:pPr>
            <w:pStyle w:val="Code"/>
          </w:pPr>
        </w:pPrChange>
      </w:pPr>
      <w:r>
        <w:rPr>
          <w:noProof/>
        </w:rPr>
        <w:t xml:space="preserve">Below is a simple set of statement rules. Unfortunately, they are </w:t>
      </w:r>
      <w:ins w:id="108" w:author="Stefan Bjornander" w:date="2015-04-26T09:53:00Z">
        <w:r>
          <w:rPr>
            <w:noProof/>
          </w:rPr>
          <w:t>ambiguous</w:t>
        </w:r>
      </w:ins>
      <w:ins w:id="109" w:author="Stefan Bjornander" w:date="2015-04-26T09:50:00Z">
        <w:r>
          <w:rPr>
            <w:noProof/>
          </w:rPr>
          <w:t xml:space="preserve"> in that way that </w:t>
        </w:r>
      </w:ins>
      <w:ins w:id="110" w:author="Stefan Bjornander" w:date="2015-04-26T09:52:00Z">
        <w:r>
          <w:rPr>
            <w:noProof/>
          </w:rPr>
          <w:t xml:space="preserve">the </w:t>
        </w:r>
      </w:ins>
      <w:r>
        <w:rPr>
          <w:noProof/>
        </w:rPr>
        <w:t xml:space="preserve">an </w:t>
      </w:r>
      <w:ins w:id="111" w:author="Stefan Bjornander" w:date="2015-04-26T09:52:00Z">
        <w:r>
          <w:rPr>
            <w:rStyle w:val="CodeInText"/>
            <w:i/>
            <w:noProof/>
            <w:rPrChange w:id="112" w:author="Stefan Bjornander" w:date="2015-04-26T09:58:00Z">
              <w:rPr>
                <w:rStyle w:val="CodeInText"/>
              </w:rPr>
            </w:rPrChange>
          </w:rPr>
          <w:t>else</w:t>
        </w:r>
        <w:r>
          <w:rPr>
            <w:noProof/>
          </w:rPr>
          <w:t xml:space="preserve"> </w:t>
        </w:r>
      </w:ins>
      <w:r>
        <w:rPr>
          <w:noProof/>
        </w:rPr>
        <w:t>does not have to be connected to the latest preceding</w:t>
      </w:r>
      <w:ins w:id="113" w:author="Stefan Bjornander" w:date="2015-04-26T09:52:00Z">
        <w:r>
          <w:rPr>
            <w:noProof/>
          </w:rPr>
          <w:t xml:space="preserve"> </w:t>
        </w:r>
        <w:r>
          <w:rPr>
            <w:rStyle w:val="CodeInText"/>
            <w:i/>
            <w:noProof/>
            <w:rPrChange w:id="114"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5" w:author="Stefan Bjornander" w:date="2015-04-26T09:52:00Z">
        <w:r>
          <w:rPr>
            <w:noProof/>
          </w:rPr>
          <w:t>depending in which order the rules are applied.</w:t>
        </w:r>
      </w:ins>
    </w:p>
    <w:p w14:paraId="277CF48B" w14:textId="77777777" w:rsidR="00516DD1" w:rsidRDefault="00516DD1" w:rsidP="00516DD1">
      <w:pPr>
        <w:pStyle w:val="Code"/>
        <w:rPr>
          <w:ins w:id="116" w:author="Stefan Bjornander" w:date="2015-04-26T09:49:00Z"/>
        </w:rPr>
      </w:pPr>
      <w:ins w:id="117" w:author="Stefan Bjornander" w:date="2015-04-26T09:47:00Z">
        <w:r>
          <w:t>statement ::=</w:t>
        </w:r>
      </w:ins>
    </w:p>
    <w:p w14:paraId="7FBE5268" w14:textId="77777777" w:rsidR="00516DD1" w:rsidRDefault="00516DD1" w:rsidP="00516DD1">
      <w:pPr>
        <w:pStyle w:val="Code"/>
        <w:rPr>
          <w:ins w:id="118" w:author="Stefan Bjornander" w:date="2015-04-26T09:47:00Z"/>
        </w:rPr>
      </w:pPr>
      <w:ins w:id="119" w:author="Stefan Bjornander" w:date="2015-04-26T09:49:00Z">
        <w:r>
          <w:t xml:space="preserve">   </w:t>
        </w:r>
      </w:ins>
      <w:r>
        <w:t xml:space="preserve"> </w:t>
      </w:r>
      <w:ins w:id="120" w:author="Stefan Bjornander" w:date="2015-04-26T09:49:00Z">
        <w:r>
          <w:t xml:space="preserve">IF LEFT_PAREN </w:t>
        </w:r>
      </w:ins>
      <w:ins w:id="121" w:author="Stefan Bjornander" w:date="2015-04-26T10:08:00Z">
        <w:r>
          <w:t xml:space="preserve">logical_expression </w:t>
        </w:r>
      </w:ins>
      <w:ins w:id="122" w:author="Stefan Bjornander" w:date="2015-04-26T09:49:00Z">
        <w:r>
          <w:t>RIGHT_PAREN statement</w:t>
        </w:r>
      </w:ins>
    </w:p>
    <w:p w14:paraId="436C5EC9" w14:textId="77777777" w:rsidR="00516DD1" w:rsidRDefault="00516DD1" w:rsidP="00516DD1">
      <w:pPr>
        <w:pStyle w:val="Code"/>
        <w:rPr>
          <w:ins w:id="123" w:author="Stefan Bjornander" w:date="2015-04-26T09:49:00Z"/>
        </w:rPr>
      </w:pPr>
      <w:ins w:id="124" w:author="Stefan Bjornander" w:date="2015-04-26T09:49:00Z">
        <w:r>
          <w:t xml:space="preserve"> </w:t>
        </w:r>
      </w:ins>
      <w:r>
        <w:t xml:space="preserve"> </w:t>
      </w:r>
      <w:ins w:id="125" w:author="Stefan Bjornander" w:date="2015-04-26T09:49:00Z">
        <w:r>
          <w:t>|</w:t>
        </w:r>
      </w:ins>
      <w:r>
        <w:t xml:space="preserve"> </w:t>
      </w:r>
      <w:ins w:id="126" w:author="Stefan Bjornander" w:date="2015-04-26T09:49:00Z">
        <w:r>
          <w:t xml:space="preserve">IF LEFT_PAREN </w:t>
        </w:r>
      </w:ins>
      <w:ins w:id="127" w:author="Stefan Bjornander" w:date="2015-04-26T10:08:00Z">
        <w:r>
          <w:t xml:space="preserve">logical_expression </w:t>
        </w:r>
      </w:ins>
      <w:ins w:id="128" w:author="Stefan Bjornander" w:date="2015-04-26T09:49:00Z">
        <w:r>
          <w:t>RIGHT_PAREN statement ELSE statement</w:t>
        </w:r>
      </w:ins>
    </w:p>
    <w:p w14:paraId="2F7D1A5D" w14:textId="77777777" w:rsidR="00516DD1" w:rsidRDefault="00516DD1" w:rsidP="00516DD1">
      <w:pPr>
        <w:pStyle w:val="Code"/>
      </w:pPr>
      <w:ins w:id="129" w:author="Stefan Bjornander" w:date="2015-04-26T10:08:00Z">
        <w:r>
          <w:t xml:space="preserve">  | </w:t>
        </w:r>
      </w:ins>
      <w:r>
        <w:t>...</w:t>
      </w:r>
    </w:p>
    <w:p w14:paraId="6D69375A" w14:textId="77777777" w:rsidR="00516DD1" w:rsidRDefault="00516DD1">
      <w:pPr>
        <w:rPr>
          <w:ins w:id="130" w:author="Stefan Bjornander" w:date="2015-04-26T09:47:00Z"/>
        </w:rPr>
        <w:pPrChange w:id="131" w:author="Stefan Bjornander" w:date="2015-04-26T09:25:00Z">
          <w:pPr>
            <w:pStyle w:val="Code"/>
          </w:pPr>
        </w:pPrChange>
      </w:pPr>
      <w:ins w:id="132" w:author="Stefan Bjornander" w:date="2015-04-26T09:51:00Z">
        <w:r>
          <w:rPr>
            <w:noProof/>
          </w:rPr>
          <w:t xml:space="preserve">To solve the problem, we need a more complicated </w:t>
        </w:r>
      </w:ins>
      <w:ins w:id="133" w:author="Stefan Bjornander" w:date="2015-04-26T09:53:00Z">
        <w:r>
          <w:rPr>
            <w:noProof/>
          </w:rPr>
          <w:t>set of rules</w:t>
        </w:r>
      </w:ins>
      <w:r>
        <w:rPr>
          <w:noProof/>
        </w:rPr>
        <w:t xml:space="preserve"> that works with open and closed statements.</w:t>
      </w:r>
      <w:ins w:id="134" w:author="Stefan Bjornander" w:date="2015-04-26T09:54:00Z">
        <w:r>
          <w:rPr>
            <w:noProof/>
          </w:rPr>
          <w:t xml:space="preserve"> The </w:t>
        </w:r>
      </w:ins>
      <w:ins w:id="135" w:author="Stefan Bjornander" w:date="2015-04-26T09:57:00Z">
        <w:r>
          <w:rPr>
            <w:noProof/>
          </w:rPr>
          <w:t xml:space="preserve">following set is unambiguous in that way that it always connects each </w:t>
        </w:r>
        <w:r>
          <w:rPr>
            <w:rStyle w:val="CodeInText"/>
            <w:i/>
            <w:noProof/>
            <w:rPrChange w:id="136" w:author="Stefan Bjornander" w:date="2015-04-26T09:58:00Z">
              <w:rPr>
                <w:rStyle w:val="CodeInText"/>
              </w:rPr>
            </w:rPrChange>
          </w:rPr>
          <w:t>else</w:t>
        </w:r>
        <w:r>
          <w:rPr>
            <w:noProof/>
          </w:rPr>
          <w:t xml:space="preserve"> with the</w:t>
        </w:r>
      </w:ins>
      <w:ins w:id="137" w:author="Stefan Bjornander" w:date="2015-04-26T09:58:00Z">
        <w:r>
          <w:rPr>
            <w:noProof/>
          </w:rPr>
          <w:t xml:space="preserve"> latest preceding</w:t>
        </w:r>
      </w:ins>
      <w:ins w:id="138" w:author="Stefan Bjornander" w:date="2015-04-26T09:57:00Z">
        <w:r>
          <w:rPr>
            <w:noProof/>
          </w:rPr>
          <w:t xml:space="preserve"> </w:t>
        </w:r>
      </w:ins>
      <w:ins w:id="139" w:author="Stefan Bjornander" w:date="2015-04-26T09:58:00Z">
        <w:r>
          <w:rPr>
            <w:rStyle w:val="CodeInText"/>
            <w:i/>
            <w:noProof/>
            <w:rPrChange w:id="140"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41" w:name="_Toc53991012"/>
      <w:r>
        <w:t>The Forward-Jump Problem (Backpatching)</w:t>
      </w:r>
      <w:bookmarkEnd w:id="141"/>
    </w:p>
    <w:p w14:paraId="11A53737" w14:textId="77777777" w:rsidR="00B77708" w:rsidRDefault="00B77708" w:rsidP="00B77708">
      <w:ins w:id="142" w:author="Stefan Bjornander" w:date="2015-04-26T09:25:00Z">
        <w:r>
          <w:t xml:space="preserve">When generating </w:t>
        </w:r>
      </w:ins>
      <w:r>
        <w:t xml:space="preserve">middle code instructions for </w:t>
      </w:r>
      <w:ins w:id="143" w:author="Stefan Bjornander" w:date="2015-04-26T09:25:00Z">
        <w:r>
          <w:t xml:space="preserve">expressions </w:t>
        </w:r>
      </w:ins>
      <w:r>
        <w:t>or</w:t>
      </w:r>
      <w:ins w:id="144" w:author="Stefan Bjornander" w:date="2015-04-26T09:25:00Z">
        <w:r>
          <w:t xml:space="preserve"> statement</w:t>
        </w:r>
      </w:ins>
      <w:r>
        <w:t>s</w:t>
      </w:r>
      <w:ins w:id="145" w:author="Stefan Bjornander" w:date="2015-04-26T09:25:00Z">
        <w:r>
          <w:t>, a common situation is that we</w:t>
        </w:r>
      </w:ins>
      <w:ins w:id="146"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C0A98E4"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0A6768">
        <w:t>6</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7" w:name="_Toc53991013"/>
      <w:r>
        <w:t>Header Rules</w:t>
      </w:r>
      <w:bookmarkEnd w:id="147"/>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8" w:name="_Toc53991014"/>
      <w:r>
        <w:t xml:space="preserve">The </w:t>
      </w:r>
      <w:r w:rsidR="004B7BC0">
        <w:t>Switch S</w:t>
      </w:r>
      <w:r>
        <w:t>tatement</w:t>
      </w:r>
      <w:bookmarkEnd w:id="148"/>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9" w:name="_Toc53991015"/>
      <w:r>
        <w:rPr>
          <w:highlight w:val="white"/>
        </w:rPr>
        <w:t>The Case Statement</w:t>
      </w:r>
      <w:bookmarkEnd w:id="149"/>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50" w:name="_Toc53991016"/>
      <w:r>
        <w:t>The Default Statement</w:t>
      </w:r>
      <w:bookmarkEnd w:id="150"/>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51" w:name="_Toc53991017"/>
      <w:r>
        <w:t>The While Statement</w:t>
      </w:r>
      <w:bookmarkEnd w:id="151"/>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52" w:name="_Toc53991018"/>
      <w:r>
        <w:t>The Do Statement</w:t>
      </w:r>
      <w:bookmarkEnd w:id="152"/>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3" w:name="_Toc53991019"/>
      <w:r>
        <w:t>The For Statement</w:t>
      </w:r>
      <w:bookmarkEnd w:id="153"/>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4" w:name="_Toc53991020"/>
      <w:r>
        <w:t>Label and Goto Statement</w:t>
      </w:r>
      <w:bookmarkEnd w:id="154"/>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5" w:name="_Toc53991021"/>
      <w:r>
        <w:t>Return Statement</w:t>
      </w:r>
      <w:bookmarkEnd w:id="155"/>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6" w:name="_Toc53991022"/>
      <w:r w:rsidRPr="00866410">
        <w:t>Optional</w:t>
      </w:r>
      <w:r>
        <w:t xml:space="preserve"> Expression Statement</w:t>
      </w:r>
      <w:bookmarkEnd w:id="156"/>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78B4ABBE"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A6768">
        <w:t>6</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7" w:name="_Toc53991023"/>
      <w:r>
        <w:t>Block Statement</w:t>
      </w:r>
      <w:bookmarkEnd w:id="157"/>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8" w:name="_Toc53991024"/>
      <w:r>
        <w:t>Declaration Statement</w:t>
      </w:r>
      <w:bookmarkEnd w:id="158"/>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9" w:name="_Toc53991025"/>
      <w:r>
        <w:t>Jump Register Statements</w:t>
      </w:r>
      <w:bookmarkEnd w:id="159"/>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60" w:name="_Toc53991026"/>
      <w:r>
        <w:t>Interrupt Statements</w:t>
      </w:r>
      <w:bookmarkEnd w:id="160"/>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61" w:name="_Toc53991027"/>
      <w:r>
        <w:t>System Call Statements</w:t>
      </w:r>
      <w:bookmarkEnd w:id="161"/>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62" w:name="_Toc53991028"/>
      <w:r>
        <w:t>Expression</w:t>
      </w:r>
      <w:r w:rsidR="00FE4E0C">
        <w:t>s</w:t>
      </w:r>
      <w:bookmarkEnd w:id="162"/>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3" w:name="_Toc53991029"/>
      <w:r>
        <w:t xml:space="preserve">The </w:t>
      </w:r>
      <w:r w:rsidR="009E1435">
        <w:t>Assignment Expression</w:t>
      </w:r>
      <w:bookmarkEnd w:id="163"/>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4" w:name="_Toc53991030"/>
      <w:r>
        <w:t>The Condition Expression</w:t>
      </w:r>
      <w:bookmarkEnd w:id="164"/>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5" w:name="_Toc53991031"/>
      <w:r>
        <w:t>Constant Expression</w:t>
      </w:r>
      <w:bookmarkEnd w:id="165"/>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6" w:name="_Toc53991032"/>
      <w:r>
        <w:t>Logical Expression</w:t>
      </w:r>
      <w:r w:rsidR="00F4495B">
        <w:t>s</w:t>
      </w:r>
      <w:bookmarkEnd w:id="166"/>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7" w:name="_Toc53991033"/>
      <w:r>
        <w:rPr>
          <w:highlight w:val="white"/>
        </w:rPr>
        <w:t>Bitwise Expression</w:t>
      </w:r>
      <w:r w:rsidR="00A26FB4">
        <w:rPr>
          <w:highlight w:val="white"/>
        </w:rPr>
        <w:t>s</w:t>
      </w:r>
      <w:bookmarkEnd w:id="167"/>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8" w:name="_Toc53991034"/>
      <w:bookmarkEnd w:id="32"/>
      <w:r>
        <w:t>Shift Expression</w:t>
      </w:r>
      <w:bookmarkEnd w:id="168"/>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9" w:name="_Toc53991035"/>
      <w:r>
        <w:t>Equality and Relation Expressions</w:t>
      </w:r>
      <w:bookmarkEnd w:id="169"/>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70" w:name="_Toc53991036"/>
      <w:r>
        <w:t xml:space="preserve">Addition </w:t>
      </w:r>
      <w:r w:rsidR="009D2617">
        <w:t xml:space="preserve">and Subtraction </w:t>
      </w:r>
      <w:r>
        <w:t>Expression</w:t>
      </w:r>
      <w:bookmarkEnd w:id="170"/>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71" w:name="_Toc53991037"/>
      <w:r>
        <w:rPr>
          <w:highlight w:val="white"/>
        </w:rPr>
        <w:t>Multiplication Expressions</w:t>
      </w:r>
      <w:bookmarkEnd w:id="171"/>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72" w:name="_Toc53991038"/>
      <w:r>
        <w:t>Cast</w:t>
      </w:r>
      <w:r w:rsidR="00F158B0">
        <w:t xml:space="preserve"> Expressions</w:t>
      </w:r>
      <w:bookmarkEnd w:id="172"/>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3" w:name="_Toc53991039"/>
      <w:r>
        <w:t>Prefix Expression</w:t>
      </w:r>
      <w:bookmarkEnd w:id="173"/>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74" w:name="_Toc53991040"/>
      <w:r>
        <w:t xml:space="preserve">Unary Addition </w:t>
      </w:r>
      <w:r w:rsidR="006342B0">
        <w:t>Expressions</w:t>
      </w:r>
      <w:bookmarkEnd w:id="174"/>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5" w:name="_Toc53991041"/>
      <w:r>
        <w:rPr>
          <w:highlight w:val="white"/>
        </w:rPr>
        <w:t>Logical Not Expression</w:t>
      </w:r>
      <w:bookmarkEnd w:id="175"/>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6" w:name="_Toc53991042"/>
      <w:r>
        <w:rPr>
          <w:highlight w:val="white"/>
        </w:rPr>
        <w:t>Bitwise Not Expression</w:t>
      </w:r>
      <w:bookmarkEnd w:id="176"/>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7" w:name="_Toc53991043"/>
      <w:r>
        <w:rPr>
          <w:highlight w:val="white"/>
        </w:rPr>
        <w:t xml:space="preserve">The </w:t>
      </w:r>
      <w:r w:rsidR="00C71031">
        <w:rPr>
          <w:highlight w:val="white"/>
        </w:rPr>
        <w:t>S</w:t>
      </w:r>
      <w:r>
        <w:rPr>
          <w:highlight w:val="white"/>
        </w:rPr>
        <w:t>izeof Expression</w:t>
      </w:r>
      <w:bookmarkEnd w:id="177"/>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8" w:name="_Toc53991044"/>
      <w:r>
        <w:rPr>
          <w:highlight w:val="white"/>
        </w:rPr>
        <w:t>Address Expression</w:t>
      </w:r>
      <w:bookmarkEnd w:id="178"/>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9" w:name="_Toc53991045"/>
      <w:r>
        <w:rPr>
          <w:highlight w:val="white"/>
        </w:rPr>
        <w:t>Dereference</w:t>
      </w:r>
      <w:r w:rsidR="00B47577">
        <w:rPr>
          <w:highlight w:val="white"/>
        </w:rPr>
        <w:t xml:space="preserve"> Expression</w:t>
      </w:r>
      <w:bookmarkEnd w:id="179"/>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80" w:name="_Toc53991046"/>
      <w:r w:rsidRPr="00CA545F">
        <w:rPr>
          <w:highlight w:val="white"/>
        </w:rPr>
        <w:t>P</w:t>
      </w:r>
      <w:r>
        <w:rPr>
          <w:highlight w:val="white"/>
        </w:rPr>
        <w:t>re</w:t>
      </w:r>
      <w:r w:rsidRPr="00CA545F">
        <w:rPr>
          <w:highlight w:val="white"/>
        </w:rPr>
        <w:t>fix Increment and Decrement Expression</w:t>
      </w:r>
      <w:bookmarkEnd w:id="180"/>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81" w:name="_Toc53991047"/>
      <w:r>
        <w:rPr>
          <w:highlight w:val="white"/>
        </w:rPr>
        <w:t>Postfix Increment and Decrement Expression</w:t>
      </w:r>
      <w:bookmarkEnd w:id="181"/>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82" w:name="_Toc53991048"/>
      <w:r>
        <w:rPr>
          <w:highlight w:val="white"/>
        </w:rPr>
        <w:t>Arrow Expression</w:t>
      </w:r>
      <w:bookmarkEnd w:id="182"/>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3" w:name="_Toc53991049"/>
      <w:r>
        <w:rPr>
          <w:highlight w:val="white"/>
        </w:rPr>
        <w:t>Index Expression</w:t>
      </w:r>
      <w:bookmarkEnd w:id="183"/>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4" w:name="_Toc53991050"/>
      <w:r w:rsidRPr="005E30A8">
        <w:rPr>
          <w:highlight w:val="white"/>
        </w:rPr>
        <w:t>Dot Expression</w:t>
      </w:r>
      <w:bookmarkEnd w:id="184"/>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5" w:name="_Toc53991051"/>
      <w:r>
        <w:rPr>
          <w:highlight w:val="white"/>
        </w:rPr>
        <w:t>Function Call Expression</w:t>
      </w:r>
      <w:bookmarkEnd w:id="185"/>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9AAD81C"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A6768">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6" w:name="_Toc53991052"/>
      <w:r>
        <w:t>Argument Expression List</w:t>
      </w:r>
      <w:bookmarkEnd w:id="186"/>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7" w:name="_Toc53991053"/>
      <w:r>
        <w:rPr>
          <w:highlight w:val="white"/>
        </w:rPr>
        <w:t>Primary Expressions</w:t>
      </w:r>
      <w:bookmarkEnd w:id="187"/>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8" w:name="_Toc53991054"/>
      <w:r w:rsidRPr="00EC76D5">
        <w:t>The Middle Code</w:t>
      </w:r>
      <w:bookmarkEnd w:id="188"/>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27C994AB"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A6768">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F67F880"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89" w:name="_Toc53991055"/>
      <w:r>
        <w:t>Initializer</w:t>
      </w:r>
      <w:r w:rsidR="006C27EF">
        <w:t>s</w:t>
      </w:r>
      <w:bookmarkEnd w:id="189"/>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90" w:author="Stefan Bjornander" w:date="2015-04-25T17:28:00Z">
        <w:r w:rsidRPr="00EC76D5">
          <w:t xml:space="preserve">to check that </w:t>
        </w:r>
      </w:ins>
      <w:del w:id="191" w:author="Stefan Bjornander" w:date="2015-04-25T17:28:00Z">
        <w:r w:rsidRPr="00EC76D5" w:rsidDel="00A35C17">
          <w:delText>a way to make sure</w:delText>
        </w:r>
      </w:del>
      <w:ins w:id="192" w:author="Stefan Bjornander" w:date="2015-04-25T17:27:00Z">
        <w:r w:rsidRPr="00EC76D5">
          <w:t xml:space="preserve">the </w:t>
        </w:r>
      </w:ins>
      <w:r w:rsidR="00266D64">
        <w:t>initialized</w:t>
      </w:r>
      <w:r w:rsidRPr="00EC76D5">
        <w:t xml:space="preserve"> </w:t>
      </w:r>
      <w:ins w:id="193"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4" w:author="Stefan Bjornander" w:date="2015-04-25T17:29:00Z"/>
        </w:rPr>
        <w:pPrChange w:id="195" w:author="Stefan Bjornander" w:date="2015-04-25T17:29:00Z">
          <w:pPr>
            <w:pStyle w:val="Code"/>
          </w:pPr>
        </w:pPrChange>
      </w:pPr>
      <w:bookmarkStart w:id="196" w:name="_Toc53991056"/>
      <w:ins w:id="197" w:author="Stefan Bjornander" w:date="2015-04-25T17:28:00Z">
        <w:r w:rsidRPr="00EC76D5">
          <w:t xml:space="preserve">Static </w:t>
        </w:r>
      </w:ins>
      <w:r w:rsidR="00C37108">
        <w:t>Initialization</w:t>
      </w:r>
      <w:bookmarkEnd w:id="196"/>
    </w:p>
    <w:p w14:paraId="35D2C9AA" w14:textId="31769B89" w:rsidR="003141FA" w:rsidRPr="00EC76D5" w:rsidRDefault="003141FA">
      <w:pPr>
        <w:pPrChange w:id="198" w:author="Stefan Bjornander" w:date="2015-04-25T17:29:00Z">
          <w:pPr>
            <w:pStyle w:val="Rubrik3"/>
          </w:pPr>
        </w:pPrChange>
      </w:pPr>
      <w:ins w:id="199" w:author="Stefan Bjornander" w:date="2015-04-25T17:29:00Z">
        <w:r w:rsidRPr="00EC76D5">
          <w:t xml:space="preserve">Static </w:t>
        </w:r>
      </w:ins>
      <w:r w:rsidR="00F4217C">
        <w:t>initialization</w:t>
      </w:r>
      <w:ins w:id="200" w:author="Stefan Bjornander" w:date="2015-04-25T17:29:00Z">
        <w:r w:rsidRPr="00EC76D5">
          <w:t xml:space="preserve"> occurs when a static variable </w:t>
        </w:r>
      </w:ins>
      <w:r w:rsidRPr="00EC76D5">
        <w:t>becomes</w:t>
      </w:r>
      <w:ins w:id="201" w:author="Stefan Bjornander" w:date="2015-04-25T17:29:00Z">
        <w:r w:rsidRPr="00EC76D5">
          <w:t xml:space="preserve"> </w:t>
        </w:r>
      </w:ins>
      <w:r w:rsidR="00266D64">
        <w:t>initialized</w:t>
      </w:r>
      <w:ins w:id="202" w:author="Stefan Bjornander" w:date="2015-04-25T17:29:00Z">
        <w:r w:rsidRPr="00EC76D5">
          <w:t>.</w:t>
        </w:r>
      </w:ins>
      <w:ins w:id="203" w:author="Stefan Bjornander" w:date="2015-04-25T17:32:00Z">
        <w:r w:rsidRPr="00EC76D5">
          <w:t xml:space="preserve"> The </w:t>
        </w:r>
      </w:ins>
      <w:r w:rsidR="00F4217C">
        <w:t>initialization</w:t>
      </w:r>
      <w:ins w:id="204" w:author="Stefan Bjornander" w:date="2015-04-25T17:32:00Z">
        <w:r w:rsidRPr="00EC76D5">
          <w:t xml:space="preserve"> value has to be constant and known at compile time. No code is generated, instead a m</w:t>
        </w:r>
      </w:ins>
      <w:r w:rsidRPr="00EC76D5">
        <w:t>e</w:t>
      </w:r>
      <w:ins w:id="205"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6" w:author="Stefan Bjornander" w:date="2015-04-25T17:33:00Z"/>
        </w:rPr>
        <w:pPrChange w:id="207" w:author="Stefan Bjornander" w:date="2015-04-25T17:33:00Z">
          <w:pPr>
            <w:pStyle w:val="Code"/>
          </w:pPr>
        </w:pPrChange>
      </w:pPr>
      <w:bookmarkStart w:id="208" w:name="_Toc53991057"/>
      <w:ins w:id="209" w:author="Stefan Bjornander" w:date="2015-04-25T17:33:00Z">
        <w:r w:rsidRPr="00EC76D5">
          <w:t xml:space="preserve">Stack </w:t>
        </w:r>
      </w:ins>
      <w:r w:rsidR="00C37108">
        <w:t>Initialization</w:t>
      </w:r>
      <w:bookmarkEnd w:id="208"/>
    </w:p>
    <w:p w14:paraId="3BBF8D70" w14:textId="3C8AD8E2" w:rsidR="003141FA" w:rsidRPr="00EC76D5" w:rsidRDefault="003141FA">
      <w:pPr>
        <w:pPrChange w:id="210" w:author="Stefan Bjornander" w:date="2015-04-25T17:33:00Z">
          <w:pPr>
            <w:pStyle w:val="Code"/>
          </w:pPr>
        </w:pPrChange>
      </w:pPr>
      <w:ins w:id="211" w:author="Stefan Bjornander" w:date="2015-04-25T17:33:00Z">
        <w:r w:rsidRPr="00EC76D5">
          <w:t xml:space="preserve">Stack </w:t>
        </w:r>
      </w:ins>
      <w:r w:rsidR="00F4217C">
        <w:t>initialization</w:t>
      </w:r>
      <w:del w:id="212" w:author="Stefan Bjornander" w:date="2015-04-25T17:33:00Z">
        <w:r w:rsidRPr="00EC76D5" w:rsidDel="004F1667">
          <w:delText xml:space="preserve">  </w:delText>
        </w:r>
      </w:del>
      <w:ins w:id="213" w:author="Stefan Bjornander" w:date="2015-04-25T17:33:00Z">
        <w:r w:rsidRPr="00EC76D5">
          <w:t xml:space="preserve"> occurs when an auto or register </w:t>
        </w:r>
      </w:ins>
      <w:ins w:id="214" w:author="Stefan Bjornander" w:date="2015-04-25T17:34:00Z">
        <w:r w:rsidRPr="00EC76D5">
          <w:t xml:space="preserve">variable becomes </w:t>
        </w:r>
      </w:ins>
      <w:r w:rsidR="00266D64">
        <w:t>initialized</w:t>
      </w:r>
      <w:ins w:id="215" w:author="Stefan Bjornander" w:date="2015-04-25T17:34:00Z">
        <w:r w:rsidRPr="00EC76D5">
          <w:t xml:space="preserve">. Since the </w:t>
        </w:r>
      </w:ins>
      <w:r w:rsidR="00F4217C">
        <w:t>initialization</w:t>
      </w:r>
      <w:ins w:id="216" w:author="Stefan Bjornander" w:date="2015-04-25T17:34:00Z">
        <w:r w:rsidRPr="00EC76D5">
          <w:t xml:space="preserve"> value can be non-</w:t>
        </w:r>
      </w:ins>
      <w:ins w:id="217" w:author="Stefan Bjornander" w:date="2015-04-25T17:46:00Z">
        <w:r w:rsidRPr="00EC76D5">
          <w:t>constant</w:t>
        </w:r>
      </w:ins>
      <w:ins w:id="218" w:author="Stefan Bjornander" w:date="2015-04-25T17:34:00Z">
        <w:r w:rsidRPr="00EC76D5">
          <w:t xml:space="preserve">, no memory block is created. Instead, </w:t>
        </w:r>
      </w:ins>
      <w:ins w:id="219" w:author="Stefan Bjornander" w:date="2015-04-25T17:46:00Z">
        <w:r w:rsidRPr="00EC76D5">
          <w:t>a se</w:t>
        </w:r>
      </w:ins>
      <w:r w:rsidRPr="00EC76D5">
        <w:t>quence</w:t>
      </w:r>
      <w:ins w:id="220" w:author="Stefan Bjornander" w:date="2015-04-25T17:46:00Z">
        <w:r w:rsidRPr="00EC76D5">
          <w:t xml:space="preserve"> of assign</w:t>
        </w:r>
      </w:ins>
      <w:r w:rsidRPr="00EC76D5">
        <w:t>ment</w:t>
      </w:r>
      <w:ins w:id="221" w:author="Stefan Bjornander" w:date="2015-04-25T17:46:00Z">
        <w:r w:rsidRPr="00EC76D5">
          <w:t xml:space="preserve"> instruction</w:t>
        </w:r>
      </w:ins>
      <w:ins w:id="222" w:author="Stefan Bjornander" w:date="2015-04-25T18:25:00Z">
        <w:r w:rsidRPr="00EC76D5">
          <w:t>s</w:t>
        </w:r>
      </w:ins>
      <w:ins w:id="223" w:author="Stefan Bjornander" w:date="2015-04-25T17:46:00Z">
        <w:r w:rsidRPr="00EC76D5">
          <w:t xml:space="preserve"> is added</w:t>
        </w:r>
      </w:ins>
      <w:r w:rsidRPr="00EC76D5">
        <w:t xml:space="preserve"> to the </w:t>
      </w:r>
      <w:ins w:id="224" w:author="Stefan Bjornander" w:date="2015-04-25T17:46:00Z">
        <w:r w:rsidRPr="00EC76D5">
          <w:t>mid</w:t>
        </w:r>
      </w:ins>
      <w:ins w:id="225" w:author="Stefan Bjornander" w:date="2015-04-25T18:25:00Z">
        <w:r w:rsidRPr="00EC76D5">
          <w:t>dle</w:t>
        </w:r>
      </w:ins>
      <w:ins w:id="226"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7" w:name="_Ref417813097"/>
      <w:bookmarkStart w:id="228" w:name="_Toc53991058"/>
      <w:r>
        <w:t xml:space="preserve">Declaration </w:t>
      </w:r>
      <w:r w:rsidR="002A4B3E">
        <w:t>Specifier</w:t>
      </w:r>
      <w:r>
        <w:t>s</w:t>
      </w:r>
      <w:r w:rsidR="003F62B8">
        <w:t xml:space="preserve"> and Declarators</w:t>
      </w:r>
      <w:bookmarkEnd w:id="228"/>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9" w:name="_Toc53991059"/>
      <w:r>
        <w:t>Declarators</w:t>
      </w:r>
      <w:bookmarkEnd w:id="229"/>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30" w:name="_Toc53991060"/>
      <w:r>
        <w:t>The Symbol Table</w:t>
      </w:r>
      <w:bookmarkEnd w:id="230"/>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146973" w:rsidRPr="00D2146B" w:rsidRDefault="00146973" w:rsidP="0050082D">
                              <w:pPr>
                                <w:spacing w:before="0" w:after="0"/>
                                <w:rPr>
                                  <w:sz w:val="18"/>
                                  <w:szCs w:val="18"/>
                                  <w:lang w:val="sv-SE"/>
                                </w:rPr>
                              </w:pPr>
                              <w:r>
                                <w:rPr>
                                  <w:sz w:val="18"/>
                                  <w:szCs w:val="18"/>
                                  <w:lang w:val="sv-SE"/>
                                </w:rPr>
                                <w:t>Static int globalInt</w:t>
                              </w:r>
                            </w:p>
                            <w:p w14:paraId="69A6032C" w14:textId="768161F7" w:rsidR="00146973" w:rsidRDefault="00146973" w:rsidP="0050082D">
                              <w:pPr>
                                <w:spacing w:before="0" w:after="0"/>
                                <w:rPr>
                                  <w:sz w:val="18"/>
                                  <w:szCs w:val="18"/>
                                  <w:lang w:val="sv-SE"/>
                                </w:rPr>
                              </w:pPr>
                              <w:r>
                                <w:rPr>
                                  <w:sz w:val="18"/>
                                  <w:szCs w:val="18"/>
                                  <w:lang w:val="sv-SE"/>
                                </w:rPr>
                                <w:t>Static int i</w:t>
                              </w:r>
                            </w:p>
                            <w:p w14:paraId="65DC2C71" w14:textId="7AEEED2D" w:rsidR="00146973" w:rsidRDefault="00146973" w:rsidP="0050082D">
                              <w:pPr>
                                <w:spacing w:before="0" w:after="0"/>
                                <w:rPr>
                                  <w:sz w:val="18"/>
                                  <w:szCs w:val="18"/>
                                  <w:lang w:val="sv-SE"/>
                                </w:rPr>
                              </w:pPr>
                            </w:p>
                            <w:p w14:paraId="3B0DD407" w14:textId="21D67AC3" w:rsidR="00146973" w:rsidRPr="001B6705" w:rsidRDefault="0014697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46973" w:rsidRPr="00D2146B" w:rsidRDefault="0014697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146973" w:rsidRPr="00D2146B" w:rsidRDefault="0014697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146973" w:rsidRDefault="0014697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46973" w:rsidRPr="00D2146B" w:rsidRDefault="00146973" w:rsidP="0050082D">
                              <w:pPr>
                                <w:spacing w:before="0" w:after="0" w:line="256" w:lineRule="auto"/>
                                <w:rPr>
                                  <w:sz w:val="18"/>
                                  <w:szCs w:val="18"/>
                                </w:rPr>
                              </w:pPr>
                              <w:r>
                                <w:rPr>
                                  <w:sz w:val="18"/>
                                  <w:szCs w:val="18"/>
                                </w:rPr>
                                <w:t>Auto mainChar : char</w:t>
                              </w:r>
                            </w:p>
                            <w:p w14:paraId="302437A3" w14:textId="77777777" w:rsidR="00146973" w:rsidRDefault="00146973" w:rsidP="0050082D">
                              <w:pPr>
                                <w:spacing w:before="0" w:after="0" w:line="256" w:lineRule="auto"/>
                                <w:rPr>
                                  <w:rFonts w:eastAsia="Calibri"/>
                                  <w:color w:val="000000"/>
                                  <w:sz w:val="18"/>
                                  <w:szCs w:val="18"/>
                                </w:rPr>
                              </w:pPr>
                            </w:p>
                            <w:p w14:paraId="71CC6A80" w14:textId="77C30F45" w:rsidR="00146973" w:rsidRPr="00D2146B" w:rsidRDefault="00146973" w:rsidP="008C458D">
                              <w:pPr>
                                <w:spacing w:before="0" w:after="0" w:line="256" w:lineRule="auto"/>
                                <w:rPr>
                                  <w:sz w:val="18"/>
                                  <w:szCs w:val="18"/>
                                </w:rPr>
                              </w:pPr>
                              <w:r>
                                <w:rPr>
                                  <w:rFonts w:eastAsia="Calibri"/>
                                  <w:color w:val="000000"/>
                                  <w:sz w:val="18"/>
                                  <w:szCs w:val="18"/>
                                </w:rPr>
                                <w:t>m_parentTable</w:t>
                              </w:r>
                            </w:p>
                            <w:p w14:paraId="4A1EB75F" w14:textId="77777777" w:rsidR="00146973" w:rsidRPr="00D2146B" w:rsidRDefault="00146973" w:rsidP="0050082D">
                              <w:pPr>
                                <w:spacing w:before="0" w:after="0" w:line="256" w:lineRule="auto"/>
                                <w:rPr>
                                  <w:sz w:val="18"/>
                                  <w:szCs w:val="18"/>
                                </w:rPr>
                              </w:pPr>
                              <w:r w:rsidRPr="00D2146B">
                                <w:rPr>
                                  <w:rFonts w:eastAsia="Calibri"/>
                                  <w:color w:val="000000"/>
                                  <w:sz w:val="18"/>
                                  <w:szCs w:val="18"/>
                                </w:rPr>
                                <w:t> </w:t>
                              </w:r>
                            </w:p>
                            <w:p w14:paraId="176D8F8E" w14:textId="77777777" w:rsidR="00146973" w:rsidRPr="00D2146B" w:rsidRDefault="0014697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146973" w:rsidRPr="00D2146B" w:rsidRDefault="0014697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146973" w:rsidRPr="00D2146B" w:rsidRDefault="00146973" w:rsidP="0050082D">
                              <w:pPr>
                                <w:spacing w:before="0" w:after="0" w:line="254" w:lineRule="auto"/>
                                <w:rPr>
                                  <w:sz w:val="18"/>
                                  <w:szCs w:val="18"/>
                                </w:rPr>
                              </w:pPr>
                              <w:r>
                                <w:rPr>
                                  <w:rFonts w:eastAsia="Calibri"/>
                                  <w:color w:val="000000"/>
                                  <w:sz w:val="18"/>
                                  <w:szCs w:val="18"/>
                                </w:rPr>
                                <w:t>auto int i</w:t>
                              </w:r>
                            </w:p>
                            <w:p w14:paraId="1EB866A9" w14:textId="57278A33" w:rsidR="00146973" w:rsidRDefault="0014697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46973" w:rsidRDefault="00146973" w:rsidP="00073BF2">
                              <w:pPr>
                                <w:spacing w:before="0" w:after="0" w:line="254" w:lineRule="auto"/>
                                <w:rPr>
                                  <w:rFonts w:eastAsia="Calibri"/>
                                  <w:color w:val="000000"/>
                                  <w:sz w:val="18"/>
                                  <w:szCs w:val="18"/>
                                </w:rPr>
                              </w:pPr>
                            </w:p>
                            <w:p w14:paraId="55FF5C13" w14:textId="77777777" w:rsidR="00146973" w:rsidRPr="00D2146B" w:rsidRDefault="00146973" w:rsidP="00073BF2">
                              <w:pPr>
                                <w:spacing w:before="0" w:after="0" w:line="256" w:lineRule="auto"/>
                                <w:rPr>
                                  <w:sz w:val="18"/>
                                  <w:szCs w:val="18"/>
                                </w:rPr>
                              </w:pPr>
                              <w:r>
                                <w:rPr>
                                  <w:rFonts w:eastAsia="Calibri"/>
                                  <w:color w:val="000000"/>
                                  <w:sz w:val="18"/>
                                  <w:szCs w:val="18"/>
                                </w:rPr>
                                <w:t>m_parentTable</w:t>
                              </w:r>
                            </w:p>
                            <w:p w14:paraId="20CF0F08" w14:textId="77777777" w:rsidR="00146973" w:rsidRPr="00D2146B" w:rsidRDefault="00146973" w:rsidP="00073BF2">
                              <w:pPr>
                                <w:spacing w:before="0" w:after="0" w:line="254" w:lineRule="auto"/>
                                <w:rPr>
                                  <w:sz w:val="18"/>
                                  <w:szCs w:val="18"/>
                                </w:rPr>
                              </w:pPr>
                            </w:p>
                            <w:p w14:paraId="2347329E" w14:textId="77777777" w:rsidR="00146973" w:rsidRPr="00D2146B" w:rsidRDefault="00146973" w:rsidP="0050082D">
                              <w:pPr>
                                <w:spacing w:before="0" w:after="0" w:line="254" w:lineRule="auto"/>
                                <w:rPr>
                                  <w:sz w:val="18"/>
                                  <w:szCs w:val="18"/>
                                </w:rPr>
                              </w:pPr>
                              <w:r w:rsidRPr="00D2146B">
                                <w:rPr>
                                  <w:rFonts w:eastAsia="Calibri"/>
                                  <w:color w:val="000000"/>
                                  <w:sz w:val="18"/>
                                  <w:szCs w:val="18"/>
                                </w:rPr>
                                <w:t> </w:t>
                              </w:r>
                            </w:p>
                            <w:p w14:paraId="7D6DAD56" w14:textId="77777777" w:rsidR="00146973" w:rsidRPr="00D2146B" w:rsidRDefault="0014697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146973" w:rsidRPr="00D2146B" w:rsidRDefault="0014697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146973" w:rsidRPr="00100F82" w:rsidRDefault="00146973" w:rsidP="00100F82">
                              <w:pPr>
                                <w:spacing w:before="0" w:after="0"/>
                                <w:rPr>
                                  <w:sz w:val="18"/>
                                  <w:szCs w:val="18"/>
                                </w:rPr>
                              </w:pPr>
                              <w:r w:rsidRPr="00100F82">
                                <w:rPr>
                                  <w:sz w:val="18"/>
                                  <w:szCs w:val="18"/>
                                </w:rPr>
                                <w:t>auto int i</w:t>
                              </w:r>
                            </w:p>
                            <w:p w14:paraId="5D0A676C" w14:textId="673BC4F3" w:rsidR="00146973" w:rsidRPr="00100F82" w:rsidRDefault="00146973" w:rsidP="00100F82">
                              <w:pPr>
                                <w:spacing w:before="0" w:after="0"/>
                                <w:rPr>
                                  <w:sz w:val="18"/>
                                  <w:szCs w:val="18"/>
                                </w:rPr>
                              </w:pPr>
                              <w:r w:rsidRPr="00100F82">
                                <w:rPr>
                                  <w:sz w:val="18"/>
                                  <w:szCs w:val="18"/>
                                </w:rPr>
                                <w:t>auto double blockDouble</w:t>
                              </w:r>
                            </w:p>
                            <w:p w14:paraId="5B01AFF6" w14:textId="77777777" w:rsidR="00146973" w:rsidRDefault="00146973" w:rsidP="00100F82">
                              <w:pPr>
                                <w:spacing w:before="0" w:after="0" w:line="256" w:lineRule="auto"/>
                                <w:rPr>
                                  <w:rFonts w:eastAsia="Calibri"/>
                                  <w:color w:val="000000"/>
                                  <w:sz w:val="18"/>
                                  <w:szCs w:val="18"/>
                                </w:rPr>
                              </w:pPr>
                            </w:p>
                            <w:p w14:paraId="35EF25BA" w14:textId="6D9A7EDC" w:rsidR="00146973" w:rsidRPr="00D2146B" w:rsidRDefault="00146973" w:rsidP="00100F82">
                              <w:pPr>
                                <w:spacing w:before="0" w:after="0" w:line="256" w:lineRule="auto"/>
                                <w:rPr>
                                  <w:sz w:val="18"/>
                                  <w:szCs w:val="18"/>
                                </w:rPr>
                              </w:pPr>
                              <w:r>
                                <w:rPr>
                                  <w:rFonts w:eastAsia="Calibri"/>
                                  <w:color w:val="000000"/>
                                  <w:sz w:val="18"/>
                                  <w:szCs w:val="18"/>
                                </w:rPr>
                                <w:t>m_parentTable</w:t>
                              </w:r>
                            </w:p>
                            <w:p w14:paraId="274031CF" w14:textId="32871C06" w:rsidR="00146973" w:rsidRDefault="0014697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146973" w:rsidRDefault="0014697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146973" w:rsidRDefault="00146973" w:rsidP="00D44BB8">
                              <w:pPr>
                                <w:spacing w:line="252" w:lineRule="auto"/>
                              </w:pPr>
                              <w:r>
                                <w:rPr>
                                  <w:rFonts w:eastAsia="Calibri"/>
                                  <w:color w:val="000000"/>
                                  <w:sz w:val="18"/>
                                  <w:szCs w:val="18"/>
                                </w:rPr>
                                <w:t>SymbolTable.CurrentTable</w:t>
                              </w:r>
                            </w:p>
                            <w:p w14:paraId="332537CB" w14:textId="66AB52F1" w:rsidR="00146973" w:rsidRDefault="00146973" w:rsidP="00D44BB8">
                              <w:pPr>
                                <w:spacing w:line="252" w:lineRule="auto"/>
                              </w:pPr>
                            </w:p>
                            <w:p w14:paraId="35DA4169" w14:textId="77777777" w:rsidR="00146973" w:rsidRDefault="0014697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146973" w:rsidRPr="00610E6C" w:rsidRDefault="0014697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146973" w:rsidRPr="00D2146B" w:rsidRDefault="00146973" w:rsidP="0050082D">
                        <w:pPr>
                          <w:spacing w:before="0" w:after="0"/>
                          <w:rPr>
                            <w:sz w:val="18"/>
                            <w:szCs w:val="18"/>
                            <w:lang w:val="sv-SE"/>
                          </w:rPr>
                        </w:pPr>
                        <w:r>
                          <w:rPr>
                            <w:sz w:val="18"/>
                            <w:szCs w:val="18"/>
                            <w:lang w:val="sv-SE"/>
                          </w:rPr>
                          <w:t>Static int globalInt</w:t>
                        </w:r>
                      </w:p>
                      <w:p w14:paraId="69A6032C" w14:textId="768161F7" w:rsidR="00146973" w:rsidRDefault="00146973" w:rsidP="0050082D">
                        <w:pPr>
                          <w:spacing w:before="0" w:after="0"/>
                          <w:rPr>
                            <w:sz w:val="18"/>
                            <w:szCs w:val="18"/>
                            <w:lang w:val="sv-SE"/>
                          </w:rPr>
                        </w:pPr>
                        <w:r>
                          <w:rPr>
                            <w:sz w:val="18"/>
                            <w:szCs w:val="18"/>
                            <w:lang w:val="sv-SE"/>
                          </w:rPr>
                          <w:t>Static int i</w:t>
                        </w:r>
                      </w:p>
                      <w:p w14:paraId="65DC2C71" w14:textId="7AEEED2D" w:rsidR="00146973" w:rsidRDefault="00146973" w:rsidP="0050082D">
                        <w:pPr>
                          <w:spacing w:before="0" w:after="0"/>
                          <w:rPr>
                            <w:sz w:val="18"/>
                            <w:szCs w:val="18"/>
                            <w:lang w:val="sv-SE"/>
                          </w:rPr>
                        </w:pPr>
                      </w:p>
                      <w:p w14:paraId="3B0DD407" w14:textId="21D67AC3" w:rsidR="00146973" w:rsidRPr="001B6705" w:rsidRDefault="0014697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46973" w:rsidRPr="00D2146B" w:rsidRDefault="0014697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146973" w:rsidRPr="00D2146B" w:rsidRDefault="0014697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146973" w:rsidRDefault="0014697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46973" w:rsidRPr="00D2146B" w:rsidRDefault="00146973" w:rsidP="0050082D">
                        <w:pPr>
                          <w:spacing w:before="0" w:after="0" w:line="256" w:lineRule="auto"/>
                          <w:rPr>
                            <w:sz w:val="18"/>
                            <w:szCs w:val="18"/>
                          </w:rPr>
                        </w:pPr>
                        <w:r>
                          <w:rPr>
                            <w:sz w:val="18"/>
                            <w:szCs w:val="18"/>
                          </w:rPr>
                          <w:t>Auto mainChar : char</w:t>
                        </w:r>
                      </w:p>
                      <w:p w14:paraId="302437A3" w14:textId="77777777" w:rsidR="00146973" w:rsidRDefault="00146973" w:rsidP="0050082D">
                        <w:pPr>
                          <w:spacing w:before="0" w:after="0" w:line="256" w:lineRule="auto"/>
                          <w:rPr>
                            <w:rFonts w:eastAsia="Calibri"/>
                            <w:color w:val="000000"/>
                            <w:sz w:val="18"/>
                            <w:szCs w:val="18"/>
                          </w:rPr>
                        </w:pPr>
                      </w:p>
                      <w:p w14:paraId="71CC6A80" w14:textId="77C30F45" w:rsidR="00146973" w:rsidRPr="00D2146B" w:rsidRDefault="00146973" w:rsidP="008C458D">
                        <w:pPr>
                          <w:spacing w:before="0" w:after="0" w:line="256" w:lineRule="auto"/>
                          <w:rPr>
                            <w:sz w:val="18"/>
                            <w:szCs w:val="18"/>
                          </w:rPr>
                        </w:pPr>
                        <w:r>
                          <w:rPr>
                            <w:rFonts w:eastAsia="Calibri"/>
                            <w:color w:val="000000"/>
                            <w:sz w:val="18"/>
                            <w:szCs w:val="18"/>
                          </w:rPr>
                          <w:t>m_parentTable</w:t>
                        </w:r>
                      </w:p>
                      <w:p w14:paraId="4A1EB75F" w14:textId="77777777" w:rsidR="00146973" w:rsidRPr="00D2146B" w:rsidRDefault="00146973" w:rsidP="0050082D">
                        <w:pPr>
                          <w:spacing w:before="0" w:after="0" w:line="256" w:lineRule="auto"/>
                          <w:rPr>
                            <w:sz w:val="18"/>
                            <w:szCs w:val="18"/>
                          </w:rPr>
                        </w:pPr>
                        <w:r w:rsidRPr="00D2146B">
                          <w:rPr>
                            <w:rFonts w:eastAsia="Calibri"/>
                            <w:color w:val="000000"/>
                            <w:sz w:val="18"/>
                            <w:szCs w:val="18"/>
                          </w:rPr>
                          <w:t> </w:t>
                        </w:r>
                      </w:p>
                      <w:p w14:paraId="176D8F8E" w14:textId="77777777" w:rsidR="00146973" w:rsidRPr="00D2146B" w:rsidRDefault="0014697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146973" w:rsidRPr="00D2146B" w:rsidRDefault="0014697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146973" w:rsidRPr="00D2146B" w:rsidRDefault="00146973" w:rsidP="0050082D">
                        <w:pPr>
                          <w:spacing w:before="0" w:after="0" w:line="254" w:lineRule="auto"/>
                          <w:rPr>
                            <w:sz w:val="18"/>
                            <w:szCs w:val="18"/>
                          </w:rPr>
                        </w:pPr>
                        <w:r>
                          <w:rPr>
                            <w:rFonts w:eastAsia="Calibri"/>
                            <w:color w:val="000000"/>
                            <w:sz w:val="18"/>
                            <w:szCs w:val="18"/>
                          </w:rPr>
                          <w:t>auto int i</w:t>
                        </w:r>
                      </w:p>
                      <w:p w14:paraId="1EB866A9" w14:textId="57278A33" w:rsidR="00146973" w:rsidRDefault="0014697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46973" w:rsidRDefault="00146973" w:rsidP="00073BF2">
                        <w:pPr>
                          <w:spacing w:before="0" w:after="0" w:line="254" w:lineRule="auto"/>
                          <w:rPr>
                            <w:rFonts w:eastAsia="Calibri"/>
                            <w:color w:val="000000"/>
                            <w:sz w:val="18"/>
                            <w:szCs w:val="18"/>
                          </w:rPr>
                        </w:pPr>
                      </w:p>
                      <w:p w14:paraId="55FF5C13" w14:textId="77777777" w:rsidR="00146973" w:rsidRPr="00D2146B" w:rsidRDefault="00146973" w:rsidP="00073BF2">
                        <w:pPr>
                          <w:spacing w:before="0" w:after="0" w:line="256" w:lineRule="auto"/>
                          <w:rPr>
                            <w:sz w:val="18"/>
                            <w:szCs w:val="18"/>
                          </w:rPr>
                        </w:pPr>
                        <w:r>
                          <w:rPr>
                            <w:rFonts w:eastAsia="Calibri"/>
                            <w:color w:val="000000"/>
                            <w:sz w:val="18"/>
                            <w:szCs w:val="18"/>
                          </w:rPr>
                          <w:t>m_parentTable</w:t>
                        </w:r>
                      </w:p>
                      <w:p w14:paraId="20CF0F08" w14:textId="77777777" w:rsidR="00146973" w:rsidRPr="00D2146B" w:rsidRDefault="00146973" w:rsidP="00073BF2">
                        <w:pPr>
                          <w:spacing w:before="0" w:after="0" w:line="254" w:lineRule="auto"/>
                          <w:rPr>
                            <w:sz w:val="18"/>
                            <w:szCs w:val="18"/>
                          </w:rPr>
                        </w:pPr>
                      </w:p>
                      <w:p w14:paraId="2347329E" w14:textId="77777777" w:rsidR="00146973" w:rsidRPr="00D2146B" w:rsidRDefault="00146973" w:rsidP="0050082D">
                        <w:pPr>
                          <w:spacing w:before="0" w:after="0" w:line="254" w:lineRule="auto"/>
                          <w:rPr>
                            <w:sz w:val="18"/>
                            <w:szCs w:val="18"/>
                          </w:rPr>
                        </w:pPr>
                        <w:r w:rsidRPr="00D2146B">
                          <w:rPr>
                            <w:rFonts w:eastAsia="Calibri"/>
                            <w:color w:val="000000"/>
                            <w:sz w:val="18"/>
                            <w:szCs w:val="18"/>
                          </w:rPr>
                          <w:t> </w:t>
                        </w:r>
                      </w:p>
                      <w:p w14:paraId="7D6DAD56" w14:textId="77777777" w:rsidR="00146973" w:rsidRPr="00D2146B" w:rsidRDefault="0014697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146973" w:rsidRPr="00D2146B" w:rsidRDefault="0014697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146973" w:rsidRPr="00100F82" w:rsidRDefault="00146973" w:rsidP="00100F82">
                        <w:pPr>
                          <w:spacing w:before="0" w:after="0"/>
                          <w:rPr>
                            <w:sz w:val="18"/>
                            <w:szCs w:val="18"/>
                          </w:rPr>
                        </w:pPr>
                        <w:r w:rsidRPr="00100F82">
                          <w:rPr>
                            <w:sz w:val="18"/>
                            <w:szCs w:val="18"/>
                          </w:rPr>
                          <w:t>auto int i</w:t>
                        </w:r>
                      </w:p>
                      <w:p w14:paraId="5D0A676C" w14:textId="673BC4F3" w:rsidR="00146973" w:rsidRPr="00100F82" w:rsidRDefault="00146973" w:rsidP="00100F82">
                        <w:pPr>
                          <w:spacing w:before="0" w:after="0"/>
                          <w:rPr>
                            <w:sz w:val="18"/>
                            <w:szCs w:val="18"/>
                          </w:rPr>
                        </w:pPr>
                        <w:r w:rsidRPr="00100F82">
                          <w:rPr>
                            <w:sz w:val="18"/>
                            <w:szCs w:val="18"/>
                          </w:rPr>
                          <w:t>auto double blockDouble</w:t>
                        </w:r>
                      </w:p>
                      <w:p w14:paraId="5B01AFF6" w14:textId="77777777" w:rsidR="00146973" w:rsidRDefault="00146973" w:rsidP="00100F82">
                        <w:pPr>
                          <w:spacing w:before="0" w:after="0" w:line="256" w:lineRule="auto"/>
                          <w:rPr>
                            <w:rFonts w:eastAsia="Calibri"/>
                            <w:color w:val="000000"/>
                            <w:sz w:val="18"/>
                            <w:szCs w:val="18"/>
                          </w:rPr>
                        </w:pPr>
                      </w:p>
                      <w:p w14:paraId="35EF25BA" w14:textId="6D9A7EDC" w:rsidR="00146973" w:rsidRPr="00D2146B" w:rsidRDefault="00146973" w:rsidP="00100F82">
                        <w:pPr>
                          <w:spacing w:before="0" w:after="0" w:line="256" w:lineRule="auto"/>
                          <w:rPr>
                            <w:sz w:val="18"/>
                            <w:szCs w:val="18"/>
                          </w:rPr>
                        </w:pPr>
                        <w:r>
                          <w:rPr>
                            <w:rFonts w:eastAsia="Calibri"/>
                            <w:color w:val="000000"/>
                            <w:sz w:val="18"/>
                            <w:szCs w:val="18"/>
                          </w:rPr>
                          <w:t>m_parentTable</w:t>
                        </w:r>
                      </w:p>
                      <w:p w14:paraId="274031CF" w14:textId="32871C06" w:rsidR="00146973" w:rsidRDefault="0014697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146973" w:rsidRDefault="0014697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146973" w:rsidRDefault="00146973" w:rsidP="00D44BB8">
                        <w:pPr>
                          <w:spacing w:line="252" w:lineRule="auto"/>
                        </w:pPr>
                        <w:r>
                          <w:rPr>
                            <w:rFonts w:eastAsia="Calibri"/>
                            <w:color w:val="000000"/>
                            <w:sz w:val="18"/>
                            <w:szCs w:val="18"/>
                          </w:rPr>
                          <w:t>SymbolTable.CurrentTable</w:t>
                        </w:r>
                      </w:p>
                      <w:p w14:paraId="332537CB" w14:textId="66AB52F1" w:rsidR="00146973" w:rsidRDefault="00146973" w:rsidP="00D44BB8">
                        <w:pPr>
                          <w:spacing w:line="252" w:lineRule="auto"/>
                        </w:pPr>
                      </w:p>
                      <w:p w14:paraId="35DA4169" w14:textId="77777777" w:rsidR="00146973" w:rsidRDefault="0014697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146973" w:rsidRPr="00610E6C" w:rsidRDefault="0014697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5D192B16" w:rsid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09661F77" w14:textId="77777777" w:rsidR="006D6DA7" w:rsidRPr="006D6DA7" w:rsidRDefault="006D6DA7" w:rsidP="006D6DA7">
      <w:pPr>
        <w:pStyle w:val="Code"/>
        <w:rPr>
          <w:highlight w:val="white"/>
        </w:rPr>
      </w:pPr>
      <w:r w:rsidRPr="006D6DA7">
        <w:rPr>
          <w:highlight w:val="white"/>
        </w:rPr>
        <w:t xml:space="preserve">    public static StaticSymbolLinux InitSymbol, ArgsSymbol;</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6A375FE0" w:rsidR="008F5511" w:rsidRDefault="00D4186A" w:rsidP="00323ED4">
      <w:pPr>
        <w:pStyle w:val="Code"/>
        <w:rPr>
          <w:highlight w:val="white"/>
        </w:rPr>
      </w:pPr>
      <w:r>
        <w:rPr>
          <w:highlight w:val="white"/>
        </w:rPr>
        <w:t xml:space="preserve">          </w:t>
      </w:r>
      <w:r w:rsidR="008F5511" w:rsidRPr="008F5511">
        <w:rPr>
          <w:highlight w:val="white"/>
        </w:rPr>
        <w:t>StaticSet = new HashSet&lt;StaticSymbol&gt;();</w:t>
      </w:r>
    </w:p>
    <w:p w14:paraId="7CD679FB" w14:textId="5C2CEE20" w:rsidR="00D4186A" w:rsidRPr="008F5511" w:rsidRDefault="00D4186A" w:rsidP="00323ED4">
      <w:pPr>
        <w:pStyle w:val="Code"/>
        <w:rPr>
          <w:highlight w:val="white"/>
        </w:rPr>
      </w:pPr>
      <w:r>
        <w:rPr>
          <w:highlight w:val="white"/>
        </w:rPr>
        <w:t xml:space="preserve">          </w:t>
      </w:r>
      <w:r w:rsidRPr="006D6DA7">
        <w:rPr>
          <w:highlight w:val="white"/>
        </w:rPr>
        <w:t>InitSymbol</w:t>
      </w:r>
      <w:r>
        <w:rPr>
          <w:highlight w:val="white"/>
        </w:rPr>
        <w:t xml:space="preserve"> = </w:t>
      </w:r>
      <w:r w:rsidRPr="006D6DA7">
        <w:rPr>
          <w:highlight w:val="white"/>
        </w:rPr>
        <w:t>ArgsSymbol</w:t>
      </w:r>
      <w:r>
        <w:rPr>
          <w:highlight w:val="white"/>
        </w:rPr>
        <w:t xml:space="preserve"> = null; </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31" w:name="_Toc53991061"/>
      <w:r>
        <w:t>The Symbol</w:t>
      </w:r>
      <w:bookmarkEnd w:id="231"/>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32" w:author="Stefan Bjornander" w:date="2015-04-25T18:28:00Z">
        <w:r w:rsidR="008154C7">
          <w:t>T</w:t>
        </w:r>
      </w:ins>
      <w:ins w:id="233" w:author="Stefan Bjornander" w:date="2015-04-25T16:11:00Z">
        <w:r w:rsidR="008154C7">
          <w:t xml:space="preserve">he </w:t>
        </w:r>
      </w:ins>
      <w:r w:rsidR="00FB1C41">
        <w:t>r</w:t>
      </w:r>
      <w:ins w:id="234" w:author="Stefan Bjornander" w:date="2015-04-25T16:11:00Z">
        <w:r w:rsidR="008154C7">
          <w:t>egister storage has been included for the sake of completeness</w:t>
        </w:r>
      </w:ins>
      <w:r w:rsidR="00FB1C41">
        <w:t>. T</w:t>
      </w:r>
      <w:ins w:id="235"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6" w:author="Stefan Bjornander" w:date="2015-04-25T18:27:00Z">
        <w:r>
          <w:t xml:space="preserve">If the storage specifier is omitted a global variable is regarded as static and a local variable is </w:t>
        </w:r>
      </w:ins>
      <w:ins w:id="237" w:author="Stefan Bjornander" w:date="2015-04-25T18:28:00Z">
        <w:r>
          <w:t>regarded as auto.</w:t>
        </w:r>
      </w:ins>
      <w:r>
        <w:t xml:space="preserve"> In this book, t</w:t>
      </w:r>
      <w:ins w:id="238" w:author="Stefan Bjornander" w:date="2015-04-25T16:11:00Z">
        <w:r>
          <w:t xml:space="preserve">he </w:t>
        </w:r>
      </w:ins>
      <w:r>
        <w:t>only difference between an auto or register symbol is that the address operator cannot be applied to a register symbol.</w:t>
      </w:r>
    </w:p>
    <w:p w14:paraId="2A27C4A0" w14:textId="39CCDE38"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A6768">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9" w:author="Stefan Bjornander" w:date="2015-04-25T10:11:00Z">
            <w:rPr>
              <w:rStyle w:val="CodeInText"/>
            </w:rPr>
          </w:rPrChange>
        </w:rPr>
        <w:t>typedef</w:t>
      </w:r>
      <w:r>
        <w:t>, in the table.</w:t>
      </w:r>
      <w:ins w:id="240" w:author="Stefan Bjornander" w:date="2015-04-25T10:11:00Z">
        <w:r>
          <w:t xml:space="preserve"> In some compiler technique </w:t>
        </w:r>
      </w:ins>
      <w:r w:rsidR="00440B10">
        <w:t>textbooks,</w:t>
      </w:r>
      <w:ins w:id="241" w:author="Stefan Bjornander" w:date="2015-04-25T10:11:00Z">
        <w:r>
          <w:t xml:space="preserve"> the table is called</w:t>
        </w:r>
      </w:ins>
      <w:ins w:id="242" w:author="Stefan Bjornander" w:date="2015-04-25T10:14:00Z">
        <w:r>
          <w:t xml:space="preserve"> the </w:t>
        </w:r>
        <w:r>
          <w:rPr>
            <w:rStyle w:val="CodeInText"/>
            <w:i/>
            <w:rPrChange w:id="243"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4" w:name="_Toc53991062"/>
      <w:r>
        <w:t>Static Symbols</w:t>
      </w:r>
      <w:bookmarkEnd w:id="244"/>
    </w:p>
    <w:p w14:paraId="0AA5AF9F" w14:textId="3509F1EC" w:rsidR="0034798B" w:rsidRDefault="0034798B" w:rsidP="00AB7E45">
      <w:pPr>
        <w:pStyle w:val="CodeHeader"/>
      </w:pPr>
      <w:r>
        <w:t>StaticSymbol.cs</w:t>
      </w:r>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r>
        <w:t>StaticSymbolLinux.cs</w:t>
      </w:r>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bookmarkStart w:id="245" w:name="_Toc53991063"/>
      <w:r>
        <w:t>The Type System</w:t>
      </w:r>
      <w:bookmarkEnd w:id="245"/>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6" w:author="Stefan Bjornander" w:date="2015-04-25T10:33:00Z"/>
          <w:color w:val="auto"/>
        </w:rPr>
        <w:pPrChange w:id="247"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8" w:author="Stefan Bjornander" w:date="2015-04-25T10:40:00Z">
          <w:pPr>
            <w:pStyle w:val="Rubrik3"/>
          </w:pPr>
        </w:pPrChange>
      </w:pPr>
      <w:ins w:id="249" w:author="Stefan Bjornander" w:date="2015-04-25T10:41:00Z">
        <w:r>
          <w:t>Contrary</w:t>
        </w:r>
      </w:ins>
      <w:ins w:id="250" w:author="Stefan Bjornander" w:date="2015-04-25T10:40:00Z">
        <w:r>
          <w:t xml:space="preserve"> to some other languages, there is no logical type in C. </w:t>
        </w:r>
      </w:ins>
      <w:ins w:id="251" w:author="Stefan Bjornander" w:date="2015-04-25T10:41:00Z">
        <w:r>
          <w:t xml:space="preserve">However, as C applies </w:t>
        </w:r>
        <w:r>
          <w:rPr>
            <w:rStyle w:val="CodeInText"/>
          </w:rPr>
          <w:t>lazy evaluation</w:t>
        </w:r>
        <w:r>
          <w:t>, we need a logical type.</w:t>
        </w:r>
      </w:ins>
      <w:r>
        <w:t xml:space="preserve"> Lazy evaluation </w:t>
      </w:r>
      <w:ins w:id="252"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53" w:author="Stefan Bjornander" w:date="2015-04-25T10:42:00Z">
        <w:r>
          <w:t>The</w:t>
        </w:r>
      </w:ins>
      <w:r>
        <w:t xml:space="preserve"> logical</w:t>
      </w:r>
      <w:ins w:id="254" w:author="Stefan Bjornander" w:date="2015-04-25T10:42:00Z">
        <w:r>
          <w:t xml:space="preserve"> type holds the </w:t>
        </w:r>
      </w:ins>
      <w:ins w:id="255" w:author="Stefan Bjornander" w:date="2015-04-25T10:43:00Z">
        <w:r>
          <w:t xml:space="preserve">two </w:t>
        </w:r>
      </w:ins>
      <w:ins w:id="256" w:author="Stefan Bjornander" w:date="2015-04-25T10:42:00Z">
        <w:r>
          <w:t xml:space="preserve">sets </w:t>
        </w:r>
        <w:r w:rsidRPr="00F366AE">
          <w:rPr>
            <w:rStyle w:val="KeyWord0"/>
            <w:rPrChange w:id="257" w:author="Stefan Bjornander" w:date="2015-04-25T10:42:00Z">
              <w:rPr>
                <w:rStyle w:val="CodeInText"/>
                <w:b/>
              </w:rPr>
            </w:rPrChange>
          </w:rPr>
          <w:t>m_trueSet</w:t>
        </w:r>
        <w:r>
          <w:t xml:space="preserve"> and </w:t>
        </w:r>
        <w:r w:rsidRPr="00F366AE">
          <w:rPr>
            <w:rStyle w:val="KeyWord0"/>
            <w:rPrChange w:id="258" w:author="Stefan Bjornander" w:date="2015-04-25T10:42:00Z">
              <w:rPr>
                <w:rStyle w:val="CodeInText"/>
                <w:b/>
              </w:rPr>
            </w:rPrChange>
          </w:rPr>
          <w:t>m_falseSet</w:t>
        </w:r>
        <w:r>
          <w:t xml:space="preserve">, which hold </w:t>
        </w:r>
      </w:ins>
      <w:ins w:id="259" w:author="Stefan Bjornander" w:date="2015-04-25T10:43:00Z">
        <w:r>
          <w:t>middle code address</w:t>
        </w:r>
      </w:ins>
      <w:ins w:id="260" w:author="Stefan Bjornander" w:date="2015-04-25T10:44:00Z">
        <w:r>
          <w:t>es</w:t>
        </w:r>
      </w:ins>
      <w:ins w:id="261" w:author="Stefan Bjornander" w:date="2015-04-25T10:43:00Z">
        <w:r>
          <w:t xml:space="preserve"> to jumps </w:t>
        </w:r>
      </w:ins>
      <w:r>
        <w:t>instructions that</w:t>
      </w:r>
      <w:ins w:id="262" w:author="Stefan Bjornander" w:date="2015-04-25T10:44:00Z">
        <w:r>
          <w:t xml:space="preserve"> will later be filled with the address</w:t>
        </w:r>
      </w:ins>
      <w:r>
        <w:t>es</w:t>
      </w:r>
      <w:ins w:id="263" w:author="Stefan Bjornander" w:date="2015-04-25T10:44:00Z">
        <w:r>
          <w:t xml:space="preserve"> to jump </w:t>
        </w:r>
      </w:ins>
      <w:r>
        <w:t xml:space="preserve">to </w:t>
      </w:r>
      <w:ins w:id="264" w:author="Stefan Bjornander" w:date="2015-04-25T10:44:00Z">
        <w:r>
          <w:t>if the expression is true or false.</w:t>
        </w:r>
      </w:ins>
    </w:p>
    <w:p w14:paraId="7BB2347F" w14:textId="6E49B6A7" w:rsidR="00B402D5" w:rsidRDefault="009F6C5C">
      <w:pPr>
        <w:rPr>
          <w:color w:val="auto"/>
        </w:rPr>
        <w:pPrChange w:id="265" w:author="Stefan Bjornander" w:date="2015-04-25T10:39:00Z">
          <w:pPr>
            <w:pStyle w:val="Rubrik3"/>
            <w:tabs>
              <w:tab w:val="num" w:pos="360"/>
            </w:tabs>
          </w:pPr>
        </w:pPrChange>
      </w:pPr>
      <w:r>
        <w:rPr>
          <w:highlight w:val="white"/>
        </w:rPr>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6" w:author="Stefan Bjornander" w:date="2015-04-25T10:39:00Z">
        <w:r w:rsidR="00B402D5">
          <w:t>The bi</w:t>
        </w:r>
      </w:ins>
      <w:r w:rsidR="00B402D5">
        <w:t>t</w:t>
      </w:r>
      <w:ins w:id="267" w:author="Stefan Bjornander" w:date="2015-04-25T10:39:00Z">
        <w:r w:rsidR="00B402D5">
          <w:t>field type is an integral type, with the addition of the bitfield mask</w:t>
        </w:r>
      </w:ins>
      <w:r w:rsidR="00481C24">
        <w:t xml:space="preserve">. It </w:t>
      </w:r>
      <w:ins w:id="268" w:author="Stefan Bjornander" w:date="2015-04-25T10:39:00Z">
        <w:r w:rsidR="00B402D5">
          <w:t xml:space="preserve">is used </w:t>
        </w:r>
      </w:ins>
      <w:ins w:id="269" w:author="Stefan Bjornander" w:date="2015-04-25T10:40:00Z">
        <w:r w:rsidR="00481C24">
          <w:t>to set the unused bits to zero</w:t>
        </w:r>
      </w:ins>
      <w:r w:rsidR="00481C24">
        <w:t xml:space="preserve"> </w:t>
      </w:r>
      <w:ins w:id="270"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71" w:author="Stefan Bjornander" w:date="2015-04-25T11:02:00Z">
        <w:r>
          <w:t xml:space="preserve">The type pointed at is null when the type is created, it will later be set by the </w:t>
        </w:r>
      </w:ins>
      <w:r>
        <w:t>declarator</w:t>
      </w:r>
      <w:ins w:id="272" w:author="Stefan Bjornander" w:date="2015-04-25T11:02:00Z">
        <w:r>
          <w:t xml:space="preserve"> type.</w:t>
        </w:r>
      </w:ins>
      <w:ins w:id="273"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4"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5" w:author="Stefan Bjornander" w:date="2015-04-25T11:00:00Z">
        <w:r w:rsidR="00270234">
          <w:t>hen the type is created</w:t>
        </w:r>
      </w:ins>
      <w:r w:rsidR="00270234">
        <w:t>, t</w:t>
      </w:r>
      <w:ins w:id="276" w:author="Stefan Bjornander" w:date="2015-04-25T11:00:00Z">
        <w:r w:rsidR="007071E3">
          <w:t>he array size can be zero. In that case it will later be set by the length of its ini</w:t>
        </w:r>
      </w:ins>
      <w:ins w:id="277" w:author="Stefan Bjornander" w:date="2015-04-25T11:01:00Z">
        <w:r w:rsidR="007071E3">
          <w:t xml:space="preserve">tialization </w:t>
        </w:r>
      </w:ins>
      <w:ins w:id="278"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9"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432F706" w:rsidR="00D36967" w:rsidRDefault="00D36967">
      <w:pPr>
        <w:rPr>
          <w:color w:val="auto"/>
        </w:rPr>
        <w:pPrChange w:id="280" w:author="Stefan Bjornander" w:date="2015-04-25T10:38:00Z">
          <w:pPr>
            <w:pStyle w:val="Rubrik3"/>
          </w:pPr>
        </w:pPrChange>
      </w:pPr>
      <w:ins w:id="281" w:author="Stefan Bjornander" w:date="2015-04-25T10:38:00Z">
        <w:r>
          <w:t>The enumeration type (</w:t>
        </w:r>
        <w:r w:rsidRPr="007D738C">
          <w:rPr>
            <w:rStyle w:val="KeyWord0"/>
            <w:rPrChange w:id="282"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83" w:author="Stefan Bjornander" w:date="2015-04-25T10:38:00Z">
        <w:r>
          <w:t xml:space="preserve">. However, the </w:t>
        </w:r>
        <w:r>
          <w:rPr>
            <w:rStyle w:val="CodeInText"/>
          </w:rPr>
          <w:t>Specifi</w:t>
        </w:r>
      </w:ins>
      <w:r>
        <w:rPr>
          <w:rStyle w:val="CodeInText"/>
        </w:rPr>
        <w:t>er</w:t>
      </w:r>
      <w:ins w:id="284" w:author="Stefan Bjornander" w:date="2015-04-25T10:38:00Z">
        <w:r>
          <w:t xml:space="preserve"> class of Section </w:t>
        </w:r>
      </w:ins>
      <w:r>
        <w:fldChar w:fldCharType="begin"/>
      </w:r>
      <w:r>
        <w:instrText xml:space="preserve"> REF _Ref418259975 \r \h </w:instrText>
      </w:r>
      <w:r>
        <w:fldChar w:fldCharType="separate"/>
      </w:r>
      <w:r w:rsidR="000A6768">
        <w:t>3.2.1</w:t>
      </w:r>
      <w:r>
        <w:fldChar w:fldCharType="end"/>
      </w:r>
      <w:r>
        <w:t xml:space="preserve"> </w:t>
      </w:r>
      <w:ins w:id="285" w:author="Stefan Bjornander" w:date="2015-04-25T10:38:00Z">
        <w:r>
          <w:t xml:space="preserve">needs to know if the type is </w:t>
        </w:r>
        <w:r w:rsidRPr="007D738C">
          <w:rPr>
            <w:rStyle w:val="KeyWord0"/>
          </w:rPr>
          <w:t>enum</w:t>
        </w:r>
        <w:r>
          <w:t xml:space="preserve"> </w:t>
        </w:r>
      </w:ins>
      <w:r>
        <w:t>to</w:t>
      </w:r>
      <w:ins w:id="286" w:author="Stefan Bjornander" w:date="2015-04-25T10:38:00Z">
        <w:r>
          <w:t xml:space="preserve"> initialize its value. </w:t>
        </w:r>
      </w:ins>
      <w:r>
        <w:t>Therefore,</w:t>
      </w:r>
      <w:ins w:id="287" w:author="Stefan Bjornander" w:date="2015-04-25T10:38:00Z">
        <w:r>
          <w:t xml:space="preserve"> we add the </w:t>
        </w:r>
        <w:r w:rsidRPr="00E97112">
          <w:rPr>
            <w:rStyle w:val="KeyWord0"/>
            <w:rPrChange w:id="288" w:author="Stefan Bjornander" w:date="2015-04-25T10:39:00Z">
              <w:rPr>
                <w:rStyle w:val="CodeInText"/>
                <w:b/>
              </w:rPr>
            </w:rPrChange>
          </w:rPr>
          <w:t>m_enum</w:t>
        </w:r>
        <w:r>
          <w:t xml:space="preserve"> field and the </w:t>
        </w:r>
      </w:ins>
      <w:r>
        <w:rPr>
          <w:rStyle w:val="CodeInText"/>
        </w:rPr>
        <w:t>Enumeration</w:t>
      </w:r>
      <w:ins w:id="289"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0" w:author="Stefan Bjornander" w:date="2015-04-25T11:15:00Z"/>
        </w:rPr>
        <w:pPrChange w:id="291" w:author="Stefan Bjornander" w:date="2015-04-25T14:54:00Z">
          <w:pPr>
            <w:pStyle w:val="Rubrik3"/>
          </w:pPr>
        </w:pPrChange>
      </w:pPr>
      <w:ins w:id="292" w:author="Stefan Bjornander" w:date="2015-04-25T14:54:00Z">
        <w:r>
          <w:t xml:space="preserve">Each type has a size, even though void </w:t>
        </w:r>
      </w:ins>
      <w:ins w:id="293" w:author="Stefan Bjornander" w:date="2015-04-25T16:04:00Z">
        <w:r>
          <w:t>and</w:t>
        </w:r>
      </w:ins>
      <w:ins w:id="294" w:author="Stefan Bjornander" w:date="2015-04-25T14:54:00Z">
        <w:r>
          <w:t xml:space="preserve"> function ha</w:t>
        </w:r>
      </w:ins>
      <w:ins w:id="295" w:author="Stefan Bjornander" w:date="2015-04-25T16:04:00Z">
        <w:r>
          <w:t>ve</w:t>
        </w:r>
      </w:ins>
      <w:ins w:id="296" w:author="Stefan Bjornander" w:date="2015-04-25T14:54:00Z">
        <w:r>
          <w:t xml:space="preserve"> size zero. The size of an array is its size times the size of its type</w:t>
        </w:r>
      </w:ins>
      <w:ins w:id="297" w:author="Stefan Bjornander" w:date="2015-04-25T14:55:00Z">
        <w:r>
          <w:t xml:space="preserve">, the size of a struct is the sum of the sizes of its members, and the size of a union is the size of its </w:t>
        </w:r>
      </w:ins>
      <w:ins w:id="298" w:author="Stefan Bjornander" w:date="2015-04-25T16:04:00Z">
        <w:r>
          <w:t>largest</w:t>
        </w:r>
      </w:ins>
      <w:ins w:id="299" w:author="Stefan Bjornander" w:date="2015-04-25T14:55:00Z">
        <w:r>
          <w:t xml:space="preserve"> member. Not</w:t>
        </w:r>
      </w:ins>
      <w:ins w:id="300" w:author="Stefan Bjornander" w:date="2015-04-25T16:04:00Z">
        <w:r>
          <w:t>e</w:t>
        </w:r>
      </w:ins>
      <w:ins w:id="301"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302" w:author="Stefan Bjornander" w:date="2015-04-25T11:37:00Z">
        <w:r>
          <w:t xml:space="preserve">It is possible to define an array without </w:t>
        </w:r>
      </w:ins>
      <w:ins w:id="303" w:author="Stefan Bjornander" w:date="2015-04-25T11:38:00Z">
        <w:r>
          <w:rPr>
            <w:noProof/>
          </w:rPr>
          <w:t xml:space="preserve">stating its size, </w:t>
        </w:r>
      </w:ins>
      <w:ins w:id="304" w:author="Stefan Bjornander" w:date="2015-04-25T14:31:00Z">
        <w:r>
          <w:rPr>
            <w:noProof/>
          </w:rPr>
          <w:t>in which case the array is given the size zero. I</w:t>
        </w:r>
      </w:ins>
      <w:ins w:id="305" w:author="Stefan Bjornander" w:date="2015-04-25T11:38:00Z">
        <w:r>
          <w:rPr>
            <w:noProof/>
          </w:rPr>
          <w:t>n that case</w:t>
        </w:r>
      </w:ins>
      <w:ins w:id="306" w:author="Stefan Bjornander" w:date="2015-04-25T14:31:00Z">
        <w:r>
          <w:rPr>
            <w:noProof/>
          </w:rPr>
          <w:t>,</w:t>
        </w:r>
      </w:ins>
      <w:ins w:id="307" w:author="Stefan Bjornander" w:date="2015-04-25T11:38:00Z">
        <w:r>
          <w:rPr>
            <w:noProof/>
          </w:rPr>
          <w:t xml:space="preserve"> </w:t>
        </w:r>
      </w:ins>
      <w:ins w:id="308" w:author="Stefan Bjornander" w:date="2015-04-25T14:31:00Z">
        <w:r>
          <w:rPr>
            <w:noProof/>
          </w:rPr>
          <w:t>the</w:t>
        </w:r>
      </w:ins>
      <w:ins w:id="309" w:author="Stefan Bjornander" w:date="2015-04-25T11:38:00Z">
        <w:r>
          <w:rPr>
            <w:noProof/>
          </w:rPr>
          <w:t xml:space="preserve"> </w:t>
        </w:r>
      </w:ins>
      <w:ins w:id="310" w:author="Stefan Bjornander" w:date="2015-04-25T14:31:00Z">
        <w:r>
          <w:rPr>
            <w:noProof/>
          </w:rPr>
          <w:t xml:space="preserve">array </w:t>
        </w:r>
      </w:ins>
      <w:ins w:id="311" w:author="Stefan Bjornander" w:date="2015-04-25T11:38:00Z">
        <w:r>
          <w:rPr>
            <w:noProof/>
          </w:rPr>
          <w:t xml:space="preserve">size must be determined by the size of its initialization list. </w:t>
        </w:r>
      </w:ins>
      <w:ins w:id="312" w:author="Stefan Bjornander" w:date="2015-04-25T11:39:00Z">
        <w:r>
          <w:rPr>
            <w:noProof/>
          </w:rPr>
          <w:t xml:space="preserve">However, if the </w:t>
        </w:r>
      </w:ins>
      <w:ins w:id="313" w:author="Stefan Bjornander" w:date="2015-04-25T11:40:00Z">
        <w:r>
          <w:rPr>
            <w:noProof/>
          </w:rPr>
          <w:t xml:space="preserve">array </w:t>
        </w:r>
      </w:ins>
      <w:ins w:id="314" w:author="Stefan Bjornander" w:date="2015-04-25T11:39:00Z">
        <w:r>
          <w:rPr>
            <w:noProof/>
          </w:rPr>
          <w:t xml:space="preserve">definition </w:t>
        </w:r>
      </w:ins>
      <w:ins w:id="315" w:author="Stefan Bjornander" w:date="2015-04-25T11:40:00Z">
        <w:r>
          <w:rPr>
            <w:noProof/>
          </w:rPr>
          <w:t>lacks</w:t>
        </w:r>
      </w:ins>
      <w:ins w:id="316" w:author="Stefan Bjornander" w:date="2015-04-25T11:39:00Z">
        <w:r>
          <w:rPr>
            <w:noProof/>
          </w:rPr>
          <w:t xml:space="preserve"> an initialization list</w:t>
        </w:r>
      </w:ins>
      <w:ins w:id="317" w:author="Stefan Bjornander" w:date="2015-04-25T11:40:00Z">
        <w:r>
          <w:rPr>
            <w:noProof/>
          </w:rPr>
          <w:t xml:space="preserve">, the array </w:t>
        </w:r>
      </w:ins>
      <w:ins w:id="318" w:author="Stefan Bjornander" w:date="2015-04-25T14:31:00Z">
        <w:r>
          <w:rPr>
            <w:noProof/>
          </w:rPr>
          <w:t xml:space="preserve">keeps the size zero and is considered </w:t>
        </w:r>
      </w:ins>
      <w:ins w:id="319" w:author="Stefan Bjornander" w:date="2015-04-25T11:40:00Z">
        <w:r>
          <w:rPr>
            <w:noProof/>
          </w:rPr>
          <w:t>incomplete</w:t>
        </w:r>
      </w:ins>
      <w:ins w:id="320" w:author="Stefan Bjornander" w:date="2015-04-25T11:39:00Z">
        <w:r>
          <w:rPr>
            <w:noProof/>
          </w:rPr>
          <w:t>.</w:t>
        </w:r>
      </w:ins>
      <w:ins w:id="321" w:author="Stefan Bjornander" w:date="2015-04-25T14:30:00Z">
        <w:r>
          <w:rPr>
            <w:noProof/>
          </w:rPr>
          <w:t xml:space="preserve"> In the same</w:t>
        </w:r>
      </w:ins>
      <w:ins w:id="322" w:author="Stefan Bjornander" w:date="2015-04-25T14:33:00Z">
        <w:r>
          <w:rPr>
            <w:noProof/>
          </w:rPr>
          <w:t xml:space="preserve"> way</w:t>
        </w:r>
      </w:ins>
      <w:ins w:id="323" w:author="Stefan Bjornander" w:date="2015-04-25T14:30:00Z">
        <w:r>
          <w:rPr>
            <w:noProof/>
          </w:rPr>
          <w:t xml:space="preserve">, it is possible to define only the </w:t>
        </w:r>
      </w:ins>
      <w:ins w:id="324" w:author="Stefan Bjornander" w:date="2015-04-25T14:32:00Z">
        <w:r>
          <w:rPr>
            <w:noProof/>
          </w:rPr>
          <w:t>n</w:t>
        </w:r>
      </w:ins>
      <w:ins w:id="325" w:author="Stefan Bjornander" w:date="2015-04-25T14:33:00Z">
        <w:r>
          <w:rPr>
            <w:noProof/>
          </w:rPr>
          <w:t>ame tag</w:t>
        </w:r>
      </w:ins>
      <w:ins w:id="326" w:author="Stefan Bjornander" w:date="2015-04-25T14:30:00Z">
        <w:r>
          <w:rPr>
            <w:noProof/>
          </w:rPr>
          <w:t xml:space="preserve"> of a struct</w:t>
        </w:r>
      </w:ins>
      <w:ins w:id="327" w:author="Stefan Bjornander" w:date="2015-04-25T14:33:00Z">
        <w:r>
          <w:rPr>
            <w:noProof/>
          </w:rPr>
          <w:t xml:space="preserve"> or union</w:t>
        </w:r>
      </w:ins>
      <w:ins w:id="328" w:author="Stefan Bjornander" w:date="2015-04-25T14:30:00Z">
        <w:r>
          <w:rPr>
            <w:noProof/>
          </w:rPr>
          <w:t xml:space="preserve">, with its </w:t>
        </w:r>
      </w:ins>
      <w:ins w:id="329" w:author="Stefan Bjornander" w:date="2015-04-25T14:33:00Z">
        <w:r>
          <w:rPr>
            <w:noProof/>
          </w:rPr>
          <w:t xml:space="preserve">member </w:t>
        </w:r>
      </w:ins>
      <w:r>
        <w:rPr>
          <w:noProof/>
        </w:rPr>
        <w:t>map</w:t>
      </w:r>
      <w:ins w:id="330" w:author="Stefan Bjornander" w:date="2015-04-25T14:33:00Z">
        <w:r>
          <w:rPr>
            <w:noProof/>
          </w:rPr>
          <w:t xml:space="preserve"> </w:t>
        </w:r>
      </w:ins>
      <w:ins w:id="331" w:author="Stefan Bjornander" w:date="2015-04-25T14:30:00Z">
        <w:r>
          <w:rPr>
            <w:noProof/>
          </w:rPr>
          <w:t xml:space="preserve">to be defined later. </w:t>
        </w:r>
      </w:ins>
      <w:ins w:id="332" w:author="Stefan Bjornander" w:date="2015-04-25T14:32:00Z">
        <w:r>
          <w:rPr>
            <w:noProof/>
          </w:rPr>
          <w:t xml:space="preserve">In that case, the member </w:t>
        </w:r>
      </w:ins>
      <w:r>
        <w:rPr>
          <w:noProof/>
        </w:rPr>
        <w:t>map</w:t>
      </w:r>
      <w:ins w:id="333" w:author="Stefan Bjornander" w:date="2015-04-25T14:32:00Z">
        <w:r>
          <w:rPr>
            <w:noProof/>
          </w:rPr>
          <w:t xml:space="preserve"> is given the value null, which is keep if the </w:t>
        </w:r>
      </w:ins>
      <w:ins w:id="334" w:author="Stefan Bjornander" w:date="2015-04-25T14:33:00Z">
        <w:r>
          <w:rPr>
            <w:noProof/>
          </w:rPr>
          <w:t xml:space="preserve">member </w:t>
        </w:r>
      </w:ins>
      <w:r>
        <w:rPr>
          <w:noProof/>
        </w:rPr>
        <w:t>map</w:t>
      </w:r>
      <w:ins w:id="335" w:author="Stefan Bjornander" w:date="2015-04-25T14:33:00Z">
        <w:r>
          <w:rPr>
            <w:noProof/>
          </w:rPr>
          <w:t xml:space="preserve"> is n</w:t>
        </w:r>
      </w:ins>
      <w:r>
        <w:rPr>
          <w:noProof/>
        </w:rPr>
        <w:t>ot</w:t>
      </w:r>
      <w:ins w:id="336" w:author="Stefan Bjornander" w:date="2015-04-25T14:33:00Z">
        <w:r>
          <w:rPr>
            <w:noProof/>
          </w:rPr>
          <w:t xml:space="preserve"> defined, and the struct or union is consider incomplete.</w:t>
        </w:r>
      </w:ins>
      <w:ins w:id="337" w:author="Stefan Bjornander" w:date="2015-04-25T14:34:00Z">
        <w:r>
          <w:rPr>
            <w:noProof/>
          </w:rPr>
          <w:t xml:space="preserve"> Variables can only have complete types, and the pointer type, array type or function return type must be </w:t>
        </w:r>
      </w:ins>
      <w:r>
        <w:rPr>
          <w:noProof/>
        </w:rPr>
        <w:t xml:space="preserve">also </w:t>
      </w:r>
      <w:ins w:id="338"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9" w:author="Stefan Bjornander" w:date="2015-04-25T10:27:00Z">
          <w:pPr>
            <w:pStyle w:val="Rubrik3"/>
          </w:pPr>
        </w:pPrChange>
      </w:pPr>
      <w:ins w:id="340" w:author="Stefan Bjornander" w:date="2015-04-25T10:30:00Z">
        <w:r>
          <w:t xml:space="preserve">The idea of the volatile </w:t>
        </w:r>
      </w:ins>
      <w:ins w:id="341" w:author="Stefan Bjornander" w:date="2015-04-25T10:31:00Z">
        <w:r>
          <w:t xml:space="preserve">qualifier is to </w:t>
        </w:r>
      </w:ins>
      <w:ins w:id="342" w:author="Stefan Bjornander" w:date="2015-04-25T10:30:00Z">
        <w:r>
          <w:t xml:space="preserve">prevent optimization, and since this book </w:t>
        </w:r>
      </w:ins>
      <w:ins w:id="343" w:author="Stefan Bjornander" w:date="2015-04-25T10:31:00Z">
        <w:r>
          <w:t>is focused on optimization techniques</w:t>
        </w:r>
      </w:ins>
      <w:r w:rsidR="001832E0">
        <w:t>,</w:t>
      </w:r>
      <w:ins w:id="344" w:author="Stefan Bjornander" w:date="2015-04-25T10:31:00Z">
        <w:r>
          <w:t xml:space="preserve"> we have no real use for the volatile </w:t>
        </w:r>
      </w:ins>
      <w:r>
        <w:t>qualifier</w:t>
      </w:r>
      <w:ins w:id="345" w:author="Stefan Bjornander" w:date="2015-04-25T10:31:00Z">
        <w:r>
          <w:t xml:space="preserve">. However, for the sake of </w:t>
        </w:r>
      </w:ins>
      <w:r>
        <w:t>completeness</w:t>
      </w:r>
      <w:ins w:id="346" w:author="Stefan Bjornander" w:date="2015-04-25T10:31:00Z">
        <w:r>
          <w:t xml:space="preserve"> we include the </w:t>
        </w:r>
        <w:r w:rsidRPr="001832E0">
          <w:rPr>
            <w:rStyle w:val="KeyWord0"/>
            <w:rPrChange w:id="347" w:author="Stefan Bjornander" w:date="2015-04-25T10:32:00Z">
              <w:rPr>
                <w:rStyle w:val="CodeInText"/>
                <w:b/>
              </w:rPr>
            </w:rPrChange>
          </w:rPr>
          <w:t>m_volatile</w:t>
        </w:r>
        <w:r>
          <w:t xml:space="preserve"> field in the </w:t>
        </w:r>
        <w:r w:rsidRPr="001832E0">
          <w:rPr>
            <w:rStyle w:val="KeyWord0"/>
            <w:rPrChange w:id="348"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9" w:author="Stefan Bjornander" w:date="2015-04-25T10:28:00Z">
        <w:r>
          <w:t xml:space="preserve"> type is constant if its field </w:t>
        </w:r>
        <w:r w:rsidRPr="00EA627A">
          <w:rPr>
            <w:rStyle w:val="KeyWord0"/>
            <w:rPrChange w:id="350" w:author="Stefan Bjornander" w:date="2015-04-25T10:28:00Z">
              <w:rPr>
                <w:rStyle w:val="CodeInText"/>
              </w:rPr>
            </w:rPrChange>
          </w:rPr>
          <w:t>m_constant</w:t>
        </w:r>
        <w:r>
          <w:t xml:space="preserve"> is true. However, </w:t>
        </w:r>
      </w:ins>
      <w:r>
        <w:t>a</w:t>
      </w:r>
      <w:ins w:id="351" w:author="Stefan Bjornander" w:date="2015-04-25T10:28:00Z">
        <w:r>
          <w:t xml:space="preserve"> struct or union is </w:t>
        </w:r>
      </w:ins>
      <w:r w:rsidR="00D96162">
        <w:t>c</w:t>
      </w:r>
      <w:ins w:id="352" w:author="Stefan Bjornander" w:date="2015-04-25T10:29:00Z">
        <w:r>
          <w:t>onstant</w:t>
        </w:r>
      </w:ins>
      <w:ins w:id="353" w:author="Stefan Bjornander" w:date="2015-04-25T10:28:00Z">
        <w:r>
          <w:t xml:space="preserve"> if </w:t>
        </w:r>
      </w:ins>
      <w:ins w:id="354" w:author="Stefan Bjornander" w:date="2015-04-25T10:29:00Z">
        <w:r>
          <w:t>it is constant</w:t>
        </w:r>
      </w:ins>
      <w:r w:rsidR="00D96162">
        <w:t xml:space="preserve"> in </w:t>
      </w:r>
      <w:r w:rsidR="00984E72">
        <w:t>itself</w:t>
      </w:r>
      <w:r w:rsidR="00C04FC7">
        <w:t>,</w:t>
      </w:r>
      <w:r w:rsidR="00984E72">
        <w:t xml:space="preserve"> or</w:t>
      </w:r>
      <w:ins w:id="355" w:author="Stefan Bjornander" w:date="2015-04-25T10:29:00Z">
        <w:r>
          <w:t xml:space="preserve"> </w:t>
        </w:r>
      </w:ins>
      <w:r w:rsidR="00C04FC7">
        <w:t xml:space="preserve">if </w:t>
      </w:r>
      <w:ins w:id="356" w:author="Stefan Bjornander" w:date="2015-04-25T10:29:00Z">
        <w:r>
          <w:t>is any of its members if (</w:t>
        </w:r>
      </w:ins>
      <w:ins w:id="357" w:author="Stefan Bjornander" w:date="2015-04-25T10:30:00Z">
        <w:r>
          <w:t>recursively</w:t>
        </w:r>
      </w:ins>
      <w:ins w:id="358" w:author="Stefan Bjornander" w:date="2015-04-25T10:29:00Z">
        <w:r>
          <w:t>)</w:t>
        </w:r>
      </w:ins>
      <w:ins w:id="359"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60" w:author="Stefan Bjornander" w:date="2015-04-25T14:35:00Z">
        <w:r>
          <w:t>Two pointer</w:t>
        </w:r>
      </w:ins>
      <w:r>
        <w:rPr>
          <w:noProof/>
        </w:rPr>
        <w:t>s</w:t>
      </w:r>
      <w:ins w:id="361" w:author="Stefan Bjornander" w:date="2015-04-25T14:35:00Z">
        <w:r>
          <w:rPr>
            <w:noProof/>
          </w:rPr>
          <w:t xml:space="preserve"> are </w:t>
        </w:r>
      </w:ins>
      <w:r>
        <w:rPr>
          <w:noProof/>
        </w:rPr>
        <w:t xml:space="preserve">considered to be </w:t>
      </w:r>
      <w:ins w:id="362" w:author="Stefan Bjornander" w:date="2015-04-25T14:35:00Z">
        <w:r>
          <w:rPr>
            <w:noProof/>
          </w:rPr>
          <w:t>equal if the type</w:t>
        </w:r>
      </w:ins>
      <w:r>
        <w:rPr>
          <w:noProof/>
        </w:rPr>
        <w:t>s</w:t>
      </w:r>
      <w:ins w:id="363"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4" w:author="Stefan Bjornander" w:date="2015-04-25T14:56:00Z">
        <w:r>
          <w:rPr>
            <w:noProof/>
          </w:rPr>
          <w:t xml:space="preserve">wo arrays are </w:t>
        </w:r>
      </w:ins>
      <w:r>
        <w:rPr>
          <w:noProof/>
        </w:rPr>
        <w:t xml:space="preserve">equal </w:t>
      </w:r>
      <w:ins w:id="365" w:author="Stefan Bjornander" w:date="2015-04-25T17:26:00Z">
        <w:r>
          <w:rPr>
            <w:noProof/>
          </w:rPr>
          <w:t>if</w:t>
        </w:r>
      </w:ins>
      <w:r>
        <w:rPr>
          <w:noProof/>
        </w:rPr>
        <w:t xml:space="preserve"> </w:t>
      </w:r>
      <w:ins w:id="366"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7" w:author="Stefan Bjornander" w:date="2015-04-25T14:58:00Z">
        <w:r>
          <w:rPr>
            <w:noProof/>
          </w:rPr>
          <w:t>Two struct</w:t>
        </w:r>
      </w:ins>
      <w:ins w:id="368" w:author="Stefan Bjornander" w:date="2015-04-25T16:07:00Z">
        <w:r>
          <w:rPr>
            <w:noProof/>
          </w:rPr>
          <w:t>s</w:t>
        </w:r>
      </w:ins>
      <w:ins w:id="369" w:author="Stefan Bjornander" w:date="2015-04-25T14:58:00Z">
        <w:r>
          <w:rPr>
            <w:noProof/>
          </w:rPr>
          <w:t xml:space="preserve"> or unions are equals if </w:t>
        </w:r>
      </w:ins>
      <w:ins w:id="370" w:author="Stefan Bjornander" w:date="2015-04-25T16:06:00Z">
        <w:r>
          <w:rPr>
            <w:noProof/>
          </w:rPr>
          <w:t xml:space="preserve">they both are incomplete </w:t>
        </w:r>
      </w:ins>
      <w:r>
        <w:rPr>
          <w:noProof/>
        </w:rPr>
        <w:t xml:space="preserve">(their member maps are null) </w:t>
      </w:r>
      <w:ins w:id="371" w:author="Stefan Bjornander" w:date="2015-04-25T16:06:00Z">
        <w:r>
          <w:rPr>
            <w:noProof/>
          </w:rPr>
          <w:t xml:space="preserve">or if </w:t>
        </w:r>
      </w:ins>
      <w:ins w:id="372" w:author="Stefan Bjornander" w:date="2015-04-25T14:58:00Z">
        <w:r>
          <w:rPr>
            <w:noProof/>
          </w:rPr>
          <w:t xml:space="preserve">their member </w:t>
        </w:r>
      </w:ins>
      <w:r>
        <w:rPr>
          <w:noProof/>
        </w:rPr>
        <w:t>maps</w:t>
      </w:r>
      <w:ins w:id="373" w:author="Stefan Bjornander" w:date="2015-04-25T14:58:00Z">
        <w:r>
          <w:rPr>
            <w:noProof/>
          </w:rPr>
          <w:t xml:space="preserve"> are equal</w:t>
        </w:r>
      </w:ins>
      <w:ins w:id="374" w:author="Stefan Bjornander" w:date="2015-04-25T16:07:00Z">
        <w:r>
          <w:rPr>
            <w:noProof/>
          </w:rPr>
          <w:t>. N</w:t>
        </w:r>
      </w:ins>
      <w:ins w:id="375" w:author="Stefan Bjornander" w:date="2015-04-25T16:05:00Z">
        <w:r>
          <w:rPr>
            <w:noProof/>
          </w:rPr>
          <w:t xml:space="preserve">ote that they </w:t>
        </w:r>
      </w:ins>
      <w:r>
        <w:rPr>
          <w:noProof/>
        </w:rPr>
        <w:t xml:space="preserve">must not only </w:t>
      </w:r>
      <w:ins w:id="376" w:author="Stefan Bjornander" w:date="2015-04-25T16:06:00Z">
        <w:r>
          <w:rPr>
            <w:noProof/>
          </w:rPr>
          <w:t>have the same members, the</w:t>
        </w:r>
      </w:ins>
      <w:r>
        <w:rPr>
          <w:noProof/>
        </w:rPr>
        <w:t xml:space="preserve"> members</w:t>
      </w:r>
      <w:ins w:id="377" w:author="Stefan Bjornander" w:date="2015-04-25T16:06:00Z">
        <w:r>
          <w:rPr>
            <w:noProof/>
          </w:rPr>
          <w:t xml:space="preserve"> </w:t>
        </w:r>
      </w:ins>
      <w:r>
        <w:rPr>
          <w:noProof/>
        </w:rPr>
        <w:t xml:space="preserve">must also appear in the </w:t>
      </w:r>
      <w:ins w:id="378"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9"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80" w:name="_Toc53991064"/>
      <w:r>
        <w:t>Type Cast</w:t>
      </w:r>
      <w:bookmarkEnd w:id="380"/>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81" w:name="_Toc53991065"/>
      <w:r>
        <w:t>Type Promotion</w:t>
      </w:r>
      <w:bookmarkEnd w:id="381"/>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82" w:name="_Toc53991066"/>
      <w:r>
        <w:t>Constant Expression</w:t>
      </w:r>
      <w:bookmarkEnd w:id="382"/>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83" w:name="_Toc53991067"/>
      <w:r>
        <w:rPr>
          <w:highlight w:val="white"/>
        </w:rPr>
        <w:t>Relation Expressions</w:t>
      </w:r>
      <w:bookmarkEnd w:id="383"/>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4" w:name="_Toc53991068"/>
      <w:r>
        <w:rPr>
          <w:highlight w:val="white"/>
        </w:rPr>
        <w:t>Arithmetic Expressions</w:t>
      </w:r>
      <w:bookmarkEnd w:id="384"/>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5" w:name="_Toc53991069"/>
      <w:r>
        <w:rPr>
          <w:highlight w:val="white"/>
        </w:rPr>
        <w:t>Type Cast</w:t>
      </w:r>
      <w:bookmarkEnd w:id="385"/>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6" w:name="_Toc53991070"/>
      <w:r>
        <w:t xml:space="preserve">Static </w:t>
      </w:r>
      <w:r w:rsidR="00917F74">
        <w:t xml:space="preserve">Address </w:t>
      </w:r>
      <w:r>
        <w:t>Expression</w:t>
      </w:r>
      <w:bookmarkEnd w:id="386"/>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7" w:name="_Toc53991071"/>
      <w:r>
        <w:t>Initialization</w:t>
      </w:r>
      <w:bookmarkEnd w:id="387"/>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8" w:name="_Toc53991072"/>
      <w:r w:rsidRPr="00EC76D5">
        <w:t>Middle Code Optimization</w:t>
      </w:r>
      <w:bookmarkEnd w:id="227"/>
      <w:bookmarkEnd w:id="388"/>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t xml:space="preserve">    }</w:t>
      </w:r>
    </w:p>
    <w:p w14:paraId="3AE4ACDE" w14:textId="473797CD" w:rsidR="00F303A6" w:rsidRDefault="00F303A6" w:rsidP="00F303A6">
      <w:pPr>
        <w:pStyle w:val="Rubrik3"/>
      </w:pPr>
      <w:bookmarkStart w:id="389" w:name="_Toc53991073"/>
      <w:r>
        <w:t>Object to Integer Addresses</w:t>
      </w:r>
      <w:bookmarkEnd w:id="389"/>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90" w:name="_Toc53991074"/>
      <w:r>
        <w:t>Goto Next Instructions</w:t>
      </w:r>
      <w:bookmarkEnd w:id="390"/>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391" w:name="_Toc53991075"/>
      <w:r w:rsidRPr="00EC76D5">
        <w:t>Next-</w:t>
      </w:r>
      <w:r w:rsidR="00795872" w:rsidRPr="00EC76D5">
        <w:t xml:space="preserve">Double </w:t>
      </w:r>
      <w:r w:rsidR="00036C5E" w:rsidRPr="00EC76D5">
        <w:t xml:space="preserve">Goto </w:t>
      </w:r>
      <w:r w:rsidR="00795872" w:rsidRPr="00EC76D5">
        <w:t>Statements</w:t>
      </w:r>
      <w:bookmarkEnd w:id="391"/>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92" w:name="_Toc53991076"/>
      <w:r w:rsidRPr="00EC76D5">
        <w:t>Goto Chains</w:t>
      </w:r>
      <w:bookmarkEnd w:id="392"/>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93" w:name="_Toc53991077"/>
      <w:r>
        <w:t>Remove</w:t>
      </w:r>
      <w:r w:rsidR="00036C5E" w:rsidRPr="00EC76D5">
        <w:t xml:space="preserve"> Unreachable Code</w:t>
      </w:r>
      <w:bookmarkEnd w:id="393"/>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4" w:name="_Toc53991078"/>
      <w:r>
        <w:t>Remove Push-Pop Chains</w:t>
      </w:r>
      <w:bookmarkEnd w:id="394"/>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5" w:name="_Toc53991079"/>
      <w:r>
        <w:t>Merge</w:t>
      </w:r>
      <w:r w:rsidR="00E33CCC">
        <w:t xml:space="preserve"> Pop-Push Chains</w:t>
      </w:r>
      <w:bookmarkEnd w:id="395"/>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6" w:name="_Toc53991080"/>
      <w:r>
        <w:t>Change Top-Pop to Pop</w:t>
      </w:r>
      <w:bookmarkEnd w:id="396"/>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7" w:name="_Toc53991081"/>
      <w:r>
        <w:rPr>
          <w:highlight w:val="white"/>
          <w:lang w:val="sv-SE"/>
        </w:rPr>
        <w:t>Sematic Optimization</w:t>
      </w:r>
      <w:bookmarkEnd w:id="397"/>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8" w:name="_Toc53991082"/>
      <w:r>
        <w:rPr>
          <w:highlight w:val="white"/>
        </w:rPr>
        <w:t>Optimize Relation Expression</w:t>
      </w:r>
      <w:bookmarkEnd w:id="398"/>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9" w:name="_Toc53991083"/>
      <w:r w:rsidRPr="009D3B17">
        <w:rPr>
          <w:highlight w:val="white"/>
        </w:rPr>
        <w:t xml:space="preserve">Optimize </w:t>
      </w:r>
      <w:r w:rsidR="001278F9">
        <w:rPr>
          <w:highlight w:val="white"/>
        </w:rPr>
        <w:t>Communicative</w:t>
      </w:r>
      <w:r w:rsidRPr="009D3B17">
        <w:rPr>
          <w:highlight w:val="white"/>
        </w:rPr>
        <w:t xml:space="preserve"> Expression</w:t>
      </w:r>
      <w:bookmarkEnd w:id="399"/>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00" w:name="_Toc53991084"/>
      <w:r>
        <w:t>Remove Trivial Assignment</w:t>
      </w:r>
      <w:bookmarkEnd w:id="400"/>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01" w:name="_Toc53991085"/>
      <w:r w:rsidRPr="00EC76D5">
        <w:t xml:space="preserve">Remove </w:t>
      </w:r>
      <w:r w:rsidR="00F03A18" w:rsidRPr="00EC76D5">
        <w:t>Cleared</w:t>
      </w:r>
      <w:r w:rsidRPr="00EC76D5">
        <w:t xml:space="preserve"> Code</w:t>
      </w:r>
      <w:bookmarkEnd w:id="401"/>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02" w:name="_Toc53991086"/>
      <w:r>
        <w:t>Assembly Code Generation</w:t>
      </w:r>
      <w:bookmarkEnd w:id="402"/>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03" w:name="_Toc53991087"/>
      <w:r>
        <w:t>Runtime Management</w:t>
      </w:r>
      <w:bookmarkEnd w:id="403"/>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146973" w:rsidRPr="00D2146B" w:rsidRDefault="0014697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46973" w:rsidRPr="00D2146B" w:rsidRDefault="0014697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46973" w:rsidRPr="00D2146B" w:rsidRDefault="0014697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46973" w:rsidRPr="00D2146B" w:rsidRDefault="0014697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46973" w:rsidRPr="00D2146B" w:rsidRDefault="00146973" w:rsidP="00D2146B">
                              <w:pPr>
                                <w:spacing w:before="0" w:after="0"/>
                                <w:rPr>
                                  <w:sz w:val="18"/>
                                  <w:szCs w:val="18"/>
                                  <w:lang w:val="sv-SE"/>
                                </w:rPr>
                              </w:pPr>
                              <w:r w:rsidRPr="00D2146B">
                                <w:rPr>
                                  <w:sz w:val="18"/>
                                  <w:szCs w:val="18"/>
                                  <w:lang w:val="sv-SE"/>
                                </w:rPr>
                                <w:t>Ellipse Frame Pointer</w:t>
                              </w:r>
                            </w:p>
                            <w:p w14:paraId="366E1AE1" w14:textId="757FAE9A" w:rsidR="00146973" w:rsidRPr="00D2146B" w:rsidRDefault="00146973" w:rsidP="00D2146B">
                              <w:pPr>
                                <w:spacing w:before="0" w:after="0"/>
                                <w:rPr>
                                  <w:sz w:val="18"/>
                                  <w:szCs w:val="18"/>
                                  <w:lang w:val="sv-SE"/>
                                </w:rPr>
                              </w:pPr>
                              <w:r w:rsidRPr="00D2146B">
                                <w:rPr>
                                  <w:sz w:val="18"/>
                                  <w:szCs w:val="18"/>
                                  <w:lang w:val="sv-SE"/>
                                </w:rPr>
                                <w:t>Regular Frame Pointer</w:t>
                              </w:r>
                            </w:p>
                            <w:p w14:paraId="3E5A4966" w14:textId="38836501" w:rsidR="00146973" w:rsidRPr="00D2146B" w:rsidRDefault="0014697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46973" w:rsidRPr="00D2146B" w:rsidRDefault="00146973" w:rsidP="00D2146B">
                              <w:pPr>
                                <w:spacing w:before="0" w:after="0"/>
                                <w:rPr>
                                  <w:sz w:val="18"/>
                                  <w:szCs w:val="18"/>
                                  <w:lang w:val="sv-SE"/>
                                </w:rPr>
                              </w:pPr>
                            </w:p>
                            <w:p w14:paraId="48B5950A" w14:textId="77777777" w:rsidR="00146973" w:rsidRPr="00D2146B" w:rsidRDefault="0014697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146973" w:rsidRPr="00D2146B" w:rsidRDefault="0014697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146973" w:rsidRPr="00D2146B" w:rsidRDefault="001469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46973" w:rsidRPr="00D2146B" w:rsidRDefault="001469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46973" w:rsidRPr="00D2146B" w:rsidRDefault="0014697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46973" w:rsidRPr="00D2146B" w:rsidRDefault="0014697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46973" w:rsidRPr="00D2146B" w:rsidRDefault="0014697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 </w:t>
                              </w:r>
                            </w:p>
                            <w:p w14:paraId="2924CD49"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146973" w:rsidRPr="00D2146B" w:rsidRDefault="0014697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146973" w:rsidRPr="00D2146B" w:rsidRDefault="001469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46973" w:rsidRPr="00D2146B" w:rsidRDefault="001469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46973" w:rsidRPr="00D2146B" w:rsidRDefault="0014697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 </w:t>
                              </w:r>
                            </w:p>
                            <w:p w14:paraId="1ECBE518"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146973" w:rsidRPr="00D2146B" w:rsidRDefault="0014697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146973" w:rsidRPr="00D2146B" w:rsidRDefault="0014697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46973" w:rsidRPr="00D2146B" w:rsidRDefault="0014697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46973" w:rsidRPr="00D2146B" w:rsidRDefault="0014697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46973" w:rsidRPr="00D2146B" w:rsidRDefault="0014697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46973" w:rsidRPr="00D2146B" w:rsidRDefault="00146973" w:rsidP="00D2146B">
                        <w:pPr>
                          <w:spacing w:before="0" w:after="0"/>
                          <w:rPr>
                            <w:sz w:val="18"/>
                            <w:szCs w:val="18"/>
                            <w:lang w:val="sv-SE"/>
                          </w:rPr>
                        </w:pPr>
                        <w:r w:rsidRPr="00D2146B">
                          <w:rPr>
                            <w:sz w:val="18"/>
                            <w:szCs w:val="18"/>
                            <w:lang w:val="sv-SE"/>
                          </w:rPr>
                          <w:t>Ellipse Frame Pointer</w:t>
                        </w:r>
                      </w:p>
                      <w:p w14:paraId="366E1AE1" w14:textId="757FAE9A" w:rsidR="00146973" w:rsidRPr="00D2146B" w:rsidRDefault="00146973" w:rsidP="00D2146B">
                        <w:pPr>
                          <w:spacing w:before="0" w:after="0"/>
                          <w:rPr>
                            <w:sz w:val="18"/>
                            <w:szCs w:val="18"/>
                            <w:lang w:val="sv-SE"/>
                          </w:rPr>
                        </w:pPr>
                        <w:r w:rsidRPr="00D2146B">
                          <w:rPr>
                            <w:sz w:val="18"/>
                            <w:szCs w:val="18"/>
                            <w:lang w:val="sv-SE"/>
                          </w:rPr>
                          <w:t>Regular Frame Pointer</w:t>
                        </w:r>
                      </w:p>
                      <w:p w14:paraId="3E5A4966" w14:textId="38836501" w:rsidR="00146973" w:rsidRPr="00D2146B" w:rsidRDefault="0014697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46973" w:rsidRPr="00D2146B" w:rsidRDefault="00146973" w:rsidP="00D2146B">
                        <w:pPr>
                          <w:spacing w:before="0" w:after="0"/>
                          <w:rPr>
                            <w:sz w:val="18"/>
                            <w:szCs w:val="18"/>
                            <w:lang w:val="sv-SE"/>
                          </w:rPr>
                        </w:pPr>
                      </w:p>
                      <w:p w14:paraId="48B5950A" w14:textId="77777777" w:rsidR="00146973" w:rsidRPr="00D2146B" w:rsidRDefault="00146973"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146973" w:rsidRPr="00D2146B" w:rsidRDefault="0014697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146973" w:rsidRPr="00D2146B" w:rsidRDefault="001469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46973" w:rsidRPr="00D2146B" w:rsidRDefault="001469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46973" w:rsidRPr="00D2146B" w:rsidRDefault="0014697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46973" w:rsidRPr="00D2146B" w:rsidRDefault="0014697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46973" w:rsidRPr="00D2146B" w:rsidRDefault="0014697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 </w:t>
                        </w:r>
                      </w:p>
                      <w:p w14:paraId="2924CD49" w14:textId="77777777" w:rsidR="00146973" w:rsidRPr="00D2146B" w:rsidRDefault="0014697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146973" w:rsidRPr="00D2146B" w:rsidRDefault="0014697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146973" w:rsidRPr="00D2146B" w:rsidRDefault="001469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46973" w:rsidRPr="00D2146B" w:rsidRDefault="001469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46973" w:rsidRPr="00D2146B" w:rsidRDefault="0014697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 </w:t>
                        </w:r>
                      </w:p>
                      <w:p w14:paraId="1ECBE518" w14:textId="77777777" w:rsidR="00146973" w:rsidRPr="00D2146B" w:rsidRDefault="0014697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146973" w:rsidRPr="00D2146B" w:rsidRDefault="0014697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146973" w:rsidRPr="00D2146B" w:rsidRDefault="0014697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46973" w:rsidRDefault="0014697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46973" w:rsidRDefault="0014697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46973" w:rsidRPr="00D2146B" w:rsidRDefault="0014697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46973" w:rsidRPr="00D2146B" w:rsidRDefault="0014697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46973" w:rsidRPr="00D2146B" w:rsidRDefault="0014697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46973" w:rsidRPr="00D2146B" w:rsidRDefault="0014697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46973" w:rsidRPr="00D2146B" w:rsidRDefault="00146973" w:rsidP="002903DF">
                              <w:pPr>
                                <w:spacing w:before="0" w:after="0"/>
                                <w:rPr>
                                  <w:sz w:val="18"/>
                                  <w:szCs w:val="18"/>
                                  <w:lang w:val="sv-SE"/>
                                </w:rPr>
                              </w:pPr>
                              <w:r w:rsidRPr="00D2146B">
                                <w:rPr>
                                  <w:sz w:val="18"/>
                                  <w:szCs w:val="18"/>
                                  <w:lang w:val="sv-SE"/>
                                </w:rPr>
                                <w:t>Ellipse Frame Pointer</w:t>
                              </w:r>
                            </w:p>
                            <w:p w14:paraId="5718813E" w14:textId="77777777" w:rsidR="00146973" w:rsidRPr="00D2146B" w:rsidRDefault="00146973" w:rsidP="002903DF">
                              <w:pPr>
                                <w:spacing w:before="0" w:after="0"/>
                                <w:rPr>
                                  <w:sz w:val="18"/>
                                  <w:szCs w:val="18"/>
                                  <w:lang w:val="sv-SE"/>
                                </w:rPr>
                              </w:pPr>
                              <w:r w:rsidRPr="00D2146B">
                                <w:rPr>
                                  <w:sz w:val="18"/>
                                  <w:szCs w:val="18"/>
                                  <w:lang w:val="sv-SE"/>
                                </w:rPr>
                                <w:t>Regular Frame Pointer</w:t>
                              </w:r>
                            </w:p>
                            <w:p w14:paraId="62230721" w14:textId="77777777" w:rsidR="00146973" w:rsidRPr="00D2146B" w:rsidRDefault="0014697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46973" w:rsidRPr="00D2146B" w:rsidRDefault="00146973" w:rsidP="002903DF">
                              <w:pPr>
                                <w:spacing w:before="0" w:after="0"/>
                                <w:rPr>
                                  <w:sz w:val="18"/>
                                  <w:szCs w:val="18"/>
                                  <w:lang w:val="sv-SE"/>
                                </w:rPr>
                              </w:pPr>
                            </w:p>
                            <w:p w14:paraId="3BE3217A" w14:textId="77777777" w:rsidR="00146973" w:rsidRPr="00D2146B" w:rsidRDefault="0014697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146973" w:rsidRPr="00D2146B" w:rsidRDefault="0014697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46973" w:rsidRDefault="0014697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46973" w:rsidRPr="00D2146B" w:rsidRDefault="00146973" w:rsidP="002903DF">
                              <w:pPr>
                                <w:spacing w:before="0" w:after="0" w:line="256" w:lineRule="auto"/>
                                <w:rPr>
                                  <w:sz w:val="18"/>
                                  <w:szCs w:val="18"/>
                                </w:rPr>
                              </w:pPr>
                              <w:r>
                                <w:rPr>
                                  <w:rFonts w:eastAsia="Calibri"/>
                                  <w:color w:val="000000"/>
                                  <w:sz w:val="18"/>
                                  <w:szCs w:val="18"/>
                                </w:rPr>
                                <w:t>Elliptic parameter: 21</w:t>
                              </w:r>
                            </w:p>
                            <w:p w14:paraId="0F8126A1"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w:t>
                              </w:r>
                            </w:p>
                            <w:p w14:paraId="28313E96"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146973" w:rsidRPr="00D2146B" w:rsidRDefault="0014697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46973" w:rsidRPr="00D2146B" w:rsidRDefault="001469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w:t>
                              </w:r>
                            </w:p>
                            <w:p w14:paraId="48FC4ABF"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146973" w:rsidRPr="00D2146B" w:rsidRDefault="0014697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146973" w:rsidRPr="00D2146B" w:rsidRDefault="0014697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46973" w:rsidRDefault="0014697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46973" w:rsidRDefault="0014697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46973" w:rsidRPr="00D2146B" w:rsidRDefault="0014697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46973" w:rsidRPr="00D2146B" w:rsidRDefault="0014697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46973" w:rsidRPr="00D2146B" w:rsidRDefault="0014697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46973" w:rsidRPr="00D2146B" w:rsidRDefault="0014697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46973" w:rsidRPr="00D2146B" w:rsidRDefault="00146973" w:rsidP="002903DF">
                        <w:pPr>
                          <w:spacing w:before="0" w:after="0"/>
                          <w:rPr>
                            <w:sz w:val="18"/>
                            <w:szCs w:val="18"/>
                            <w:lang w:val="sv-SE"/>
                          </w:rPr>
                        </w:pPr>
                        <w:r w:rsidRPr="00D2146B">
                          <w:rPr>
                            <w:sz w:val="18"/>
                            <w:szCs w:val="18"/>
                            <w:lang w:val="sv-SE"/>
                          </w:rPr>
                          <w:t>Ellipse Frame Pointer</w:t>
                        </w:r>
                      </w:p>
                      <w:p w14:paraId="5718813E" w14:textId="77777777" w:rsidR="00146973" w:rsidRPr="00D2146B" w:rsidRDefault="00146973" w:rsidP="002903DF">
                        <w:pPr>
                          <w:spacing w:before="0" w:after="0"/>
                          <w:rPr>
                            <w:sz w:val="18"/>
                            <w:szCs w:val="18"/>
                            <w:lang w:val="sv-SE"/>
                          </w:rPr>
                        </w:pPr>
                        <w:r w:rsidRPr="00D2146B">
                          <w:rPr>
                            <w:sz w:val="18"/>
                            <w:szCs w:val="18"/>
                            <w:lang w:val="sv-SE"/>
                          </w:rPr>
                          <w:t>Regular Frame Pointer</w:t>
                        </w:r>
                      </w:p>
                      <w:p w14:paraId="62230721" w14:textId="77777777" w:rsidR="00146973" w:rsidRPr="00D2146B" w:rsidRDefault="0014697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46973" w:rsidRPr="00D2146B" w:rsidRDefault="00146973" w:rsidP="002903DF">
                        <w:pPr>
                          <w:spacing w:before="0" w:after="0"/>
                          <w:rPr>
                            <w:sz w:val="18"/>
                            <w:szCs w:val="18"/>
                            <w:lang w:val="sv-SE"/>
                          </w:rPr>
                        </w:pPr>
                      </w:p>
                      <w:p w14:paraId="3BE3217A" w14:textId="77777777" w:rsidR="00146973" w:rsidRPr="00D2146B" w:rsidRDefault="0014697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146973" w:rsidRPr="00D2146B" w:rsidRDefault="0014697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46973" w:rsidRDefault="0014697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46973" w:rsidRPr="00D2146B" w:rsidRDefault="00146973" w:rsidP="002903DF">
                        <w:pPr>
                          <w:spacing w:before="0" w:after="0" w:line="256" w:lineRule="auto"/>
                          <w:rPr>
                            <w:sz w:val="18"/>
                            <w:szCs w:val="18"/>
                          </w:rPr>
                        </w:pPr>
                        <w:r>
                          <w:rPr>
                            <w:rFonts w:eastAsia="Calibri"/>
                            <w:color w:val="000000"/>
                            <w:sz w:val="18"/>
                            <w:szCs w:val="18"/>
                          </w:rPr>
                          <w:t>Elliptic parameter: 21</w:t>
                        </w:r>
                      </w:p>
                      <w:p w14:paraId="0F8126A1"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w:t>
                        </w:r>
                      </w:p>
                      <w:p w14:paraId="28313E96" w14:textId="77777777" w:rsidR="00146973" w:rsidRPr="00D2146B" w:rsidRDefault="0014697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146973" w:rsidRPr="00D2146B" w:rsidRDefault="0014697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46973" w:rsidRPr="00D2146B" w:rsidRDefault="001469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w:t>
                        </w:r>
                      </w:p>
                      <w:p w14:paraId="48FC4ABF" w14:textId="77777777" w:rsidR="00146973" w:rsidRPr="00D2146B" w:rsidRDefault="0014697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146973" w:rsidRPr="00D2146B" w:rsidRDefault="0014697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4" w:name="_Toc53991088"/>
      <w:r>
        <w:t>Assembly Operator</w:t>
      </w:r>
      <w:bookmarkEnd w:id="404"/>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5" w:name="_Toc53991089"/>
      <w:r>
        <w:t>Assembly Code</w:t>
      </w:r>
      <w:bookmarkEnd w:id="405"/>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6" w:name="_Toc53991090"/>
      <w:r>
        <w:rPr>
          <w:highlight w:val="white"/>
        </w:rPr>
        <w:t>Assembly Code Optimization</w:t>
      </w:r>
      <w:bookmarkEnd w:id="406"/>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t xml:space="preserve">    }</w:t>
      </w:r>
    </w:p>
    <w:p w14:paraId="056E9B50" w14:textId="0A4FC941" w:rsidR="00CA5764" w:rsidRPr="00B01231" w:rsidRDefault="00BF4EEA" w:rsidP="00CA5764">
      <w:pPr>
        <w:pStyle w:val="Rubrik3"/>
        <w:rPr>
          <w:highlight w:val="white"/>
        </w:rPr>
      </w:pPr>
      <w:bookmarkStart w:id="407" w:name="_Toc53991091"/>
      <w:r>
        <w:rPr>
          <w:highlight w:val="white"/>
        </w:rPr>
        <w:t xml:space="preserve">Operator </w:t>
      </w:r>
      <w:r w:rsidR="00CA5764">
        <w:rPr>
          <w:highlight w:val="white"/>
        </w:rPr>
        <w:t>Test Methods</w:t>
      </w:r>
      <w:bookmarkEnd w:id="407"/>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8" w:name="_Toc53991092"/>
      <w:r>
        <w:rPr>
          <w:highlight w:val="white"/>
        </w:rPr>
        <w:t>Register Overlapping</w:t>
      </w:r>
      <w:bookmarkEnd w:id="408"/>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9" w:name="_Toc53991093"/>
      <w:r>
        <w:rPr>
          <w:highlight w:val="white"/>
        </w:rPr>
        <w:t>Register Size</w:t>
      </w:r>
      <w:bookmarkEnd w:id="409"/>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10" w:name="_Toc53991094"/>
      <w:r>
        <w:rPr>
          <w:highlight w:val="white"/>
        </w:rPr>
        <w:t>ToString</w:t>
      </w:r>
      <w:bookmarkEnd w:id="410"/>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11" w:name="_Toc53991095"/>
      <w:r>
        <w:t>Tracks</w:t>
      </w:r>
      <w:bookmarkEnd w:id="411"/>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0A1FE66B" w:rsidR="0040312D" w:rsidRDefault="004E71D8" w:rsidP="0040312D">
      <w:pPr>
        <w:pStyle w:val="Code"/>
      </w:pPr>
      <w:r>
        <w:t>t</w:t>
      </w:r>
      <w:r w:rsidR="00C54EFD">
        <w:t>emporary</w:t>
      </w:r>
      <w:r>
        <w:t>0</w:t>
      </w:r>
      <w:r w:rsidR="0040312D">
        <w:t xml:space="preserve"> = </w:t>
      </w:r>
      <w:r w:rsidR="00CA4F69">
        <w:t>a + b</w:t>
      </w:r>
    </w:p>
    <w:p w14:paraId="6EC6B6C7" w14:textId="3FCC61AF" w:rsidR="0040312D" w:rsidRDefault="004E71D8" w:rsidP="0040312D">
      <w:pPr>
        <w:pStyle w:val="Code"/>
      </w:pPr>
      <w:r>
        <w:t>t</w:t>
      </w:r>
      <w:r w:rsidR="00C54EFD">
        <w:t>emporary</w:t>
      </w:r>
      <w:r>
        <w:t>1</w:t>
      </w:r>
      <w:r w:rsidR="0040312D">
        <w:t xml:space="preserve"> = </w:t>
      </w:r>
      <w:r w:rsidR="00CA4F69">
        <w:t>c - d</w:t>
      </w:r>
    </w:p>
    <w:p w14:paraId="439AA7AB" w14:textId="5A9D04AB" w:rsidR="0040312D" w:rsidRDefault="004E71D8" w:rsidP="00303B3B">
      <w:pPr>
        <w:pStyle w:val="Code"/>
      </w:pPr>
      <w:r>
        <w:t>t</w:t>
      </w:r>
      <w:r w:rsidR="00C54EFD">
        <w:t>emporary</w:t>
      </w:r>
      <w:r>
        <w:t>2</w:t>
      </w:r>
      <w:r w:rsidR="0040312D">
        <w:t xml:space="preserve"> = </w:t>
      </w:r>
      <w:r>
        <w:t>t</w:t>
      </w:r>
      <w:r w:rsidR="00C54EFD">
        <w:t>emporary</w:t>
      </w:r>
      <w:r>
        <w:t>0</w:t>
      </w:r>
      <w:r w:rsidR="0040312D">
        <w:t xml:space="preserve"> </w:t>
      </w:r>
      <w:r w:rsidR="00FD3DC9">
        <w:t>&amp;</w:t>
      </w:r>
      <w:r w:rsidR="0040312D">
        <w:t xml:space="preserve"> </w:t>
      </w:r>
      <w:r>
        <w:t>t</w:t>
      </w:r>
      <w:r w:rsidR="00C54EFD">
        <w:t>emporary</w:t>
      </w:r>
      <w:r>
        <w:t>1</w:t>
      </w:r>
    </w:p>
    <w:p w14:paraId="5782330C" w14:textId="54C90569" w:rsidR="000B3D5A" w:rsidRDefault="00CA4F69" w:rsidP="00303B3B">
      <w:pPr>
        <w:pStyle w:val="Code"/>
      </w:pPr>
      <w:r>
        <w:t xml:space="preserve">return </w:t>
      </w:r>
      <w:r w:rsidR="004E71D8">
        <w:t>t</w:t>
      </w:r>
      <w:r w:rsidR="00C54EFD">
        <w:t>emporary</w:t>
      </w:r>
      <w:r w:rsidR="004E71D8">
        <w: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1AAB6949" w:rsidR="00472ABE" w:rsidRDefault="005D5EA2" w:rsidP="00E445CA">
      <w:r>
        <w:t xml:space="preserve">The following assembly code is generated, with </w:t>
      </w:r>
      <w:r w:rsidR="00FD3DC9">
        <w:t>the</w:t>
      </w:r>
      <w:r>
        <w:t xml:space="preserve"> track</w:t>
      </w:r>
      <w:r w:rsidR="00FD3DC9">
        <w:t>s</w:t>
      </w:r>
      <w:r>
        <w:t xml:space="preserve"> </w:t>
      </w:r>
      <w:r w:rsidR="004E71D8">
        <w:rPr>
          <w:rStyle w:val="KeyWord0"/>
        </w:rPr>
        <w:t>t</w:t>
      </w:r>
      <w:r w:rsidR="00E82A57">
        <w:rPr>
          <w:rStyle w:val="KeyWord0"/>
        </w:rPr>
        <w:t>rack</w:t>
      </w:r>
      <w:r w:rsidR="004E71D8">
        <w:rPr>
          <w:rStyle w:val="KeyWord0"/>
        </w:rPr>
        <w:t>0</w:t>
      </w:r>
      <w:r w:rsidR="005C26C4">
        <w:t xml:space="preserve">, </w:t>
      </w:r>
      <w:r w:rsidR="004E71D8">
        <w:rPr>
          <w:rStyle w:val="KeyWord0"/>
        </w:rPr>
        <w:t>t</w:t>
      </w:r>
      <w:r w:rsidR="00E82A57">
        <w:rPr>
          <w:rStyle w:val="KeyWord0"/>
        </w:rPr>
        <w:t>rack</w:t>
      </w:r>
      <w:r w:rsidR="004E71D8">
        <w:rPr>
          <w:rStyle w:val="KeyWord0"/>
        </w:rPr>
        <w:t>1</w:t>
      </w:r>
      <w:r w:rsidR="005C26C4">
        <w:t xml:space="preserve">, </w:t>
      </w:r>
      <w:r w:rsidR="00FD3DC9">
        <w:t xml:space="preserve">and </w:t>
      </w:r>
      <w:r w:rsidR="004E71D8">
        <w:rPr>
          <w:rStyle w:val="KeyWord0"/>
        </w:rPr>
        <w:t>t</w:t>
      </w:r>
      <w:r w:rsidR="00E82A57">
        <w:rPr>
          <w:rStyle w:val="KeyWord0"/>
        </w:rPr>
        <w:t>rack</w:t>
      </w:r>
      <w:r w:rsidR="004E71D8">
        <w:rPr>
          <w:rStyle w:val="KeyWord0"/>
        </w:rPr>
        <w: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5777912B"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0</w:t>
      </w:r>
      <w:r>
        <w:t>,</w:t>
      </w:r>
      <w:r w:rsidRPr="00F93CE4">
        <w:t xml:space="preserve">[bp + </w:t>
      </w:r>
      <w:r w:rsidR="009B3D3D">
        <w:t>6</w:t>
      </w:r>
      <w:r w:rsidRPr="00F93CE4">
        <w:t>]</w:t>
      </w:r>
    </w:p>
    <w:p w14:paraId="40E161F7" w14:textId="7929CD68" w:rsidR="000824A1" w:rsidRPr="00F93CE4" w:rsidRDefault="00FD3DC9" w:rsidP="000824A1">
      <w:pPr>
        <w:pStyle w:val="Code"/>
      </w:pPr>
      <w:r>
        <w:t>add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53BA053E"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1</w:t>
      </w:r>
      <w:r>
        <w:t>,</w:t>
      </w:r>
      <w:r w:rsidRPr="00F93CE4">
        <w:t xml:space="preserve">[bp + </w:t>
      </w:r>
      <w:r w:rsidR="009B3D3D">
        <w:t>10</w:t>
      </w:r>
      <w:r w:rsidRPr="00F93CE4">
        <w:t>]</w:t>
      </w:r>
    </w:p>
    <w:p w14:paraId="3638223C" w14:textId="2267FC1C" w:rsidR="000824A1" w:rsidRPr="00F93CE4" w:rsidRDefault="00FD3DC9" w:rsidP="000824A1">
      <w:pPr>
        <w:pStyle w:val="Code"/>
      </w:pPr>
      <w:r>
        <w:t>sub</w:t>
      </w:r>
      <w:r w:rsidR="000824A1">
        <w:t xml:space="preserve"> </w:t>
      </w:r>
      <w:r w:rsidR="004E71D8">
        <w:rPr>
          <w:rStyle w:val="KeyWord0"/>
        </w:rPr>
        <w:t>t</w:t>
      </w:r>
      <w:r w:rsidR="00E82A57">
        <w:rPr>
          <w:rStyle w:val="KeyWord0"/>
        </w:rPr>
        <w:t>rack</w:t>
      </w:r>
      <w:r w:rsidR="004E71D8">
        <w:rPr>
          <w:rStyle w:val="KeyWord0"/>
        </w:rPr>
        <w: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3FBE160E" w:rsidR="000824A1" w:rsidRDefault="00FD3DC9" w:rsidP="000942DA">
      <w:pPr>
        <w:pStyle w:val="Code"/>
        <w:rPr>
          <w:rStyle w:val="KeyWord0"/>
        </w:rPr>
      </w:pPr>
      <w:r>
        <w:t>and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0824A1">
        <w:rPr>
          <w:rStyle w:val="KeyWord0"/>
        </w:rPr>
        <w:t xml:space="preserve"> </w:t>
      </w:r>
      <w:r w:rsidR="004E71D8">
        <w:rPr>
          <w:rStyle w:val="KeyWord0"/>
        </w:rPr>
        <w:t>t</w:t>
      </w:r>
      <w:r w:rsidR="00E82A57">
        <w:rPr>
          <w:rStyle w:val="KeyWord0"/>
        </w:rPr>
        <w:t>rack</w:t>
      </w:r>
      <w:r w:rsidR="004E71D8">
        <w:rPr>
          <w:rStyle w:val="KeyWord0"/>
        </w:rPr>
        <w: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7A60E0AA" w:rsidR="00342B3D" w:rsidRPr="005611AF" w:rsidRDefault="00342B3D" w:rsidP="005611AF">
      <w:pPr>
        <w:pStyle w:val="Code"/>
        <w:rPr>
          <w:highlight w:val="white"/>
        </w:rPr>
      </w:pPr>
      <w:r w:rsidRPr="005611AF">
        <w:rPr>
          <w:highlight w:val="white"/>
        </w:rPr>
        <w:t xml:space="preserve">mov </w:t>
      </w:r>
      <w:r w:rsidR="004E71D8">
        <w:rPr>
          <w:rStyle w:val="KeyWord0"/>
        </w:rPr>
        <w:t>t</w:t>
      </w:r>
      <w:r w:rsidR="00E82A57">
        <w:rPr>
          <w:rStyle w:val="KeyWord0"/>
        </w:rPr>
        <w:t>rack</w:t>
      </w:r>
      <w:r w:rsidR="004E71D8">
        <w:rPr>
          <w:rStyle w:val="KeyWord0"/>
        </w:rPr>
        <w: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7197C1D5" w:rsidR="00342B3D" w:rsidRPr="005611AF" w:rsidRDefault="00342B3D" w:rsidP="005611AF">
      <w:pPr>
        <w:pStyle w:val="Code"/>
        <w:rPr>
          <w:highlight w:val="white"/>
        </w:rPr>
      </w:pPr>
      <w:r w:rsidRPr="005611AF">
        <w:rPr>
          <w:highlight w:val="white"/>
        </w:rPr>
        <w:t xml:space="preserve">jmp </w:t>
      </w:r>
      <w:r w:rsidR="004E71D8">
        <w:rPr>
          <w:rStyle w:val="KeyWord0"/>
        </w:rPr>
        <w:t>t</w:t>
      </w:r>
      <w:r w:rsidR="00E82A57">
        <w:rPr>
          <w:rStyle w:val="KeyWord0"/>
        </w:rPr>
        <w:t>rack</w:t>
      </w:r>
      <w:r w:rsidR="004E71D8">
        <w:rPr>
          <w:rStyle w:val="KeyWord0"/>
        </w:rPr>
        <w:t>2</w:t>
      </w:r>
    </w:p>
    <w:p w14:paraId="77050597" w14:textId="59F4FC2C" w:rsidR="009D7AF0" w:rsidRDefault="009D7AF0" w:rsidP="005D5EA2">
      <w:r>
        <w:t xml:space="preserve">The return value </w:t>
      </w:r>
      <w:r w:rsidR="00EC1A4B">
        <w:t xml:space="preserve">is stored in </w:t>
      </w:r>
      <w:r w:rsidR="004E71D8">
        <w:rPr>
          <w:rStyle w:val="KeyWord0"/>
        </w:rPr>
        <w:t>t</w:t>
      </w:r>
      <w:r w:rsidR="00E82A57">
        <w:rPr>
          <w:rStyle w:val="KeyWord0"/>
        </w:rPr>
        <w:t>rack</w:t>
      </w:r>
      <w:r w:rsidR="004E71D8">
        <w:rPr>
          <w:rStyle w:val="KeyWord0"/>
        </w:rPr>
        <w: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w:t>
      </w:r>
      <w:r w:rsidR="00E82A57">
        <w:rPr>
          <w:rStyle w:val="KeyWord0"/>
        </w:rPr>
        <w:t>rack</w:t>
      </w:r>
      <w:r w:rsidR="004E71D8">
        <w:rPr>
          <w:rStyle w:val="KeyWord0"/>
        </w:rPr>
        <w:t>0</w:t>
      </w:r>
      <w:r w:rsidR="00B17A36">
        <w:t xml:space="preserve"> is assigned </w:t>
      </w:r>
      <w:r w:rsidR="00B17A36" w:rsidRPr="00B17A36">
        <w:rPr>
          <w:rStyle w:val="KeyWord0"/>
        </w:rPr>
        <w:t>bx</w:t>
      </w:r>
      <w:r w:rsidR="0082618B">
        <w:t xml:space="preserve"> when the return instruction is added to the code.</w:t>
      </w:r>
    </w:p>
    <w:p w14:paraId="58140295" w14:textId="1F826572"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w:t>
      </w:r>
      <w:r w:rsidR="00E82A57">
        <w:rPr>
          <w:rStyle w:val="KeyWord0"/>
        </w:rPr>
        <w:t>rack</w:t>
      </w:r>
      <w:r w:rsidR="004E71D8">
        <w:rPr>
          <w:rStyle w:val="KeyWord0"/>
        </w:rPr>
        <w:t>1</w:t>
      </w:r>
      <w:r w:rsidR="002F7BF6">
        <w:t xml:space="preserve"> and </w:t>
      </w:r>
      <w:r w:rsidR="004E71D8">
        <w:rPr>
          <w:rStyle w:val="KeyWord0"/>
        </w:rPr>
        <w:t>t</w:t>
      </w:r>
      <w:r w:rsidR="00E82A57">
        <w:rPr>
          <w:rStyle w:val="KeyWord0"/>
        </w:rPr>
        <w:t>rack</w:t>
      </w:r>
      <w:r w:rsidR="004E71D8">
        <w:rPr>
          <w:rStyle w:val="KeyWord0"/>
        </w:rPr>
        <w:t>2</w:t>
      </w:r>
      <w:r w:rsidR="002F7BF6">
        <w:t xml:space="preserve"> to suitable registers. Since </w:t>
      </w:r>
      <w:r w:rsidR="004E71D8">
        <w:rPr>
          <w:rStyle w:val="KeyWord0"/>
        </w:rPr>
        <w:t>t0</w:t>
      </w:r>
      <w:r w:rsidR="002F7BF6">
        <w:t xml:space="preserve"> and </w:t>
      </w:r>
      <w:r w:rsidR="004E71D8">
        <w:rPr>
          <w:rStyle w:val="KeyWord0"/>
        </w:rPr>
        <w:t>t</w:t>
      </w:r>
      <w:r w:rsidR="00E82A57">
        <w:rPr>
          <w:rStyle w:val="KeyWord0"/>
        </w:rPr>
        <w:t>rack</w:t>
      </w:r>
      <w:r w:rsidR="004E71D8">
        <w:rPr>
          <w:rStyle w:val="KeyWord0"/>
        </w:rPr>
        <w: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12" w:name="_Toc53991096"/>
      <w:r>
        <w:t>Register Allocation</w:t>
      </w:r>
      <w:bookmarkEnd w:id="412"/>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13" w:name="_Toc53991097"/>
      <w:r>
        <w:t>Assembly Code Generation</w:t>
      </w:r>
      <w:bookmarkEnd w:id="413"/>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4" w:name="_Toc53991098"/>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4"/>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5" w:name="_Toc53991099"/>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5"/>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6" w:name="_Toc53991100"/>
      <w:r>
        <w:rPr>
          <w:highlight w:val="white"/>
        </w:rPr>
        <w:t>Function Calls</w:t>
      </w:r>
      <w:bookmarkEnd w:id="416"/>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7"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7"/>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8" w:name="_Toc53991101"/>
      <w:r>
        <w:rPr>
          <w:highlight w:val="white"/>
        </w:rPr>
        <w:t>Loading Values into Registers</w:t>
      </w:r>
      <w:bookmarkEnd w:id="418"/>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9" w:name="_Toc53991102"/>
      <w:r>
        <w:rPr>
          <w:highlight w:val="white"/>
        </w:rPr>
        <w:t>Return</w:t>
      </w:r>
      <w:r w:rsidR="0066666A">
        <w:rPr>
          <w:highlight w:val="white"/>
        </w:rPr>
        <w:t>,</w:t>
      </w:r>
      <w:r>
        <w:rPr>
          <w:highlight w:val="white"/>
        </w:rPr>
        <w:t xml:space="preserve"> Exit</w:t>
      </w:r>
      <w:r w:rsidR="0066666A">
        <w:rPr>
          <w:highlight w:val="white"/>
        </w:rPr>
        <w:t>, and Goto</w:t>
      </w:r>
      <w:bookmarkEnd w:id="419"/>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20" w:name="_Toc53991103"/>
      <w:r>
        <w:rPr>
          <w:highlight w:val="white"/>
        </w:rPr>
        <w:t>Load and Inspect Registers</w:t>
      </w:r>
      <w:bookmarkEnd w:id="420"/>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21" w:name="_Toc53991104"/>
      <w:r>
        <w:rPr>
          <w:highlight w:val="white"/>
        </w:rPr>
        <w:t>Initialization</w:t>
      </w:r>
      <w:bookmarkEnd w:id="421"/>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22" w:name="_Toc53991105"/>
      <w:r>
        <w:rPr>
          <w:highlight w:val="white"/>
        </w:rPr>
        <w:t>Integral Multipl</w:t>
      </w:r>
      <w:r w:rsidR="00285456">
        <w:rPr>
          <w:highlight w:val="white"/>
        </w:rPr>
        <w:t>i</w:t>
      </w:r>
      <w:r>
        <w:rPr>
          <w:highlight w:val="white"/>
        </w:rPr>
        <w:t>cation, Division, and Modulo</w:t>
      </w:r>
      <w:bookmarkEnd w:id="422"/>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23" w:name="_Toc53991106"/>
      <w:r w:rsidRPr="002F73EF">
        <w:rPr>
          <w:highlight w:val="white"/>
        </w:rPr>
        <w:t>Integral Assignment and Parameters</w:t>
      </w:r>
      <w:bookmarkEnd w:id="423"/>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4" w:name="_Toc53991107"/>
      <w:r>
        <w:rPr>
          <w:highlight w:val="white"/>
        </w:rPr>
        <w:t>Unary Integral Operations</w:t>
      </w:r>
      <w:bookmarkEnd w:id="424"/>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5" w:name="_Toc53991108"/>
      <w:r>
        <w:rPr>
          <w:highlight w:val="white"/>
        </w:rPr>
        <w:t>Integral Binary</w:t>
      </w:r>
      <w:bookmarkEnd w:id="425"/>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6" w:name="_Toc53991109"/>
      <w:r w:rsidRPr="00C64273">
        <w:rPr>
          <w:highlight w:val="white"/>
        </w:rPr>
        <w:t>Base and Offset</w:t>
      </w:r>
      <w:bookmarkEnd w:id="426"/>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7" w:name="_Toc53991110"/>
      <w:r>
        <w:rPr>
          <w:highlight w:val="white"/>
        </w:rPr>
        <w:t>Case</w:t>
      </w:r>
      <w:bookmarkEnd w:id="427"/>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8" w:name="_Toc53991111"/>
      <w:r>
        <w:rPr>
          <w:highlight w:val="white"/>
        </w:rPr>
        <w:t>Address</w:t>
      </w:r>
      <w:bookmarkEnd w:id="428"/>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9" w:name="_Toc53991112"/>
      <w:r w:rsidRPr="00CF4437">
        <w:rPr>
          <w:highlight w:val="white"/>
        </w:rPr>
        <w:t>Floating Binary</w:t>
      </w:r>
      <w:bookmarkEnd w:id="429"/>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30" w:name="_Toc53991113"/>
      <w:r w:rsidRPr="00924172">
        <w:rPr>
          <w:highlight w:val="white"/>
        </w:rPr>
        <w:t>Floating Relation</w:t>
      </w:r>
      <w:bookmarkEnd w:id="430"/>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31" w:name="_Toc53991114"/>
      <w:r>
        <w:rPr>
          <w:highlight w:val="white"/>
        </w:rPr>
        <w:t>Floating Push and Pop</w:t>
      </w:r>
      <w:bookmarkEnd w:id="431"/>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32" w:name="_Toc53991115"/>
      <w:r>
        <w:rPr>
          <w:highlight w:val="white"/>
        </w:rPr>
        <w:t>Type Conversion</w:t>
      </w:r>
      <w:bookmarkEnd w:id="432"/>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33" w:name="_Toc53991116"/>
      <w:r>
        <w:rPr>
          <w:highlight w:val="white"/>
        </w:rPr>
        <w:t>Struct and Union</w:t>
      </w:r>
      <w:bookmarkEnd w:id="433"/>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4" w:name="_Toc53991117"/>
      <w:r>
        <w:rPr>
          <w:highlight w:val="white"/>
        </w:rPr>
        <w:t>Initialization Code</w:t>
      </w:r>
      <w:bookmarkEnd w:id="434"/>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1BE18CDD" w14:textId="77777777" w:rsidR="000D3056" w:rsidRDefault="00BA61C9" w:rsidP="00BA61C9">
      <w:pPr>
        <w:pStyle w:val="Code"/>
        <w:rPr>
          <w:highlight w:val="white"/>
        </w:rPr>
      </w:pPr>
      <w:r w:rsidRPr="00BA61C9">
        <w:rPr>
          <w:highlight w:val="white"/>
        </w:rPr>
        <w:t xml:space="preserve">        SymbolTable.</w:t>
      </w:r>
      <w:r w:rsidR="000D3056">
        <w:rPr>
          <w:highlight w:val="white"/>
        </w:rPr>
        <w:t>InitSymbol =</w:t>
      </w:r>
    </w:p>
    <w:p w14:paraId="1BE2DF0A" w14:textId="77777777" w:rsidR="000D3056" w:rsidRDefault="000D3056" w:rsidP="00742B96">
      <w:pPr>
        <w:pStyle w:val="Code"/>
        <w:rPr>
          <w:highlight w:val="white"/>
        </w:rPr>
      </w:pPr>
      <w:r>
        <w:rPr>
          <w:highlight w:val="white"/>
        </w:rPr>
        <w:t xml:space="preserve">          </w:t>
      </w:r>
      <w:r w:rsidR="00BA61C9" w:rsidRPr="00BA61C9">
        <w:rPr>
          <w:highlight w:val="white"/>
        </w:rPr>
        <w:t>new StaticSymbolLinux(AssemblyCodeGenerator.InitializerName,</w:t>
      </w:r>
    </w:p>
    <w:p w14:paraId="008A9EB3" w14:textId="145EF18D" w:rsidR="00BA61C9" w:rsidRDefault="000D3056" w:rsidP="00742B96">
      <w:pPr>
        <w:pStyle w:val="Code"/>
        <w:rPr>
          <w:highlight w:val="white"/>
        </w:rPr>
      </w:pPr>
      <w:r>
        <w:rPr>
          <w:highlight w:val="white"/>
        </w:rPr>
        <w:t xml:space="preserve">                               </w:t>
      </w:r>
      <w:r w:rsidR="00BA61C9" w:rsidRPr="00BA61C9">
        <w:rPr>
          <w:highlight w:val="white"/>
        </w:rPr>
        <w:t xml:space="preserv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5" w:name="_Toc53991118"/>
      <w:r>
        <w:rPr>
          <w:highlight w:val="white"/>
        </w:rPr>
        <w:t>Command Line Arguments</w:t>
      </w:r>
      <w:bookmarkEnd w:id="435"/>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146973" w:rsidRPr="00DF14A9" w:rsidRDefault="0014697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146973" w:rsidRPr="00490BCB" w:rsidRDefault="0014697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146973" w:rsidRPr="00490BCB" w:rsidRDefault="0014697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146973" w:rsidRPr="00490BCB" w:rsidRDefault="0014697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146973" w:rsidRPr="00090144" w:rsidRDefault="0014697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146973" w:rsidRPr="00090144" w:rsidRDefault="00146973" w:rsidP="00B70491">
                              <w:pPr>
                                <w:spacing w:before="0" w:after="0" w:line="240" w:lineRule="auto"/>
                                <w:rPr>
                                  <w:rFonts w:eastAsia="Calibri"/>
                                  <w:color w:val="000000"/>
                                </w:rPr>
                              </w:pPr>
                              <w:r w:rsidRPr="00090144">
                                <w:rPr>
                                  <w:rFonts w:eastAsia="Calibri"/>
                                  <w:color w:val="000000"/>
                                </w:rPr>
                                <w:t>Frame pointer of</w:t>
                              </w:r>
                            </w:p>
                            <w:p w14:paraId="77E191A3" w14:textId="77777777" w:rsidR="00146973" w:rsidRPr="00090144" w:rsidRDefault="0014697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146973" w:rsidRPr="00090144" w:rsidRDefault="0014697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46973" w:rsidRPr="00090144" w:rsidRDefault="0014697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146973" w:rsidRPr="00090144" w:rsidRDefault="0014697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146973" w:rsidRPr="00090144" w:rsidRDefault="0014697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146973" w:rsidRDefault="0014697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146973" w:rsidRDefault="0014697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146973" w:rsidRDefault="0014697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146973" w:rsidRDefault="0014697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146973" w:rsidRPr="00DF14A9" w:rsidRDefault="0014697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146973" w:rsidRPr="00490BCB" w:rsidRDefault="0014697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146973" w:rsidRPr="00490BCB" w:rsidRDefault="0014697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146973" w:rsidRPr="00490BCB" w:rsidRDefault="0014697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146973" w:rsidRPr="00490BCB" w:rsidRDefault="0014697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146973" w:rsidRPr="00490BCB" w:rsidRDefault="0014697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146973" w:rsidRPr="00090144" w:rsidRDefault="0014697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146973" w:rsidRPr="00090144" w:rsidRDefault="00146973" w:rsidP="00B70491">
                        <w:pPr>
                          <w:spacing w:before="0" w:after="0" w:line="240" w:lineRule="auto"/>
                          <w:rPr>
                            <w:rFonts w:eastAsia="Calibri"/>
                            <w:color w:val="000000"/>
                          </w:rPr>
                        </w:pPr>
                        <w:r w:rsidRPr="00090144">
                          <w:rPr>
                            <w:rFonts w:eastAsia="Calibri"/>
                            <w:color w:val="000000"/>
                          </w:rPr>
                          <w:t>Frame pointer of</w:t>
                        </w:r>
                      </w:p>
                      <w:p w14:paraId="77E191A3" w14:textId="77777777" w:rsidR="00146973" w:rsidRPr="00090144" w:rsidRDefault="0014697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146973" w:rsidRPr="00090144" w:rsidRDefault="0014697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46973" w:rsidRPr="00090144" w:rsidRDefault="0014697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146973" w:rsidRPr="00090144" w:rsidRDefault="0014697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146973" w:rsidRPr="00090144" w:rsidRDefault="0014697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146973" w:rsidRDefault="0014697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146973" w:rsidRDefault="0014697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146973" w:rsidRDefault="0014697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146973" w:rsidRDefault="0014697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719E1BCA" w14:textId="77777777" w:rsidR="000D3056" w:rsidRDefault="00CC34B1" w:rsidP="000D3056">
      <w:pPr>
        <w:pStyle w:val="Code"/>
        <w:rPr>
          <w:highlight w:val="white"/>
        </w:rPr>
      </w:pPr>
      <w:r w:rsidRPr="00CC34B1">
        <w:rPr>
          <w:highlight w:val="white"/>
        </w:rPr>
        <w:t xml:space="preserve">        SymbolTable.</w:t>
      </w:r>
      <w:r w:rsidR="000D3056">
        <w:rPr>
          <w:highlight w:val="white"/>
        </w:rPr>
        <w:t xml:space="preserve">ArgsSymbol = </w:t>
      </w:r>
    </w:p>
    <w:p w14:paraId="0DC25600" w14:textId="77777777" w:rsidR="000D3056" w:rsidRDefault="000D3056" w:rsidP="00CC34B1">
      <w:pPr>
        <w:pStyle w:val="Code"/>
        <w:rPr>
          <w:highlight w:val="white"/>
        </w:rPr>
      </w:pPr>
      <w:r>
        <w:rPr>
          <w:highlight w:val="white"/>
        </w:rPr>
        <w:t xml:space="preserve">          </w:t>
      </w:r>
      <w:r w:rsidR="00CC34B1" w:rsidRPr="00CC34B1">
        <w:rPr>
          <w:highlight w:val="white"/>
        </w:rPr>
        <w:t>new StaticSymbolLinux(AssemblyCodeGenerator.ArgsName,</w:t>
      </w:r>
    </w:p>
    <w:p w14:paraId="29673B87" w14:textId="02E2BECC" w:rsidR="00CC34B1" w:rsidRPr="00CC34B1" w:rsidRDefault="000D3056" w:rsidP="00CC34B1">
      <w:pPr>
        <w:pStyle w:val="Code"/>
        <w:rPr>
          <w:highlight w:val="white"/>
        </w:rPr>
      </w:pPr>
      <w:r>
        <w:rPr>
          <w:highlight w:val="white"/>
        </w:rPr>
        <w:t xml:space="preserve">   </w:t>
      </w:r>
      <w:r w:rsidR="00742B96">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6" w:name="_Toc53991119"/>
      <w:r w:rsidRPr="003C15D9">
        <w:rPr>
          <w:highlight w:val="white"/>
        </w:rPr>
        <w:t>Text List</w:t>
      </w:r>
      <w:bookmarkEnd w:id="436"/>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7" w:name="_Ref420874022"/>
      <w:bookmarkStart w:id="438" w:name="_Toc53991120"/>
      <w:r>
        <w:t>Executable Code Generation</w:t>
      </w:r>
      <w:bookmarkEnd w:id="438"/>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9" w:name="_Toc53991121"/>
      <w:r>
        <w:t xml:space="preserve">The </w:t>
      </w:r>
      <w:r w:rsidR="00E6483C">
        <w:t>Windows Mode</w:t>
      </w:r>
      <w:bookmarkEnd w:id="439"/>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40" w:name="_Toc53991122"/>
      <w:r>
        <w:rPr>
          <w:highlight w:val="white"/>
        </w:rPr>
        <w:t>Main</w:t>
      </w:r>
      <w:bookmarkEnd w:id="440"/>
    </w:p>
    <w:p w14:paraId="3C627783" w14:textId="6CE6492F" w:rsidR="00F65204" w:rsidRDefault="00F65204" w:rsidP="00F65204">
      <w:pPr>
        <w:pStyle w:val="CodeHeader"/>
        <w:rPr>
          <w:highlight w:val="white"/>
        </w:rPr>
      </w:pPr>
      <w:r>
        <w:rPr>
          <w:highlight w:val="white"/>
        </w:rPr>
        <w:t>Main.cs</w:t>
      </w:r>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“.asm”.</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bookmarkStart w:id="441" w:name="_Toc53991123"/>
      <w:r w:rsidRPr="00571855">
        <w:rPr>
          <w:highlight w:val="white"/>
        </w:rPr>
        <w:t>Type Size</w:t>
      </w:r>
      <w:bookmarkEnd w:id="441"/>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42" w:name="_Toc53991124"/>
      <w:r>
        <w:rPr>
          <w:highlight w:val="white"/>
        </w:rPr>
        <w:t>Static Symbol</w:t>
      </w:r>
      <w:bookmarkEnd w:id="442"/>
    </w:p>
    <w:p w14:paraId="0A053B40" w14:textId="404E0AEE" w:rsidR="00303C4E" w:rsidRDefault="00303C4E" w:rsidP="00303C4E">
      <w:pPr>
        <w:pStyle w:val="CodeHeader"/>
        <w:rPr>
          <w:highlight w:val="white"/>
        </w:rPr>
      </w:pPr>
      <w:r>
        <w:rPr>
          <w:highlight w:val="white"/>
        </w:rPr>
        <w:t>StaticSymbolWindows.cs</w:t>
      </w:r>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bookmarkStart w:id="443" w:name="_Toc53991125"/>
      <w:r>
        <w:rPr>
          <w:highlight w:val="white"/>
        </w:rPr>
        <w:t>Static Value</w:t>
      </w:r>
      <w:bookmarkEnd w:id="443"/>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44" w:name="_Toc53991126"/>
      <w:r>
        <w:rPr>
          <w:highlight w:val="white"/>
        </w:rPr>
        <w:t>Function End</w:t>
      </w:r>
      <w:bookmarkEnd w:id="444"/>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45" w:name="_Toc53991127"/>
      <w:r>
        <w:rPr>
          <w:highlight w:val="white"/>
        </w:rPr>
        <w:t>Target Code Generation</w:t>
      </w:r>
      <w:bookmarkEnd w:id="445"/>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6" w:name="_Toc53991128"/>
      <w:r>
        <w:rPr>
          <w:highlight w:val="white"/>
        </w:rPr>
        <w:t>Exit</w:t>
      </w:r>
      <w:bookmarkEnd w:id="446"/>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7" w:name="_Toc53991129"/>
      <w:r>
        <w:rPr>
          <w:highlight w:val="white"/>
        </w:rPr>
        <w:t>Initialization Code</w:t>
      </w:r>
      <w:bookmarkEnd w:id="447"/>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8" w:name="_Toc53991130"/>
      <w:r>
        <w:rPr>
          <w:highlight w:val="white"/>
        </w:rPr>
        <w:t>Command Line Arguments</w:t>
      </w:r>
      <w:bookmarkEnd w:id="448"/>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146973" w:rsidRPr="00DF14A9" w:rsidRDefault="0014697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146973" w:rsidRPr="00490BCB" w:rsidRDefault="0014697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146973" w:rsidRPr="00090144" w:rsidRDefault="0014697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146973" w:rsidRPr="00090144" w:rsidRDefault="00146973" w:rsidP="00605AE9">
                              <w:pPr>
                                <w:spacing w:before="0" w:after="0" w:line="240" w:lineRule="auto"/>
                                <w:rPr>
                                  <w:rFonts w:eastAsia="Calibri"/>
                                  <w:color w:val="000000"/>
                                </w:rPr>
                              </w:pPr>
                              <w:r w:rsidRPr="00090144">
                                <w:rPr>
                                  <w:rFonts w:eastAsia="Calibri"/>
                                  <w:color w:val="000000"/>
                                </w:rPr>
                                <w:t>Frame pointer of</w:t>
                              </w:r>
                            </w:p>
                            <w:p w14:paraId="68E90914" w14:textId="77777777" w:rsidR="00146973" w:rsidRPr="00090144" w:rsidRDefault="0014697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146973" w:rsidRPr="00090144" w:rsidRDefault="0014697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46973" w:rsidRPr="00090144" w:rsidRDefault="0014697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146973" w:rsidRPr="00090144" w:rsidRDefault="0014697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146973" w:rsidRPr="00090144" w:rsidRDefault="0014697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146973" w:rsidRDefault="0014697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146973" w:rsidRDefault="0014697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146973" w:rsidRDefault="0014697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146973" w:rsidRDefault="0014697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146973" w:rsidRDefault="0014697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146973" w:rsidRDefault="0014697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46973" w:rsidRPr="00582B75" w:rsidRDefault="0014697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146973" w:rsidRPr="00490BCB" w:rsidRDefault="0014697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146973" w:rsidRPr="00490BCB" w:rsidRDefault="0014697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146973" w:rsidRDefault="0014697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146973" w:rsidRPr="00E55D4A" w:rsidRDefault="0014697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146973" w:rsidRDefault="0014697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146973" w:rsidRDefault="0014697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146973" w:rsidRDefault="0014697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146973" w:rsidRDefault="001469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146973" w:rsidRDefault="001469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146973" w:rsidRDefault="0014697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146973" w:rsidRDefault="001469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146973" w:rsidRDefault="0014697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146973" w:rsidRDefault="0014697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146973" w:rsidRDefault="0014697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146973" w:rsidRDefault="001469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146973" w:rsidRDefault="0014697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146973" w:rsidRDefault="001469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146973" w:rsidRDefault="0014697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146973" w:rsidRDefault="00146973" w:rsidP="00496983">
                              <w:pPr>
                                <w:spacing w:before="0" w:line="257" w:lineRule="auto"/>
                                <w:jc w:val="center"/>
                                <w:rPr>
                                  <w:sz w:val="24"/>
                                  <w:szCs w:val="24"/>
                                </w:rPr>
                              </w:pPr>
                              <w:r>
                                <w:rPr>
                                  <w:rFonts w:eastAsia="Calibri"/>
                                  <w:color w:val="000000"/>
                                  <w:sz w:val="16"/>
                                  <w:szCs w:val="16"/>
                                </w:rPr>
                                <w:t>129</w:t>
                              </w:r>
                            </w:p>
                            <w:p w14:paraId="3E4A06D3" w14:textId="77777777" w:rsidR="00146973" w:rsidRDefault="0014697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146973" w:rsidRDefault="0014697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146973" w:rsidRDefault="0014697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146973" w:rsidRDefault="001469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146973" w:rsidRDefault="00146973" w:rsidP="006A7496">
                              <w:pPr>
                                <w:spacing w:before="100" w:line="257" w:lineRule="auto"/>
                                <w:jc w:val="left"/>
                                <w:rPr>
                                  <w:sz w:val="24"/>
                                  <w:szCs w:val="24"/>
                                </w:rPr>
                              </w:pPr>
                              <w:r>
                                <w:rPr>
                                  <w:rFonts w:eastAsia="Calibri"/>
                                  <w:color w:val="000000"/>
                                  <w:sz w:val="16"/>
                                  <w:szCs w:val="16"/>
                                </w:rPr>
                                <w:t>Before</w:t>
                              </w:r>
                            </w:p>
                            <w:p w14:paraId="6B197F32" w14:textId="77777777" w:rsidR="00146973" w:rsidRDefault="0014697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146973" w:rsidRDefault="00146973" w:rsidP="006A7496">
                              <w:pPr>
                                <w:spacing w:before="100" w:line="256" w:lineRule="auto"/>
                                <w:rPr>
                                  <w:sz w:val="24"/>
                                  <w:szCs w:val="24"/>
                                </w:rPr>
                              </w:pPr>
                              <w:r>
                                <w:rPr>
                                  <w:rFonts w:eastAsia="Calibri"/>
                                  <w:color w:val="000000"/>
                                  <w:sz w:val="16"/>
                                  <w:szCs w:val="16"/>
                                </w:rPr>
                                <w:t>After</w:t>
                              </w:r>
                            </w:p>
                            <w:p w14:paraId="7E3E04C8" w14:textId="77777777" w:rsidR="00146973" w:rsidRDefault="0014697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146973" w:rsidRPr="00DF14A9" w:rsidRDefault="0014697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146973" w:rsidRPr="00490BCB" w:rsidRDefault="0014697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146973" w:rsidRPr="00490BCB" w:rsidRDefault="0014697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146973" w:rsidRPr="00490BCB" w:rsidRDefault="0014697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146973" w:rsidRPr="00090144" w:rsidRDefault="0014697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146973" w:rsidRPr="00090144" w:rsidRDefault="00146973" w:rsidP="00605AE9">
                        <w:pPr>
                          <w:spacing w:before="0" w:after="0" w:line="240" w:lineRule="auto"/>
                          <w:rPr>
                            <w:rFonts w:eastAsia="Calibri"/>
                            <w:color w:val="000000"/>
                          </w:rPr>
                        </w:pPr>
                        <w:r w:rsidRPr="00090144">
                          <w:rPr>
                            <w:rFonts w:eastAsia="Calibri"/>
                            <w:color w:val="000000"/>
                          </w:rPr>
                          <w:t>Frame pointer of</w:t>
                        </w:r>
                      </w:p>
                      <w:p w14:paraId="68E90914" w14:textId="77777777" w:rsidR="00146973" w:rsidRPr="00090144" w:rsidRDefault="0014697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146973" w:rsidRPr="00090144" w:rsidRDefault="0014697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46973" w:rsidRPr="00090144" w:rsidRDefault="0014697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146973" w:rsidRPr="00090144" w:rsidRDefault="0014697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146973" w:rsidRPr="00090144" w:rsidRDefault="0014697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146973" w:rsidRDefault="0014697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146973" w:rsidRDefault="0014697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146973" w:rsidRDefault="0014697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146973" w:rsidRDefault="0014697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146973" w:rsidRDefault="0014697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146973" w:rsidRDefault="0014697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46973" w:rsidRPr="00582B75" w:rsidRDefault="0014697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146973" w:rsidRPr="00490BCB" w:rsidRDefault="0014697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146973" w:rsidRPr="00490BCB" w:rsidRDefault="0014697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146973" w:rsidRDefault="0014697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146973" w:rsidRPr="00E55D4A" w:rsidRDefault="0014697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146973" w:rsidRDefault="0014697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146973" w:rsidRDefault="0014697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146973" w:rsidRDefault="0014697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146973" w:rsidRDefault="0014697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146973" w:rsidRDefault="0014697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146973" w:rsidRDefault="0014697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146973" w:rsidRDefault="0014697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146973" w:rsidRDefault="0014697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146973" w:rsidRDefault="0014697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146973" w:rsidRDefault="0014697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146973" w:rsidRDefault="0014697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146973" w:rsidRDefault="0014697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146973" w:rsidRDefault="0014697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146973" w:rsidRDefault="0014697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146973" w:rsidRDefault="00146973" w:rsidP="00496983">
                        <w:pPr>
                          <w:spacing w:before="0" w:line="257" w:lineRule="auto"/>
                          <w:jc w:val="center"/>
                          <w:rPr>
                            <w:sz w:val="24"/>
                            <w:szCs w:val="24"/>
                          </w:rPr>
                        </w:pPr>
                        <w:r>
                          <w:rPr>
                            <w:rFonts w:eastAsia="Calibri"/>
                            <w:color w:val="000000"/>
                            <w:sz w:val="16"/>
                            <w:szCs w:val="16"/>
                          </w:rPr>
                          <w:t>129</w:t>
                        </w:r>
                      </w:p>
                      <w:p w14:paraId="3E4A06D3" w14:textId="77777777" w:rsidR="00146973" w:rsidRDefault="0014697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146973" w:rsidRDefault="0014697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146973" w:rsidRDefault="0014697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146973" w:rsidRDefault="0014697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146973" w:rsidRDefault="00146973" w:rsidP="006A7496">
                        <w:pPr>
                          <w:spacing w:before="100" w:line="257" w:lineRule="auto"/>
                          <w:jc w:val="left"/>
                          <w:rPr>
                            <w:sz w:val="24"/>
                            <w:szCs w:val="24"/>
                          </w:rPr>
                        </w:pPr>
                        <w:r>
                          <w:rPr>
                            <w:rFonts w:eastAsia="Calibri"/>
                            <w:color w:val="000000"/>
                            <w:sz w:val="16"/>
                            <w:szCs w:val="16"/>
                          </w:rPr>
                          <w:t>Before</w:t>
                        </w:r>
                      </w:p>
                      <w:p w14:paraId="6B197F32" w14:textId="77777777" w:rsidR="00146973" w:rsidRDefault="0014697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146973" w:rsidRDefault="00146973" w:rsidP="006A7496">
                        <w:pPr>
                          <w:spacing w:before="100" w:line="256" w:lineRule="auto"/>
                          <w:rPr>
                            <w:sz w:val="24"/>
                            <w:szCs w:val="24"/>
                          </w:rPr>
                        </w:pPr>
                        <w:r>
                          <w:rPr>
                            <w:rFonts w:eastAsia="Calibri"/>
                            <w:color w:val="000000"/>
                            <w:sz w:val="16"/>
                            <w:szCs w:val="16"/>
                          </w:rPr>
                          <w:t>After</w:t>
                        </w:r>
                      </w:p>
                      <w:p w14:paraId="7E3E04C8" w14:textId="77777777" w:rsidR="00146973" w:rsidRDefault="0014697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9" w:name="_Toc53991131"/>
      <w:r w:rsidRPr="00614EB1">
        <w:rPr>
          <w:highlight w:val="white"/>
        </w:rPr>
        <w:t>Windows Jump Info</w:t>
      </w:r>
      <w:bookmarkEnd w:id="449"/>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50" w:name="_Toc53991132"/>
      <w:r>
        <w:rPr>
          <w:highlight w:val="white"/>
        </w:rPr>
        <w:t>Windows Byte List</w:t>
      </w:r>
      <w:bookmarkEnd w:id="450"/>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51" w:name="_Hlk51314142"/>
      <w:r w:rsidRPr="007F292F">
        <w:rPr>
          <w:highlight w:val="white"/>
        </w:rPr>
        <w:t>WindowsByteList</w:t>
      </w:r>
      <w:bookmarkEnd w:id="451"/>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52" w:name="_Toc53991133"/>
      <w:r>
        <w:rPr>
          <w:highlight w:val="white"/>
        </w:rPr>
        <w:t>Byte</w:t>
      </w:r>
      <w:r w:rsidR="00D33B22">
        <w:rPr>
          <w:highlight w:val="white"/>
        </w:rPr>
        <w:t xml:space="preserve"> </w:t>
      </w:r>
      <w:r>
        <w:rPr>
          <w:highlight w:val="white"/>
        </w:rPr>
        <w:t>List</w:t>
      </w:r>
      <w:bookmarkEnd w:id="452"/>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53"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53"/>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54" w:name="_Ref419646553"/>
      <w:bookmarkStart w:id="455" w:name="_Toc53991134"/>
      <w:r>
        <w:t>Linking</w:t>
      </w:r>
      <w:bookmarkEnd w:id="454"/>
      <w:bookmarkEnd w:id="455"/>
    </w:p>
    <w:bookmarkEnd w:id="437"/>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6" w:name="_Toc53991135"/>
      <w:r>
        <w:t>The Linker Class</w:t>
      </w:r>
      <w:bookmarkEnd w:id="456"/>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7"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7"/>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8" w:name="_Toc53991136"/>
      <w:r w:rsidRPr="00EC76D5">
        <w:t xml:space="preserve">The </w:t>
      </w:r>
      <w:r w:rsidR="002554E1" w:rsidRPr="00EC76D5">
        <w:t>Standard Library</w:t>
      </w:r>
      <w:bookmarkEnd w:id="458"/>
    </w:p>
    <w:p w14:paraId="21B660CB" w14:textId="0EAC07D4" w:rsidR="00EE220E" w:rsidRPr="00EC76D5" w:rsidRDefault="00503728" w:rsidP="00265BDF">
      <w:pPr>
        <w:pStyle w:val="Rubrik2"/>
      </w:pPr>
      <w:bookmarkStart w:id="459" w:name="_Toc53991137"/>
      <w:r w:rsidRPr="00EC76D5">
        <w:t>Integral and Floating Limits</w:t>
      </w:r>
      <w:bookmarkEnd w:id="459"/>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60" w:name="_Toc53991138"/>
      <w:r w:rsidRPr="00EC76D5">
        <w:t>The A</w:t>
      </w:r>
      <w:r w:rsidR="00EE220E" w:rsidRPr="00EC76D5">
        <w:t>sser</w:t>
      </w:r>
      <w:r w:rsidR="008E5D1A" w:rsidRPr="00EC76D5">
        <w:t>t</w:t>
      </w:r>
      <w:r w:rsidRPr="00EC76D5">
        <w:t xml:space="preserve"> Macro</w:t>
      </w:r>
      <w:bookmarkEnd w:id="460"/>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61" w:name="_Toc53991139"/>
      <w:r w:rsidRPr="00EC76D5">
        <w:t>Locale Data</w:t>
      </w:r>
      <w:bookmarkEnd w:id="461"/>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62" w:name="_Toc53991140"/>
      <w:r w:rsidRPr="00EC76D5">
        <w:t>Character Types</w:t>
      </w:r>
      <w:bookmarkEnd w:id="462"/>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63" w:name="_Toc53991141"/>
      <w:r w:rsidRPr="00EC76D5">
        <w:t>S</w:t>
      </w:r>
      <w:r w:rsidR="00EE220E" w:rsidRPr="00EC76D5">
        <w:t>tring</w:t>
      </w:r>
      <w:r w:rsidRPr="00EC76D5">
        <w:t>s</w:t>
      </w:r>
      <w:bookmarkEnd w:id="463"/>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64" w:name="_Toc53991142"/>
      <w:r w:rsidRPr="00EC76D5">
        <w:t>Long Jumps</w:t>
      </w:r>
      <w:bookmarkEnd w:id="464"/>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65" w:name="_Toc53991143"/>
      <w:r w:rsidRPr="00EC76D5">
        <w:t>Mathematical Functions</w:t>
      </w:r>
      <w:bookmarkEnd w:id="465"/>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6" w:name="_Toc53991144"/>
      <w:r w:rsidRPr="00EC76D5">
        <w:t>Standard Input/Output</w:t>
      </w:r>
      <w:bookmarkEnd w:id="466"/>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7" w:name="_Toc53991145"/>
      <w:r w:rsidRPr="00EC76D5">
        <w:t>Printing</w:t>
      </w:r>
      <w:bookmarkEnd w:id="467"/>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8" w:name="_Toc53991146"/>
      <w:r w:rsidRPr="00EC76D5">
        <w:t>Scanning</w:t>
      </w:r>
      <w:bookmarkEnd w:id="468"/>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9" w:name="_Toc53991147"/>
      <w:r w:rsidRPr="00EC76D5">
        <w:t>F</w:t>
      </w:r>
      <w:r w:rsidR="00AF06D6" w:rsidRPr="00EC76D5">
        <w:t xml:space="preserve">ile </w:t>
      </w:r>
      <w:r w:rsidRPr="00EC76D5">
        <w:t>H</w:t>
      </w:r>
      <w:r w:rsidR="00AF06D6" w:rsidRPr="00EC76D5">
        <w:t>andling</w:t>
      </w:r>
      <w:bookmarkEnd w:id="469"/>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70" w:name="_Toc53991148"/>
      <w:r w:rsidRPr="00EC76D5">
        <w:t>The Standard Library</w:t>
      </w:r>
      <w:bookmarkEnd w:id="470"/>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71" w:name="_Toc53991149"/>
      <w:r w:rsidRPr="00EC76D5">
        <w:t>T</w:t>
      </w:r>
      <w:r w:rsidR="00D62A8B" w:rsidRPr="00EC76D5">
        <w:t>ime</w:t>
      </w:r>
      <w:bookmarkEnd w:id="471"/>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091577D2" w14:textId="77777777" w:rsidR="005B1C6D" w:rsidRPr="00EC76D5" w:rsidRDefault="005B1C6D" w:rsidP="005B1C6D">
      <w:pPr>
        <w:pStyle w:val="Rubrik1"/>
      </w:pPr>
      <w:bookmarkStart w:id="472" w:name="_Ref417644950"/>
      <w:bookmarkStart w:id="473" w:name="_Toc53991150"/>
      <w:r w:rsidRPr="00EC76D5">
        <w:t>The Preprocessor</w:t>
      </w:r>
      <w:bookmarkEnd w:id="47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74" w:name="_Ref418256130"/>
      <w:bookmarkStart w:id="475" w:name="_Toc53991151"/>
      <w:r w:rsidRPr="00EC76D5">
        <w:t>The Expression Parser</w:t>
      </w:r>
      <w:bookmarkEnd w:id="474"/>
      <w:bookmarkEnd w:id="475"/>
    </w:p>
    <w:p w14:paraId="176A4CB8" w14:textId="77777777" w:rsidR="005B1C6D" w:rsidRPr="00EC76D5" w:rsidRDefault="005B1C6D" w:rsidP="005B1C6D">
      <w:pPr>
        <w:pStyle w:val="Rubrik3"/>
      </w:pPr>
      <w:bookmarkStart w:id="476" w:name="_Toc53991152"/>
      <w:r w:rsidRPr="00EC76D5">
        <w:t>The Grammar</w:t>
      </w:r>
      <w:bookmarkEnd w:id="476"/>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7" w:name="_Toc53991153"/>
      <w:r>
        <w:t>The Parser</w:t>
      </w:r>
      <w:bookmarkEnd w:id="477"/>
    </w:p>
    <w:p w14:paraId="1306B22E" w14:textId="26FBF9AC"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A6768">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8"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9" w:name="_Toc53991154"/>
      <w:r w:rsidRPr="00EC76D5">
        <w:t>The Scanner</w:t>
      </w:r>
      <w:bookmarkEnd w:id="478"/>
      <w:bookmarkEnd w:id="479"/>
    </w:p>
    <w:p w14:paraId="3C52097C" w14:textId="195CB311"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A6768">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80" w:name="_Toc53991155"/>
      <w:r>
        <w:t>The Pre</w:t>
      </w:r>
      <w:r w:rsidR="00921465">
        <w:t xml:space="preserve">processor </w:t>
      </w:r>
      <w:r>
        <w:t>Parser</w:t>
      </w:r>
      <w:bookmarkEnd w:id="480"/>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81" w:name="_Toc53991156"/>
      <w:r w:rsidRPr="00EC76D5">
        <w:t>The Preprocessor</w:t>
      </w:r>
      <w:bookmarkEnd w:id="48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82" w:name="_Toc53991157"/>
      <w:r w:rsidRPr="00EC76D5">
        <w:t>Tri Graphs</w:t>
      </w:r>
      <w:bookmarkEnd w:id="48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83" w:name="_Toc53991158"/>
      <w:r w:rsidRPr="00EC76D5">
        <w:t>Comments, Strings, and Characters</w:t>
      </w:r>
      <w:bookmarkEnd w:id="48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84" w:name="_Ref418258402"/>
      <w:bookmarkStart w:id="485" w:name="_Toc53991159"/>
      <w:r w:rsidRPr="00EC76D5">
        <w:t>Slash Codes</w:t>
      </w:r>
      <w:bookmarkEnd w:id="484"/>
      <w:bookmarkEnd w:id="48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6" w:name="_Toc53991160"/>
      <w:r w:rsidRPr="00EC76D5">
        <w:t>The Line List</w:t>
      </w:r>
      <w:bookmarkEnd w:id="48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7" w:name="_Toc53991161"/>
      <w:r w:rsidRPr="00EC76D5">
        <w:t>Lines</w:t>
      </w:r>
      <w:bookmarkEnd w:id="48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8" w:name="_Toc53991162"/>
      <w:r w:rsidRPr="00EC76D5">
        <w:t>Includes</w:t>
      </w:r>
      <w:bookmarkEnd w:id="48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9" w:name="_Toc53991163"/>
      <w:r w:rsidRPr="00EC76D5">
        <w:t>Macros</w:t>
      </w:r>
      <w:bookmarkEnd w:id="48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90" w:name="_Toc53991164"/>
      <w:r w:rsidRPr="00EC76D5">
        <w:t>Conditional Programming</w:t>
      </w:r>
      <w:bookmarkEnd w:id="490"/>
    </w:p>
    <w:p w14:paraId="526D3151" w14:textId="1A4CA298"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A6768">
        <w:t>16.1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91" w:name="_Toc53991165"/>
      <w:r w:rsidRPr="00EC76D5">
        <w:t>Macro Expansion</w:t>
      </w:r>
      <w:bookmarkEnd w:id="49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52312AB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A6768">
        <w:t>16.3.2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92" w:name="_Toc53991166"/>
      <w:r w:rsidRPr="00EC76D5">
        <w:t>String Merging</w:t>
      </w:r>
      <w:bookmarkEnd w:id="49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93" w:name="_Toc53991167"/>
      <w:r w:rsidRPr="00EC76D5">
        <w:t>The C Grammar</w:t>
      </w:r>
      <w:bookmarkEnd w:id="472"/>
      <w:bookmarkEnd w:id="493"/>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94" w:name="_Toc53991168"/>
      <w:r w:rsidRPr="00EC76D5">
        <w:t>The Preprocessor Grammar</w:t>
      </w:r>
      <w:bookmarkEnd w:id="494"/>
    </w:p>
    <w:p w14:paraId="3780D441" w14:textId="646E9604"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A6768">
        <w:t>1.2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95" w:name="_Toc53991169"/>
      <w:r w:rsidRPr="00EC76D5">
        <w:t xml:space="preserve">The </w:t>
      </w:r>
      <w:r w:rsidR="001C7B67" w:rsidRPr="00EC76D5">
        <w:t>Language</w:t>
      </w:r>
      <w:r w:rsidRPr="00EC76D5">
        <w:t xml:space="preserve"> Grammar</w:t>
      </w:r>
      <w:bookmarkEnd w:id="495"/>
    </w:p>
    <w:p w14:paraId="7F2EC249" w14:textId="5A677BD8"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A6768">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6" w:name="_Ref418184656"/>
      <w:bookmarkStart w:id="497" w:name="_Toc53991170"/>
      <w:r>
        <w:t>GPPG and GPLEX</w:t>
      </w:r>
      <w:bookmarkEnd w:id="496"/>
      <w:bookmarkEnd w:id="497"/>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8" w:name="_Toc53991171"/>
      <w:r w:rsidRPr="00EC76D5">
        <w:t>The Language</w:t>
      </w:r>
      <w:bookmarkEnd w:id="49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9" w:name="_Toc53991172"/>
      <w:r w:rsidRPr="00EC76D5">
        <w:t>The Grammar</w:t>
      </w:r>
      <w:bookmarkEnd w:id="49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500" w:name="_Toc53991173"/>
      <w:r>
        <w:t>GPPG</w:t>
      </w:r>
      <w:bookmarkEnd w:id="50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0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02" w:name="_Toc53991174"/>
      <w:r w:rsidRPr="00EC76D5">
        <w:t>J</w:t>
      </w:r>
      <w:r>
        <w:t>Plex</w:t>
      </w:r>
      <w:bookmarkEnd w:id="501"/>
      <w:bookmarkEnd w:id="50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503" w:name="_Toc53991175"/>
      <w:r w:rsidRPr="00EC76D5">
        <w:t>Main</w:t>
      </w:r>
      <w:bookmarkEnd w:id="50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04" w:name="_Toc53991176"/>
      <w:r w:rsidRPr="00EC76D5">
        <w:t>Auxiliary Classes</w:t>
      </w:r>
      <w:bookmarkEnd w:id="50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05" w:name="_Toc53991177"/>
      <w:r w:rsidRPr="00EC76D5">
        <w:t>Error Handling</w:t>
      </w:r>
      <w:bookmarkEnd w:id="50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6" w:name="_Toc53991178"/>
      <w:r w:rsidRPr="00EC76D5">
        <w:t>Container Classes</w:t>
      </w:r>
      <w:bookmarkEnd w:id="50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7" w:name="_Toc53991179"/>
      <w:r w:rsidRPr="00EC76D5">
        <w:t>Ordered Pair</w:t>
      </w:r>
      <w:bookmarkEnd w:id="50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8" w:name="_Toc53991180"/>
      <w:r w:rsidRPr="00EC76D5">
        <w:t>Triple</w:t>
      </w:r>
      <w:bookmarkEnd w:id="50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9" w:name="_Toc53991181"/>
      <w:r w:rsidRPr="00EC76D5">
        <w:t>Graph</w:t>
      </w:r>
      <w:bookmarkEnd w:id="50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10" w:name="_Toc53991182"/>
      <w:r w:rsidRPr="00EC76D5">
        <w:t>Addition and Removal of Vertices and Edges</w:t>
      </w:r>
      <w:bookmarkEnd w:id="51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11" w:name="_Toc53991183"/>
      <w:r w:rsidRPr="00EC76D5">
        <w:t>Graph Partition</w:t>
      </w:r>
      <w:bookmarkEnd w:id="51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12" w:name="_Toc53991184"/>
      <w:r>
        <w:t>ListSet and ListMap</w:t>
      </w:r>
      <w:bookmarkEnd w:id="51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13" w:name="_Toc53991185"/>
      <w:r w:rsidRPr="00EC76D5">
        <w:t>A</w:t>
      </w:r>
      <w:r w:rsidR="00281D34" w:rsidRPr="00EC76D5">
        <w:t xml:space="preserve"> Crash Course in C</w:t>
      </w:r>
      <w:bookmarkEnd w:id="513"/>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14" w:name="_Toc320485572"/>
      <w:bookmarkStart w:id="515" w:name="_Toc323656681"/>
      <w:bookmarkStart w:id="516" w:name="_Toc324085419"/>
      <w:bookmarkStart w:id="517" w:name="_Toc383781071"/>
      <w:bookmarkStart w:id="518" w:name="_Toc53991186"/>
      <w:r w:rsidRPr="00EC76D5">
        <w:t>The Compiler and the Linker</w:t>
      </w:r>
      <w:bookmarkEnd w:id="514"/>
      <w:bookmarkEnd w:id="515"/>
      <w:bookmarkEnd w:id="516"/>
      <w:bookmarkEnd w:id="517"/>
      <w:bookmarkEnd w:id="518"/>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46973" w:rsidRPr="003F7CF1" w:rsidRDefault="0014697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46973" w:rsidRPr="003F7CF1" w:rsidRDefault="0014697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46973" w:rsidRPr="003F7CF1" w:rsidRDefault="0014697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146973" w:rsidRPr="003F7CF1" w:rsidRDefault="001469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46973" w:rsidRPr="003F7CF1" w:rsidRDefault="0014697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146973" w:rsidRPr="003F7CF1" w:rsidRDefault="0014697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46973" w:rsidRPr="003F7CF1" w:rsidRDefault="0014697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46973" w:rsidRPr="003F7CF1" w:rsidRDefault="0014697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46973" w:rsidRPr="003F7CF1" w:rsidRDefault="001469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46973" w:rsidRPr="003F7CF1" w:rsidRDefault="0014697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46973" w:rsidRPr="003F7CF1" w:rsidRDefault="0014697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46973" w:rsidRPr="003F7CF1" w:rsidRDefault="0014697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146973" w:rsidRPr="003F7CF1" w:rsidRDefault="001469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46973" w:rsidRPr="003F7CF1" w:rsidRDefault="0014697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146973" w:rsidRPr="003F7CF1" w:rsidRDefault="0014697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46973" w:rsidRPr="003F7CF1" w:rsidRDefault="0014697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46973" w:rsidRPr="003F7CF1" w:rsidRDefault="0014697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46973" w:rsidRPr="003F7CF1" w:rsidRDefault="001469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9" w:name="_Toc320485573"/>
      <w:bookmarkStart w:id="520" w:name="_Toc323656682"/>
      <w:bookmarkStart w:id="521" w:name="_Toc324085420"/>
      <w:bookmarkStart w:id="522" w:name="_Toc383781072"/>
      <w:bookmarkStart w:id="523" w:name="_Toc53991187"/>
      <w:r w:rsidRPr="00EC76D5">
        <w:t>The Hello-World Program</w:t>
      </w:r>
      <w:bookmarkEnd w:id="519"/>
      <w:bookmarkEnd w:id="520"/>
      <w:bookmarkEnd w:id="521"/>
      <w:bookmarkEnd w:id="522"/>
      <w:bookmarkEnd w:id="523"/>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24" w:name="_Toc320485574"/>
      <w:bookmarkStart w:id="525" w:name="_Toc323656683"/>
      <w:bookmarkStart w:id="526" w:name="_Toc324085421"/>
      <w:bookmarkStart w:id="527" w:name="_Toc383781073"/>
      <w:bookmarkStart w:id="528" w:name="_Toc53991188"/>
      <w:r w:rsidRPr="00EC76D5">
        <w:t>Comments</w:t>
      </w:r>
      <w:bookmarkEnd w:id="524"/>
      <w:bookmarkEnd w:id="525"/>
      <w:bookmarkEnd w:id="526"/>
      <w:bookmarkEnd w:id="527"/>
      <w:bookmarkEnd w:id="528"/>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8E447D0"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A6768">
        <w:t>20.10</w:t>
      </w:r>
      <w:r w:rsidRPr="00EC76D5">
        <w:fldChar w:fldCharType="end"/>
      </w:r>
      <w:r w:rsidRPr="00EC76D5">
        <w:t>) for details.</w:t>
      </w:r>
    </w:p>
    <w:p w14:paraId="3920A6C7" w14:textId="77777777" w:rsidR="00E80032" w:rsidRPr="00EC76D5" w:rsidRDefault="00E80032" w:rsidP="00E80032">
      <w:pPr>
        <w:pStyle w:val="Code"/>
      </w:pPr>
      <w:bookmarkStart w:id="529"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30" w:name="_Toc323656684"/>
      <w:bookmarkStart w:id="531" w:name="_Toc324085422"/>
      <w:bookmarkStart w:id="532" w:name="_Toc383781074"/>
      <w:bookmarkStart w:id="533" w:name="_Toc53991189"/>
      <w:r w:rsidRPr="00EC76D5">
        <w:t>Types and Variables</w:t>
      </w:r>
      <w:bookmarkEnd w:id="529"/>
      <w:bookmarkEnd w:id="530"/>
      <w:bookmarkEnd w:id="531"/>
      <w:bookmarkEnd w:id="532"/>
      <w:bookmarkEnd w:id="533"/>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6"/>
      <w:bookmarkStart w:id="535" w:name="_Toc323656685"/>
      <w:bookmarkStart w:id="536" w:name="_Toc324085423"/>
      <w:bookmarkStart w:id="537" w:name="_Toc383781075"/>
      <w:bookmarkStart w:id="538" w:name="_Ref383781525"/>
      <w:bookmarkStart w:id="539" w:name="_Toc53991190"/>
      <w:r w:rsidRPr="00EC76D5">
        <w:t>Simple Types</w:t>
      </w:r>
      <w:bookmarkEnd w:id="534"/>
      <w:bookmarkEnd w:id="535"/>
      <w:bookmarkEnd w:id="536"/>
      <w:bookmarkEnd w:id="537"/>
      <w:bookmarkEnd w:id="538"/>
      <w:bookmarkEnd w:id="539"/>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0" w:name="_Toc320485577"/>
      <w:bookmarkStart w:id="541" w:name="_Toc323656686"/>
      <w:bookmarkStart w:id="542" w:name="_Toc324085424"/>
      <w:bookmarkStart w:id="543" w:name="_Toc383781076"/>
      <w:bookmarkStart w:id="544" w:name="_Toc53991191"/>
      <w:r w:rsidRPr="00EC76D5">
        <w:t>Variables</w:t>
      </w:r>
      <w:bookmarkEnd w:id="540"/>
      <w:bookmarkEnd w:id="541"/>
      <w:bookmarkEnd w:id="542"/>
      <w:bookmarkEnd w:id="543"/>
      <w:bookmarkEnd w:id="544"/>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46973" w:rsidRPr="003F7CF1" w:rsidRDefault="001469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46973" w:rsidRPr="003F7CF1" w:rsidRDefault="0014697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46973" w:rsidRPr="003F7CF1" w:rsidRDefault="0014697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46973" w:rsidRPr="003F7CF1" w:rsidRDefault="0014697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46973" w:rsidRPr="003F7CF1" w:rsidRDefault="0014697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46973" w:rsidRPr="003F7CF1" w:rsidRDefault="0014697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46973" w:rsidRPr="003F7CF1" w:rsidRDefault="001469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46973" w:rsidRPr="003F7CF1" w:rsidRDefault="0014697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46973" w:rsidRPr="003F7CF1" w:rsidRDefault="0014697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46973" w:rsidRPr="003F7CF1" w:rsidRDefault="0014697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46973" w:rsidRPr="003F7CF1" w:rsidRDefault="0014697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46973" w:rsidRPr="003F7CF1" w:rsidRDefault="0014697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46973" w:rsidRPr="003F7CF1" w:rsidRDefault="0014697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46973" w:rsidRPr="003F7CF1" w:rsidRDefault="0014697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46973" w:rsidRPr="003F7CF1" w:rsidRDefault="0014697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0485578"/>
      <w:bookmarkStart w:id="546" w:name="_Toc323656687"/>
      <w:bookmarkStart w:id="547" w:name="_Toc324085425"/>
      <w:bookmarkStart w:id="548" w:name="_Toc383781077"/>
      <w:bookmarkStart w:id="549" w:name="_Toc320485579"/>
      <w:bookmarkStart w:id="550" w:name="_Toc53991192"/>
      <w:r w:rsidRPr="00EC76D5">
        <w:t>Constants</w:t>
      </w:r>
      <w:bookmarkEnd w:id="545"/>
      <w:bookmarkEnd w:id="546"/>
      <w:bookmarkEnd w:id="547"/>
      <w:bookmarkEnd w:id="548"/>
      <w:bookmarkEnd w:id="55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3656688"/>
      <w:bookmarkStart w:id="552" w:name="_Toc324085426"/>
      <w:bookmarkStart w:id="553" w:name="_Toc383781078"/>
      <w:bookmarkStart w:id="554" w:name="_Toc53991193"/>
      <w:r w:rsidRPr="00EC76D5">
        <w:t>Output</w:t>
      </w:r>
      <w:bookmarkEnd w:id="549"/>
      <w:bookmarkEnd w:id="551"/>
      <w:bookmarkEnd w:id="552"/>
      <w:bookmarkEnd w:id="553"/>
      <w:bookmarkEnd w:id="554"/>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5" w:name="_Toc320485580"/>
      <w:bookmarkStart w:id="556" w:name="_Toc323656689"/>
      <w:bookmarkStart w:id="557" w:name="_Toc324085427"/>
      <w:bookmarkStart w:id="558" w:name="_Toc383781079"/>
      <w:bookmarkStart w:id="559" w:name="_Toc53991194"/>
      <w:r w:rsidRPr="00EC76D5">
        <w:t>Input</w:t>
      </w:r>
      <w:bookmarkEnd w:id="555"/>
      <w:bookmarkEnd w:id="556"/>
      <w:bookmarkEnd w:id="557"/>
      <w:bookmarkEnd w:id="558"/>
      <w:bookmarkEnd w:id="559"/>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53478582"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A6768">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60"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61"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3656690"/>
      <w:bookmarkStart w:id="563" w:name="_Toc324085428"/>
      <w:bookmarkStart w:id="564" w:name="_Toc383781080"/>
      <w:bookmarkStart w:id="565" w:name="_Toc53991195"/>
      <w:r w:rsidRPr="00EC76D5">
        <w:t>Enumerations</w:t>
      </w:r>
      <w:bookmarkEnd w:id="560"/>
      <w:bookmarkEnd w:id="562"/>
      <w:bookmarkEnd w:id="563"/>
      <w:bookmarkEnd w:id="564"/>
      <w:bookmarkEnd w:id="565"/>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6" w:name="_Toc320485582"/>
      <w:bookmarkStart w:id="567" w:name="_Toc323656691"/>
      <w:bookmarkStart w:id="568" w:name="_Toc324085429"/>
      <w:bookmarkStart w:id="569" w:name="_Toc383781081"/>
      <w:bookmarkStart w:id="570" w:name="_Toc53991196"/>
      <w:r w:rsidRPr="00EC76D5">
        <w:t>Arrays</w:t>
      </w:r>
      <w:bookmarkEnd w:id="566"/>
      <w:bookmarkEnd w:id="567"/>
      <w:bookmarkEnd w:id="568"/>
      <w:bookmarkEnd w:id="569"/>
      <w:bookmarkEnd w:id="570"/>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46973" w:rsidRPr="003F7CF1" w:rsidRDefault="0014697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146973" w:rsidRPr="003F7CF1" w:rsidRDefault="0014697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46973" w:rsidRPr="003F7CF1" w:rsidRDefault="0014697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46973" w:rsidRPr="003F7CF1" w:rsidRDefault="001469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46973" w:rsidRPr="003F7CF1" w:rsidRDefault="001469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46973" w:rsidRPr="003F7CF1" w:rsidRDefault="001469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46973" w:rsidRPr="003F7CF1" w:rsidRDefault="0014697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46973" w:rsidRPr="003F7CF1" w:rsidRDefault="0014697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46973" w:rsidRPr="003F7CF1" w:rsidRDefault="0014697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46973" w:rsidRPr="003F7CF1" w:rsidRDefault="0014697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46973" w:rsidRPr="003F7CF1" w:rsidRDefault="0014697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46973" w:rsidRPr="003F7CF1" w:rsidRDefault="0014697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46973" w:rsidRPr="003F7CF1" w:rsidRDefault="001469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46973" w:rsidRPr="003F7CF1" w:rsidRDefault="001469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46973" w:rsidRPr="003F7CF1" w:rsidRDefault="001469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46973" w:rsidRPr="003F7CF1" w:rsidRDefault="0014697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46973" w:rsidRPr="003F7CF1" w:rsidRDefault="001469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46973" w:rsidRPr="003F7CF1" w:rsidRDefault="0014697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46973" w:rsidRPr="003F7CF1" w:rsidRDefault="0014697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46973" w:rsidRPr="003F7CF1" w:rsidRDefault="0014697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46973" w:rsidRPr="003F7CF1" w:rsidRDefault="0014697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46973" w:rsidRPr="003F7CF1" w:rsidRDefault="0014697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46973" w:rsidRPr="003F7CF1" w:rsidRDefault="0014697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46973" w:rsidRPr="003F7CF1" w:rsidRDefault="0014697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46973" w:rsidRPr="003F7CF1" w:rsidRDefault="0014697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46973" w:rsidRPr="003F7CF1" w:rsidRDefault="0014697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46973" w:rsidRPr="003F7CF1" w:rsidRDefault="0014697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46973" w:rsidRPr="003F7CF1" w:rsidRDefault="0014697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46973" w:rsidRPr="003F7CF1" w:rsidRDefault="0014697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46973" w:rsidRPr="003F7CF1" w:rsidRDefault="0014697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46973" w:rsidRPr="003F7CF1" w:rsidRDefault="0014697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46973" w:rsidRPr="003F7CF1" w:rsidRDefault="0014697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46973" w:rsidRPr="003F7CF1" w:rsidRDefault="0014697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46973" w:rsidRPr="003F7CF1" w:rsidRDefault="0014697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46973" w:rsidRPr="003F7CF1" w:rsidRDefault="0014697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46973" w:rsidRPr="003F7CF1" w:rsidRDefault="0014697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46973" w:rsidRPr="003F7CF1" w:rsidRDefault="0014697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46973" w:rsidRPr="003F7CF1" w:rsidRDefault="0014697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46973" w:rsidRPr="003F7CF1" w:rsidRDefault="0014697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46973" w:rsidRPr="003F7CF1" w:rsidRDefault="0014697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46973" w:rsidRPr="003F7CF1" w:rsidRDefault="0014697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46973" w:rsidRPr="003F7CF1" w:rsidRDefault="0014697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46973" w:rsidRPr="003F7CF1" w:rsidRDefault="0014697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46973" w:rsidRPr="003F7CF1" w:rsidRDefault="0014697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46973" w:rsidRPr="003F7CF1" w:rsidRDefault="0014697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46973" w:rsidRPr="003F7CF1" w:rsidRDefault="0014697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46973" w:rsidRPr="003F7CF1" w:rsidRDefault="0014697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46973" w:rsidRPr="003F7CF1" w:rsidRDefault="0014697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46973" w:rsidRPr="003F7CF1" w:rsidRDefault="0014697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46973" w:rsidRPr="003F7CF1" w:rsidRDefault="0014697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46973" w:rsidRPr="003F7CF1" w:rsidRDefault="0014697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46973" w:rsidRPr="003F7CF1" w:rsidRDefault="0014697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46973" w:rsidRPr="003F7CF1" w:rsidRDefault="0014697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46973" w:rsidRPr="003F7CF1" w:rsidRDefault="0014697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46973" w:rsidRPr="003F7CF1" w:rsidRDefault="0014697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46973" w:rsidRPr="003F7CF1" w:rsidRDefault="0014697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1" w:name="_Toc320485583"/>
      <w:bookmarkStart w:id="572" w:name="_Toc323656692"/>
      <w:bookmarkStart w:id="573" w:name="_Toc324085430"/>
      <w:bookmarkStart w:id="574" w:name="_Toc383781082"/>
      <w:bookmarkStart w:id="575" w:name="_Toc53991197"/>
      <w:r w:rsidRPr="00EC76D5">
        <w:t>Characters and Strings</w:t>
      </w:r>
      <w:bookmarkEnd w:id="571"/>
      <w:bookmarkEnd w:id="572"/>
      <w:bookmarkEnd w:id="573"/>
      <w:bookmarkEnd w:id="574"/>
      <w:bookmarkEnd w:id="575"/>
    </w:p>
    <w:p w14:paraId="15688872" w14:textId="2C8B59F2"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A6768">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46973" w:rsidRPr="003F7CF1" w:rsidRDefault="0014697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46973" w:rsidRPr="003F7CF1" w:rsidRDefault="001469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46973" w:rsidRPr="003F7CF1" w:rsidRDefault="0014697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46973" w:rsidRPr="003F7CF1" w:rsidRDefault="0014697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46973" w:rsidRPr="003F7CF1" w:rsidRDefault="0014697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46973" w:rsidRPr="003F7CF1" w:rsidRDefault="0014697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46973" w:rsidRPr="003F7CF1" w:rsidRDefault="0014697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46973" w:rsidRPr="003F7CF1" w:rsidRDefault="0014697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 w:name="_Toc323656693"/>
      <w:bookmarkStart w:id="577" w:name="_Toc324085431"/>
      <w:bookmarkStart w:id="578" w:name="_Toc383781083"/>
      <w:bookmarkStart w:id="579" w:name="_Toc53991198"/>
      <w:r w:rsidRPr="00EC76D5">
        <w:t>The ASCII Table</w:t>
      </w:r>
      <w:bookmarkEnd w:id="576"/>
      <w:bookmarkEnd w:id="577"/>
      <w:bookmarkEnd w:id="578"/>
      <w:bookmarkEnd w:id="579"/>
    </w:p>
    <w:p w14:paraId="3B8A786D" w14:textId="621F0224"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A6768">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4"/>
      <w:bookmarkStart w:id="581" w:name="_Toc323656694"/>
      <w:bookmarkStart w:id="582" w:name="_Toc324085432"/>
      <w:bookmarkStart w:id="583" w:name="_Ref383780778"/>
      <w:bookmarkStart w:id="584" w:name="_Toc383781084"/>
      <w:bookmarkStart w:id="585" w:name="_Toc53991199"/>
      <w:r w:rsidRPr="00EC76D5">
        <w:t>Pointers</w:t>
      </w:r>
      <w:bookmarkEnd w:id="580"/>
      <w:bookmarkEnd w:id="581"/>
      <w:bookmarkEnd w:id="582"/>
      <w:bookmarkEnd w:id="583"/>
      <w:bookmarkEnd w:id="584"/>
      <w:bookmarkEnd w:id="585"/>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46973" w:rsidRPr="003F7CF1" w:rsidRDefault="001469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46973" w:rsidRPr="003F7CF1" w:rsidRDefault="0014697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46973" w:rsidRPr="003F7CF1" w:rsidRDefault="001469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46973" w:rsidRPr="003F7CF1" w:rsidRDefault="0014697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46973" w:rsidRPr="003F7CF1" w:rsidRDefault="0014697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46973" w:rsidRPr="003F7CF1" w:rsidRDefault="0014697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46973" w:rsidRPr="003F7CF1" w:rsidRDefault="0014697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46973" w:rsidRPr="003F7CF1" w:rsidRDefault="0014697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46973" w:rsidRPr="003F7CF1" w:rsidRDefault="0014697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46973" w:rsidRPr="003F7CF1" w:rsidRDefault="0014697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46973" w:rsidRPr="003F7CF1" w:rsidRDefault="0014697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46973" w:rsidRPr="003F7CF1" w:rsidRDefault="0014697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46973" w:rsidRPr="003F7CF1" w:rsidRDefault="0014697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46973" w:rsidRPr="003F7CF1" w:rsidRDefault="0014697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46973" w:rsidRPr="003F7CF1" w:rsidRDefault="0014697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46973" w:rsidRPr="003F7CF1" w:rsidRDefault="0014697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46973" w:rsidRPr="003F7CF1" w:rsidRDefault="0014697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46973" w:rsidRPr="003F7CF1" w:rsidRDefault="0014697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46973" w:rsidRPr="003F7CF1" w:rsidRDefault="0014697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46973" w:rsidRPr="003F7CF1" w:rsidRDefault="0014697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 w:name="_Toc320485585"/>
      <w:bookmarkStart w:id="587" w:name="_Toc323656695"/>
      <w:bookmarkStart w:id="588" w:name="_Toc324085433"/>
      <w:bookmarkStart w:id="589" w:name="_Toc383781085"/>
      <w:bookmarkStart w:id="590" w:name="_Toc53991200"/>
      <w:r w:rsidRPr="00EC76D5">
        <w:t>Pointers and Dynamic Memory</w:t>
      </w:r>
      <w:bookmarkEnd w:id="586"/>
      <w:bookmarkEnd w:id="587"/>
      <w:bookmarkEnd w:id="588"/>
      <w:bookmarkEnd w:id="589"/>
      <w:bookmarkEnd w:id="590"/>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46973" w:rsidRPr="003F7CF1" w:rsidRDefault="001469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46973" w:rsidRPr="003F7CF1" w:rsidRDefault="0014697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46973" w:rsidRPr="003F7CF1" w:rsidRDefault="0014697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46973" w:rsidRPr="003F7CF1" w:rsidRDefault="001469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46973" w:rsidRPr="003F7CF1" w:rsidRDefault="0014697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46973" w:rsidRPr="003F7CF1" w:rsidRDefault="0014697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46973" w:rsidRPr="003F7CF1" w:rsidRDefault="001469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46973" w:rsidRPr="003F7CF1" w:rsidRDefault="0014697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46973" w:rsidRPr="003F7CF1" w:rsidRDefault="0014697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46973" w:rsidRPr="003F7CF1" w:rsidRDefault="0014697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46973" w:rsidRPr="003F7CF1" w:rsidRDefault="0014697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46973" w:rsidRPr="003F7CF1" w:rsidRDefault="0014697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46973" w:rsidRPr="003F7CF1" w:rsidRDefault="0014697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46973" w:rsidRPr="003F7CF1" w:rsidRDefault="0014697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46973" w:rsidRPr="003F7CF1" w:rsidRDefault="001469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46973" w:rsidRPr="003F7CF1" w:rsidRDefault="0014697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46973" w:rsidRPr="003F7CF1" w:rsidRDefault="001469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46973" w:rsidRPr="003F7CF1" w:rsidRDefault="001469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46973" w:rsidRPr="003F7CF1" w:rsidRDefault="0014697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46973" w:rsidRPr="003F7CF1" w:rsidRDefault="0014697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46973" w:rsidRPr="003F7CF1" w:rsidRDefault="0014697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46973" w:rsidRPr="003F7CF1" w:rsidRDefault="0014697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46973" w:rsidRPr="003F7CF1" w:rsidRDefault="0014697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46973" w:rsidRPr="003F7CF1" w:rsidRDefault="0014697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46973" w:rsidRPr="003F7CF1" w:rsidRDefault="0014697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46973" w:rsidRPr="003F7CF1" w:rsidRDefault="0014697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46973" w:rsidRPr="003F7CF1" w:rsidRDefault="0014697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46973" w:rsidRPr="003F7CF1" w:rsidRDefault="0014697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46973" w:rsidRPr="003F7CF1" w:rsidRDefault="0014697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46973" w:rsidRPr="003F7CF1" w:rsidRDefault="0014697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46973" w:rsidRPr="003F7CF1" w:rsidRDefault="001469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46973" w:rsidRPr="003F7CF1" w:rsidRDefault="0014697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46973" w:rsidRPr="003F7CF1" w:rsidRDefault="001469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46973" w:rsidRPr="003F7CF1" w:rsidRDefault="001469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46973" w:rsidRPr="003F7CF1" w:rsidRDefault="0014697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46973" w:rsidRPr="003F7CF1" w:rsidRDefault="0014697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46973" w:rsidRPr="003F7CF1" w:rsidRDefault="0014697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46973" w:rsidRPr="003F7CF1" w:rsidRDefault="0014697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46973" w:rsidRPr="003F7CF1" w:rsidRDefault="0014697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46973" w:rsidRPr="003F7CF1" w:rsidRDefault="0014697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46973" w:rsidRPr="003F7CF1" w:rsidRDefault="0014697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46973" w:rsidRPr="003F7CF1" w:rsidRDefault="0014697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46973" w:rsidRPr="003F7CF1" w:rsidRDefault="0014697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46973" w:rsidRPr="003F7CF1" w:rsidRDefault="0014697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46973" w:rsidRPr="003F7CF1" w:rsidRDefault="0014697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46973" w:rsidRPr="003F7CF1" w:rsidRDefault="0014697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46973" w:rsidRPr="003F7CF1" w:rsidRDefault="0014697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46973" w:rsidRPr="003F7CF1" w:rsidRDefault="0014697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 w:name="_Toc320485586"/>
      <w:bookmarkStart w:id="592" w:name="_Toc323656696"/>
      <w:bookmarkStart w:id="593" w:name="_Toc324085434"/>
      <w:bookmarkStart w:id="594" w:name="_Toc383781086"/>
      <w:bookmarkStart w:id="595" w:name="_Toc53991201"/>
      <w:r w:rsidRPr="00EC76D5">
        <w:t>Defining our own types</w:t>
      </w:r>
      <w:bookmarkEnd w:id="591"/>
      <w:bookmarkEnd w:id="592"/>
      <w:bookmarkEnd w:id="593"/>
      <w:bookmarkEnd w:id="594"/>
      <w:bookmarkEnd w:id="595"/>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7"/>
      <w:bookmarkStart w:id="597" w:name="_Toc323656697"/>
      <w:bookmarkStart w:id="598" w:name="_Toc324085435"/>
      <w:bookmarkStart w:id="599" w:name="_Toc383781087"/>
      <w:bookmarkStart w:id="600" w:name="_Toc53991202"/>
      <w:r w:rsidRPr="00EC76D5">
        <w:t>The Type Size</w:t>
      </w:r>
      <w:bookmarkEnd w:id="596"/>
      <w:bookmarkEnd w:id="597"/>
      <w:bookmarkEnd w:id="598"/>
      <w:bookmarkEnd w:id="599"/>
      <w:bookmarkEnd w:id="600"/>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01"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02" w:name="_Toc320485588"/>
      <w:bookmarkStart w:id="603" w:name="_Toc323656698"/>
      <w:bookmarkStart w:id="604" w:name="_Toc324085436"/>
      <w:bookmarkStart w:id="605" w:name="_Toc383781088"/>
      <w:bookmarkStart w:id="606" w:name="_Toc53991203"/>
      <w:r w:rsidRPr="00EC76D5">
        <w:t>Expressions and Operators</w:t>
      </w:r>
      <w:bookmarkEnd w:id="602"/>
      <w:bookmarkEnd w:id="603"/>
      <w:bookmarkEnd w:id="604"/>
      <w:bookmarkEnd w:id="605"/>
      <w:bookmarkEnd w:id="606"/>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46973" w:rsidRPr="003F7CF1" w:rsidRDefault="0014697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61317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46973" w:rsidRPr="003F7CF1" w:rsidRDefault="0014697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46973" w:rsidRPr="003F7CF1" w:rsidRDefault="0014697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46973" w:rsidRPr="003F7CF1" w:rsidRDefault="0014697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46973" w:rsidRPr="003F7CF1" w:rsidRDefault="0014697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61317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46973" w:rsidRPr="003F7CF1" w:rsidRDefault="0014697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46973" w:rsidRPr="003F7CF1" w:rsidRDefault="0014697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46973" w:rsidRPr="003F7CF1" w:rsidRDefault="0014697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7" w:name="_Toc320485589"/>
      <w:bookmarkStart w:id="608" w:name="_Toc323656699"/>
      <w:bookmarkStart w:id="609" w:name="_Toc324085437"/>
      <w:bookmarkStart w:id="610" w:name="_Toc383781089"/>
      <w:bookmarkStart w:id="611" w:name="_Toc53991204"/>
      <w:r w:rsidRPr="00EC76D5">
        <w:t>Arithmetic Operators</w:t>
      </w:r>
      <w:bookmarkEnd w:id="607"/>
      <w:bookmarkEnd w:id="608"/>
      <w:bookmarkEnd w:id="609"/>
      <w:bookmarkEnd w:id="610"/>
      <w:bookmarkEnd w:id="611"/>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12" w:name="_Toc320485590"/>
      <w:bookmarkStart w:id="613" w:name="_Toc323656700"/>
      <w:bookmarkStart w:id="614" w:name="_Toc324085438"/>
      <w:bookmarkStart w:id="615" w:name="_Toc383781090"/>
      <w:bookmarkStart w:id="616" w:name="_Toc53991205"/>
      <w:r w:rsidRPr="00EC76D5">
        <w:rPr>
          <w:rStyle w:val="Italic"/>
          <w:i w:val="0"/>
        </w:rPr>
        <w:t>Pointer Arithmetic</w:t>
      </w:r>
      <w:bookmarkEnd w:id="612"/>
      <w:bookmarkEnd w:id="613"/>
      <w:bookmarkEnd w:id="614"/>
      <w:bookmarkEnd w:id="615"/>
      <w:bookmarkEnd w:id="616"/>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46973" w:rsidRPr="003F7CF1" w:rsidRDefault="0014697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46973" w:rsidRPr="003F7CF1" w:rsidRDefault="0014697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46973" w:rsidRPr="003F7CF1" w:rsidRDefault="0014697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46973" w:rsidRPr="003F7CF1" w:rsidRDefault="0014697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46973" w:rsidRPr="003F7CF1" w:rsidRDefault="0014697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46973" w:rsidRPr="003F7CF1" w:rsidRDefault="0014697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46973" w:rsidRPr="003F7CF1" w:rsidRDefault="001469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46973" w:rsidRPr="003F7CF1" w:rsidRDefault="0014697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46973" w:rsidRPr="003F7CF1" w:rsidRDefault="0014697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46973" w:rsidRPr="003F7CF1" w:rsidRDefault="0014697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46973" w:rsidRPr="003F7CF1" w:rsidRDefault="0014697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46973" w:rsidRPr="003F7CF1" w:rsidRDefault="0014697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46973" w:rsidRPr="003F7CF1" w:rsidRDefault="0014697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46973" w:rsidRPr="003F7CF1" w:rsidRDefault="0014697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46973" w:rsidRPr="003F7CF1" w:rsidRDefault="0014697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46973" w:rsidRPr="003F7CF1" w:rsidRDefault="0014697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46973" w:rsidRPr="003F7CF1" w:rsidRDefault="0014697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46973" w:rsidRPr="003F7CF1" w:rsidRDefault="0014697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46973" w:rsidRPr="003F7CF1" w:rsidRDefault="0014697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7" w:name="_Toc320485591"/>
      <w:bookmarkStart w:id="618" w:name="_Toc323656701"/>
      <w:bookmarkStart w:id="619" w:name="_Toc324085439"/>
      <w:bookmarkStart w:id="620" w:name="_Toc383781091"/>
      <w:bookmarkStart w:id="621" w:name="_Toc53991206"/>
      <w:r w:rsidRPr="00EC76D5">
        <w:t>Increment and decrement</w:t>
      </w:r>
      <w:bookmarkEnd w:id="617"/>
      <w:bookmarkEnd w:id="618"/>
      <w:bookmarkEnd w:id="619"/>
      <w:bookmarkEnd w:id="620"/>
      <w:bookmarkEnd w:id="621"/>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2" w:name="_Toc320485592"/>
      <w:bookmarkStart w:id="623" w:name="_Toc323656702"/>
      <w:bookmarkStart w:id="624" w:name="_Toc324085440"/>
      <w:bookmarkStart w:id="625" w:name="_Toc383781092"/>
      <w:bookmarkStart w:id="626" w:name="_Toc53991207"/>
      <w:r w:rsidRPr="00EC76D5">
        <w:t>Relational Operators</w:t>
      </w:r>
      <w:bookmarkEnd w:id="622"/>
      <w:bookmarkEnd w:id="623"/>
      <w:bookmarkEnd w:id="624"/>
      <w:bookmarkEnd w:id="625"/>
      <w:bookmarkEnd w:id="626"/>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7" w:name="_Toc320485593"/>
      <w:bookmarkStart w:id="628" w:name="_Toc323656703"/>
      <w:bookmarkStart w:id="629" w:name="_Toc324085441"/>
      <w:bookmarkStart w:id="630" w:name="_Toc383781093"/>
      <w:bookmarkStart w:id="631" w:name="_Toc53991208"/>
      <w:r w:rsidRPr="00EC76D5">
        <w:t>Logical Operators</w:t>
      </w:r>
      <w:bookmarkEnd w:id="627"/>
      <w:bookmarkEnd w:id="628"/>
      <w:bookmarkEnd w:id="629"/>
      <w:bookmarkEnd w:id="630"/>
      <w:bookmarkEnd w:id="631"/>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2" w:name="_Toc320485594"/>
      <w:bookmarkStart w:id="633" w:name="_Toc323656704"/>
      <w:bookmarkStart w:id="634" w:name="_Toc324085442"/>
      <w:bookmarkStart w:id="635" w:name="_Toc383781094"/>
      <w:bookmarkStart w:id="636" w:name="_Toc53991209"/>
      <w:r w:rsidRPr="00EC76D5">
        <w:t>Bitwise Operators</w:t>
      </w:r>
      <w:bookmarkEnd w:id="632"/>
      <w:bookmarkEnd w:id="633"/>
      <w:bookmarkEnd w:id="634"/>
      <w:bookmarkEnd w:id="635"/>
      <w:bookmarkEnd w:id="636"/>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61317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61317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95"/>
      <w:bookmarkStart w:id="638" w:name="_Toc323656705"/>
      <w:bookmarkStart w:id="639" w:name="_Toc324085443"/>
      <w:bookmarkStart w:id="640" w:name="_Toc383781095"/>
      <w:bookmarkStart w:id="641" w:name="_Toc53991210"/>
      <w:r w:rsidRPr="00EC76D5">
        <w:t>Assignment</w:t>
      </w:r>
      <w:bookmarkEnd w:id="637"/>
      <w:bookmarkEnd w:id="638"/>
      <w:bookmarkEnd w:id="639"/>
      <w:bookmarkEnd w:id="640"/>
      <w:bookmarkEnd w:id="641"/>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2" w:name="_Toc320485596"/>
      <w:bookmarkStart w:id="643" w:name="_Toc323656706"/>
      <w:bookmarkStart w:id="644" w:name="_Toc324085444"/>
      <w:bookmarkStart w:id="645" w:name="_Toc383781096"/>
      <w:bookmarkStart w:id="646" w:name="_Toc53991211"/>
      <w:r w:rsidRPr="00EC76D5">
        <w:t>The Condition Operator</w:t>
      </w:r>
      <w:bookmarkEnd w:id="642"/>
      <w:bookmarkEnd w:id="643"/>
      <w:bookmarkEnd w:id="644"/>
      <w:bookmarkEnd w:id="645"/>
      <w:bookmarkEnd w:id="646"/>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7"/>
      <w:bookmarkStart w:id="648" w:name="_Toc323656707"/>
      <w:bookmarkStart w:id="649" w:name="_Toc324085445"/>
      <w:bookmarkStart w:id="650" w:name="_Toc383781097"/>
      <w:bookmarkStart w:id="651" w:name="_Toc53991212"/>
      <w:r w:rsidRPr="00EC76D5">
        <w:t>Precedence and Associatively</w:t>
      </w:r>
      <w:bookmarkEnd w:id="647"/>
      <w:bookmarkEnd w:id="648"/>
      <w:bookmarkEnd w:id="649"/>
      <w:bookmarkEnd w:id="650"/>
      <w:bookmarkEnd w:id="651"/>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52" w:name="_Toc320485598"/>
      <w:bookmarkStart w:id="653" w:name="_Toc323656708"/>
      <w:bookmarkStart w:id="654" w:name="_Toc324085446"/>
      <w:bookmarkStart w:id="655" w:name="_Toc383781098"/>
      <w:bookmarkStart w:id="656" w:name="_Toc53991213"/>
      <w:r w:rsidRPr="00EC76D5">
        <w:t>Statements</w:t>
      </w:r>
      <w:bookmarkEnd w:id="652"/>
      <w:bookmarkEnd w:id="653"/>
      <w:bookmarkEnd w:id="654"/>
      <w:bookmarkEnd w:id="655"/>
      <w:bookmarkEnd w:id="656"/>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9"/>
      <w:bookmarkStart w:id="658" w:name="_Toc323656709"/>
      <w:bookmarkStart w:id="659" w:name="_Toc324085447"/>
      <w:bookmarkStart w:id="660" w:name="_Toc383781099"/>
      <w:bookmarkStart w:id="661" w:name="_Toc53991214"/>
      <w:r w:rsidRPr="00EC76D5">
        <w:t>Selection statements</w:t>
      </w:r>
      <w:bookmarkEnd w:id="657"/>
      <w:bookmarkEnd w:id="658"/>
      <w:bookmarkEnd w:id="659"/>
      <w:bookmarkEnd w:id="660"/>
      <w:bookmarkEnd w:id="661"/>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600"/>
      <w:bookmarkStart w:id="663" w:name="_Toc323656710"/>
      <w:bookmarkStart w:id="664" w:name="_Toc324085448"/>
      <w:bookmarkStart w:id="665" w:name="_Toc383781100"/>
      <w:bookmarkStart w:id="666" w:name="_Toc53991215"/>
      <w:r w:rsidRPr="00EC76D5">
        <w:t>Iteration statements</w:t>
      </w:r>
      <w:bookmarkEnd w:id="662"/>
      <w:bookmarkEnd w:id="663"/>
      <w:bookmarkEnd w:id="664"/>
      <w:bookmarkEnd w:id="665"/>
      <w:bookmarkEnd w:id="666"/>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601"/>
      <w:bookmarkStart w:id="668" w:name="_Toc323656711"/>
      <w:bookmarkStart w:id="669" w:name="_Toc324085449"/>
      <w:bookmarkStart w:id="670" w:name="_Toc383781101"/>
      <w:bookmarkStart w:id="671" w:name="_Toc53991216"/>
      <w:r w:rsidRPr="00EC76D5">
        <w:t>Jump statements</w:t>
      </w:r>
      <w:bookmarkEnd w:id="667"/>
      <w:bookmarkEnd w:id="668"/>
      <w:bookmarkEnd w:id="669"/>
      <w:bookmarkEnd w:id="670"/>
      <w:bookmarkEnd w:id="671"/>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602"/>
      <w:bookmarkStart w:id="673" w:name="_Toc323656712"/>
      <w:bookmarkStart w:id="674" w:name="_Toc324085450"/>
      <w:bookmarkStart w:id="675" w:name="_Toc383781102"/>
      <w:bookmarkStart w:id="676" w:name="_Toc53991217"/>
      <w:r w:rsidRPr="00EC76D5">
        <w:t>Expression statements</w:t>
      </w:r>
      <w:bookmarkEnd w:id="672"/>
      <w:bookmarkEnd w:id="673"/>
      <w:bookmarkEnd w:id="674"/>
      <w:bookmarkEnd w:id="675"/>
      <w:bookmarkEnd w:id="676"/>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3656713"/>
      <w:bookmarkStart w:id="678" w:name="_Toc324085451"/>
      <w:bookmarkStart w:id="679" w:name="_Toc383781103"/>
      <w:bookmarkStart w:id="680" w:name="_Toc53991218"/>
      <w:r w:rsidRPr="00EC76D5">
        <w:t>Volatile</w:t>
      </w:r>
      <w:bookmarkEnd w:id="677"/>
      <w:bookmarkEnd w:id="678"/>
      <w:bookmarkEnd w:id="679"/>
      <w:bookmarkEnd w:id="680"/>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81"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82" w:author="Stefan Björnander" w:date="2012-05-06T21:16:00Z">
          <w:pPr>
            <w:pStyle w:val="CommandLine"/>
          </w:pPr>
        </w:pPrChange>
      </w:pPr>
    </w:p>
    <w:p w14:paraId="0D44E5CA" w14:textId="77777777" w:rsidR="00E80032" w:rsidRPr="00EC76D5" w:rsidRDefault="00E80032">
      <w:pPr>
        <w:pStyle w:val="Code"/>
        <w:pPrChange w:id="683" w:author="Stefan Björnander" w:date="2012-05-06T21:16:00Z">
          <w:pPr>
            <w:pStyle w:val="CommandLine"/>
          </w:pPr>
        </w:pPrChange>
      </w:pPr>
      <w:r w:rsidRPr="00EC76D5">
        <w:rPr>
          <w:rFonts w:eastAsia="Times New Roman"/>
          <w:noProof w:val="0"/>
          <w:color w:val="000000" w:themeColor="text1"/>
          <w:rPrChange w:id="684"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85"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6"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7" w:name="_Toc320485603"/>
      <w:bookmarkStart w:id="688" w:name="_Toc323656714"/>
      <w:bookmarkStart w:id="689" w:name="_Toc324085452"/>
      <w:bookmarkStart w:id="690" w:name="_Toc383781104"/>
      <w:bookmarkStart w:id="691" w:name="_Toc53991219"/>
      <w:r w:rsidRPr="00EC76D5">
        <w:t>Functions</w:t>
      </w:r>
      <w:bookmarkEnd w:id="687"/>
      <w:bookmarkEnd w:id="688"/>
      <w:bookmarkEnd w:id="689"/>
      <w:bookmarkEnd w:id="690"/>
      <w:bookmarkEnd w:id="691"/>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46973" w:rsidRPr="003F7CF1" w:rsidRDefault="0014697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46973" w:rsidRPr="003F7CF1" w:rsidRDefault="0014697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46973" w:rsidRPr="003F7CF1" w:rsidRDefault="0014697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46973" w:rsidRPr="003F7CF1" w:rsidRDefault="0014697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46973" w:rsidRPr="003F7CF1" w:rsidRDefault="0014697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46973" w:rsidRPr="003F7CF1" w:rsidRDefault="0014697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46973" w:rsidRPr="003F7CF1" w:rsidRDefault="0014697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46973" w:rsidRPr="003F7CF1" w:rsidRDefault="0014697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46973" w:rsidRPr="003F7CF1" w:rsidRDefault="0014697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46973" w:rsidRPr="003F7CF1" w:rsidRDefault="0014697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46973" w:rsidRPr="003F7CF1" w:rsidRDefault="0014697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46973" w:rsidRPr="003F7CF1" w:rsidRDefault="0014697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92" w:name="_Toc320485604"/>
      <w:bookmarkStart w:id="693" w:name="_Toc323656715"/>
      <w:bookmarkStart w:id="694" w:name="_Toc324085453"/>
      <w:bookmarkStart w:id="695" w:name="_Toc383781105"/>
      <w:bookmarkStart w:id="696" w:name="_Toc53991220"/>
      <w:r w:rsidRPr="00EC76D5">
        <w:t>Void Functions</w:t>
      </w:r>
      <w:bookmarkEnd w:id="692"/>
      <w:bookmarkEnd w:id="693"/>
      <w:bookmarkEnd w:id="694"/>
      <w:bookmarkEnd w:id="695"/>
      <w:bookmarkEnd w:id="696"/>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7" w:name="_Toc320485605"/>
      <w:bookmarkStart w:id="698" w:name="_Toc323656716"/>
      <w:bookmarkStart w:id="699" w:name="_Toc324085454"/>
      <w:bookmarkStart w:id="700" w:name="_Toc383781106"/>
      <w:bookmarkStart w:id="701" w:name="_Toc53991221"/>
      <w:r w:rsidRPr="00EC76D5">
        <w:t>Local and global variables</w:t>
      </w:r>
      <w:bookmarkEnd w:id="697"/>
      <w:bookmarkEnd w:id="698"/>
      <w:bookmarkEnd w:id="699"/>
      <w:bookmarkEnd w:id="700"/>
      <w:bookmarkEnd w:id="701"/>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02" w:name="_Toc323656717"/>
      <w:bookmarkStart w:id="703" w:name="_Toc324085455"/>
      <w:bookmarkStart w:id="704" w:name="_Toc383781107"/>
      <w:bookmarkStart w:id="705" w:name="_Toc53991222"/>
      <w:r w:rsidRPr="00EC76D5">
        <w:t>Inner Blocks with Local Variables</w:t>
      </w:r>
      <w:bookmarkEnd w:id="702"/>
      <w:bookmarkEnd w:id="703"/>
      <w:bookmarkEnd w:id="704"/>
      <w:bookmarkEnd w:id="705"/>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6"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7"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8" w:author="Stefan Björnander" w:date="2012-05-06T21:51:00Z">
            <w:rPr>
              <w:color w:val="0000FF"/>
            </w:rPr>
          </w:rPrChange>
        </w:rPr>
        <w:t>struct</w:t>
      </w:r>
      <w:r w:rsidRPr="00EC76D5">
        <w:t xml:space="preserve"> IntPair Block(</w:t>
      </w:r>
      <w:r w:rsidRPr="00EC76D5">
        <w:rPr>
          <w:color w:val="000000" w:themeColor="text1"/>
          <w:rPrChange w:id="709"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10" w:name="_Toc320485606"/>
      <w:bookmarkStart w:id="711" w:name="_Toc323656718"/>
      <w:bookmarkStart w:id="712" w:name="_Toc324085456"/>
      <w:bookmarkStart w:id="713" w:name="_Toc383781108"/>
      <w:bookmarkStart w:id="714" w:name="_Toc53991223"/>
      <w:r w:rsidRPr="00EC76D5">
        <w:t>Call-by-Value and Call-by-Reference</w:t>
      </w:r>
      <w:bookmarkEnd w:id="710"/>
      <w:bookmarkEnd w:id="711"/>
      <w:bookmarkEnd w:id="712"/>
      <w:bookmarkEnd w:id="713"/>
      <w:bookmarkEnd w:id="714"/>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46973" w:rsidRPr="003F7CF1" w:rsidRDefault="0014697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46973" w:rsidRPr="003F7CF1" w:rsidRDefault="001469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46973" w:rsidRPr="003F7CF1" w:rsidRDefault="0014697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46973" w:rsidRPr="003F7CF1" w:rsidRDefault="0014697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46973" w:rsidRPr="003F7CF1" w:rsidRDefault="001469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46973" w:rsidRPr="003F7CF1" w:rsidRDefault="001469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46973" w:rsidRPr="003F7CF1" w:rsidRDefault="001469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46973" w:rsidRPr="003F7CF1" w:rsidRDefault="0014697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46973" w:rsidRPr="003F7CF1" w:rsidRDefault="0014697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46973" w:rsidRPr="003F7CF1" w:rsidRDefault="0014697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46973" w:rsidRPr="003F7CF1" w:rsidRDefault="0014697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46973" w:rsidRPr="003F7CF1" w:rsidRDefault="0014697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46973" w:rsidRPr="003F7CF1" w:rsidRDefault="0014697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46973" w:rsidRPr="003F7CF1" w:rsidRDefault="0014697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46973" w:rsidRPr="003F7CF1" w:rsidRDefault="0014697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46973" w:rsidRPr="003F7CF1" w:rsidRDefault="0014697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46973" w:rsidRPr="003F7CF1" w:rsidRDefault="0014697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46973" w:rsidRPr="003F7CF1" w:rsidRDefault="0014697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46973" w:rsidRPr="003F7CF1" w:rsidRDefault="0014697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46973" w:rsidRPr="003F7CF1" w:rsidRDefault="0014697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46973" w:rsidRPr="003F7CF1" w:rsidRDefault="0014697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46973" w:rsidRPr="003F7CF1" w:rsidRDefault="0014697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46973" w:rsidRPr="003F7CF1" w:rsidRDefault="0014697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46973" w:rsidRPr="003F7CF1" w:rsidRDefault="0014697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46973" w:rsidRPr="003F7CF1" w:rsidRDefault="0014697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46973" w:rsidRPr="003F7CF1" w:rsidRDefault="0014697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46973" w:rsidRPr="003F7CF1" w:rsidRDefault="0014697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46973" w:rsidRPr="003F7CF1" w:rsidRDefault="0014697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46973" w:rsidRPr="003F7CF1" w:rsidRDefault="001469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46973" w:rsidRPr="003F7CF1" w:rsidRDefault="0014697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46973" w:rsidRPr="003F7CF1" w:rsidRDefault="001469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46973" w:rsidRPr="003F7CF1" w:rsidRDefault="001469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46973" w:rsidRPr="003F7CF1" w:rsidRDefault="001469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46973" w:rsidRPr="003F7CF1" w:rsidRDefault="001469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46973" w:rsidRPr="003F7CF1" w:rsidRDefault="001469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46973" w:rsidRPr="003F7CF1" w:rsidRDefault="0014697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46973" w:rsidRPr="003F7CF1" w:rsidRDefault="001469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46973" w:rsidRPr="003F7CF1" w:rsidRDefault="001469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46973" w:rsidRPr="003F7CF1" w:rsidRDefault="001469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46973" w:rsidRPr="003F7CF1" w:rsidRDefault="001469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46973" w:rsidRPr="003F7CF1" w:rsidRDefault="001469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46973" w:rsidRPr="003F7CF1" w:rsidRDefault="0014697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46973" w:rsidRPr="003F7CF1" w:rsidRDefault="0014697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46973" w:rsidRPr="003F7CF1" w:rsidRDefault="0014697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46973" w:rsidRPr="003F7CF1" w:rsidRDefault="0014697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46973" w:rsidRPr="003F7CF1" w:rsidRDefault="0014697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46973" w:rsidRPr="003F7CF1" w:rsidRDefault="0014697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46973" w:rsidRPr="003F7CF1" w:rsidRDefault="0014697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46973" w:rsidRPr="003F7CF1" w:rsidRDefault="0014697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46973" w:rsidRPr="003F7CF1" w:rsidRDefault="0014697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46973" w:rsidRPr="003F7CF1" w:rsidRDefault="0014697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46973" w:rsidRPr="003F7CF1" w:rsidRDefault="0014697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46973" w:rsidRPr="003F7CF1" w:rsidRDefault="0014697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46973" w:rsidRPr="003F7CF1" w:rsidRDefault="0014697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46973" w:rsidRPr="003F7CF1" w:rsidRDefault="0014697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46973" w:rsidRPr="003F7CF1" w:rsidRDefault="0014697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46973" w:rsidRPr="003F7CF1" w:rsidRDefault="0014697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46973" w:rsidRPr="003F7CF1" w:rsidRDefault="0014697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46973" w:rsidRPr="003F7CF1" w:rsidRDefault="0014697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46973" w:rsidRPr="003F7CF1" w:rsidRDefault="0014697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46973" w:rsidRPr="003F7CF1" w:rsidRDefault="0014697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46973" w:rsidRPr="003F7CF1" w:rsidRDefault="0014697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46973" w:rsidRPr="003F7CF1" w:rsidRDefault="0014697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46973" w:rsidRPr="003F7CF1" w:rsidRDefault="0014697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46973" w:rsidRPr="003F7CF1" w:rsidRDefault="0014697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46973" w:rsidRPr="003F7CF1" w:rsidRDefault="0014697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46973" w:rsidRPr="003F7CF1" w:rsidRDefault="0014697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46973" w:rsidRPr="003F7CF1" w:rsidRDefault="0014697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15" w:name="_Toc320485607"/>
      <w:bookmarkStart w:id="716" w:name="_Toc323656719"/>
      <w:bookmarkStart w:id="717" w:name="_Toc324085457"/>
      <w:bookmarkStart w:id="718" w:name="_Toc383781109"/>
      <w:bookmarkStart w:id="719" w:name="_Toc53991224"/>
      <w:r w:rsidRPr="00EC76D5">
        <w:t>Static, Extern, and Register Variables</w:t>
      </w:r>
      <w:bookmarkEnd w:id="715"/>
      <w:bookmarkEnd w:id="716"/>
      <w:bookmarkEnd w:id="717"/>
      <w:bookmarkEnd w:id="718"/>
      <w:bookmarkEnd w:id="719"/>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20" w:name="_Toc320485608"/>
      <w:bookmarkStart w:id="721" w:name="_Toc323656720"/>
      <w:bookmarkStart w:id="722" w:name="_Toc324085458"/>
      <w:bookmarkStart w:id="723" w:name="_Toc383781110"/>
      <w:bookmarkStart w:id="724" w:name="_Toc53991225"/>
      <w:r w:rsidRPr="00EC76D5">
        <w:t>Recursion</w:t>
      </w:r>
      <w:bookmarkEnd w:id="720"/>
      <w:bookmarkEnd w:id="721"/>
      <w:bookmarkEnd w:id="722"/>
      <w:bookmarkEnd w:id="723"/>
      <w:bookmarkEnd w:id="724"/>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61317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25" w:name="_Toc320485609"/>
      <w:bookmarkStart w:id="726" w:name="_Toc323656721"/>
      <w:bookmarkStart w:id="727" w:name="_Toc324085459"/>
      <w:bookmarkStart w:id="728" w:name="_Toc383781111"/>
      <w:bookmarkStart w:id="729" w:name="_Toc53991226"/>
      <w:r>
        <w:t>Definition</w:t>
      </w:r>
      <w:r w:rsidR="00E80032" w:rsidRPr="00EC76D5">
        <w:t xml:space="preserve"> and Declaration</w:t>
      </w:r>
      <w:bookmarkEnd w:id="725"/>
      <w:bookmarkEnd w:id="726"/>
      <w:bookmarkEnd w:id="727"/>
      <w:bookmarkEnd w:id="728"/>
      <w:bookmarkEnd w:id="729"/>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743AE17"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A6768">
        <w:t>20.8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61317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61317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30" w:name="_Toc320485610"/>
      <w:bookmarkStart w:id="731" w:name="_Toc323656722"/>
      <w:bookmarkStart w:id="732" w:name="_Toc324085460"/>
      <w:bookmarkStart w:id="733" w:name="_Toc383781112"/>
      <w:bookmarkStart w:id="734" w:name="_Toc53991227"/>
      <w:r w:rsidRPr="00EC76D5">
        <w:t>Higher-Order Functions</w:t>
      </w:r>
      <w:bookmarkEnd w:id="730"/>
      <w:bookmarkEnd w:id="731"/>
      <w:bookmarkEnd w:id="732"/>
      <w:bookmarkEnd w:id="733"/>
      <w:bookmarkEnd w:id="734"/>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35" w:name="_Toc320485611"/>
      <w:bookmarkStart w:id="736" w:name="_Toc323656723"/>
      <w:bookmarkStart w:id="737" w:name="_Toc324085461"/>
      <w:bookmarkStart w:id="738" w:name="_Toc383781113"/>
      <w:bookmarkStart w:id="739" w:name="_Ref383865210"/>
      <w:bookmarkStart w:id="740" w:name="_Toc53991228"/>
      <w:r w:rsidRPr="00EC76D5">
        <w:t>Structures and Linked Lists</w:t>
      </w:r>
      <w:bookmarkEnd w:id="735"/>
      <w:bookmarkEnd w:id="736"/>
      <w:bookmarkEnd w:id="737"/>
      <w:bookmarkEnd w:id="738"/>
      <w:bookmarkEnd w:id="739"/>
      <w:bookmarkEnd w:id="740"/>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46973" w:rsidRPr="003F7CF1" w:rsidRDefault="001469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46973" w:rsidRPr="003F7CF1" w:rsidRDefault="001469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46973" w:rsidRPr="003F7CF1" w:rsidRDefault="001469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46973" w:rsidRPr="003F7CF1" w:rsidRDefault="001469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46973" w:rsidRPr="003F7CF1" w:rsidRDefault="001469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46973" w:rsidRPr="003F7CF1" w:rsidRDefault="001469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46973" w:rsidRPr="003F7CF1" w:rsidRDefault="001469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46973" w:rsidRPr="003F7CF1" w:rsidRDefault="001469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46973" w:rsidRPr="003F7CF1" w:rsidRDefault="001469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46973" w:rsidRPr="003F7CF1" w:rsidRDefault="001469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46973" w:rsidRPr="003F7CF1" w:rsidRDefault="0014697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46973" w:rsidRPr="003F7CF1" w:rsidRDefault="0014697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46973" w:rsidRPr="003F7CF1" w:rsidRDefault="0014697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46973" w:rsidRPr="003F7CF1" w:rsidRDefault="0014697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46973" w:rsidRPr="003F7CF1" w:rsidRDefault="0014697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46973" w:rsidRPr="003F7CF1" w:rsidRDefault="0014697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46973" w:rsidRPr="003F7CF1" w:rsidRDefault="0014697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46973" w:rsidRPr="003F7CF1" w:rsidRDefault="0014697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46973" w:rsidRPr="003F7CF1" w:rsidRDefault="0014697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46973" w:rsidRPr="003F7CF1" w:rsidRDefault="0014697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46973" w:rsidRPr="003F7CF1" w:rsidRDefault="0014697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46973" w:rsidRPr="003F7CF1" w:rsidRDefault="0014697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46973" w:rsidRPr="003F7CF1" w:rsidRDefault="0014697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41" w:name="_Toc320485612"/>
      <w:bookmarkStart w:id="742" w:name="_Toc323656724"/>
      <w:bookmarkStart w:id="743" w:name="_Toc324085462"/>
      <w:bookmarkStart w:id="744" w:name="_Toc383781114"/>
      <w:bookmarkStart w:id="745" w:name="_Toc53991229"/>
      <w:r w:rsidRPr="00EC76D5">
        <w:t>Stacks and Linked Lists</w:t>
      </w:r>
      <w:bookmarkEnd w:id="741"/>
      <w:bookmarkEnd w:id="742"/>
      <w:bookmarkEnd w:id="743"/>
      <w:bookmarkEnd w:id="744"/>
      <w:bookmarkEnd w:id="745"/>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46973" w:rsidRPr="003F7CF1" w:rsidRDefault="001469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46973" w:rsidRPr="003F7CF1" w:rsidRDefault="001469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46973" w:rsidRPr="003F7CF1" w:rsidRDefault="001469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46973" w:rsidRPr="003F7CF1" w:rsidRDefault="00146973" w:rsidP="00E80032">
                              <w:pPr>
                                <w:pStyle w:val="SourceCodeBoxText"/>
                                <w:rPr>
                                  <w:sz w:val="19"/>
                                  <w:szCs w:val="19"/>
                                  <w:lang w:val="en-US"/>
                                </w:rPr>
                              </w:pPr>
                              <w:r w:rsidRPr="003F7CF1">
                                <w:rPr>
                                  <w:sz w:val="19"/>
                                  <w:szCs w:val="19"/>
                                  <w:lang w:val="en-US"/>
                                </w:rPr>
                                <w:t>push 1</w:t>
                              </w:r>
                            </w:p>
                            <w:p w14:paraId="3C159322" w14:textId="77777777" w:rsidR="00146973" w:rsidRPr="003F7CF1" w:rsidRDefault="00146973" w:rsidP="00E80032">
                              <w:pPr>
                                <w:pStyle w:val="SourceCodeBoxText"/>
                                <w:rPr>
                                  <w:sz w:val="19"/>
                                  <w:szCs w:val="19"/>
                                  <w:lang w:val="en-US"/>
                                </w:rPr>
                              </w:pPr>
                              <w:r w:rsidRPr="003F7CF1">
                                <w:rPr>
                                  <w:sz w:val="19"/>
                                  <w:szCs w:val="19"/>
                                  <w:lang w:val="en-US"/>
                                </w:rPr>
                                <w:t>push 2</w:t>
                              </w:r>
                            </w:p>
                            <w:p w14:paraId="22BA48C9" w14:textId="77777777" w:rsidR="00146973" w:rsidRPr="003F7CF1" w:rsidRDefault="00146973" w:rsidP="00E80032">
                              <w:pPr>
                                <w:pStyle w:val="SourceCodeBoxText"/>
                                <w:rPr>
                                  <w:sz w:val="19"/>
                                  <w:szCs w:val="19"/>
                                  <w:lang w:val="en-US"/>
                                </w:rPr>
                              </w:pPr>
                              <w:r w:rsidRPr="003F7CF1">
                                <w:rPr>
                                  <w:sz w:val="19"/>
                                  <w:szCs w:val="19"/>
                                  <w:lang w:val="en-US"/>
                                </w:rPr>
                                <w:t>push 3</w:t>
                              </w:r>
                            </w:p>
                            <w:p w14:paraId="5F86FACB"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46973" w:rsidRPr="003F7CF1" w:rsidRDefault="0014697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46973" w:rsidRPr="003F7CF1" w:rsidRDefault="0014697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46973" w:rsidRPr="003F7CF1" w:rsidRDefault="0014697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46973" w:rsidRPr="003F7CF1" w:rsidRDefault="00146973" w:rsidP="00E80032">
                        <w:pPr>
                          <w:pStyle w:val="SourceCodeBoxText"/>
                          <w:rPr>
                            <w:sz w:val="19"/>
                            <w:szCs w:val="19"/>
                            <w:lang w:val="en-US"/>
                          </w:rPr>
                        </w:pPr>
                        <w:r w:rsidRPr="003F7CF1">
                          <w:rPr>
                            <w:sz w:val="19"/>
                            <w:szCs w:val="19"/>
                            <w:lang w:val="en-US"/>
                          </w:rPr>
                          <w:t>push 1</w:t>
                        </w:r>
                      </w:p>
                      <w:p w14:paraId="3C159322" w14:textId="77777777" w:rsidR="00146973" w:rsidRPr="003F7CF1" w:rsidRDefault="00146973" w:rsidP="00E80032">
                        <w:pPr>
                          <w:pStyle w:val="SourceCodeBoxText"/>
                          <w:rPr>
                            <w:sz w:val="19"/>
                            <w:szCs w:val="19"/>
                            <w:lang w:val="en-US"/>
                          </w:rPr>
                        </w:pPr>
                        <w:r w:rsidRPr="003F7CF1">
                          <w:rPr>
                            <w:sz w:val="19"/>
                            <w:szCs w:val="19"/>
                            <w:lang w:val="en-US"/>
                          </w:rPr>
                          <w:t>push 2</w:t>
                        </w:r>
                      </w:p>
                      <w:p w14:paraId="22BA48C9" w14:textId="77777777" w:rsidR="00146973" w:rsidRPr="003F7CF1" w:rsidRDefault="00146973" w:rsidP="00E80032">
                        <w:pPr>
                          <w:pStyle w:val="SourceCodeBoxText"/>
                          <w:rPr>
                            <w:sz w:val="19"/>
                            <w:szCs w:val="19"/>
                            <w:lang w:val="en-US"/>
                          </w:rPr>
                        </w:pPr>
                        <w:r w:rsidRPr="003F7CF1">
                          <w:rPr>
                            <w:sz w:val="19"/>
                            <w:szCs w:val="19"/>
                            <w:lang w:val="en-US"/>
                          </w:rPr>
                          <w:t>push 3</w:t>
                        </w:r>
                      </w:p>
                      <w:p w14:paraId="5F86FACB" w14:textId="77777777" w:rsidR="00146973" w:rsidRPr="003F7CF1" w:rsidRDefault="0014697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46973" w:rsidRPr="003F7CF1" w:rsidRDefault="001469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46973" w:rsidRPr="003F7CF1" w:rsidRDefault="001469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46973" w:rsidRPr="003F7CF1" w:rsidRDefault="001469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46973" w:rsidRPr="003F7CF1" w:rsidRDefault="001469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46973" w:rsidRPr="003F7CF1" w:rsidRDefault="0014697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46973" w:rsidRPr="003F7CF1" w:rsidRDefault="0014697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46973" w:rsidRPr="003F7CF1" w:rsidRDefault="0014697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46973" w:rsidRPr="003F7CF1" w:rsidRDefault="0014697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46973" w:rsidRPr="003F7CF1" w:rsidRDefault="0014697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46973" w:rsidRPr="003F7CF1" w:rsidRDefault="0014697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46973" w:rsidRPr="003F7CF1" w:rsidRDefault="0014697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46973" w:rsidRPr="003F7CF1" w:rsidRDefault="0014697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46973" w:rsidRPr="003F7CF1" w:rsidRDefault="0014697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46973" w:rsidRPr="003F7CF1" w:rsidRDefault="0014697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46973" w:rsidRPr="003F7CF1" w:rsidRDefault="0014697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46973" w:rsidRPr="003F7CF1" w:rsidRDefault="0014697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46973" w:rsidRPr="003F7CF1" w:rsidRDefault="0014697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46973" w:rsidRPr="003F7CF1" w:rsidRDefault="0014697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46973" w:rsidRPr="003F7CF1" w:rsidRDefault="0014697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46973" w:rsidRPr="003F7CF1" w:rsidRDefault="0014697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66F32014"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A6768">
        <w:t>20.10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46973" w:rsidRPr="003F7CF1" w:rsidRDefault="00146973" w:rsidP="00E80032">
                              <w:pPr>
                                <w:pStyle w:val="SourceCodeBoxText"/>
                                <w:rPr>
                                  <w:sz w:val="19"/>
                                  <w:szCs w:val="19"/>
                                  <w:lang w:val="en-US"/>
                                </w:rPr>
                              </w:pPr>
                              <w:r w:rsidRPr="003F7CF1">
                                <w:rPr>
                                  <w:sz w:val="19"/>
                                  <w:szCs w:val="19"/>
                                  <w:lang w:val="en-US"/>
                                </w:rPr>
                                <w:t>3</w:t>
                              </w:r>
                            </w:p>
                            <w:p w14:paraId="40F6D3AC" w14:textId="77777777" w:rsidR="00146973" w:rsidRPr="003F7CF1" w:rsidRDefault="0014697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46973" w:rsidRPr="003F7CF1" w:rsidRDefault="001469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46973" w:rsidRPr="003F7CF1" w:rsidRDefault="001469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46973" w:rsidRPr="003F7CF1" w:rsidRDefault="001469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46973" w:rsidRPr="003F7CF1" w:rsidRDefault="0014697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46973" w:rsidRPr="003F7CF1" w:rsidRDefault="001469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46973" w:rsidRPr="003F7CF1" w:rsidRDefault="0014697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46973" w:rsidRPr="003F7CF1" w:rsidRDefault="00146973" w:rsidP="00E80032">
                        <w:pPr>
                          <w:pStyle w:val="SourceCodeBoxText"/>
                          <w:rPr>
                            <w:sz w:val="19"/>
                            <w:szCs w:val="19"/>
                            <w:lang w:val="en-US"/>
                          </w:rPr>
                        </w:pPr>
                        <w:r w:rsidRPr="003F7CF1">
                          <w:rPr>
                            <w:sz w:val="19"/>
                            <w:szCs w:val="19"/>
                            <w:lang w:val="en-US"/>
                          </w:rPr>
                          <w:t>3</w:t>
                        </w:r>
                      </w:p>
                      <w:p w14:paraId="40F6D3AC" w14:textId="77777777" w:rsidR="00146973" w:rsidRPr="003F7CF1" w:rsidRDefault="0014697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46973" w:rsidRPr="003F7CF1" w:rsidRDefault="0014697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46973" w:rsidRPr="003F7CF1" w:rsidRDefault="0014697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46973" w:rsidRPr="003F7CF1" w:rsidRDefault="0014697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46973" w:rsidRPr="003F7CF1" w:rsidRDefault="0014697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46973" w:rsidRPr="003F7CF1" w:rsidRDefault="0014697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46973" w:rsidRPr="003F7CF1" w:rsidRDefault="0014697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46973" w:rsidRPr="003F7CF1" w:rsidRDefault="0014697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46973" w:rsidRPr="003F7CF1" w:rsidRDefault="0014697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46973" w:rsidRPr="003F7CF1" w:rsidRDefault="0014697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46973" w:rsidRPr="003F7CF1" w:rsidRDefault="0014697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46973" w:rsidRPr="003F7CF1" w:rsidRDefault="0014697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6" w:name="_Toc320485613"/>
      <w:bookmarkStart w:id="747" w:name="_Toc323656725"/>
      <w:bookmarkStart w:id="748" w:name="_Toc324085463"/>
      <w:bookmarkStart w:id="749" w:name="_Toc383781115"/>
      <w:bookmarkStart w:id="750" w:name="_Toc53991230"/>
      <w:r w:rsidRPr="00EC76D5">
        <w:t>Unions</w:t>
      </w:r>
      <w:bookmarkEnd w:id="746"/>
      <w:bookmarkEnd w:id="747"/>
      <w:bookmarkEnd w:id="748"/>
      <w:bookmarkEnd w:id="749"/>
      <w:bookmarkEnd w:id="750"/>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51" w:name="_Toc320485614"/>
      <w:bookmarkStart w:id="752" w:name="_Toc323656726"/>
      <w:bookmarkStart w:id="753" w:name="_Toc324085464"/>
      <w:bookmarkStart w:id="754" w:name="_Toc383781116"/>
      <w:bookmarkStart w:id="755" w:name="_Toc53991231"/>
      <w:r w:rsidRPr="00EC76D5">
        <w:t>Bitfields</w:t>
      </w:r>
      <w:bookmarkEnd w:id="751"/>
      <w:bookmarkEnd w:id="752"/>
      <w:bookmarkEnd w:id="753"/>
      <w:bookmarkEnd w:id="754"/>
      <w:bookmarkEnd w:id="755"/>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6"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7" w:name="_Toc320485616"/>
      <w:bookmarkStart w:id="758" w:name="_Toc323656727"/>
      <w:bookmarkStart w:id="759" w:name="_Toc324085465"/>
      <w:bookmarkStart w:id="760" w:name="_Toc383781117"/>
      <w:bookmarkStart w:id="761" w:name="_Toc53991232"/>
      <w:r w:rsidRPr="00EC76D5">
        <w:t>Structures with function pointers</w:t>
      </w:r>
      <w:bookmarkEnd w:id="757"/>
      <w:bookmarkEnd w:id="758"/>
      <w:bookmarkEnd w:id="759"/>
      <w:bookmarkEnd w:id="760"/>
      <w:bookmarkEnd w:id="761"/>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62" w:name="_Toc320485619"/>
      <w:bookmarkStart w:id="763" w:name="_Toc323656728"/>
      <w:bookmarkStart w:id="764" w:name="_Toc324085466"/>
      <w:bookmarkStart w:id="765" w:name="_Toc383781118"/>
      <w:bookmarkStart w:id="766" w:name="_Ref383781494"/>
      <w:bookmarkStart w:id="767" w:name="_Ref383865235"/>
      <w:bookmarkStart w:id="768" w:name="_Ref383865434"/>
      <w:bookmarkStart w:id="769" w:name="_Ref383866090"/>
      <w:bookmarkStart w:id="770" w:name="_Toc53991233"/>
      <w:r w:rsidRPr="00EC76D5">
        <w:t>The Preprocessor</w:t>
      </w:r>
      <w:bookmarkEnd w:id="762"/>
      <w:bookmarkEnd w:id="763"/>
      <w:bookmarkEnd w:id="764"/>
      <w:bookmarkEnd w:id="765"/>
      <w:bookmarkEnd w:id="766"/>
      <w:bookmarkEnd w:id="767"/>
      <w:bookmarkEnd w:id="768"/>
      <w:bookmarkEnd w:id="769"/>
      <w:bookmarkEnd w:id="770"/>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038F3B5"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A6768">
        <w:t>20.10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71" w:name="_Toc320485618"/>
      <w:bookmarkStart w:id="772" w:name="_Toc323656729"/>
      <w:bookmarkStart w:id="773" w:name="_Toc324085467"/>
      <w:bookmarkStart w:id="774" w:name="_Toc383781119"/>
      <w:bookmarkStart w:id="775" w:name="_Toc320485621"/>
      <w:bookmarkStart w:id="776" w:name="_Toc53991234"/>
      <w:r w:rsidRPr="00EC76D5">
        <w:t>The Standard Library</w:t>
      </w:r>
      <w:bookmarkEnd w:id="771"/>
      <w:bookmarkEnd w:id="772"/>
      <w:bookmarkEnd w:id="773"/>
      <w:bookmarkEnd w:id="774"/>
      <w:bookmarkEnd w:id="77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7" w:name="_Toc323656730"/>
      <w:bookmarkStart w:id="778" w:name="_Toc324085468"/>
      <w:bookmarkStart w:id="779" w:name="_Toc383781120"/>
      <w:bookmarkStart w:id="780" w:name="_Toc53991235"/>
      <w:r w:rsidRPr="00EC76D5">
        <w:t>File Management</w:t>
      </w:r>
      <w:bookmarkEnd w:id="777"/>
      <w:bookmarkEnd w:id="778"/>
      <w:bookmarkEnd w:id="779"/>
      <w:bookmarkEnd w:id="780"/>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81" w:name="_Toc323656731"/>
      <w:bookmarkStart w:id="782" w:name="_Toc324085469"/>
      <w:bookmarkStart w:id="783" w:name="_Toc383781121"/>
      <w:bookmarkStart w:id="784" w:name="_Toc53991236"/>
      <w:r w:rsidRPr="00EC76D5">
        <w:t>Program Parameters</w:t>
      </w:r>
      <w:bookmarkEnd w:id="781"/>
      <w:bookmarkEnd w:id="782"/>
      <w:bookmarkEnd w:id="783"/>
      <w:bookmarkEnd w:id="784"/>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85" w:name="_Toc323656732"/>
      <w:bookmarkStart w:id="786" w:name="_Toc324085470"/>
      <w:bookmarkStart w:id="787" w:name="_Toc383781122"/>
      <w:bookmarkStart w:id="788" w:name="_Toc53991237"/>
      <w:r w:rsidRPr="00EC76D5">
        <w:t>Environment Functions</w:t>
      </w:r>
      <w:bookmarkEnd w:id="785"/>
      <w:bookmarkEnd w:id="786"/>
      <w:bookmarkEnd w:id="787"/>
      <w:bookmarkEnd w:id="788"/>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9"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90" w:author="Stefan Björnander" w:date="2012-05-06T21:51:00Z">
            <w:rPr>
              <w:color w:val="0000FF"/>
            </w:rPr>
          </w:rPrChange>
        </w:rPr>
        <w:t>void</w:t>
      </w:r>
      <w:r w:rsidRPr="00EC76D5">
        <w:t xml:space="preserve"> ExitFunction(</w:t>
      </w:r>
      <w:r w:rsidRPr="00EC76D5">
        <w:rPr>
          <w:color w:val="000000" w:themeColor="text1"/>
          <w:rPrChange w:id="791"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92"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93" w:name="_Toc323656733"/>
      <w:bookmarkStart w:id="794" w:name="_Toc324085471"/>
      <w:bookmarkStart w:id="795" w:name="_Toc383781123"/>
      <w:bookmarkStart w:id="796" w:name="_Ref383865473"/>
      <w:bookmarkStart w:id="797" w:name="_Ref383865556"/>
      <w:bookmarkStart w:id="798" w:name="_Toc53991238"/>
      <w:r w:rsidRPr="00EC76D5">
        <w:t>Searching and Sorting</w:t>
      </w:r>
      <w:bookmarkEnd w:id="793"/>
      <w:bookmarkEnd w:id="794"/>
      <w:bookmarkEnd w:id="795"/>
      <w:bookmarkEnd w:id="796"/>
      <w:bookmarkEnd w:id="797"/>
      <w:bookmarkEnd w:id="798"/>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9"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00" w:author="Stefan Björnander" w:date="2012-05-06T21:51:00Z">
            <w:rPr>
              <w:color w:val="0000FF"/>
            </w:rPr>
          </w:rPrChange>
        </w:rPr>
        <w:t>int</w:t>
      </w:r>
      <w:r w:rsidRPr="00EC76D5">
        <w:t xml:space="preserve"> CompareIntegers(</w:t>
      </w:r>
      <w:r w:rsidRPr="00EC76D5">
        <w:rPr>
          <w:color w:val="000000" w:themeColor="text1"/>
          <w:rPrChange w:id="801" w:author="Stefan Björnander" w:date="2012-05-06T21:51:00Z">
            <w:rPr>
              <w:color w:val="0000FF"/>
            </w:rPr>
          </w:rPrChange>
        </w:rPr>
        <w:t>const</w:t>
      </w:r>
      <w:r w:rsidRPr="00EC76D5">
        <w:t xml:space="preserve"> </w:t>
      </w:r>
      <w:r w:rsidRPr="00EC76D5">
        <w:rPr>
          <w:color w:val="000000" w:themeColor="text1"/>
          <w:rPrChange w:id="802" w:author="Stefan Björnander" w:date="2012-05-06T21:51:00Z">
            <w:rPr>
              <w:color w:val="0000FF"/>
            </w:rPr>
          </w:rPrChange>
        </w:rPr>
        <w:t>int</w:t>
      </w:r>
      <w:r w:rsidRPr="00EC76D5">
        <w:t xml:space="preserve">* intPtr1, </w:t>
      </w:r>
      <w:r w:rsidRPr="00EC76D5">
        <w:rPr>
          <w:color w:val="000000" w:themeColor="text1"/>
          <w:rPrChange w:id="803" w:author="Stefan Björnander" w:date="2012-05-06T21:51:00Z">
            <w:rPr>
              <w:color w:val="0000FF"/>
            </w:rPr>
          </w:rPrChange>
        </w:rPr>
        <w:t>const</w:t>
      </w:r>
      <w:r w:rsidRPr="00EC76D5">
        <w:t xml:space="preserve"> </w:t>
      </w:r>
      <w:r w:rsidRPr="00EC76D5">
        <w:rPr>
          <w:color w:val="000000" w:themeColor="text1"/>
          <w:rPrChange w:id="80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0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9"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1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1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1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13" w:name="_Toc323656734"/>
      <w:bookmarkStart w:id="814" w:name="_Toc324085472"/>
      <w:bookmarkStart w:id="815" w:name="_Toc383781124"/>
      <w:bookmarkStart w:id="816" w:name="_Toc53991239"/>
      <w:r w:rsidRPr="00EC76D5">
        <w:t xml:space="preserve">Functions with </w:t>
      </w:r>
      <w:bookmarkStart w:id="817" w:name="_Toc320485620"/>
      <w:r w:rsidRPr="00EC76D5">
        <w:t>Variable Number of Parameters</w:t>
      </w:r>
      <w:bookmarkEnd w:id="813"/>
      <w:bookmarkEnd w:id="814"/>
      <w:bookmarkEnd w:id="815"/>
      <w:bookmarkEnd w:id="817"/>
      <w:bookmarkEnd w:id="816"/>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8" w:name="_Toc323656735"/>
      <w:bookmarkStart w:id="819" w:name="_Toc324085473"/>
      <w:bookmarkStart w:id="820" w:name="_Toc383781125"/>
      <w:bookmarkStart w:id="821" w:name="_Toc53991240"/>
      <w:r w:rsidRPr="00EC76D5">
        <w:t>String Management</w:t>
      </w:r>
      <w:bookmarkEnd w:id="818"/>
      <w:bookmarkEnd w:id="819"/>
      <w:bookmarkEnd w:id="820"/>
      <w:bookmarkEnd w:id="821"/>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22" w:author="Stefan Björnander" w:date="2012-05-06T21:51:00Z">
            <w:rPr>
              <w:color w:val="0000FF"/>
            </w:rPr>
          </w:rPrChange>
        </w:rPr>
        <w:t>int</w:t>
      </w:r>
      <w:r w:rsidRPr="00EC76D5">
        <w:t xml:space="preserve"> FirstIndexOf(char s[], </w:t>
      </w:r>
      <w:r w:rsidRPr="00EC76D5">
        <w:rPr>
          <w:color w:val="000000" w:themeColor="text1"/>
          <w:rPrChange w:id="82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int</w:t>
      </w:r>
      <w:r w:rsidRPr="00EC76D5">
        <w:t xml:space="preserve"> LastIndexOf(</w:t>
      </w:r>
      <w:r w:rsidRPr="00EC76D5">
        <w:rPr>
          <w:color w:val="000000" w:themeColor="text1"/>
          <w:rPrChange w:id="825" w:author="Stefan Björnander" w:date="2012-05-06T21:51:00Z">
            <w:rPr>
              <w:color w:val="0000FF"/>
            </w:rPr>
          </w:rPrChange>
        </w:rPr>
        <w:t>char</w:t>
      </w:r>
      <w:r w:rsidRPr="00EC76D5">
        <w:t xml:space="preserve"> s[], </w:t>
      </w:r>
      <w:r w:rsidRPr="00EC76D5">
        <w:rPr>
          <w:color w:val="000000" w:themeColor="text1"/>
          <w:rPrChange w:id="82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7" w:author="Stefan Björnander" w:date="2012-05-06T21:51:00Z">
            <w:rPr>
              <w:color w:val="A31515"/>
            </w:rPr>
          </w:rPrChange>
        </w:rPr>
        <w:t>"Hello"</w:t>
      </w:r>
      <w:r w:rsidRPr="00EC76D5">
        <w:t xml:space="preserve">, s2[] = </w:t>
      </w:r>
      <w:r w:rsidRPr="00EC76D5">
        <w:rPr>
          <w:color w:val="000000" w:themeColor="text1"/>
          <w:rPrChange w:id="82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3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3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32" w:author="Stefan Björnander" w:date="2012-05-06T21:51:00Z">
            <w:rPr>
              <w:color w:val="0000FF"/>
            </w:rPr>
          </w:rPrChange>
        </w:rPr>
        <w:t>if</w:t>
      </w:r>
      <w:r w:rsidRPr="00EC76D5">
        <w:t xml:space="preserve"> (sscanf(s2, </w:t>
      </w:r>
      <w:r w:rsidRPr="00EC76D5">
        <w:rPr>
          <w:color w:val="000000" w:themeColor="text1"/>
          <w:rPrChange w:id="83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3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35" w:name="_Toc323656736"/>
      <w:bookmarkStart w:id="836" w:name="_Toc324085474"/>
      <w:bookmarkStart w:id="837" w:name="_Toc383781126"/>
      <w:bookmarkStart w:id="838" w:name="_Toc53991241"/>
      <w:r w:rsidRPr="00EC76D5">
        <w:t>Memory Management</w:t>
      </w:r>
      <w:bookmarkEnd w:id="835"/>
      <w:bookmarkEnd w:id="836"/>
      <w:bookmarkEnd w:id="837"/>
      <w:bookmarkEnd w:id="838"/>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4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41" w:name="_Toc323656737"/>
      <w:bookmarkStart w:id="842" w:name="_Toc324085475"/>
      <w:bookmarkStart w:id="843" w:name="_Toc383781127"/>
      <w:bookmarkStart w:id="844" w:name="_Toc53991242"/>
      <w:r w:rsidRPr="00EC76D5">
        <w:t>Mathematical Functions</w:t>
      </w:r>
      <w:bookmarkEnd w:id="841"/>
      <w:bookmarkEnd w:id="842"/>
      <w:bookmarkEnd w:id="843"/>
      <w:bookmarkEnd w:id="84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45" w:name="_Toc320485615"/>
      <w:bookmarkStart w:id="846" w:name="_Toc323656738"/>
      <w:bookmarkStart w:id="847" w:name="_Toc324085476"/>
      <w:bookmarkStart w:id="848" w:name="_Toc383781128"/>
      <w:bookmarkStart w:id="849" w:name="_Toc53991243"/>
      <w:r w:rsidRPr="00EC76D5">
        <w:t>Long Jumps</w:t>
      </w:r>
      <w:bookmarkEnd w:id="845"/>
      <w:bookmarkEnd w:id="846"/>
      <w:bookmarkEnd w:id="847"/>
      <w:bookmarkEnd w:id="848"/>
      <w:bookmarkEnd w:id="849"/>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50" w:name="_Toc323656739"/>
      <w:bookmarkStart w:id="851" w:name="_Toc324085477"/>
      <w:bookmarkStart w:id="852" w:name="_Toc383781129"/>
      <w:bookmarkStart w:id="853" w:name="_Toc53991244"/>
      <w:r w:rsidRPr="00EC76D5">
        <w:t>Time</w:t>
      </w:r>
      <w:bookmarkEnd w:id="850"/>
      <w:bookmarkEnd w:id="851"/>
      <w:bookmarkEnd w:id="852"/>
      <w:bookmarkEnd w:id="85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54" w:author="Stefan Björnander" w:date="2012-05-06T21:51:00Z">
            <w:rPr>
              <w:color w:val="A31515"/>
            </w:rPr>
          </w:rPrChange>
        </w:rPr>
        <w:t>"Feb"</w:t>
      </w:r>
      <w:r w:rsidRPr="00EC76D5">
        <w:t xml:space="preserve">, </w:t>
      </w:r>
      <w:r w:rsidRPr="00EC76D5">
        <w:rPr>
          <w:color w:val="000000" w:themeColor="text1"/>
          <w:rPrChange w:id="855" w:author="Stefan Björnander" w:date="2012-05-06T21:51:00Z">
            <w:rPr>
              <w:color w:val="A31515"/>
            </w:rPr>
          </w:rPrChange>
        </w:rPr>
        <w:t>"Mar"</w:t>
      </w:r>
      <w:r w:rsidRPr="00EC76D5">
        <w:t xml:space="preserve">, </w:t>
      </w:r>
      <w:r w:rsidRPr="00EC76D5">
        <w:rPr>
          <w:color w:val="000000" w:themeColor="text1"/>
          <w:rPrChange w:id="856"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7" w:author="Stefan Björnander" w:date="2012-05-06T21:51:00Z">
            <w:rPr>
              <w:color w:val="A31515"/>
            </w:rPr>
          </w:rPrChange>
        </w:rPr>
        <w:t>"Jun"</w:t>
      </w:r>
      <w:r w:rsidRPr="00EC76D5">
        <w:t xml:space="preserve">, </w:t>
      </w:r>
      <w:r w:rsidRPr="00EC76D5">
        <w:rPr>
          <w:color w:val="000000" w:themeColor="text1"/>
          <w:rPrChange w:id="858" w:author="Stefan Björnander" w:date="2012-05-06T21:51:00Z">
            <w:rPr>
              <w:color w:val="A31515"/>
            </w:rPr>
          </w:rPrChange>
        </w:rPr>
        <w:t>"Jul"</w:t>
      </w:r>
      <w:r w:rsidRPr="00EC76D5">
        <w:t xml:space="preserve">, </w:t>
      </w:r>
      <w:r w:rsidRPr="00EC76D5">
        <w:rPr>
          <w:color w:val="000000" w:themeColor="text1"/>
          <w:rPrChange w:id="859"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60" w:author="Stefan Björnander" w:date="2012-05-06T21:51:00Z">
            <w:rPr>
              <w:color w:val="A31515"/>
            </w:rPr>
          </w:rPrChange>
        </w:rPr>
        <w:t>"Oct"</w:t>
      </w:r>
      <w:r w:rsidRPr="00EC76D5">
        <w:t xml:space="preserve">, </w:t>
      </w:r>
      <w:r w:rsidRPr="00EC76D5">
        <w:rPr>
          <w:color w:val="000000" w:themeColor="text1"/>
          <w:rPrChange w:id="861" w:author="Stefan Björnander" w:date="2012-05-06T21:51:00Z">
            <w:rPr>
              <w:color w:val="A31515"/>
            </w:rPr>
          </w:rPrChange>
        </w:rPr>
        <w:t>"Nov"</w:t>
      </w:r>
      <w:r w:rsidRPr="00EC76D5">
        <w:t>,</w:t>
      </w:r>
      <w:r w:rsidRPr="00EC76D5">
        <w:rPr>
          <w:color w:val="000000" w:themeColor="text1"/>
          <w:rPrChange w:id="862"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63" w:author="Stefan Björnander" w:date="2012-05-06T21:51:00Z">
            <w:rPr>
              <w:color w:val="A31515"/>
            </w:rPr>
          </w:rPrChange>
        </w:rPr>
        <w:t>"Mon"</w:t>
      </w:r>
      <w:r w:rsidRPr="00EC76D5">
        <w:t xml:space="preserve">, </w:t>
      </w:r>
      <w:r w:rsidRPr="00EC76D5">
        <w:rPr>
          <w:color w:val="000000" w:themeColor="text1"/>
          <w:rPrChange w:id="864" w:author="Stefan Björnander" w:date="2012-05-06T21:51:00Z">
            <w:rPr>
              <w:color w:val="A31515"/>
            </w:rPr>
          </w:rPrChange>
        </w:rPr>
        <w:t>"Tue"</w:t>
      </w:r>
      <w:r w:rsidRPr="00EC76D5">
        <w:t xml:space="preserve">, </w:t>
      </w:r>
      <w:r w:rsidRPr="00EC76D5">
        <w:rPr>
          <w:color w:val="000000" w:themeColor="text1"/>
          <w:rPrChange w:id="865"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6" w:author="Stefan Björnander" w:date="2012-05-06T21:51:00Z">
            <w:rPr>
              <w:color w:val="A31515"/>
            </w:rPr>
          </w:rPrChange>
        </w:rPr>
        <w:t>"Fri"</w:t>
      </w:r>
      <w:r w:rsidRPr="00EC76D5">
        <w:t xml:space="preserve">, </w:t>
      </w:r>
      <w:r w:rsidRPr="00EC76D5">
        <w:rPr>
          <w:color w:val="000000" w:themeColor="text1"/>
          <w:rPrChange w:id="867"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71" w:name="_Toc323656740"/>
      <w:bookmarkStart w:id="872" w:name="_Toc324085478"/>
      <w:bookmarkStart w:id="873" w:name="_Toc383781130"/>
      <w:bookmarkStart w:id="874" w:name="_Toc53991245"/>
      <w:r w:rsidRPr="00EC76D5">
        <w:t>Random Numbers</w:t>
      </w:r>
      <w:bookmarkEnd w:id="871"/>
      <w:bookmarkEnd w:id="872"/>
      <w:bookmarkEnd w:id="873"/>
      <w:bookmarkEnd w:id="874"/>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75"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6"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7"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8" w:name="_Toc323656741"/>
      <w:bookmarkStart w:id="879" w:name="_Toc324085479"/>
      <w:bookmarkStart w:id="880" w:name="_Toc383781131"/>
      <w:bookmarkStart w:id="881" w:name="_Toc53991246"/>
      <w:r w:rsidRPr="00EC76D5">
        <w:t>Limits of Integral and Floating Types</w:t>
      </w:r>
      <w:bookmarkEnd w:id="878"/>
      <w:bookmarkEnd w:id="879"/>
      <w:bookmarkEnd w:id="880"/>
      <w:bookmarkEnd w:id="881"/>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82" w:name="_Toc323656742"/>
      <w:bookmarkStart w:id="883" w:name="_Toc324085480"/>
      <w:bookmarkStart w:id="884" w:name="_Toc383781132"/>
      <w:bookmarkStart w:id="885" w:name="_Toc53991247"/>
      <w:r w:rsidRPr="00EC76D5">
        <w:t>Character Functions</w:t>
      </w:r>
      <w:bookmarkEnd w:id="882"/>
      <w:bookmarkEnd w:id="883"/>
      <w:bookmarkEnd w:id="884"/>
      <w:bookmarkEnd w:id="885"/>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6"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7"/>
            <w:commentRangeStart w:id="888"/>
            <w:r w:rsidRPr="00EC76D5">
              <w:rPr>
                <w:b/>
                <w:sz w:val="21"/>
                <w:szCs w:val="21"/>
              </w:rPr>
              <w:t>Isalnum</w:t>
            </w:r>
            <w:commentRangeEnd w:id="887"/>
            <w:r w:rsidR="00166455" w:rsidRPr="00EC76D5">
              <w:rPr>
                <w:rStyle w:val="Kommentarsreferens"/>
                <w:rFonts w:eastAsia="Times New Roman" w:cs="Times New Roman"/>
              </w:rPr>
              <w:commentReference w:id="887"/>
            </w:r>
            <w:commentRangeEnd w:id="888"/>
            <w:r w:rsidR="00166455" w:rsidRPr="00EC76D5">
              <w:rPr>
                <w:rStyle w:val="Kommentarsreferens"/>
                <w:rFonts w:eastAsia="Times New Roman" w:cs="Times New Roman"/>
              </w:rPr>
              <w:commentReference w:id="888"/>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9" w:name="_Toc323656743"/>
      <w:bookmarkStart w:id="890" w:name="_Toc324085481"/>
      <w:bookmarkStart w:id="891" w:name="_Toc383781133"/>
      <w:bookmarkStart w:id="892" w:name="_Toc53991248"/>
      <w:r w:rsidRPr="00EC76D5">
        <w:t>Further Reading</w:t>
      </w:r>
      <w:bookmarkEnd w:id="775"/>
      <w:bookmarkEnd w:id="889"/>
      <w:bookmarkEnd w:id="890"/>
      <w:bookmarkEnd w:id="891"/>
      <w:bookmarkEnd w:id="892"/>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93" w:name="_Toc53991249"/>
      <w:r w:rsidRPr="00EC76D5">
        <w:t>Foreword</w:t>
      </w:r>
      <w:bookmarkEnd w:id="89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actually generate target code for two formats: Intel x86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JLex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46973" w:rsidRDefault="00146973" w:rsidP="005F7461">
                              <w:pPr>
                                <w:spacing w:before="60" w:after="0"/>
                                <w:jc w:val="center"/>
                                <w:rPr>
                                  <w:lang w:val="sv-SE"/>
                                </w:rPr>
                              </w:pPr>
                              <w:r>
                                <w:rPr>
                                  <w:lang w:val="sv-SE"/>
                                </w:rPr>
                                <w:t>Preprocessor</w:t>
                              </w:r>
                            </w:p>
                            <w:p w14:paraId="04F32221" w14:textId="77777777" w:rsidR="00146973" w:rsidRPr="00C7380D" w:rsidRDefault="0014697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46973" w:rsidRPr="008541FD" w:rsidRDefault="00146973" w:rsidP="005F7461">
                              <w:pPr>
                                <w:spacing w:before="60" w:after="0"/>
                                <w:jc w:val="center"/>
                              </w:pPr>
                              <w:r w:rsidRPr="008541FD">
                                <w:t>Source</w:t>
                              </w:r>
                              <w:r>
                                <w:t xml:space="preserve"> </w:t>
                              </w:r>
                              <w:r w:rsidRPr="008541FD">
                                <w:t>Code</w:t>
                              </w:r>
                            </w:p>
                            <w:p w14:paraId="4FCEAC5C" w14:textId="77777777" w:rsidR="00146973" w:rsidRDefault="0014697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46973" w:rsidRDefault="0014697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46973" w:rsidRDefault="00146973" w:rsidP="005F7461">
                              <w:pPr>
                                <w:pStyle w:val="Normalwebb"/>
                                <w:spacing w:before="60" w:line="256" w:lineRule="auto"/>
                                <w:jc w:val="center"/>
                              </w:pPr>
                              <w:r>
                                <w:rPr>
                                  <w:rFonts w:eastAsia="Calibri"/>
                                  <w:sz w:val="22"/>
                                  <w:szCs w:val="22"/>
                                  <w:lang w:val="en-US"/>
                                </w:rPr>
                                <w:t>Processed Code</w:t>
                              </w:r>
                            </w:p>
                            <w:p w14:paraId="14142DBC" w14:textId="77777777" w:rsidR="00146973" w:rsidRDefault="0014697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46973" w:rsidRDefault="0014697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46973" w:rsidRDefault="00146973" w:rsidP="005F7461">
                              <w:pPr>
                                <w:pStyle w:val="Normalwebb"/>
                                <w:spacing w:before="60" w:line="254" w:lineRule="auto"/>
                                <w:jc w:val="center"/>
                              </w:pPr>
                              <w:r>
                                <w:rPr>
                                  <w:rFonts w:eastAsia="Calibri"/>
                                  <w:sz w:val="22"/>
                                  <w:szCs w:val="22"/>
                                  <w:lang w:val="en-US"/>
                                </w:rPr>
                                <w:t>Syntax Tree</w:t>
                              </w:r>
                            </w:p>
                            <w:p w14:paraId="070DB26E" w14:textId="77777777" w:rsidR="00146973" w:rsidRDefault="0014697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46973" w:rsidRDefault="0014697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46973" w:rsidRDefault="00146973" w:rsidP="005F7461">
                              <w:pPr>
                                <w:pStyle w:val="Normalwebb"/>
                                <w:spacing w:before="60" w:line="252" w:lineRule="auto"/>
                                <w:jc w:val="center"/>
                              </w:pPr>
                              <w:r>
                                <w:rPr>
                                  <w:rFonts w:eastAsia="Calibri"/>
                                  <w:sz w:val="22"/>
                                  <w:szCs w:val="22"/>
                                  <w:lang w:val="en-US"/>
                                </w:rPr>
                                <w:t>Optimized Syntax Tree</w:t>
                              </w:r>
                            </w:p>
                            <w:p w14:paraId="3315953C" w14:textId="77777777" w:rsidR="00146973" w:rsidRDefault="0014697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46973" w:rsidRDefault="0014697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46973" w:rsidRDefault="00146973" w:rsidP="005F7461">
                              <w:pPr>
                                <w:pStyle w:val="Normalwebb"/>
                                <w:spacing w:before="60" w:line="252" w:lineRule="auto"/>
                                <w:jc w:val="center"/>
                              </w:pPr>
                              <w:r>
                                <w:rPr>
                                  <w:rFonts w:eastAsia="Calibri"/>
                                  <w:sz w:val="22"/>
                                  <w:szCs w:val="22"/>
                                  <w:lang w:val="en-US"/>
                                </w:rPr>
                                <w:t>Middle Code List</w:t>
                              </w:r>
                            </w:p>
                            <w:p w14:paraId="321C1BE9" w14:textId="77777777" w:rsidR="00146973" w:rsidRDefault="0014697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46973" w:rsidRDefault="00146973" w:rsidP="005F7461">
                              <w:pPr>
                                <w:pStyle w:val="Normalwebb"/>
                                <w:spacing w:before="60" w:line="252" w:lineRule="auto"/>
                                <w:jc w:val="center"/>
                              </w:pPr>
                              <w:r>
                                <w:rPr>
                                  <w:rFonts w:eastAsia="Calibri"/>
                                  <w:sz w:val="22"/>
                                  <w:szCs w:val="22"/>
                                  <w:lang w:val="en-US"/>
                                </w:rPr>
                                <w:t>Optimized Middle Code List</w:t>
                              </w:r>
                            </w:p>
                            <w:p w14:paraId="4CF9CB98" w14:textId="77777777" w:rsidR="00146973" w:rsidRDefault="0014697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46973" w:rsidRDefault="0014697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46973" w:rsidRDefault="0014697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46973" w:rsidRDefault="00146973" w:rsidP="005F7461">
                        <w:pPr>
                          <w:spacing w:before="60" w:after="0"/>
                          <w:jc w:val="center"/>
                          <w:rPr>
                            <w:lang w:val="sv-SE"/>
                          </w:rPr>
                        </w:pPr>
                        <w:r>
                          <w:rPr>
                            <w:lang w:val="sv-SE"/>
                          </w:rPr>
                          <w:t>Preprocessor</w:t>
                        </w:r>
                      </w:p>
                      <w:p w14:paraId="04F32221" w14:textId="77777777" w:rsidR="00146973" w:rsidRPr="00C7380D" w:rsidRDefault="00146973"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46973" w:rsidRPr="008541FD" w:rsidRDefault="00146973" w:rsidP="005F7461">
                        <w:pPr>
                          <w:spacing w:before="60" w:after="0"/>
                          <w:jc w:val="center"/>
                        </w:pPr>
                        <w:r w:rsidRPr="008541FD">
                          <w:t>Source</w:t>
                        </w:r>
                        <w:r>
                          <w:t xml:space="preserve"> </w:t>
                        </w:r>
                        <w:r w:rsidRPr="008541FD">
                          <w:t>Code</w:t>
                        </w:r>
                      </w:p>
                      <w:p w14:paraId="4FCEAC5C" w14:textId="77777777" w:rsidR="00146973" w:rsidRDefault="00146973"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46973" w:rsidRDefault="00146973"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46973" w:rsidRDefault="00146973" w:rsidP="005F7461">
                        <w:pPr>
                          <w:pStyle w:val="Normalwebb"/>
                          <w:spacing w:before="60" w:line="256" w:lineRule="auto"/>
                          <w:jc w:val="center"/>
                        </w:pPr>
                        <w:r>
                          <w:rPr>
                            <w:rFonts w:eastAsia="Calibri"/>
                            <w:sz w:val="22"/>
                            <w:szCs w:val="22"/>
                            <w:lang w:val="en-US"/>
                          </w:rPr>
                          <w:t>Processed Code</w:t>
                        </w:r>
                      </w:p>
                      <w:p w14:paraId="14142DBC" w14:textId="77777777" w:rsidR="00146973" w:rsidRDefault="00146973"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46973" w:rsidRDefault="00146973"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46973" w:rsidRDefault="00146973" w:rsidP="005F7461">
                        <w:pPr>
                          <w:pStyle w:val="Normalwebb"/>
                          <w:spacing w:before="60" w:line="254" w:lineRule="auto"/>
                          <w:jc w:val="center"/>
                        </w:pPr>
                        <w:r>
                          <w:rPr>
                            <w:rFonts w:eastAsia="Calibri"/>
                            <w:sz w:val="22"/>
                            <w:szCs w:val="22"/>
                            <w:lang w:val="en-US"/>
                          </w:rPr>
                          <w:t>Syntax Tree</w:t>
                        </w:r>
                      </w:p>
                      <w:p w14:paraId="070DB26E" w14:textId="77777777" w:rsidR="00146973" w:rsidRDefault="00146973"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46973" w:rsidRDefault="00146973"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46973" w:rsidRDefault="00146973" w:rsidP="005F7461">
                        <w:pPr>
                          <w:pStyle w:val="Normalwebb"/>
                          <w:spacing w:before="60" w:line="252" w:lineRule="auto"/>
                          <w:jc w:val="center"/>
                        </w:pPr>
                        <w:r>
                          <w:rPr>
                            <w:rFonts w:eastAsia="Calibri"/>
                            <w:sz w:val="22"/>
                            <w:szCs w:val="22"/>
                            <w:lang w:val="en-US"/>
                          </w:rPr>
                          <w:t>Optimized Syntax Tree</w:t>
                        </w:r>
                      </w:p>
                      <w:p w14:paraId="3315953C" w14:textId="77777777" w:rsidR="00146973" w:rsidRDefault="00146973"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46973" w:rsidRDefault="00146973"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46973" w:rsidRDefault="00146973" w:rsidP="005F7461">
                        <w:pPr>
                          <w:pStyle w:val="Normalwebb"/>
                          <w:spacing w:before="60" w:line="252" w:lineRule="auto"/>
                          <w:jc w:val="center"/>
                        </w:pPr>
                        <w:r>
                          <w:rPr>
                            <w:rFonts w:eastAsia="Calibri"/>
                            <w:sz w:val="22"/>
                            <w:szCs w:val="22"/>
                            <w:lang w:val="en-US"/>
                          </w:rPr>
                          <w:t>Middle Code List</w:t>
                        </w:r>
                      </w:p>
                      <w:p w14:paraId="321C1BE9" w14:textId="77777777" w:rsidR="00146973" w:rsidRDefault="00146973"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46973" w:rsidRDefault="00146973" w:rsidP="005F7461">
                        <w:pPr>
                          <w:pStyle w:val="Normalwebb"/>
                          <w:spacing w:before="60" w:line="252" w:lineRule="auto"/>
                          <w:jc w:val="center"/>
                        </w:pPr>
                        <w:r>
                          <w:rPr>
                            <w:rFonts w:eastAsia="Calibri"/>
                            <w:sz w:val="22"/>
                            <w:szCs w:val="22"/>
                            <w:lang w:val="en-US"/>
                          </w:rPr>
                          <w:t>Optimized Middle Code List</w:t>
                        </w:r>
                      </w:p>
                      <w:p w14:paraId="4CF9CB98" w14:textId="77777777" w:rsidR="00146973" w:rsidRDefault="00146973"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46973" w:rsidRDefault="00146973"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46973" w:rsidRDefault="00146973"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46973" w:rsidRDefault="00146973" w:rsidP="006F14D0">
                              <w:pPr>
                                <w:spacing w:before="60" w:after="0"/>
                                <w:jc w:val="center"/>
                                <w:rPr>
                                  <w:lang w:val="sv-SE"/>
                                </w:rPr>
                              </w:pPr>
                              <w:r>
                                <w:rPr>
                                  <w:lang w:val="sv-SE"/>
                                </w:rPr>
                                <w:t>Preprocessor</w:t>
                              </w:r>
                            </w:p>
                            <w:p w14:paraId="2CD90E0F" w14:textId="77777777" w:rsidR="00146973" w:rsidRPr="00C7380D" w:rsidRDefault="0014697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46973" w:rsidRPr="008541FD" w:rsidRDefault="00146973" w:rsidP="006F14D0">
                              <w:pPr>
                                <w:spacing w:before="60" w:after="0"/>
                                <w:jc w:val="center"/>
                              </w:pPr>
                              <w:r w:rsidRPr="008541FD">
                                <w:t>Source</w:t>
                              </w:r>
                              <w:r>
                                <w:t xml:space="preserve"> </w:t>
                              </w:r>
                              <w:r w:rsidRPr="008541FD">
                                <w:t>Code</w:t>
                              </w:r>
                            </w:p>
                            <w:p w14:paraId="1314F231" w14:textId="77777777" w:rsidR="00146973" w:rsidRDefault="0014697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46973" w:rsidRDefault="0014697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46973" w:rsidRDefault="00146973" w:rsidP="006F14D0">
                              <w:pPr>
                                <w:pStyle w:val="Normalwebb"/>
                                <w:spacing w:before="60" w:line="256" w:lineRule="auto"/>
                                <w:jc w:val="center"/>
                              </w:pPr>
                              <w:r>
                                <w:rPr>
                                  <w:rFonts w:eastAsia="Calibri"/>
                                  <w:sz w:val="22"/>
                                  <w:szCs w:val="22"/>
                                  <w:lang w:val="en-US"/>
                                </w:rPr>
                                <w:t>Processed Code</w:t>
                              </w:r>
                            </w:p>
                            <w:p w14:paraId="705B7689" w14:textId="77777777" w:rsidR="00146973" w:rsidRDefault="0014697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46973" w:rsidRDefault="0014697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46973" w:rsidRDefault="00146973" w:rsidP="006F14D0">
                              <w:pPr>
                                <w:pStyle w:val="Normalwebb"/>
                                <w:spacing w:before="60" w:line="254" w:lineRule="auto"/>
                                <w:jc w:val="center"/>
                              </w:pPr>
                              <w:r>
                                <w:rPr>
                                  <w:rFonts w:eastAsia="Calibri"/>
                                  <w:sz w:val="22"/>
                                  <w:szCs w:val="22"/>
                                  <w:lang w:val="en-US"/>
                                </w:rPr>
                                <w:t>Syntax Tree</w:t>
                              </w:r>
                            </w:p>
                            <w:p w14:paraId="20988EE2" w14:textId="77777777" w:rsidR="00146973" w:rsidRDefault="001469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46973" w:rsidRDefault="0014697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46973" w:rsidRDefault="00146973" w:rsidP="006F14D0">
                              <w:pPr>
                                <w:pStyle w:val="Normalwebb"/>
                                <w:spacing w:before="60" w:line="252" w:lineRule="auto"/>
                                <w:jc w:val="center"/>
                              </w:pPr>
                              <w:r>
                                <w:rPr>
                                  <w:rFonts w:eastAsia="Calibri"/>
                                  <w:sz w:val="22"/>
                                  <w:szCs w:val="22"/>
                                  <w:lang w:val="en-US"/>
                                </w:rPr>
                                <w:t>Optimized Syntax Tree</w:t>
                              </w:r>
                            </w:p>
                            <w:p w14:paraId="35223DB0" w14:textId="77777777" w:rsidR="00146973" w:rsidRDefault="001469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46973" w:rsidRDefault="0014697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46973" w:rsidRDefault="00146973" w:rsidP="006F14D0">
                              <w:pPr>
                                <w:pStyle w:val="Normalwebb"/>
                                <w:spacing w:before="60" w:line="252" w:lineRule="auto"/>
                                <w:jc w:val="center"/>
                              </w:pPr>
                              <w:r>
                                <w:rPr>
                                  <w:rFonts w:eastAsia="Calibri"/>
                                  <w:sz w:val="22"/>
                                  <w:szCs w:val="22"/>
                                  <w:lang w:val="en-US"/>
                                </w:rPr>
                                <w:t>Middle Code List</w:t>
                              </w:r>
                            </w:p>
                            <w:p w14:paraId="5410A942" w14:textId="77777777" w:rsidR="00146973" w:rsidRDefault="001469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46973" w:rsidRDefault="00146973" w:rsidP="006F14D0">
                              <w:pPr>
                                <w:pStyle w:val="Normalwebb"/>
                                <w:spacing w:before="60" w:line="252" w:lineRule="auto"/>
                                <w:jc w:val="center"/>
                              </w:pPr>
                              <w:r>
                                <w:rPr>
                                  <w:rFonts w:eastAsia="Calibri"/>
                                  <w:sz w:val="22"/>
                                  <w:szCs w:val="22"/>
                                  <w:lang w:val="en-US"/>
                                </w:rPr>
                                <w:t>Optimized Middle Code List</w:t>
                              </w:r>
                            </w:p>
                            <w:p w14:paraId="36F7A1DE" w14:textId="77777777" w:rsidR="00146973" w:rsidRDefault="001469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46973" w:rsidRDefault="0014697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46973" w:rsidRDefault="0014697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46973" w:rsidRDefault="00146973" w:rsidP="006F14D0">
                        <w:pPr>
                          <w:spacing w:before="60" w:after="0"/>
                          <w:jc w:val="center"/>
                          <w:rPr>
                            <w:lang w:val="sv-SE"/>
                          </w:rPr>
                        </w:pPr>
                        <w:r>
                          <w:rPr>
                            <w:lang w:val="sv-SE"/>
                          </w:rPr>
                          <w:t>Preprocessor</w:t>
                        </w:r>
                      </w:p>
                      <w:p w14:paraId="2CD90E0F" w14:textId="77777777" w:rsidR="00146973" w:rsidRPr="00C7380D" w:rsidRDefault="0014697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46973" w:rsidRPr="008541FD" w:rsidRDefault="00146973" w:rsidP="006F14D0">
                        <w:pPr>
                          <w:spacing w:before="60" w:after="0"/>
                          <w:jc w:val="center"/>
                        </w:pPr>
                        <w:r w:rsidRPr="008541FD">
                          <w:t>Source</w:t>
                        </w:r>
                        <w:r>
                          <w:t xml:space="preserve"> </w:t>
                        </w:r>
                        <w:r w:rsidRPr="008541FD">
                          <w:t>Code</w:t>
                        </w:r>
                      </w:p>
                      <w:p w14:paraId="1314F231" w14:textId="77777777" w:rsidR="00146973" w:rsidRDefault="0014697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46973" w:rsidRDefault="0014697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46973" w:rsidRDefault="00146973" w:rsidP="006F14D0">
                        <w:pPr>
                          <w:pStyle w:val="Normalwebb"/>
                          <w:spacing w:before="60" w:line="256" w:lineRule="auto"/>
                          <w:jc w:val="center"/>
                        </w:pPr>
                        <w:r>
                          <w:rPr>
                            <w:rFonts w:eastAsia="Calibri"/>
                            <w:sz w:val="22"/>
                            <w:szCs w:val="22"/>
                            <w:lang w:val="en-US"/>
                          </w:rPr>
                          <w:t>Processed Code</w:t>
                        </w:r>
                      </w:p>
                      <w:p w14:paraId="705B7689" w14:textId="77777777" w:rsidR="00146973" w:rsidRDefault="0014697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46973" w:rsidRDefault="0014697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46973" w:rsidRDefault="00146973" w:rsidP="006F14D0">
                        <w:pPr>
                          <w:pStyle w:val="Normalwebb"/>
                          <w:spacing w:before="60" w:line="254" w:lineRule="auto"/>
                          <w:jc w:val="center"/>
                        </w:pPr>
                        <w:r>
                          <w:rPr>
                            <w:rFonts w:eastAsia="Calibri"/>
                            <w:sz w:val="22"/>
                            <w:szCs w:val="22"/>
                            <w:lang w:val="en-US"/>
                          </w:rPr>
                          <w:t>Syntax Tree</w:t>
                        </w:r>
                      </w:p>
                      <w:p w14:paraId="20988EE2" w14:textId="77777777" w:rsidR="00146973" w:rsidRDefault="0014697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46973" w:rsidRDefault="0014697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46973" w:rsidRDefault="00146973" w:rsidP="006F14D0">
                        <w:pPr>
                          <w:pStyle w:val="Normalwebb"/>
                          <w:spacing w:before="60" w:line="252" w:lineRule="auto"/>
                          <w:jc w:val="center"/>
                        </w:pPr>
                        <w:r>
                          <w:rPr>
                            <w:rFonts w:eastAsia="Calibri"/>
                            <w:sz w:val="22"/>
                            <w:szCs w:val="22"/>
                            <w:lang w:val="en-US"/>
                          </w:rPr>
                          <w:t>Optimized Syntax Tree</w:t>
                        </w:r>
                      </w:p>
                      <w:p w14:paraId="35223DB0" w14:textId="77777777" w:rsidR="00146973" w:rsidRDefault="0014697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46973" w:rsidRDefault="0014697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46973" w:rsidRDefault="00146973" w:rsidP="006F14D0">
                        <w:pPr>
                          <w:pStyle w:val="Normalwebb"/>
                          <w:spacing w:before="60" w:line="252" w:lineRule="auto"/>
                          <w:jc w:val="center"/>
                        </w:pPr>
                        <w:r>
                          <w:rPr>
                            <w:rFonts w:eastAsia="Calibri"/>
                            <w:sz w:val="22"/>
                            <w:szCs w:val="22"/>
                            <w:lang w:val="en-US"/>
                          </w:rPr>
                          <w:t>Middle Code List</w:t>
                        </w:r>
                      </w:p>
                      <w:p w14:paraId="5410A942" w14:textId="77777777" w:rsidR="00146973" w:rsidRDefault="0014697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46973" w:rsidRDefault="00146973" w:rsidP="006F14D0">
                        <w:pPr>
                          <w:pStyle w:val="Normalwebb"/>
                          <w:spacing w:before="60" w:line="252" w:lineRule="auto"/>
                          <w:jc w:val="center"/>
                        </w:pPr>
                        <w:r>
                          <w:rPr>
                            <w:rFonts w:eastAsia="Calibri"/>
                            <w:sz w:val="22"/>
                            <w:szCs w:val="22"/>
                            <w:lang w:val="en-US"/>
                          </w:rPr>
                          <w:t>Optimized Middle Code List</w:t>
                        </w:r>
                      </w:p>
                      <w:p w14:paraId="36F7A1DE" w14:textId="77777777" w:rsidR="00146973" w:rsidRDefault="0014697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46973" w:rsidRDefault="0014697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46973" w:rsidRDefault="0014697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7" w:author="Stefan Bjornander" w:date="2015-05-23T17:42:00Z" w:initials="SB">
    <w:p w14:paraId="7086E310" w14:textId="77777777" w:rsidR="00146973" w:rsidRDefault="00146973">
      <w:pPr>
        <w:pStyle w:val="Kommentarer"/>
      </w:pPr>
      <w:r>
        <w:rPr>
          <w:rStyle w:val="Kommentarsreferens"/>
        </w:rPr>
        <w:annotationRef/>
      </w:r>
    </w:p>
    <w:p w14:paraId="01C1DAD9" w14:textId="77777777" w:rsidR="00146973" w:rsidRDefault="0014697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88" w:author="Stefan Bjornander" w:date="2015-05-23T17:42:00Z" w:initials="SB">
    <w:p w14:paraId="04F55807" w14:textId="77777777" w:rsidR="00146973" w:rsidRDefault="00146973">
      <w:pPr>
        <w:pStyle w:val="Kommentarer"/>
      </w:pPr>
      <w:r>
        <w:rPr>
          <w:rStyle w:val="Kommentarsreferens"/>
        </w:rPr>
        <w:annotationRef/>
      </w:r>
    </w:p>
    <w:p w14:paraId="533EC9EE" w14:textId="77777777" w:rsidR="00146973" w:rsidRDefault="0014697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46973" w:rsidRDefault="00146973" w:rsidP="006C7309">
      <w:pPr>
        <w:spacing w:line="240" w:lineRule="auto"/>
      </w:pPr>
      <w:r>
        <w:separator/>
      </w:r>
    </w:p>
  </w:endnote>
  <w:endnote w:type="continuationSeparator" w:id="0">
    <w:p w14:paraId="0DD18C9D" w14:textId="77777777" w:rsidR="00146973" w:rsidRDefault="0014697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46973" w:rsidRDefault="00146973" w:rsidP="006C7309">
      <w:pPr>
        <w:spacing w:line="240" w:lineRule="auto"/>
      </w:pPr>
      <w:r>
        <w:separator/>
      </w:r>
    </w:p>
  </w:footnote>
  <w:footnote w:type="continuationSeparator" w:id="0">
    <w:p w14:paraId="0BA3DA21" w14:textId="77777777" w:rsidR="00146973" w:rsidRDefault="00146973" w:rsidP="006C7309">
      <w:pPr>
        <w:spacing w:line="240" w:lineRule="auto"/>
      </w:pPr>
      <w:r>
        <w:continuationSeparator/>
      </w:r>
    </w:p>
  </w:footnote>
  <w:footnote w:id="1">
    <w:p w14:paraId="1F73F94F" w14:textId="77777777" w:rsidR="00146973" w:rsidRPr="007E20F3" w:rsidRDefault="0014697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146973" w:rsidRPr="002D6FCA" w:rsidRDefault="00146973">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146973" w:rsidRPr="00DB458B" w:rsidRDefault="0014697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146973" w:rsidRDefault="00146973"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46973" w:rsidRPr="00DB458B" w:rsidRDefault="00146973">
      <w:pPr>
        <w:pStyle w:val="Fotnotstext"/>
      </w:pPr>
    </w:p>
  </w:footnote>
  <w:footnote w:id="5">
    <w:p w14:paraId="3057005F" w14:textId="77777777" w:rsidR="00146973" w:rsidRPr="00304E17" w:rsidRDefault="00146973"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146973" w:rsidRPr="00725EAE" w:rsidRDefault="0014697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146973" w:rsidRPr="00B4576D" w:rsidRDefault="0014697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146973" w:rsidRPr="00080A22" w:rsidRDefault="0014697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146973" w:rsidRDefault="0014697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146973" w:rsidRDefault="00146973" w:rsidP="00E80032">
      <w:pPr>
        <w:pStyle w:val="Code"/>
      </w:pPr>
      <w:r>
        <w:t>#define BOOL int</w:t>
      </w:r>
    </w:p>
    <w:p w14:paraId="5A8A6026" w14:textId="77777777" w:rsidR="00146973" w:rsidRDefault="00146973" w:rsidP="00E80032">
      <w:pPr>
        <w:pStyle w:val="Code"/>
      </w:pPr>
      <w:r>
        <w:t>#define TRUE 1</w:t>
      </w:r>
    </w:p>
    <w:p w14:paraId="09976B6C" w14:textId="77777777" w:rsidR="00146973" w:rsidRPr="00BF232B" w:rsidRDefault="00146973" w:rsidP="00E80032">
      <w:pPr>
        <w:pStyle w:val="Code"/>
      </w:pPr>
      <w:r>
        <w:t>#define FALSE 0</w:t>
      </w:r>
    </w:p>
  </w:footnote>
  <w:footnote w:id="10">
    <w:p w14:paraId="1100CB01" w14:textId="77777777" w:rsidR="00146973" w:rsidRDefault="0014697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146973" w:rsidRDefault="00146973" w:rsidP="00E80032">
      <w:r>
        <w:rPr>
          <w:rStyle w:val="Fotnotsreferens"/>
        </w:rPr>
        <w:footnoteRef/>
      </w:r>
      <w:r>
        <w:t xml:space="preserve"> Depending of the compiler and its warning level settings.</w:t>
      </w:r>
    </w:p>
  </w:footnote>
  <w:footnote w:id="12">
    <w:p w14:paraId="3D554D37" w14:textId="77777777" w:rsidR="00146973" w:rsidRPr="004679D4" w:rsidRDefault="0014697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146973" w:rsidRPr="00C03AB7" w:rsidRDefault="0014697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146973" w:rsidRPr="000C5114" w:rsidRDefault="0014697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146973" w:rsidRPr="002343ED" w:rsidRDefault="0014697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146973" w:rsidRDefault="00146973" w:rsidP="00E80032">
      <w:r>
        <w:rPr>
          <w:rStyle w:val="Fotnotsreferens"/>
        </w:rPr>
        <w:footnoteRef/>
      </w:r>
      <w:r>
        <w:t xml:space="preserve"> However, we have no knowledge about the actual address; it may be 10,000 or anything else.</w:t>
      </w:r>
    </w:p>
  </w:footnote>
  <w:footnote w:id="17">
    <w:p w14:paraId="575EFDCD" w14:textId="77777777" w:rsidR="00146973" w:rsidRPr="009B0162" w:rsidRDefault="00146973"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146973" w:rsidRDefault="0014697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146973" w:rsidRDefault="0014697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146973" w:rsidRPr="00E554CC" w:rsidRDefault="0014697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146973" w:rsidRPr="00391B01" w:rsidRDefault="0014697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146973" w:rsidRDefault="0014697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146973" w:rsidRDefault="0014697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146973" w:rsidRDefault="00146973" w:rsidP="00E80032">
      <w:r>
        <w:rPr>
          <w:rStyle w:val="Fotnotsreferens"/>
        </w:rPr>
        <w:footnoteRef/>
      </w:r>
      <w:r>
        <w:t xml:space="preserve"> There is no rational explanation, just accept it.</w:t>
      </w:r>
    </w:p>
  </w:footnote>
  <w:footnote w:id="25">
    <w:p w14:paraId="0B9FD0C4" w14:textId="77777777" w:rsidR="00146973" w:rsidRDefault="0014697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146973" w:rsidRPr="00EF01A1" w:rsidRDefault="0014697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146973" w:rsidRPr="008655EC" w:rsidRDefault="0014697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6"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3"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1C2C6AD8"/>
    <w:multiLevelType w:val="multilevel"/>
    <w:tmpl w:val="A164F7E6"/>
    <w:numStyleLink w:val="Heading"/>
  </w:abstractNum>
  <w:abstractNum w:abstractNumId="35" w15:restartNumberingAfterBreak="0">
    <w:nsid w:val="1CA76E12"/>
    <w:multiLevelType w:val="multilevel"/>
    <w:tmpl w:val="A164F7E6"/>
    <w:numStyleLink w:val="Heading"/>
  </w:abstractNum>
  <w:abstractNum w:abstractNumId="36"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4"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7" w15:restartNumberingAfterBreak="0">
    <w:nsid w:val="3240777C"/>
    <w:multiLevelType w:val="multilevel"/>
    <w:tmpl w:val="A164F7E6"/>
    <w:numStyleLink w:val="Heading"/>
  </w:abstractNum>
  <w:abstractNum w:abstractNumId="48"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2"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6"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E61B8E"/>
    <w:multiLevelType w:val="multilevel"/>
    <w:tmpl w:val="A164F7E6"/>
    <w:numStyleLink w:val="Heading"/>
  </w:abstractNum>
  <w:abstractNum w:abstractNumId="58"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0"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5"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0"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2"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1" w15:restartNumberingAfterBreak="0">
    <w:nsid w:val="68915423"/>
    <w:multiLevelType w:val="multilevel"/>
    <w:tmpl w:val="A164F7E6"/>
    <w:numStyleLink w:val="Heading"/>
  </w:abstractNum>
  <w:abstractNum w:abstractNumId="82"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92B52DB"/>
    <w:multiLevelType w:val="multilevel"/>
    <w:tmpl w:val="A164F7E6"/>
    <w:numStyleLink w:val="Heading"/>
  </w:abstractNum>
  <w:abstractNum w:abstractNumId="84"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1"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2"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5"/>
  </w:num>
  <w:num w:numId="2">
    <w:abstractNumId w:val="56"/>
  </w:num>
  <w:num w:numId="3">
    <w:abstractNumId w:val="29"/>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num>
  <w:num w:numId="7">
    <w:abstractNumId w:val="57"/>
  </w:num>
  <w:num w:numId="8">
    <w:abstractNumId w:val="83"/>
  </w:num>
  <w:num w:numId="9">
    <w:abstractNumId w:val="47"/>
  </w:num>
  <w:num w:numId="10">
    <w:abstractNumId w:val="35"/>
  </w:num>
  <w:num w:numId="11">
    <w:abstractNumId w:val="81"/>
  </w:num>
  <w:num w:numId="12">
    <w:abstractNumId w:val="34"/>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9"/>
  </w:num>
  <w:num w:numId="31">
    <w:abstractNumId w:val="12"/>
  </w:num>
  <w:num w:numId="32">
    <w:abstractNumId w:val="93"/>
  </w:num>
  <w:num w:numId="33">
    <w:abstractNumId w:val="58"/>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42"/>
  </w:num>
  <w:num w:numId="43">
    <w:abstractNumId w:val="43"/>
  </w:num>
  <w:num w:numId="44">
    <w:abstractNumId w:val="76"/>
  </w:num>
  <w:num w:numId="45">
    <w:abstractNumId w:val="82"/>
  </w:num>
  <w:num w:numId="46">
    <w:abstractNumId w:val="51"/>
  </w:num>
  <w:num w:numId="47">
    <w:abstractNumId w:val="64"/>
  </w:num>
  <w:num w:numId="48">
    <w:abstractNumId w:val="11"/>
  </w:num>
  <w:num w:numId="49">
    <w:abstractNumId w:val="16"/>
  </w:num>
  <w:num w:numId="50">
    <w:abstractNumId w:val="55"/>
  </w:num>
  <w:num w:numId="51">
    <w:abstractNumId w:val="10"/>
  </w:num>
  <w:num w:numId="52">
    <w:abstractNumId w:val="90"/>
  </w:num>
  <w:num w:numId="53">
    <w:abstractNumId w:val="78"/>
  </w:num>
  <w:num w:numId="54">
    <w:abstractNumId w:val="30"/>
  </w:num>
  <w:num w:numId="55">
    <w:abstractNumId w:val="67"/>
  </w:num>
  <w:num w:numId="56">
    <w:abstractNumId w:val="17"/>
  </w:num>
  <w:num w:numId="57">
    <w:abstractNumId w:val="85"/>
  </w:num>
  <w:num w:numId="58">
    <w:abstractNumId w:val="33"/>
  </w:num>
  <w:num w:numId="59">
    <w:abstractNumId w:val="15"/>
  </w:num>
  <w:num w:numId="60">
    <w:abstractNumId w:val="59"/>
  </w:num>
  <w:num w:numId="61">
    <w:abstractNumId w:val="59"/>
    <w:lvlOverride w:ilvl="0">
      <w:startOverride w:val="1"/>
    </w:lvlOverride>
  </w:num>
  <w:num w:numId="62">
    <w:abstractNumId w:val="59"/>
    <w:lvlOverride w:ilvl="0">
      <w:startOverride w:val="1"/>
    </w:lvlOverride>
  </w:num>
  <w:num w:numId="63">
    <w:abstractNumId w:val="59"/>
    <w:lvlOverride w:ilvl="0">
      <w:startOverride w:val="1"/>
    </w:lvlOverride>
  </w:num>
  <w:num w:numId="64">
    <w:abstractNumId w:val="59"/>
    <w:lvlOverride w:ilvl="0">
      <w:startOverride w:val="1"/>
    </w:lvlOverride>
  </w:num>
  <w:num w:numId="65">
    <w:abstractNumId w:val="32"/>
  </w:num>
  <w:num w:numId="66">
    <w:abstractNumId w:val="46"/>
  </w:num>
  <w:num w:numId="67">
    <w:abstractNumId w:val="26"/>
  </w:num>
  <w:num w:numId="68">
    <w:abstractNumId w:val="91"/>
  </w:num>
  <w:num w:numId="69">
    <w:abstractNumId w:val="37"/>
  </w:num>
  <w:num w:numId="70">
    <w:abstractNumId w:val="24"/>
  </w:num>
  <w:num w:numId="71">
    <w:abstractNumId w:val="80"/>
  </w:num>
  <w:num w:numId="72">
    <w:abstractNumId w:val="23"/>
  </w:num>
  <w:num w:numId="73">
    <w:abstractNumId w:val="75"/>
  </w:num>
  <w:num w:numId="74">
    <w:abstractNumId w:val="48"/>
  </w:num>
  <w:num w:numId="75">
    <w:abstractNumId w:val="13"/>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9"/>
  </w:num>
  <w:num w:numId="81">
    <w:abstractNumId w:val="71"/>
  </w:num>
  <w:num w:numId="82">
    <w:abstractNumId w:val="60"/>
  </w:num>
  <w:num w:numId="83">
    <w:abstractNumId w:val="66"/>
  </w:num>
  <w:num w:numId="84">
    <w:abstractNumId w:val="27"/>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8"/>
  </w:num>
  <w:num w:numId="88">
    <w:abstractNumId w:val="89"/>
  </w:num>
  <w:num w:numId="89">
    <w:abstractNumId w:val="73"/>
  </w:num>
  <w:num w:numId="90">
    <w:abstractNumId w:val="86"/>
  </w:num>
  <w:num w:numId="91">
    <w:abstractNumId w:val="18"/>
  </w:num>
  <w:num w:numId="92">
    <w:abstractNumId w:val="22"/>
  </w:num>
  <w:num w:numId="93">
    <w:abstractNumId w:val="52"/>
  </w:num>
  <w:num w:numId="94">
    <w:abstractNumId w:val="14"/>
  </w:num>
  <w:num w:numId="95">
    <w:abstractNumId w:val="38"/>
  </w:num>
  <w:num w:numId="96">
    <w:abstractNumId w:val="54"/>
  </w:num>
  <w:num w:numId="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7"/>
  </w:num>
  <w:num w:numId="100">
    <w:abstractNumId w:val="74"/>
  </w:num>
  <w:num w:numId="101">
    <w:abstractNumId w:val="70"/>
  </w:num>
  <w:num w:numId="102">
    <w:abstractNumId w:val="92"/>
  </w:num>
  <w:num w:numId="103">
    <w:abstractNumId w:val="31"/>
  </w:num>
  <w:num w:numId="104">
    <w:abstractNumId w:val="44"/>
  </w:num>
  <w:num w:numId="105">
    <w:abstractNumId w:val="20"/>
  </w:num>
  <w:num w:numId="106">
    <w:abstractNumId w:val="68"/>
  </w:num>
  <w:num w:numId="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num>
  <w:num w:numId="109">
    <w:abstractNumId w:val="36"/>
  </w:num>
  <w:num w:numId="1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5"/>
  </w:num>
  <w:num w:numId="1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3"/>
  </w:num>
  <w:num w:numId="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9"/>
  </w:num>
  <w:num w:numId="1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4"/>
  </w:num>
  <w:num w:numId="1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4"/>
  </w:num>
  <w:num w:numId="1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9"/>
  </w:num>
  <w:num w:numId="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1"/>
  </w:num>
  <w:num w:numId="141">
    <w:abstractNumId w:val="87"/>
  </w:num>
  <w:num w:numId="142">
    <w:abstractNumId w:val="62"/>
  </w:num>
  <w:num w:numId="143">
    <w:abstractNumId w:val="20"/>
  </w:num>
  <w:num w:numId="144">
    <w:abstractNumId w:val="68"/>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7"/>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0"/>
  </w:num>
  <w:num w:numId="1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1"/>
  </w:num>
  <w:num w:numId="163">
    <w:abstractNumId w:val="72"/>
  </w:num>
  <w:num w:numId="1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9"/>
  </w:num>
  <w:num w:numId="166">
    <w:abstractNumId w:val="84"/>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65C"/>
    <w:rsid w:val="00E60C50"/>
    <w:rsid w:val="00E61300"/>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476</Pages>
  <Words>145995</Words>
  <Characters>773774</Characters>
  <Application>Microsoft Office Word</Application>
  <DocSecurity>0</DocSecurity>
  <Lines>6448</Lines>
  <Paragraphs>1835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106</cp:revision>
  <cp:lastPrinted>2017-05-07T13:41:00Z</cp:lastPrinted>
  <dcterms:created xsi:type="dcterms:W3CDTF">2020-10-17T08:45:00Z</dcterms:created>
  <dcterms:modified xsi:type="dcterms:W3CDTF">2020-10-19T09:44:00Z</dcterms:modified>
</cp:coreProperties>
</file>