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E238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E238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E238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E238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E238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E238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E238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E238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E238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E238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E238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E238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E238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9E238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E238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E238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E238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E238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E238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E238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E238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E238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E238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E238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E238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E238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E238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E238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E238B" w:rsidRDefault="009E238B" w:rsidP="007016BF">
                              <w:pPr>
                                <w:spacing w:before="60" w:after="0"/>
                                <w:jc w:val="center"/>
                                <w:rPr>
                                  <w:lang w:val="sv-SE"/>
                                </w:rPr>
                              </w:pPr>
                              <w:r>
                                <w:rPr>
                                  <w:lang w:val="sv-SE"/>
                                </w:rPr>
                                <w:t>Register Preparator</w:t>
                              </w:r>
                            </w:p>
                            <w:p w14:paraId="5B7E5EAE" w14:textId="77777777" w:rsidR="009E238B" w:rsidRPr="00C7380D" w:rsidRDefault="009E238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E238B" w:rsidRDefault="009E238B" w:rsidP="00F52895">
                              <w:pPr>
                                <w:spacing w:before="60" w:after="0"/>
                                <w:jc w:val="center"/>
                                <w:rPr>
                                  <w:lang w:val="sv-SE"/>
                                </w:rPr>
                              </w:pPr>
                              <w:r>
                                <w:rPr>
                                  <w:lang w:val="sv-SE"/>
                                </w:rPr>
                                <w:t>Register Allocator</w:t>
                              </w:r>
                            </w:p>
                            <w:p w14:paraId="49971E8A" w14:textId="77777777" w:rsidR="009E238B" w:rsidRDefault="009E238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E238B" w:rsidRPr="009C410A" w:rsidRDefault="009E238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E238B" w:rsidRPr="009C410A" w:rsidRDefault="009E238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E238B" w:rsidRDefault="009E238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E238B" w:rsidRDefault="009E238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E238B" w:rsidRDefault="009E238B" w:rsidP="007016BF">
                              <w:pPr>
                                <w:pStyle w:val="Normalwebb"/>
                                <w:spacing w:before="60" w:line="252" w:lineRule="auto"/>
                                <w:jc w:val="center"/>
                              </w:pPr>
                              <w:r>
                                <w:rPr>
                                  <w:rFonts w:eastAsia="Calibri"/>
                                  <w:sz w:val="22"/>
                                  <w:szCs w:val="22"/>
                                  <w:lang w:val="en-US"/>
                                </w:rPr>
                                <w:t>Object Code</w:t>
                              </w:r>
                            </w:p>
                            <w:p w14:paraId="774C3A6C" w14:textId="77777777" w:rsidR="009E238B" w:rsidRDefault="009E238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E238B" w:rsidRDefault="009E238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E238B" w:rsidRDefault="009E238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E238B" w:rsidRDefault="009E238B" w:rsidP="007016BF">
                        <w:pPr>
                          <w:spacing w:before="60" w:after="0"/>
                          <w:jc w:val="center"/>
                          <w:rPr>
                            <w:lang w:val="sv-SE"/>
                          </w:rPr>
                        </w:pPr>
                        <w:r>
                          <w:rPr>
                            <w:lang w:val="sv-SE"/>
                          </w:rPr>
                          <w:t>Register Preparator</w:t>
                        </w:r>
                      </w:p>
                      <w:p w14:paraId="5B7E5EAE" w14:textId="77777777" w:rsidR="009E238B" w:rsidRPr="00C7380D" w:rsidRDefault="009E238B"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E238B" w:rsidRDefault="009E238B" w:rsidP="00F52895">
                        <w:pPr>
                          <w:spacing w:before="60" w:after="0"/>
                          <w:jc w:val="center"/>
                          <w:rPr>
                            <w:lang w:val="sv-SE"/>
                          </w:rPr>
                        </w:pPr>
                        <w:r>
                          <w:rPr>
                            <w:lang w:val="sv-SE"/>
                          </w:rPr>
                          <w:t>Register Allocator</w:t>
                        </w:r>
                      </w:p>
                      <w:p w14:paraId="49971E8A" w14:textId="77777777" w:rsidR="009E238B" w:rsidRDefault="009E238B"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E238B" w:rsidRPr="009C410A" w:rsidRDefault="009E238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E238B" w:rsidRPr="009C410A" w:rsidRDefault="009E238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E238B" w:rsidRDefault="009E238B"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E238B" w:rsidRDefault="009E238B"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E238B" w:rsidRDefault="009E238B" w:rsidP="007016BF">
                        <w:pPr>
                          <w:pStyle w:val="Normalwebb"/>
                          <w:spacing w:before="60" w:line="252" w:lineRule="auto"/>
                          <w:jc w:val="center"/>
                        </w:pPr>
                        <w:r>
                          <w:rPr>
                            <w:rFonts w:eastAsia="Calibri"/>
                            <w:sz w:val="22"/>
                            <w:szCs w:val="22"/>
                            <w:lang w:val="en-US"/>
                          </w:rPr>
                          <w:t>Object Code</w:t>
                        </w:r>
                      </w:p>
                      <w:p w14:paraId="774C3A6C" w14:textId="77777777" w:rsidR="009E238B" w:rsidRDefault="009E238B"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E238B" w:rsidRDefault="009E238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E238B" w:rsidRDefault="009E238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b w:val="0"/>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b w:val="0"/>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b w:val="0"/>
              </w:rPr>
            </w:rPrChange>
          </w:rPr>
          <w:t>m_volatile</w:t>
        </w:r>
        <w:proofErr w:type="spellEnd"/>
        <w:r w:rsidRPr="00EC76D5">
          <w:t xml:space="preserve"> field in the </w:t>
        </w:r>
        <w:r w:rsidRPr="00EC76D5">
          <w:rPr>
            <w:rStyle w:val="CodeInText"/>
            <w:color w:val="auto"/>
            <w:rPrChange w:id="4333"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w:t>
        </w:r>
        <w:r w:rsidR="005E7A0F" w:rsidRPr="00EC76D5">
          <w:lastRenderedPageBreak/>
          <w:t xml:space="preserve">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Each table holds a reference to its parent table</w:t>
      </w:r>
      <w:r>
        <w:t xml:space="preserve">, except the table </w:t>
      </w:r>
      <w:r>
        <w:t xml:space="preserve">of </w:t>
      </w:r>
      <w:r>
        <w:t xml:space="preserve">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 xml:space="preserve">In case of </w:t>
      </w:r>
      <w:r>
        <w:rPr>
          <w:highlight w:val="white"/>
        </w:rPr>
        <w:t xml:space="preserve">function </w:t>
      </w:r>
      <w:r>
        <w:rPr>
          <w:highlight w:val="white"/>
        </w:rPr>
        <w:t xml:space="preserve">scope, the current offset is initialized to </w:t>
      </w:r>
      <w:r>
        <w:rPr>
          <w:highlight w:val="white"/>
        </w:rPr>
        <w:t>the size of the header size</w:t>
      </w:r>
      <w:r>
        <w:rPr>
          <w:highlight w:val="white"/>
        </w:rPr>
        <w:t>.</w:t>
      </w:r>
      <w:r>
        <w:rPr>
          <w:highlight w:val="white"/>
        </w:rPr>
        <w:t xml:space="preserv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5A43D2A4" w:rsidR="008F5511" w:rsidRPr="008F5511" w:rsidRDefault="006C2E62" w:rsidP="006C2E62">
      <w:pPr>
        <w:rPr>
          <w:highlight w:val="white"/>
        </w:rPr>
      </w:pPr>
      <w:r>
        <w:rPr>
          <w:highlight w:val="white"/>
        </w:rPr>
        <w:t xml:space="preserve">In case of block scope, </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77777777" w:rsidR="008F5511" w:rsidRPr="008F5511" w:rsidRDefault="008F5511" w:rsidP="00323ED4">
      <w:pPr>
        <w:pStyle w:val="Code"/>
        <w:rPr>
          <w:highlight w:val="white"/>
        </w:rPr>
      </w:pP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77777777" w:rsidR="008F5511" w:rsidRPr="008F5511" w:rsidRDefault="008F5511" w:rsidP="00323ED4">
      <w:pPr>
        <w:pStyle w:val="Code"/>
        <w:rPr>
          <w:highlight w:val="white"/>
        </w:rPr>
      </w:pP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77777777" w:rsidR="008F5511" w:rsidRPr="008F5511" w:rsidRDefault="008F5511" w:rsidP="00323ED4">
      <w:pPr>
        <w:pStyle w:val="Code"/>
        <w:rPr>
          <w:highlight w:val="white"/>
        </w:rPr>
      </w:pP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77777777" w:rsidR="008F5511" w:rsidRPr="008F5511" w:rsidRDefault="008F5511" w:rsidP="00323ED4">
      <w:pPr>
        <w:pStyle w:val="Code"/>
        <w:rPr>
          <w:highlight w:val="white"/>
        </w:rPr>
      </w:pP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77777777" w:rsidR="008F5511" w:rsidRPr="008F5511" w:rsidRDefault="008F5511" w:rsidP="00323ED4">
      <w:pPr>
        <w:pStyle w:val="Code"/>
        <w:rPr>
          <w:highlight w:val="white"/>
        </w:rPr>
      </w:pPr>
      <w:r w:rsidRPr="008F5511">
        <w:rPr>
          <w:highlight w:val="white"/>
        </w:rPr>
        <w:t xml:space="preserve">    </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77777777" w:rsidR="008F5511" w:rsidRPr="008F5511" w:rsidRDefault="008F5511" w:rsidP="00323ED4">
      <w:pPr>
        <w:pStyle w:val="Code"/>
        <w:rPr>
          <w:highlight w:val="white"/>
        </w:rPr>
      </w:pPr>
      <w:r w:rsidRPr="008F5511">
        <w:rPr>
          <w:highlight w:val="white"/>
        </w:rPr>
        <w:t xml:space="preserve">        }</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77777777" w:rsidR="008F5511" w:rsidRPr="008F5511" w:rsidRDefault="008F5511" w:rsidP="00323ED4">
      <w:pPr>
        <w:pStyle w:val="Code"/>
        <w:rPr>
          <w:highlight w:val="white"/>
        </w:rPr>
      </w:pP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77777777" w:rsidR="008F5511" w:rsidRPr="008F5511" w:rsidRDefault="008F5511" w:rsidP="00323ED4">
      <w:pPr>
        <w:pStyle w:val="Code"/>
        <w:rPr>
          <w:highlight w:val="white"/>
        </w:rPr>
      </w:pP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lastRenderedPageBreak/>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7777777" w:rsidR="008F5511" w:rsidRPr="008F5511" w:rsidRDefault="008F5511" w:rsidP="00323ED4">
      <w:pPr>
        <w:pStyle w:val="Code"/>
        <w:rPr>
          <w:highlight w:val="white"/>
        </w:rPr>
      </w:pP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77777777" w:rsidR="008F5511" w:rsidRPr="008F5511" w:rsidRDefault="008F5511" w:rsidP="00323ED4">
      <w:pPr>
        <w:pStyle w:val="Code"/>
        <w:rPr>
          <w:highlight w:val="white"/>
        </w:rPr>
      </w:pP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7777777" w:rsidR="008F5511" w:rsidRPr="008F5511" w:rsidRDefault="008F5511" w:rsidP="00323ED4">
      <w:pPr>
        <w:pStyle w:val="Code"/>
        <w:rPr>
          <w:highlight w:val="white"/>
        </w:rPr>
      </w:pPr>
      <w:r w:rsidRPr="008F5511">
        <w:rPr>
          <w:highlight w:val="white"/>
        </w:rPr>
        <w:t xml:space="preserve">        }</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77777777" w:rsidR="008F5511" w:rsidRPr="008F5511" w:rsidRDefault="008F5511" w:rsidP="00323ED4">
      <w:pPr>
        <w:pStyle w:val="Code"/>
        <w:rPr>
          <w:highlight w:val="white"/>
        </w:rPr>
      </w:pPr>
      <w:r w:rsidRPr="008F5511">
        <w:rPr>
          <w:highlight w:val="white"/>
        </w:rPr>
        <w:t xml:space="preserve">      }</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77777777" w:rsidR="008F5511" w:rsidRPr="008F5511" w:rsidRDefault="008F5511" w:rsidP="00323ED4">
      <w:pPr>
        <w:pStyle w:val="Code"/>
        <w:rPr>
          <w:highlight w:val="white"/>
        </w:rPr>
      </w:pP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a global variable </w:t>
        </w:r>
      </w:ins>
      <w:r w:rsidR="00AE29E2">
        <w:t>becomes</w:t>
      </w:r>
      <w:ins w:id="5666" w:author="Stefan Bjornander" w:date="2015-04-25T18:27:00Z">
        <w:r w:rsidR="00AE29E2">
          <w:t xml:space="preserve"> static </w:t>
        </w:r>
      </w:ins>
      <w:r w:rsidR="00AE29E2">
        <w:t>while a</w:t>
      </w:r>
      <w:ins w:id="5667" w:author="Stefan Bjornander" w:date="2015-04-25T18:27:00Z">
        <w:r w:rsidR="00AE29E2">
          <w:t xml:space="preserve"> local variable </w:t>
        </w:r>
      </w:ins>
      <w:r w:rsidR="00AE29E2">
        <w:t>becomes</w:t>
      </w:r>
      <w:ins w:id="5668" w:author="Stefan Bjornander" w:date="2015-04-25T18:28:00Z">
        <w:r w:rsidR="00AE29E2">
          <w:t xml:space="preserve"> auto.</w:t>
        </w:r>
      </w:ins>
      <w:r w:rsidR="00AE29E2">
        <w:t xml:space="preserve"> In this book, t</w:t>
      </w:r>
      <w:ins w:id="5669"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lastRenderedPageBreak/>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0" w:author="Stefan Bjornander" w:date="2015-04-25T18:27:00Z">
        <w:r>
          <w:t xml:space="preserve">If the storage specifier is omitted a global variable is regarded as static and a local variable is </w:t>
        </w:r>
      </w:ins>
      <w:ins w:id="5671" w:author="Stefan Bjornander" w:date="2015-04-25T18:28:00Z">
        <w:r>
          <w:t>regarded as auto.</w:t>
        </w:r>
      </w:ins>
      <w:r>
        <w:t xml:space="preserve"> In this book, t</w:t>
      </w:r>
      <w:ins w:id="5672"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3" w:author="Stefan Bjornander" w:date="2015-04-25T10:11:00Z">
            <w:rPr>
              <w:rStyle w:val="CodeInText"/>
              <w:i w:val="0"/>
            </w:rPr>
          </w:rPrChange>
        </w:rPr>
        <w:t>typedef</w:t>
      </w:r>
      <w:r>
        <w:t>, in the table.</w:t>
      </w:r>
      <w:ins w:id="5674" w:author="Stefan Bjornander" w:date="2015-04-25T10:11:00Z">
        <w:r>
          <w:t xml:space="preserve"> In some compiler technique </w:t>
        </w:r>
      </w:ins>
      <w:r w:rsidR="00440B10">
        <w:t>textbooks,</w:t>
      </w:r>
      <w:ins w:id="5675" w:author="Stefan Bjornander" w:date="2015-04-25T10:11:00Z">
        <w:r>
          <w:t xml:space="preserve"> the table is called</w:t>
        </w:r>
      </w:ins>
      <w:ins w:id="5676" w:author="Stefan Bjornander" w:date="2015-04-25T10:14:00Z">
        <w:r>
          <w:t xml:space="preserve"> the </w:t>
        </w:r>
        <w:r>
          <w:rPr>
            <w:rStyle w:val="CodeInText"/>
            <w:rPrChange w:id="5677"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lastRenderedPageBreak/>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lastRenderedPageBreak/>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lastRenderedPageBreak/>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lastRenderedPageBreak/>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lastRenderedPageBreak/>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lastRenderedPageBreak/>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xml:space="preserve">. </w:t>
      </w:r>
      <w:r w:rsidR="00FA23A8">
        <w:rPr>
          <w:highlight w:val="white"/>
        </w:rPr>
        <w:t>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w:t>
      </w:r>
      <w:r w:rsidR="00C56256" w:rsidRPr="00E75655">
        <w:rPr>
          <w:rStyle w:val="KeyWord0"/>
          <w:highlight w:val="white"/>
        </w:rPr>
        <w:t>'</w:t>
      </w:r>
      <w:r w:rsidR="00C56256" w:rsidRPr="00E75655">
        <w:rPr>
          <w:rStyle w:val="KeyWord0"/>
          <w:highlight w:val="white"/>
        </w:rPr>
        <w:t>H</w:t>
      </w:r>
      <w:r w:rsidR="00C56256" w:rsidRPr="00E75655">
        <w:rPr>
          <w:rStyle w:val="KeyWord0"/>
          <w:highlight w:val="white"/>
        </w:rPr>
        <w:t>'</w:t>
      </w:r>
      <w:r w:rsidR="00C56256" w:rsidRPr="00E75655">
        <w:rPr>
          <w:rStyle w:val="KeyWord0"/>
          <w:highlight w:val="white"/>
        </w:rPr>
        <w:t>,</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sidRPr="00E75655">
        <w:rPr>
          <w:rStyle w:val="KeyWord0"/>
          <w:highlight w:val="white"/>
        </w:rPr>
        <w:t>,</w:t>
      </w:r>
      <w:r w:rsidR="00C56256">
        <w:rPr>
          <w:highlight w:val="white"/>
        </w:rPr>
        <w:t xml:space="preserve"> </w:t>
      </w:r>
      <w:r w:rsidR="00C56256" w:rsidRPr="00E75655">
        <w:rPr>
          <w:rStyle w:val="KeyWord0"/>
          <w:highlight w:val="white"/>
        </w:rPr>
        <w:t>'</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xml:space="preserve">, </w:t>
      </w:r>
      <w:r w:rsidR="008A0668">
        <w:rPr>
          <w:highlight w:val="white"/>
        </w:rPr>
        <w:t>for each element in the lis</w:t>
      </w:r>
      <w:r w:rsidR="008A0668">
        <w:rPr>
          <w:highlight w:val="white"/>
        </w:rPr>
        <w:t>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w:t>
      </w:r>
      <w:r w:rsidR="00C7188A">
        <w:rPr>
          <w:highlight w:val="white"/>
        </w:rPr>
        <w:t xml:space="preserve">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 xml:space="preserve">Like the array case, we </w:t>
      </w:r>
      <w:r>
        <w:rPr>
          <w:highlight w:val="white"/>
        </w:rPr>
        <w:t>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w:t>
      </w:r>
      <w:r>
        <w:rPr>
          <w:highlight w:val="white"/>
        </w:rPr>
        <w:t xml:space="preserve">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arry,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w:t>
      </w:r>
      <w:r w:rsidR="00905979" w:rsidRPr="001C38A9">
        <w:rPr>
          <w:rStyle w:val="KeyWord0"/>
        </w:rPr>
        <w:t>3</w:t>
      </w:r>
      <w:r w:rsidR="00905979" w:rsidRPr="001C38A9">
        <w:rPr>
          <w:rStyle w:val="KeyWord0"/>
        </w:rPr>
        <w:t>][</w:t>
      </w:r>
      <w:r w:rsidR="00905979" w:rsidRPr="001C38A9">
        <w:rPr>
          <w:rStyle w:val="KeyWord0"/>
        </w:rPr>
        <w:t>2</w:t>
      </w:r>
      <w:r w:rsidR="00905979" w:rsidRPr="001C38A9">
        <w:rPr>
          <w:rStyle w:val="KeyWord0"/>
        </w:rPr>
        <w:t>]</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sidRPr="00DD2AF2">
        <w:rPr>
          <w:rStyle w:val="KeyWord0"/>
          <w:highlight w:val="white"/>
        </w:rPr>
        <w:t>[</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w:t>
      </w:r>
      <w:r>
        <w:rPr>
          <w:highlight w:val="white"/>
        </w:rPr>
        <w:t xml:space="preserve">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 xml:space="preserve">the dimesion of the sub list with dhe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8"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8"/>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9"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80"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80"/>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1"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1"/>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2"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2"/>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3" w:name="_Toc481936424"/>
      <w:r w:rsidRPr="00EC76D5">
        <w:t>Generation</w:t>
      </w:r>
      <w:bookmarkEnd w:id="5683"/>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4" w:name="_Ref418278230"/>
      <w:bookmarkStart w:id="5685" w:name="_Toc481936425"/>
      <w:r w:rsidRPr="00EC76D5">
        <w:t>Base Blocks Generation</w:t>
      </w:r>
      <w:bookmarkEnd w:id="5684"/>
      <w:bookmarkEnd w:id="5685"/>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6" w:name="_Toc481936426"/>
      <w:r w:rsidRPr="00EC76D5">
        <w:lastRenderedPageBreak/>
        <w:t>Live Sets Generation</w:t>
      </w:r>
      <w:bookmarkEnd w:id="5686"/>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7" w:name="_Toc481936427"/>
      <w:r w:rsidRPr="00EC76D5">
        <w:t>Path Sets</w:t>
      </w:r>
      <w:bookmarkEnd w:id="5687"/>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8" w:name="_Toc481936428"/>
      <w:r w:rsidRPr="00EC76D5">
        <w:t xml:space="preserve">Removal of </w:t>
      </w:r>
      <w:r w:rsidR="00BA6016" w:rsidRPr="00EC76D5">
        <w:t>Unused Code</w:t>
      </w:r>
      <w:bookmarkEnd w:id="5688"/>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9" w:name="_Toc481936429"/>
      <w:bookmarkStart w:id="5690" w:name="_Ref419628490"/>
      <w:r w:rsidRPr="00EC76D5">
        <w:lastRenderedPageBreak/>
        <w:t>Object Code Preparation</w:t>
      </w:r>
      <w:bookmarkEnd w:id="5689"/>
    </w:p>
    <w:p w14:paraId="754899A5" w14:textId="0065A2EE" w:rsidR="007E1080" w:rsidRPr="00EC76D5" w:rsidRDefault="001111A0" w:rsidP="00406266">
      <w:pPr>
        <w:pStyle w:val="Rubrik2"/>
      </w:pPr>
      <w:bookmarkStart w:id="5691" w:name="_Toc481936430"/>
      <w:r w:rsidRPr="00EC76D5">
        <w:t>Register</w:t>
      </w:r>
      <w:r w:rsidR="007E1080" w:rsidRPr="00EC76D5">
        <w:t xml:space="preserve"> Preparation</w:t>
      </w:r>
      <w:bookmarkEnd w:id="5691"/>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2" w:name="_Toc481936431"/>
      <w:r w:rsidRPr="00EC76D5">
        <w:lastRenderedPageBreak/>
        <w:t>Register Allocation</w:t>
      </w:r>
      <w:bookmarkEnd w:id="5692"/>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3" w:name="_Toc481936432"/>
      <w:r w:rsidRPr="00EC76D5">
        <w:lastRenderedPageBreak/>
        <w:t>Object</w:t>
      </w:r>
      <w:r w:rsidR="00AD7B52" w:rsidRPr="00EC76D5">
        <w:t xml:space="preserve"> Code Generation</w:t>
      </w:r>
      <w:bookmarkEnd w:id="5690"/>
      <w:bookmarkEnd w:id="5693"/>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4" w:name="_Toc481936433"/>
      <w:r w:rsidRPr="00EC76D5">
        <w:t xml:space="preserve">The </w:t>
      </w:r>
      <w:r w:rsidR="00C339AA" w:rsidRPr="00EC76D5">
        <w:t>Object</w:t>
      </w:r>
      <w:r w:rsidRPr="00EC76D5">
        <w:t xml:space="preserve"> Operator</w:t>
      </w:r>
      <w:bookmarkEnd w:id="5694"/>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5" w:name="_Toc481936434"/>
      <w:r w:rsidRPr="00EC76D5">
        <w:t xml:space="preserve">The </w:t>
      </w:r>
      <w:r w:rsidR="00CA4231" w:rsidRPr="00EC76D5">
        <w:t>Object</w:t>
      </w:r>
      <w:r w:rsidRPr="00EC76D5">
        <w:t xml:space="preserve"> Code</w:t>
      </w:r>
      <w:bookmarkEnd w:id="5695"/>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6" w:name="_Toc481936435"/>
      <w:r w:rsidRPr="00EC76D5">
        <w:t>Object</w:t>
      </w:r>
      <w:r w:rsidR="00663AEB" w:rsidRPr="00EC76D5">
        <w:t xml:space="preserve"> Code</w:t>
      </w:r>
      <w:r w:rsidR="00884B6D" w:rsidRPr="00EC76D5">
        <w:t xml:space="preserve"> </w:t>
      </w:r>
      <w:r w:rsidRPr="00EC76D5">
        <w:t>Generation</w:t>
      </w:r>
      <w:bookmarkEnd w:id="5696"/>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7" w:name="_Ref419650505"/>
      <w:bookmarkStart w:id="5698" w:name="_Ref419653264"/>
      <w:bookmarkStart w:id="5699" w:name="_Toc481936436"/>
      <w:r w:rsidRPr="00EC76D5">
        <w:t>Object Code Generation</w:t>
      </w:r>
      <w:bookmarkEnd w:id="5697"/>
      <w:bookmarkEnd w:id="5698"/>
      <w:bookmarkEnd w:id="5699"/>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0" w:name="_Ref420874022"/>
      <w:bookmarkStart w:id="5701" w:name="_Toc481936437"/>
      <w:r w:rsidRPr="00EC76D5">
        <w:lastRenderedPageBreak/>
        <w:t>The Linker</w:t>
      </w:r>
      <w:bookmarkEnd w:id="5700"/>
      <w:bookmarkEnd w:id="5701"/>
    </w:p>
    <w:p w14:paraId="08D8D409" w14:textId="58588CDE" w:rsidR="00DB29D5" w:rsidRPr="00EC76D5" w:rsidRDefault="00DB29D5" w:rsidP="00276387">
      <w:pPr>
        <w:pStyle w:val="Rubrik2"/>
      </w:pPr>
      <w:bookmarkStart w:id="5702" w:name="_Ref419646553"/>
      <w:bookmarkStart w:id="5703" w:name="_Toc481936438"/>
      <w:r w:rsidRPr="00EC76D5">
        <w:t>The Linker Class</w:t>
      </w:r>
      <w:bookmarkEnd w:id="5702"/>
      <w:bookmarkEnd w:id="5703"/>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4" w:name="_Toc481936439"/>
      <w:r w:rsidRPr="00EC76D5">
        <w:t>Generation</w:t>
      </w:r>
      <w:bookmarkEnd w:id="5704"/>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5" w:name="_Toc481936440"/>
      <w:r w:rsidRPr="00EC76D5">
        <w:lastRenderedPageBreak/>
        <w:t>Main Trace Generation</w:t>
      </w:r>
      <w:bookmarkEnd w:id="5705"/>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6" w:name="_Toc481936441"/>
      <w:r w:rsidRPr="00EC76D5">
        <w:lastRenderedPageBreak/>
        <w:t>Auxiliary Classes</w:t>
      </w:r>
      <w:bookmarkEnd w:id="5706"/>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7" w:name="_Toc481936442"/>
      <w:r w:rsidRPr="00EC76D5">
        <w:t>Error Handling</w:t>
      </w:r>
      <w:bookmarkEnd w:id="5707"/>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8" w:name="_Toc481936443"/>
      <w:r w:rsidRPr="00EC76D5">
        <w:t>Container Classes</w:t>
      </w:r>
      <w:bookmarkEnd w:id="5708"/>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9" w:name="_Toc481936444"/>
      <w:r w:rsidRPr="00EC76D5">
        <w:t xml:space="preserve">Ordered </w:t>
      </w:r>
      <w:r w:rsidR="004C5DAE" w:rsidRPr="00EC76D5">
        <w:t>Pair</w:t>
      </w:r>
      <w:bookmarkEnd w:id="5709"/>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0" w:name="_Toc481936445"/>
      <w:r w:rsidRPr="00EC76D5">
        <w:t>Unordered Pair</w:t>
      </w:r>
      <w:bookmarkEnd w:id="5710"/>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1" w:name="_Toc481936446"/>
      <w:r w:rsidRPr="00EC76D5">
        <w:t>Triple</w:t>
      </w:r>
      <w:bookmarkEnd w:id="5711"/>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2" w:name="_Toc481936447"/>
      <w:r w:rsidRPr="00EC76D5">
        <w:t>Tuple</w:t>
      </w:r>
      <w:bookmarkEnd w:id="5712"/>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3" w:name="_Toc481936448"/>
      <w:r w:rsidRPr="00EC76D5">
        <w:t xml:space="preserve">Undirected </w:t>
      </w:r>
      <w:r w:rsidR="004C5DAE" w:rsidRPr="00EC76D5">
        <w:t>Graph</w:t>
      </w:r>
      <w:bookmarkEnd w:id="5713"/>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4" w:name="_Toc481936449"/>
      <w:r w:rsidRPr="00EC76D5">
        <w:t>Addition and Removal of Vertices and Edges</w:t>
      </w:r>
      <w:bookmarkEnd w:id="5714"/>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5" w:name="_Toc481936450"/>
      <w:r w:rsidRPr="00EC76D5">
        <w:t>Graph Partition</w:t>
      </w:r>
      <w:bookmarkEnd w:id="5715"/>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6" w:name="_Toc481936451"/>
      <w:r w:rsidRPr="00EC76D5">
        <w:t xml:space="preserve">Directed </w:t>
      </w:r>
      <w:r w:rsidR="00163CD4" w:rsidRPr="00EC76D5">
        <w:t>Graph</w:t>
      </w:r>
      <w:bookmarkEnd w:id="5716"/>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7" w:name="_Toc481936452"/>
      <w:r w:rsidRPr="00EC76D5">
        <w:lastRenderedPageBreak/>
        <w:t xml:space="preserve">The </w:t>
      </w:r>
      <w:r w:rsidR="002554E1" w:rsidRPr="00EC76D5">
        <w:t>Standard Library</w:t>
      </w:r>
      <w:bookmarkEnd w:id="5717"/>
    </w:p>
    <w:p w14:paraId="21B660CB" w14:textId="0EAC07D4" w:rsidR="00EE220E" w:rsidRPr="00EC76D5" w:rsidRDefault="00503728" w:rsidP="00265BDF">
      <w:pPr>
        <w:pStyle w:val="Rubrik2"/>
      </w:pPr>
      <w:bookmarkStart w:id="5718" w:name="_Toc481936453"/>
      <w:r w:rsidRPr="00EC76D5">
        <w:t>Integral and Floating Limits</w:t>
      </w:r>
      <w:bookmarkEnd w:id="5718"/>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9" w:name="_Toc481936454"/>
      <w:r w:rsidRPr="00EC76D5">
        <w:lastRenderedPageBreak/>
        <w:t>The A</w:t>
      </w:r>
      <w:r w:rsidR="00EE220E" w:rsidRPr="00EC76D5">
        <w:t>sser</w:t>
      </w:r>
      <w:r w:rsidR="008E5D1A" w:rsidRPr="00EC76D5">
        <w:t>t</w:t>
      </w:r>
      <w:r w:rsidRPr="00EC76D5">
        <w:t xml:space="preserve"> Macro</w:t>
      </w:r>
      <w:bookmarkEnd w:id="5719"/>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0" w:name="_Toc481936455"/>
      <w:r w:rsidRPr="00EC76D5">
        <w:t>Locale Data</w:t>
      </w:r>
      <w:bookmarkEnd w:id="5720"/>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1" w:name="_Toc481936456"/>
      <w:r w:rsidRPr="00EC76D5">
        <w:t>Character Types</w:t>
      </w:r>
      <w:bookmarkEnd w:id="5721"/>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2" w:name="_Toc481936457"/>
      <w:r w:rsidRPr="00EC76D5">
        <w:t>S</w:t>
      </w:r>
      <w:r w:rsidR="00EE220E" w:rsidRPr="00EC76D5">
        <w:t>tring</w:t>
      </w:r>
      <w:r w:rsidRPr="00EC76D5">
        <w:t>s</w:t>
      </w:r>
      <w:bookmarkEnd w:id="5722"/>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3" w:name="_Toc481936458"/>
      <w:r w:rsidRPr="00EC76D5">
        <w:t>Long Jumps</w:t>
      </w:r>
      <w:bookmarkEnd w:id="5723"/>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4" w:name="_Toc481936459"/>
      <w:r w:rsidRPr="00EC76D5">
        <w:t>Mathematical Functions</w:t>
      </w:r>
      <w:bookmarkEnd w:id="5724"/>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5" w:name="_Toc481936460"/>
      <w:r w:rsidRPr="00EC76D5">
        <w:t xml:space="preserve">Standard </w:t>
      </w:r>
      <w:proofErr w:type="spellStart"/>
      <w:r w:rsidRPr="00EC76D5">
        <w:t>Input/Output</w:t>
      </w:r>
      <w:bookmarkEnd w:id="5725"/>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6" w:name="_Toc481936461"/>
      <w:r w:rsidRPr="00EC76D5">
        <w:t>Printing</w:t>
      </w:r>
      <w:bookmarkEnd w:id="5726"/>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7" w:name="_Toc481936462"/>
      <w:r w:rsidRPr="00EC76D5">
        <w:t>Scanning</w:t>
      </w:r>
      <w:bookmarkEnd w:id="5727"/>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8" w:name="_Toc481936463"/>
      <w:r w:rsidRPr="00EC76D5">
        <w:t>F</w:t>
      </w:r>
      <w:r w:rsidR="00AF06D6" w:rsidRPr="00EC76D5">
        <w:t xml:space="preserve">ile </w:t>
      </w:r>
      <w:r w:rsidRPr="00EC76D5">
        <w:t>H</w:t>
      </w:r>
      <w:r w:rsidR="00AF06D6" w:rsidRPr="00EC76D5">
        <w:t>andling</w:t>
      </w:r>
      <w:bookmarkEnd w:id="5728"/>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9" w:name="_Toc481936464"/>
      <w:r w:rsidRPr="00EC76D5">
        <w:t>The Standard Library</w:t>
      </w:r>
      <w:bookmarkEnd w:id="5729"/>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0" w:name="_Toc481936465"/>
      <w:r w:rsidRPr="00EC76D5">
        <w:t>T</w:t>
      </w:r>
      <w:r w:rsidR="00D62A8B" w:rsidRPr="00EC76D5">
        <w:t>ime</w:t>
      </w:r>
      <w:bookmarkEnd w:id="5730"/>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1" w:name="_Ref418406175"/>
      <w:bookmarkStart w:id="5732" w:name="_Toc481936466"/>
      <w:proofErr w:type="spellStart"/>
      <w:r w:rsidRPr="00EC76D5">
        <w:lastRenderedPageBreak/>
        <w:t>Main</w:t>
      </w:r>
      <w:r w:rsidR="001B32C0" w:rsidRPr="00EC76D5">
        <w:t>.java</w:t>
      </w:r>
      <w:bookmarkEnd w:id="5731"/>
      <w:bookmarkEnd w:id="5732"/>
      <w:proofErr w:type="spellEnd"/>
    </w:p>
    <w:p w14:paraId="5A67EAB2" w14:textId="77777777" w:rsidR="007D596B" w:rsidRPr="00EC76D5" w:rsidRDefault="007D596B" w:rsidP="006A31DF">
      <w:pPr>
        <w:pStyle w:val="Rubrik1"/>
      </w:pPr>
      <w:bookmarkStart w:id="5733" w:name="_Ref417644950"/>
      <w:bookmarkStart w:id="5734" w:name="_Toc481936467"/>
      <w:r w:rsidRPr="00EC76D5">
        <w:lastRenderedPageBreak/>
        <w:t>The C Grammar</w:t>
      </w:r>
      <w:bookmarkEnd w:id="5733"/>
      <w:bookmarkEnd w:id="5734"/>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5" w:name="_Toc481936468"/>
      <w:r w:rsidRPr="00EC76D5">
        <w:t>The Preprocessor Grammar</w:t>
      </w:r>
      <w:bookmarkEnd w:id="5735"/>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6" w:name="_Toc481936469"/>
      <w:r w:rsidRPr="00EC76D5">
        <w:t xml:space="preserve">The </w:t>
      </w:r>
      <w:r w:rsidR="001C7B67" w:rsidRPr="00EC76D5">
        <w:t>Language</w:t>
      </w:r>
      <w:r w:rsidRPr="00EC76D5">
        <w:t xml:space="preserve"> Grammar</w:t>
      </w:r>
      <w:bookmarkEnd w:id="5736"/>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7" w:name="_Toc481936470"/>
      <w:r w:rsidRPr="00EC76D5">
        <w:lastRenderedPageBreak/>
        <w:t>A</w:t>
      </w:r>
      <w:r w:rsidR="00281D34" w:rsidRPr="00EC76D5">
        <w:t xml:space="preserve"> Crash Course in C</w:t>
      </w:r>
      <w:bookmarkEnd w:id="573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8" w:name="_Toc320485572"/>
      <w:bookmarkStart w:id="5739" w:name="_Toc323656681"/>
      <w:bookmarkStart w:id="5740" w:name="_Toc324085419"/>
      <w:bookmarkStart w:id="5741" w:name="_Toc383781071"/>
      <w:bookmarkStart w:id="5742" w:name="_Toc481936471"/>
      <w:r w:rsidRPr="00EC76D5">
        <w:t>The Compiler and the Linker</w:t>
      </w:r>
      <w:bookmarkEnd w:id="5738"/>
      <w:bookmarkEnd w:id="5739"/>
      <w:bookmarkEnd w:id="5740"/>
      <w:bookmarkEnd w:id="5741"/>
      <w:bookmarkEnd w:id="574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E238B" w:rsidRPr="003F7CF1" w:rsidRDefault="009E238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E238B" w:rsidRPr="003F7CF1" w:rsidRDefault="009E238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E238B" w:rsidRPr="003F7CF1" w:rsidRDefault="009E238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E238B" w:rsidRPr="003F7CF1" w:rsidRDefault="009E23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E238B" w:rsidRPr="003F7CF1" w:rsidRDefault="009E238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E238B" w:rsidRPr="003F7CF1" w:rsidRDefault="009E238B"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E238B" w:rsidRPr="003F7CF1" w:rsidRDefault="009E238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E238B" w:rsidRPr="003F7CF1" w:rsidRDefault="009E238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E238B" w:rsidRPr="003F7CF1" w:rsidRDefault="009E23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E238B" w:rsidRPr="003F7CF1" w:rsidRDefault="009E238B"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E238B" w:rsidRPr="003F7CF1" w:rsidRDefault="009E238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E238B" w:rsidRPr="003F7CF1" w:rsidRDefault="009E238B"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E238B" w:rsidRPr="003F7CF1" w:rsidRDefault="009E23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E238B" w:rsidRPr="003F7CF1" w:rsidRDefault="009E238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E238B" w:rsidRPr="003F7CF1" w:rsidRDefault="009E238B"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E238B" w:rsidRPr="003F7CF1" w:rsidRDefault="009E238B"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E238B" w:rsidRPr="003F7CF1" w:rsidRDefault="009E238B"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E238B" w:rsidRPr="003F7CF1" w:rsidRDefault="009E238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3" w:name="_Toc320485573"/>
      <w:bookmarkStart w:id="5744" w:name="_Toc323656682"/>
      <w:bookmarkStart w:id="5745" w:name="_Toc324085420"/>
      <w:bookmarkStart w:id="5746" w:name="_Toc383781072"/>
      <w:bookmarkStart w:id="5747" w:name="_Toc481936472"/>
      <w:r w:rsidRPr="00EC76D5">
        <w:t>The Hello-World Program</w:t>
      </w:r>
      <w:bookmarkEnd w:id="5743"/>
      <w:bookmarkEnd w:id="5744"/>
      <w:bookmarkEnd w:id="5745"/>
      <w:bookmarkEnd w:id="5746"/>
      <w:bookmarkEnd w:id="574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8" w:name="_Toc320485574"/>
      <w:bookmarkStart w:id="5749" w:name="_Toc323656683"/>
      <w:bookmarkStart w:id="5750" w:name="_Toc324085421"/>
      <w:bookmarkStart w:id="5751" w:name="_Toc383781073"/>
      <w:bookmarkStart w:id="5752" w:name="_Toc481936473"/>
      <w:r w:rsidRPr="00EC76D5">
        <w:t>Comments</w:t>
      </w:r>
      <w:bookmarkEnd w:id="5748"/>
      <w:bookmarkEnd w:id="5749"/>
      <w:bookmarkEnd w:id="5750"/>
      <w:bookmarkEnd w:id="5751"/>
      <w:bookmarkEnd w:id="575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4" w:author="Stefan Björnander" w:date="2012-05-06T23:23:00Z">
          <w:pPr>
            <w:pStyle w:val="Rubrik2"/>
          </w:pPr>
        </w:pPrChange>
      </w:pPr>
      <w:bookmarkStart w:id="5755" w:name="_Toc323656684"/>
      <w:bookmarkStart w:id="5756" w:name="_Toc324085422"/>
      <w:bookmarkStart w:id="5757" w:name="_Toc383781074"/>
      <w:bookmarkStart w:id="5758" w:name="_Toc481936474"/>
      <w:r w:rsidRPr="00EC76D5">
        <w:t>Types and Variables</w:t>
      </w:r>
      <w:bookmarkEnd w:id="5753"/>
      <w:bookmarkEnd w:id="5755"/>
      <w:bookmarkEnd w:id="5756"/>
      <w:bookmarkEnd w:id="5757"/>
      <w:bookmarkEnd w:id="5758"/>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9" w:name="_Toc320485576"/>
      <w:bookmarkStart w:id="5760" w:name="_Toc323656685"/>
      <w:bookmarkStart w:id="5761" w:name="_Toc324085423"/>
      <w:bookmarkStart w:id="5762" w:name="_Toc383781075"/>
      <w:bookmarkStart w:id="5763" w:name="_Ref383781525"/>
      <w:bookmarkStart w:id="5764" w:name="_Toc481936475"/>
      <w:r w:rsidRPr="00EC76D5">
        <w:t>Simple Types</w:t>
      </w:r>
      <w:bookmarkEnd w:id="5759"/>
      <w:bookmarkEnd w:id="5760"/>
      <w:bookmarkEnd w:id="5761"/>
      <w:bookmarkEnd w:id="5762"/>
      <w:bookmarkEnd w:id="5763"/>
      <w:bookmarkEnd w:id="5764"/>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5" w:name="_Toc320485577"/>
      <w:bookmarkStart w:id="5766" w:name="_Toc323656686"/>
      <w:bookmarkStart w:id="5767" w:name="_Toc324085424"/>
      <w:bookmarkStart w:id="5768" w:name="_Toc383781076"/>
      <w:bookmarkStart w:id="5769" w:name="_Toc481936476"/>
      <w:r w:rsidRPr="00EC76D5">
        <w:t>Variables</w:t>
      </w:r>
      <w:bookmarkEnd w:id="5765"/>
      <w:bookmarkEnd w:id="5766"/>
      <w:bookmarkEnd w:id="5767"/>
      <w:bookmarkEnd w:id="5768"/>
      <w:bookmarkEnd w:id="5769"/>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E238B" w:rsidRPr="003F7CF1" w:rsidRDefault="009E23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E238B" w:rsidRPr="003F7CF1" w:rsidRDefault="009E238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E238B" w:rsidRPr="003F7CF1" w:rsidRDefault="009E238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E238B" w:rsidRPr="003F7CF1" w:rsidRDefault="009E238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E238B" w:rsidRPr="003F7CF1" w:rsidRDefault="009E238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E238B" w:rsidRPr="003F7CF1" w:rsidRDefault="009E238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E238B" w:rsidRPr="003F7CF1" w:rsidRDefault="009E23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E238B" w:rsidRPr="003F7CF1" w:rsidRDefault="009E238B"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E238B" w:rsidRPr="003F7CF1" w:rsidRDefault="009E238B"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E238B" w:rsidRPr="003F7CF1" w:rsidRDefault="009E238B"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E238B" w:rsidRPr="003F7CF1" w:rsidRDefault="009E238B"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E238B" w:rsidRPr="003F7CF1" w:rsidRDefault="009E238B"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E238B" w:rsidRPr="003F7CF1" w:rsidRDefault="009E238B"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E238B" w:rsidRPr="003F7CF1" w:rsidRDefault="009E238B"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E238B" w:rsidRPr="003F7CF1" w:rsidRDefault="009E238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0" w:name="_Toc320485578"/>
      <w:bookmarkStart w:id="5771" w:name="_Toc323656687"/>
      <w:bookmarkStart w:id="5772" w:name="_Toc324085425"/>
      <w:bookmarkStart w:id="5773" w:name="_Toc383781077"/>
      <w:bookmarkStart w:id="5774" w:name="_Toc481936477"/>
      <w:bookmarkStart w:id="5775" w:name="_Toc320485579"/>
      <w:r w:rsidRPr="00EC76D5">
        <w:t>Constants</w:t>
      </w:r>
      <w:bookmarkEnd w:id="5770"/>
      <w:bookmarkEnd w:id="5771"/>
      <w:bookmarkEnd w:id="5772"/>
      <w:bookmarkEnd w:id="5773"/>
      <w:bookmarkEnd w:id="5774"/>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6" w:name="_Toc323656688"/>
      <w:bookmarkStart w:id="5777" w:name="_Toc324085426"/>
      <w:bookmarkStart w:id="5778" w:name="_Toc383781078"/>
      <w:bookmarkStart w:id="5779" w:name="_Toc481936478"/>
      <w:r w:rsidRPr="00EC76D5">
        <w:t>Output</w:t>
      </w:r>
      <w:bookmarkEnd w:id="5775"/>
      <w:bookmarkEnd w:id="5776"/>
      <w:bookmarkEnd w:id="5777"/>
      <w:bookmarkEnd w:id="5778"/>
      <w:bookmarkEnd w:id="5779"/>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0" w:name="_Toc320485580"/>
      <w:bookmarkStart w:id="5781" w:name="_Toc323656689"/>
      <w:bookmarkStart w:id="5782" w:name="_Toc324085427"/>
      <w:bookmarkStart w:id="5783" w:name="_Toc383781079"/>
      <w:bookmarkStart w:id="5784" w:name="_Toc481936479"/>
      <w:r w:rsidRPr="00EC76D5">
        <w:t>Input</w:t>
      </w:r>
      <w:bookmarkEnd w:id="5780"/>
      <w:bookmarkEnd w:id="5781"/>
      <w:bookmarkEnd w:id="5782"/>
      <w:bookmarkEnd w:id="5783"/>
      <w:bookmarkEnd w:id="5784"/>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5"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6"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7" w:name="_Toc323656690"/>
      <w:bookmarkStart w:id="5788" w:name="_Toc324085428"/>
      <w:bookmarkStart w:id="5789" w:name="_Toc383781080"/>
      <w:bookmarkStart w:id="5790" w:name="_Toc481936480"/>
      <w:r w:rsidRPr="00EC76D5">
        <w:t>Enumerations</w:t>
      </w:r>
      <w:bookmarkEnd w:id="5785"/>
      <w:bookmarkEnd w:id="5787"/>
      <w:bookmarkEnd w:id="5788"/>
      <w:bookmarkEnd w:id="5789"/>
      <w:bookmarkEnd w:id="5790"/>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1" w:name="_Toc320485582"/>
      <w:bookmarkStart w:id="5792" w:name="_Toc323656691"/>
      <w:bookmarkStart w:id="5793" w:name="_Toc324085429"/>
      <w:bookmarkStart w:id="5794" w:name="_Toc383781081"/>
      <w:bookmarkStart w:id="5795" w:name="_Toc481936481"/>
      <w:r w:rsidRPr="00EC76D5">
        <w:t>Arrays</w:t>
      </w:r>
      <w:bookmarkEnd w:id="5791"/>
      <w:bookmarkEnd w:id="5792"/>
      <w:bookmarkEnd w:id="5793"/>
      <w:bookmarkEnd w:id="5794"/>
      <w:bookmarkEnd w:id="5795"/>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E238B" w:rsidRPr="003F7CF1" w:rsidRDefault="009E238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E238B" w:rsidRPr="003F7CF1" w:rsidRDefault="009E238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E238B" w:rsidRPr="003F7CF1" w:rsidRDefault="009E238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E238B" w:rsidRPr="003F7CF1" w:rsidRDefault="009E23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E238B" w:rsidRPr="003F7CF1" w:rsidRDefault="009E23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E238B" w:rsidRPr="003F7CF1" w:rsidRDefault="009E23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E238B" w:rsidRPr="003F7CF1" w:rsidRDefault="009E238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E238B" w:rsidRPr="003F7CF1" w:rsidRDefault="009E238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E238B" w:rsidRPr="003F7CF1" w:rsidRDefault="009E238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E238B" w:rsidRPr="003F7CF1" w:rsidRDefault="009E238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E238B" w:rsidRPr="003F7CF1" w:rsidRDefault="009E238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E238B" w:rsidRPr="003F7CF1" w:rsidRDefault="009E238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E238B" w:rsidRPr="003F7CF1" w:rsidRDefault="009E238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E238B" w:rsidRPr="003F7CF1" w:rsidRDefault="009E23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E238B" w:rsidRPr="003F7CF1" w:rsidRDefault="009E23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E238B" w:rsidRPr="003F7CF1" w:rsidRDefault="009E238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E238B" w:rsidRPr="003F7CF1" w:rsidRDefault="009E23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E238B" w:rsidRPr="003F7CF1" w:rsidRDefault="009E238B"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E238B" w:rsidRPr="003F7CF1" w:rsidRDefault="009E238B"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E238B" w:rsidRPr="003F7CF1" w:rsidRDefault="009E238B"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E238B" w:rsidRPr="003F7CF1" w:rsidRDefault="009E238B"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E238B" w:rsidRPr="003F7CF1" w:rsidRDefault="009E238B"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E238B" w:rsidRPr="003F7CF1" w:rsidRDefault="009E238B"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E238B" w:rsidRPr="003F7CF1" w:rsidRDefault="009E238B"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E238B" w:rsidRPr="003F7CF1" w:rsidRDefault="009E238B"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E238B" w:rsidRPr="003F7CF1" w:rsidRDefault="009E238B"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E238B" w:rsidRPr="003F7CF1" w:rsidRDefault="009E238B"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E238B" w:rsidRPr="003F7CF1" w:rsidRDefault="009E238B"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E238B" w:rsidRPr="003F7CF1" w:rsidRDefault="009E238B"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E238B" w:rsidRPr="003F7CF1" w:rsidRDefault="009E238B"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E238B" w:rsidRPr="003F7CF1" w:rsidRDefault="009E238B"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E238B" w:rsidRPr="003F7CF1" w:rsidRDefault="009E238B"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E238B" w:rsidRPr="003F7CF1" w:rsidRDefault="009E238B"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E238B" w:rsidRPr="003F7CF1" w:rsidRDefault="009E238B"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E238B" w:rsidRPr="003F7CF1" w:rsidRDefault="009E238B"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E238B" w:rsidRPr="003F7CF1" w:rsidRDefault="009E238B"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E238B" w:rsidRPr="003F7CF1" w:rsidRDefault="009E238B"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E238B" w:rsidRPr="003F7CF1" w:rsidRDefault="009E238B"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E238B" w:rsidRPr="003F7CF1" w:rsidRDefault="009E238B"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E238B" w:rsidRPr="003F7CF1" w:rsidRDefault="009E238B"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E238B" w:rsidRPr="003F7CF1" w:rsidRDefault="009E238B"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E238B" w:rsidRPr="003F7CF1" w:rsidRDefault="009E238B"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E238B" w:rsidRPr="003F7CF1" w:rsidRDefault="009E238B"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E238B" w:rsidRPr="003F7CF1" w:rsidRDefault="009E238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E238B" w:rsidRPr="003F7CF1" w:rsidRDefault="009E238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E238B" w:rsidRPr="003F7CF1" w:rsidRDefault="009E238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E238B" w:rsidRPr="003F7CF1" w:rsidRDefault="009E238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E238B" w:rsidRPr="003F7CF1" w:rsidRDefault="009E238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E238B" w:rsidRPr="003F7CF1" w:rsidRDefault="009E238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E238B" w:rsidRPr="003F7CF1" w:rsidRDefault="009E238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E238B" w:rsidRPr="003F7CF1" w:rsidRDefault="009E238B"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E238B" w:rsidRPr="003F7CF1" w:rsidRDefault="009E238B"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E238B" w:rsidRPr="003F7CF1" w:rsidRDefault="009E238B"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E238B" w:rsidRPr="003F7CF1" w:rsidRDefault="009E238B"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E238B" w:rsidRPr="003F7CF1" w:rsidRDefault="009E238B"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E238B" w:rsidRPr="003F7CF1" w:rsidRDefault="009E238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6" w:name="_Toc320485583"/>
      <w:bookmarkStart w:id="5797" w:name="_Toc323656692"/>
      <w:bookmarkStart w:id="5798" w:name="_Toc324085430"/>
      <w:bookmarkStart w:id="5799" w:name="_Toc383781082"/>
      <w:bookmarkStart w:id="5800" w:name="_Toc481936482"/>
      <w:r w:rsidRPr="00EC76D5">
        <w:t>Characters and Strings</w:t>
      </w:r>
      <w:bookmarkEnd w:id="5796"/>
      <w:bookmarkEnd w:id="5797"/>
      <w:bookmarkEnd w:id="5798"/>
      <w:bookmarkEnd w:id="5799"/>
      <w:bookmarkEnd w:id="5800"/>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E238B" w:rsidRPr="003F7CF1" w:rsidRDefault="009E238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E238B" w:rsidRPr="003F7CF1" w:rsidRDefault="009E23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E238B" w:rsidRPr="003F7CF1" w:rsidRDefault="009E238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E238B" w:rsidRPr="003F7CF1" w:rsidRDefault="009E238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E238B" w:rsidRPr="003F7CF1" w:rsidRDefault="009E238B"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E238B" w:rsidRPr="003F7CF1" w:rsidRDefault="009E238B"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E238B" w:rsidRPr="003F7CF1" w:rsidRDefault="009E238B"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E238B" w:rsidRPr="003F7CF1" w:rsidRDefault="009E238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1" w:name="_Toc323656693"/>
      <w:bookmarkStart w:id="5802" w:name="_Toc324085431"/>
      <w:bookmarkStart w:id="5803" w:name="_Toc383781083"/>
      <w:bookmarkStart w:id="5804" w:name="_Toc481936483"/>
      <w:r w:rsidRPr="00EC76D5">
        <w:t>The ASCII Table</w:t>
      </w:r>
      <w:bookmarkEnd w:id="5801"/>
      <w:bookmarkEnd w:id="5802"/>
      <w:bookmarkEnd w:id="5803"/>
      <w:bookmarkEnd w:id="5804"/>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5" w:name="_Toc320485584"/>
      <w:bookmarkStart w:id="5806" w:name="_Toc323656694"/>
      <w:bookmarkStart w:id="5807" w:name="_Toc324085432"/>
      <w:bookmarkStart w:id="5808" w:name="_Ref383780778"/>
      <w:bookmarkStart w:id="5809" w:name="_Toc383781084"/>
      <w:bookmarkStart w:id="5810" w:name="_Toc481936484"/>
      <w:r w:rsidRPr="00EC76D5">
        <w:t>Pointers</w:t>
      </w:r>
      <w:bookmarkEnd w:id="5805"/>
      <w:bookmarkEnd w:id="5806"/>
      <w:bookmarkEnd w:id="5807"/>
      <w:bookmarkEnd w:id="5808"/>
      <w:bookmarkEnd w:id="5809"/>
      <w:bookmarkEnd w:id="5810"/>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E238B" w:rsidRPr="003F7CF1" w:rsidRDefault="009E23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E238B" w:rsidRPr="003F7CF1" w:rsidRDefault="009E238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E238B" w:rsidRPr="003F7CF1" w:rsidRDefault="009E23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E238B" w:rsidRPr="003F7CF1" w:rsidRDefault="009E238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E238B" w:rsidRPr="003F7CF1" w:rsidRDefault="009E238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E238B" w:rsidRPr="003F7CF1" w:rsidRDefault="009E238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E238B" w:rsidRPr="003F7CF1" w:rsidRDefault="009E238B"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E238B" w:rsidRPr="003F7CF1" w:rsidRDefault="009E238B"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E238B" w:rsidRPr="003F7CF1" w:rsidRDefault="009E238B"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E238B" w:rsidRPr="003F7CF1" w:rsidRDefault="009E238B"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E238B" w:rsidRPr="003F7CF1" w:rsidRDefault="009E238B"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E238B" w:rsidRPr="003F7CF1" w:rsidRDefault="009E238B"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E238B" w:rsidRPr="003F7CF1" w:rsidRDefault="009E238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E238B" w:rsidRPr="003F7CF1" w:rsidRDefault="009E238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E238B" w:rsidRPr="003F7CF1" w:rsidRDefault="009E238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E238B" w:rsidRPr="003F7CF1" w:rsidRDefault="009E238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E238B" w:rsidRPr="003F7CF1" w:rsidRDefault="009E238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E238B" w:rsidRPr="003F7CF1" w:rsidRDefault="009E238B"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E238B" w:rsidRPr="003F7CF1" w:rsidRDefault="009E238B"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E238B" w:rsidRPr="003F7CF1" w:rsidRDefault="009E238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1" w:name="_Toc320485585"/>
      <w:bookmarkStart w:id="5812" w:name="_Toc323656695"/>
      <w:bookmarkStart w:id="5813" w:name="_Toc324085433"/>
      <w:bookmarkStart w:id="5814" w:name="_Toc383781085"/>
      <w:bookmarkStart w:id="5815" w:name="_Toc481936485"/>
      <w:r w:rsidRPr="00EC76D5">
        <w:t>Pointers and Dynamic Memory</w:t>
      </w:r>
      <w:bookmarkEnd w:id="5811"/>
      <w:bookmarkEnd w:id="5812"/>
      <w:bookmarkEnd w:id="5813"/>
      <w:bookmarkEnd w:id="5814"/>
      <w:bookmarkEnd w:id="5815"/>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E238B" w:rsidRPr="003F7CF1" w:rsidRDefault="009E23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E238B" w:rsidRPr="003F7CF1" w:rsidRDefault="009E238B"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E238B" w:rsidRPr="003F7CF1" w:rsidRDefault="009E238B"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E238B" w:rsidRPr="003F7CF1" w:rsidRDefault="009E23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E238B" w:rsidRPr="003F7CF1" w:rsidRDefault="009E238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E238B" w:rsidRPr="003F7CF1" w:rsidRDefault="009E238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E238B" w:rsidRPr="003F7CF1" w:rsidRDefault="009E238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E238B" w:rsidRPr="003F7CF1" w:rsidRDefault="009E238B"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E238B" w:rsidRPr="003F7CF1" w:rsidRDefault="009E238B"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E238B" w:rsidRPr="003F7CF1" w:rsidRDefault="009E238B"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E238B" w:rsidRPr="003F7CF1" w:rsidRDefault="009E238B"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E238B" w:rsidRPr="003F7CF1" w:rsidRDefault="009E238B"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E238B" w:rsidRPr="003F7CF1" w:rsidRDefault="009E238B"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E238B" w:rsidRPr="003F7CF1" w:rsidRDefault="009E238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E238B" w:rsidRPr="003F7CF1" w:rsidRDefault="009E238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E238B" w:rsidRPr="003F7CF1" w:rsidRDefault="009E238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E238B" w:rsidRPr="003F7CF1" w:rsidRDefault="009E238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E238B" w:rsidRPr="003F7CF1" w:rsidRDefault="009E238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E238B" w:rsidRPr="003F7CF1" w:rsidRDefault="009E238B"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E238B" w:rsidRPr="003F7CF1" w:rsidRDefault="009E238B"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E238B" w:rsidRPr="003F7CF1" w:rsidRDefault="009E238B"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E238B" w:rsidRPr="003F7CF1" w:rsidRDefault="009E238B"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E238B" w:rsidRPr="003F7CF1" w:rsidRDefault="009E238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E238B" w:rsidRPr="003F7CF1" w:rsidRDefault="009E238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E238B" w:rsidRPr="003F7CF1" w:rsidRDefault="009E238B"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E238B" w:rsidRPr="003F7CF1" w:rsidRDefault="009E238B"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E238B" w:rsidRPr="003F7CF1" w:rsidRDefault="009E238B"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E238B" w:rsidRPr="003F7CF1" w:rsidRDefault="009E238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E238B" w:rsidRPr="003F7CF1" w:rsidRDefault="009E238B"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E238B" w:rsidRPr="003F7CF1" w:rsidRDefault="009E238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E238B" w:rsidRPr="003F7CF1" w:rsidRDefault="009E23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E238B" w:rsidRPr="003F7CF1" w:rsidRDefault="009E238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E238B" w:rsidRPr="003F7CF1" w:rsidRDefault="009E238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E238B" w:rsidRPr="003F7CF1" w:rsidRDefault="009E23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E238B" w:rsidRPr="003F7CF1" w:rsidRDefault="009E238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E238B" w:rsidRPr="003F7CF1" w:rsidRDefault="009E238B"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E238B" w:rsidRPr="003F7CF1" w:rsidRDefault="009E238B"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E238B" w:rsidRPr="003F7CF1" w:rsidRDefault="009E238B"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E238B" w:rsidRPr="003F7CF1" w:rsidRDefault="009E238B"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E238B" w:rsidRPr="003F7CF1" w:rsidRDefault="009E238B"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E238B" w:rsidRPr="003F7CF1" w:rsidRDefault="009E238B"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E238B" w:rsidRPr="003F7CF1" w:rsidRDefault="009E238B"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E238B" w:rsidRPr="003F7CF1" w:rsidRDefault="009E238B"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E238B" w:rsidRPr="003F7CF1" w:rsidRDefault="009E238B"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E238B" w:rsidRPr="003F7CF1" w:rsidRDefault="009E238B"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E238B" w:rsidRPr="003F7CF1" w:rsidRDefault="009E238B"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E238B" w:rsidRPr="003F7CF1" w:rsidRDefault="009E238B"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E238B" w:rsidRPr="003F7CF1" w:rsidRDefault="009E238B"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6" w:name="_Toc320485586"/>
      <w:bookmarkStart w:id="5817" w:name="_Toc323656696"/>
      <w:bookmarkStart w:id="5818" w:name="_Toc324085434"/>
      <w:bookmarkStart w:id="5819" w:name="_Toc383781086"/>
      <w:bookmarkStart w:id="5820" w:name="_Toc481936486"/>
      <w:r w:rsidRPr="00EC76D5">
        <w:t>Defining our own types</w:t>
      </w:r>
      <w:bookmarkEnd w:id="5816"/>
      <w:bookmarkEnd w:id="5817"/>
      <w:bookmarkEnd w:id="5818"/>
      <w:bookmarkEnd w:id="5819"/>
      <w:bookmarkEnd w:id="5820"/>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1" w:name="_Toc320485587"/>
      <w:bookmarkStart w:id="5822" w:name="_Toc323656697"/>
      <w:bookmarkStart w:id="5823" w:name="_Toc324085435"/>
      <w:bookmarkStart w:id="5824" w:name="_Toc383781087"/>
      <w:bookmarkStart w:id="5825" w:name="_Toc481936487"/>
      <w:r w:rsidRPr="00EC76D5">
        <w:t>The Type Size</w:t>
      </w:r>
      <w:bookmarkEnd w:id="5821"/>
      <w:bookmarkEnd w:id="5822"/>
      <w:bookmarkEnd w:id="5823"/>
      <w:bookmarkEnd w:id="5824"/>
      <w:bookmarkEnd w:id="5825"/>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6"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7" w:name="_Toc320485588"/>
      <w:bookmarkStart w:id="5828" w:name="_Toc323656698"/>
      <w:bookmarkStart w:id="5829" w:name="_Toc324085436"/>
      <w:bookmarkStart w:id="5830" w:name="_Toc383781088"/>
      <w:bookmarkStart w:id="5831" w:name="_Toc481936488"/>
      <w:r w:rsidRPr="00EC76D5">
        <w:t>Expressions and Operators</w:t>
      </w:r>
      <w:bookmarkEnd w:id="5827"/>
      <w:bookmarkEnd w:id="5828"/>
      <w:bookmarkEnd w:id="5829"/>
      <w:bookmarkEnd w:id="5830"/>
      <w:bookmarkEnd w:id="5831"/>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E238B" w:rsidRPr="003F7CF1" w:rsidRDefault="009E238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0950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E238B" w:rsidRPr="003F7CF1" w:rsidRDefault="009E238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E238B" w:rsidRPr="003F7CF1" w:rsidRDefault="009E238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E238B" w:rsidRPr="003F7CF1" w:rsidRDefault="009E238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E238B" w:rsidRPr="003F7CF1" w:rsidRDefault="009E238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0950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E238B" w:rsidRPr="003F7CF1" w:rsidRDefault="009E238B"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E238B" w:rsidRPr="003F7CF1" w:rsidRDefault="009E238B"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E238B" w:rsidRPr="003F7CF1" w:rsidRDefault="009E238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2" w:name="_Toc320485589"/>
      <w:bookmarkStart w:id="5833" w:name="_Toc323656699"/>
      <w:bookmarkStart w:id="5834" w:name="_Toc324085437"/>
      <w:bookmarkStart w:id="5835" w:name="_Toc383781089"/>
      <w:bookmarkStart w:id="5836" w:name="_Toc481936489"/>
      <w:r w:rsidRPr="00EC76D5">
        <w:t>Arithmetic Operators</w:t>
      </w:r>
      <w:bookmarkEnd w:id="5832"/>
      <w:bookmarkEnd w:id="5833"/>
      <w:bookmarkEnd w:id="5834"/>
      <w:bookmarkEnd w:id="5835"/>
      <w:bookmarkEnd w:id="5836"/>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7" w:name="_Toc320485590"/>
      <w:bookmarkStart w:id="5838" w:name="_Toc323656700"/>
      <w:bookmarkStart w:id="5839" w:name="_Toc324085438"/>
      <w:bookmarkStart w:id="5840" w:name="_Toc383781090"/>
      <w:bookmarkStart w:id="5841" w:name="_Toc481936490"/>
      <w:r w:rsidRPr="00EC76D5">
        <w:rPr>
          <w:rStyle w:val="Italic"/>
          <w:i w:val="0"/>
        </w:rPr>
        <w:t>Pointer Arithmetic</w:t>
      </w:r>
      <w:bookmarkEnd w:id="5837"/>
      <w:bookmarkEnd w:id="5838"/>
      <w:bookmarkEnd w:id="5839"/>
      <w:bookmarkEnd w:id="5840"/>
      <w:bookmarkEnd w:id="5841"/>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E238B" w:rsidRPr="003F7CF1" w:rsidRDefault="009E238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E238B" w:rsidRPr="003F7CF1" w:rsidRDefault="009E238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E238B" w:rsidRPr="003F7CF1" w:rsidRDefault="009E238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E238B" w:rsidRPr="003F7CF1" w:rsidRDefault="009E238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E238B" w:rsidRPr="003F7CF1" w:rsidRDefault="009E238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E238B" w:rsidRPr="003F7CF1" w:rsidRDefault="009E238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E238B" w:rsidRPr="003F7CF1" w:rsidRDefault="009E238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E238B" w:rsidRPr="003F7CF1" w:rsidRDefault="009E238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E238B" w:rsidRPr="003F7CF1" w:rsidRDefault="009E238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E238B" w:rsidRPr="003F7CF1" w:rsidRDefault="009E238B"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E238B" w:rsidRPr="003F7CF1" w:rsidRDefault="009E238B"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E238B" w:rsidRPr="003F7CF1" w:rsidRDefault="009E238B"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E238B" w:rsidRPr="003F7CF1" w:rsidRDefault="009E238B"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E238B" w:rsidRPr="003F7CF1" w:rsidRDefault="009E238B"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E238B" w:rsidRPr="003F7CF1" w:rsidRDefault="009E238B"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E238B" w:rsidRPr="003F7CF1" w:rsidRDefault="009E238B"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E238B" w:rsidRPr="003F7CF1" w:rsidRDefault="009E238B"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E238B" w:rsidRPr="003F7CF1" w:rsidRDefault="009E238B"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E238B" w:rsidRPr="003F7CF1" w:rsidRDefault="009E238B"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2" w:name="_Toc320485591"/>
      <w:bookmarkStart w:id="5843" w:name="_Toc323656701"/>
      <w:bookmarkStart w:id="5844" w:name="_Toc324085439"/>
      <w:bookmarkStart w:id="5845" w:name="_Toc383781091"/>
      <w:bookmarkStart w:id="5846" w:name="_Toc481936491"/>
      <w:r w:rsidRPr="00EC76D5">
        <w:t>Increment and decrement</w:t>
      </w:r>
      <w:bookmarkEnd w:id="5842"/>
      <w:bookmarkEnd w:id="5843"/>
      <w:bookmarkEnd w:id="5844"/>
      <w:bookmarkEnd w:id="5845"/>
      <w:bookmarkEnd w:id="5846"/>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7" w:name="_Toc320485592"/>
      <w:bookmarkStart w:id="5848" w:name="_Toc323656702"/>
      <w:bookmarkStart w:id="5849" w:name="_Toc324085440"/>
      <w:bookmarkStart w:id="5850" w:name="_Toc383781092"/>
      <w:bookmarkStart w:id="5851" w:name="_Toc481936492"/>
      <w:r w:rsidRPr="00EC76D5">
        <w:t>Relational Operators</w:t>
      </w:r>
      <w:bookmarkEnd w:id="5847"/>
      <w:bookmarkEnd w:id="5848"/>
      <w:bookmarkEnd w:id="5849"/>
      <w:bookmarkEnd w:id="5850"/>
      <w:bookmarkEnd w:id="5851"/>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2" w:name="_Toc320485593"/>
      <w:bookmarkStart w:id="5853" w:name="_Toc323656703"/>
      <w:bookmarkStart w:id="5854" w:name="_Toc324085441"/>
      <w:bookmarkStart w:id="5855" w:name="_Toc383781093"/>
      <w:bookmarkStart w:id="5856" w:name="_Toc481936493"/>
      <w:r w:rsidRPr="00EC76D5">
        <w:t>Logical Operators</w:t>
      </w:r>
      <w:bookmarkEnd w:id="5852"/>
      <w:bookmarkEnd w:id="5853"/>
      <w:bookmarkEnd w:id="5854"/>
      <w:bookmarkEnd w:id="5855"/>
      <w:bookmarkEnd w:id="5856"/>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7" w:name="_Toc320485594"/>
      <w:bookmarkStart w:id="5858" w:name="_Toc323656704"/>
      <w:bookmarkStart w:id="5859" w:name="_Toc324085442"/>
      <w:bookmarkStart w:id="5860" w:name="_Toc383781094"/>
      <w:bookmarkStart w:id="5861" w:name="_Toc481936494"/>
      <w:r w:rsidRPr="00EC76D5">
        <w:t>Bitwise Operators</w:t>
      </w:r>
      <w:bookmarkEnd w:id="5857"/>
      <w:bookmarkEnd w:id="5858"/>
      <w:bookmarkEnd w:id="5859"/>
      <w:bookmarkEnd w:id="5860"/>
      <w:bookmarkEnd w:id="5861"/>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30949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30949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2" w:name="_Toc320485595"/>
      <w:bookmarkStart w:id="5863" w:name="_Toc323656705"/>
      <w:bookmarkStart w:id="5864" w:name="_Toc324085443"/>
      <w:bookmarkStart w:id="5865" w:name="_Toc383781095"/>
      <w:bookmarkStart w:id="5866" w:name="_Toc481936495"/>
      <w:r w:rsidRPr="00EC76D5">
        <w:lastRenderedPageBreak/>
        <w:t>Assignment</w:t>
      </w:r>
      <w:bookmarkEnd w:id="5862"/>
      <w:bookmarkEnd w:id="5863"/>
      <w:bookmarkEnd w:id="5864"/>
      <w:bookmarkEnd w:id="5865"/>
      <w:bookmarkEnd w:id="5866"/>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7" w:name="_Toc320485596"/>
      <w:bookmarkStart w:id="5868" w:name="_Toc323656706"/>
      <w:bookmarkStart w:id="5869" w:name="_Toc324085444"/>
      <w:bookmarkStart w:id="5870" w:name="_Toc383781096"/>
      <w:bookmarkStart w:id="5871" w:name="_Toc481936496"/>
      <w:r w:rsidRPr="00EC76D5">
        <w:t>The Condition Operator</w:t>
      </w:r>
      <w:bookmarkEnd w:id="5867"/>
      <w:bookmarkEnd w:id="5868"/>
      <w:bookmarkEnd w:id="5869"/>
      <w:bookmarkEnd w:id="5870"/>
      <w:bookmarkEnd w:id="5871"/>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2" w:name="_Toc320485597"/>
      <w:bookmarkStart w:id="5873" w:name="_Toc323656707"/>
      <w:bookmarkStart w:id="5874" w:name="_Toc324085445"/>
      <w:bookmarkStart w:id="5875" w:name="_Toc383781097"/>
      <w:bookmarkStart w:id="5876" w:name="_Toc481936497"/>
      <w:r w:rsidRPr="00EC76D5">
        <w:t>Precedence and Associatively</w:t>
      </w:r>
      <w:bookmarkEnd w:id="5872"/>
      <w:bookmarkEnd w:id="5873"/>
      <w:bookmarkEnd w:id="5874"/>
      <w:bookmarkEnd w:id="5875"/>
      <w:bookmarkEnd w:id="5876"/>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7" w:name="_Toc320485598"/>
      <w:bookmarkStart w:id="5878" w:name="_Toc323656708"/>
      <w:bookmarkStart w:id="5879" w:name="_Toc324085446"/>
      <w:bookmarkStart w:id="5880" w:name="_Toc383781098"/>
      <w:bookmarkStart w:id="5881" w:name="_Toc481936498"/>
      <w:r w:rsidRPr="00EC76D5">
        <w:t>Statements</w:t>
      </w:r>
      <w:bookmarkEnd w:id="5877"/>
      <w:bookmarkEnd w:id="5878"/>
      <w:bookmarkEnd w:id="5879"/>
      <w:bookmarkEnd w:id="5880"/>
      <w:bookmarkEnd w:id="5881"/>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2" w:name="_Toc320485599"/>
      <w:bookmarkStart w:id="5883" w:name="_Toc323656709"/>
      <w:bookmarkStart w:id="5884" w:name="_Toc324085447"/>
      <w:bookmarkStart w:id="5885" w:name="_Toc383781099"/>
      <w:bookmarkStart w:id="5886" w:name="_Toc481936499"/>
      <w:r w:rsidRPr="00EC76D5">
        <w:t>Selection statements</w:t>
      </w:r>
      <w:bookmarkEnd w:id="5882"/>
      <w:bookmarkEnd w:id="5883"/>
      <w:bookmarkEnd w:id="5884"/>
      <w:bookmarkEnd w:id="5885"/>
      <w:bookmarkEnd w:id="5886"/>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7" w:name="_Toc320485600"/>
      <w:bookmarkStart w:id="5888" w:name="_Toc323656710"/>
      <w:bookmarkStart w:id="5889" w:name="_Toc324085448"/>
      <w:bookmarkStart w:id="5890" w:name="_Toc383781100"/>
      <w:bookmarkStart w:id="5891" w:name="_Toc481936500"/>
      <w:r w:rsidRPr="00EC76D5">
        <w:t>Iteration statements</w:t>
      </w:r>
      <w:bookmarkEnd w:id="5887"/>
      <w:bookmarkEnd w:id="5888"/>
      <w:bookmarkEnd w:id="5889"/>
      <w:bookmarkEnd w:id="5890"/>
      <w:bookmarkEnd w:id="5891"/>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2" w:name="_Toc320485601"/>
      <w:bookmarkStart w:id="5893" w:name="_Toc323656711"/>
      <w:bookmarkStart w:id="5894" w:name="_Toc324085449"/>
      <w:bookmarkStart w:id="5895" w:name="_Toc383781101"/>
      <w:bookmarkStart w:id="5896" w:name="_Toc481936501"/>
      <w:r w:rsidRPr="00EC76D5">
        <w:t>Jump statements</w:t>
      </w:r>
      <w:bookmarkEnd w:id="5892"/>
      <w:bookmarkEnd w:id="5893"/>
      <w:bookmarkEnd w:id="5894"/>
      <w:bookmarkEnd w:id="5895"/>
      <w:bookmarkEnd w:id="5896"/>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7" w:name="_Toc320485602"/>
      <w:bookmarkStart w:id="5898" w:name="_Toc323656712"/>
      <w:bookmarkStart w:id="5899" w:name="_Toc324085450"/>
      <w:bookmarkStart w:id="5900" w:name="_Toc383781102"/>
      <w:bookmarkStart w:id="5901" w:name="_Toc481936502"/>
      <w:r w:rsidRPr="00EC76D5">
        <w:t>Expression statements</w:t>
      </w:r>
      <w:bookmarkEnd w:id="5897"/>
      <w:bookmarkEnd w:id="5898"/>
      <w:bookmarkEnd w:id="5899"/>
      <w:bookmarkEnd w:id="5900"/>
      <w:bookmarkEnd w:id="5901"/>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2" w:name="_Toc323656713"/>
      <w:bookmarkStart w:id="5903" w:name="_Toc324085451"/>
      <w:bookmarkStart w:id="5904" w:name="_Toc383781103"/>
      <w:bookmarkStart w:id="5905" w:name="_Toc481936503"/>
      <w:r w:rsidRPr="00EC76D5">
        <w:t>Volatile</w:t>
      </w:r>
      <w:bookmarkEnd w:id="5902"/>
      <w:bookmarkEnd w:id="5903"/>
      <w:bookmarkEnd w:id="5904"/>
      <w:bookmarkEnd w:id="5905"/>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6"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7" w:author="Stefan Björnander" w:date="2012-05-06T21:16:00Z">
          <w:pPr>
            <w:pStyle w:val="CommandLine"/>
          </w:pPr>
        </w:pPrChange>
      </w:pPr>
    </w:p>
    <w:p w14:paraId="0D44E5CA" w14:textId="77777777" w:rsidR="00E80032" w:rsidRPr="00EC76D5" w:rsidRDefault="00E80032">
      <w:pPr>
        <w:pStyle w:val="Code"/>
        <w:pPrChange w:id="5908" w:author="Stefan Björnander" w:date="2012-05-06T21:16:00Z">
          <w:pPr>
            <w:pStyle w:val="CommandLine"/>
          </w:pPr>
        </w:pPrChange>
      </w:pPr>
      <w:r w:rsidRPr="00EC76D5">
        <w:rPr>
          <w:rFonts w:eastAsia="Times New Roman"/>
          <w:noProof w:val="0"/>
          <w:color w:val="000000" w:themeColor="text1"/>
          <w:rPrChange w:id="5909"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10"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1"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2" w:name="_Toc320485603"/>
      <w:bookmarkStart w:id="5913" w:name="_Toc323656714"/>
      <w:bookmarkStart w:id="5914" w:name="_Toc324085452"/>
      <w:bookmarkStart w:id="5915" w:name="_Toc383781104"/>
      <w:bookmarkStart w:id="5916" w:name="_Toc481936504"/>
      <w:r w:rsidRPr="00EC76D5">
        <w:lastRenderedPageBreak/>
        <w:t>Functions</w:t>
      </w:r>
      <w:bookmarkEnd w:id="5912"/>
      <w:bookmarkEnd w:id="5913"/>
      <w:bookmarkEnd w:id="5914"/>
      <w:bookmarkEnd w:id="5915"/>
      <w:bookmarkEnd w:id="5916"/>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E238B" w:rsidRPr="003F7CF1" w:rsidRDefault="009E238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E238B" w:rsidRPr="003F7CF1" w:rsidRDefault="009E238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E238B" w:rsidRPr="003F7CF1" w:rsidRDefault="009E238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E238B" w:rsidRPr="003F7CF1" w:rsidRDefault="009E238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E238B" w:rsidRPr="003F7CF1" w:rsidRDefault="009E238B"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E238B" w:rsidRPr="003F7CF1" w:rsidRDefault="009E238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E238B" w:rsidRPr="003F7CF1" w:rsidRDefault="009E238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E238B" w:rsidRPr="003F7CF1" w:rsidRDefault="009E238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E238B" w:rsidRPr="003F7CF1" w:rsidRDefault="009E238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E238B" w:rsidRPr="003F7CF1" w:rsidRDefault="009E238B"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E238B" w:rsidRPr="003F7CF1" w:rsidRDefault="009E238B"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E238B" w:rsidRPr="003F7CF1" w:rsidRDefault="009E238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7" w:name="_Toc320485604"/>
      <w:bookmarkStart w:id="5918" w:name="_Toc323656715"/>
      <w:bookmarkStart w:id="5919" w:name="_Toc324085453"/>
      <w:bookmarkStart w:id="5920" w:name="_Toc383781105"/>
      <w:bookmarkStart w:id="5921" w:name="_Toc481936505"/>
      <w:r w:rsidRPr="00EC76D5">
        <w:t>Void Functions</w:t>
      </w:r>
      <w:bookmarkEnd w:id="5917"/>
      <w:bookmarkEnd w:id="5918"/>
      <w:bookmarkEnd w:id="5919"/>
      <w:bookmarkEnd w:id="5920"/>
      <w:bookmarkEnd w:id="5921"/>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2" w:name="_Toc320485605"/>
      <w:bookmarkStart w:id="5923" w:name="_Toc323656716"/>
      <w:bookmarkStart w:id="5924" w:name="_Toc324085454"/>
      <w:bookmarkStart w:id="5925" w:name="_Toc383781106"/>
      <w:bookmarkStart w:id="5926" w:name="_Toc481936506"/>
      <w:r w:rsidRPr="00EC76D5">
        <w:t>Local and global variables</w:t>
      </w:r>
      <w:bookmarkEnd w:id="5922"/>
      <w:bookmarkEnd w:id="5923"/>
      <w:bookmarkEnd w:id="5924"/>
      <w:bookmarkEnd w:id="5925"/>
      <w:bookmarkEnd w:id="5926"/>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7" w:name="_Toc323656717"/>
      <w:bookmarkStart w:id="5928" w:name="_Toc324085455"/>
      <w:bookmarkStart w:id="5929" w:name="_Toc383781107"/>
      <w:bookmarkStart w:id="5930" w:name="_Toc481936507"/>
      <w:r w:rsidRPr="00EC76D5">
        <w:t>Inner Blocks with Local Variables</w:t>
      </w:r>
      <w:bookmarkEnd w:id="5927"/>
      <w:bookmarkEnd w:id="5928"/>
      <w:bookmarkEnd w:id="5929"/>
      <w:bookmarkEnd w:id="5930"/>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31"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32"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3" w:author="Stefan Björnander" w:date="2012-05-06T21:51:00Z">
            <w:rPr>
              <w:color w:val="0000FF"/>
            </w:rPr>
          </w:rPrChange>
        </w:rPr>
        <w:t>struct</w:t>
      </w:r>
      <w:r w:rsidRPr="00EC76D5">
        <w:t xml:space="preserve"> IntPair Block(</w:t>
      </w:r>
      <w:r w:rsidRPr="00EC76D5">
        <w:rPr>
          <w:color w:val="000000" w:themeColor="text1"/>
          <w:rPrChange w:id="5934"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5" w:name="_Toc320485606"/>
      <w:bookmarkStart w:id="5936" w:name="_Toc323656718"/>
      <w:bookmarkStart w:id="5937" w:name="_Toc324085456"/>
      <w:bookmarkStart w:id="5938" w:name="_Toc383781108"/>
      <w:bookmarkStart w:id="5939" w:name="_Toc481936508"/>
      <w:r w:rsidRPr="00EC76D5">
        <w:t>Call-by-Value and Call-by-Reference</w:t>
      </w:r>
      <w:bookmarkEnd w:id="5935"/>
      <w:bookmarkEnd w:id="5936"/>
      <w:bookmarkEnd w:id="5937"/>
      <w:bookmarkEnd w:id="5938"/>
      <w:bookmarkEnd w:id="5939"/>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E238B" w:rsidRPr="003F7CF1" w:rsidRDefault="009E238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E238B" w:rsidRPr="003F7CF1" w:rsidRDefault="009E23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E238B" w:rsidRPr="003F7CF1" w:rsidRDefault="009E238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E238B" w:rsidRPr="003F7CF1" w:rsidRDefault="009E238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E238B" w:rsidRPr="003F7CF1" w:rsidRDefault="009E23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E238B" w:rsidRPr="003F7CF1" w:rsidRDefault="009E23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E238B" w:rsidRPr="003F7CF1" w:rsidRDefault="009E23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E238B" w:rsidRPr="003F7CF1" w:rsidRDefault="009E238B"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E238B" w:rsidRPr="003F7CF1" w:rsidRDefault="009E238B"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E238B" w:rsidRPr="003F7CF1" w:rsidRDefault="009E238B"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E238B" w:rsidRPr="003F7CF1" w:rsidRDefault="009E238B"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E238B" w:rsidRPr="003F7CF1" w:rsidRDefault="009E238B"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E238B" w:rsidRPr="003F7CF1" w:rsidRDefault="009E238B"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E238B" w:rsidRPr="003F7CF1" w:rsidRDefault="009E238B"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E238B" w:rsidRPr="003F7CF1" w:rsidRDefault="009E238B"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E238B" w:rsidRPr="003F7CF1" w:rsidRDefault="009E238B"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E238B" w:rsidRPr="003F7CF1" w:rsidRDefault="009E238B"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E238B" w:rsidRPr="003F7CF1" w:rsidRDefault="009E238B"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E238B" w:rsidRPr="003F7CF1" w:rsidRDefault="009E238B"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E238B" w:rsidRPr="003F7CF1" w:rsidRDefault="009E238B"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E238B" w:rsidRPr="003F7CF1" w:rsidRDefault="009E238B"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E238B" w:rsidRPr="003F7CF1" w:rsidRDefault="009E238B"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E238B" w:rsidRPr="003F7CF1" w:rsidRDefault="009E238B"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E238B" w:rsidRPr="003F7CF1" w:rsidRDefault="009E238B"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E238B" w:rsidRPr="003F7CF1" w:rsidRDefault="009E238B"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E238B" w:rsidRPr="003F7CF1" w:rsidRDefault="009E238B"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E238B" w:rsidRPr="003F7CF1" w:rsidRDefault="009E238B"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E238B" w:rsidRPr="003F7CF1" w:rsidRDefault="009E238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E238B" w:rsidRPr="003F7CF1" w:rsidRDefault="009E23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E238B" w:rsidRPr="003F7CF1" w:rsidRDefault="009E238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E238B" w:rsidRPr="003F7CF1" w:rsidRDefault="009E238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E238B" w:rsidRPr="003F7CF1" w:rsidRDefault="009E23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E238B" w:rsidRPr="003F7CF1" w:rsidRDefault="009E238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E238B" w:rsidRPr="003F7CF1" w:rsidRDefault="009E238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E238B" w:rsidRPr="003F7CF1" w:rsidRDefault="009E238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E238B" w:rsidRPr="003F7CF1" w:rsidRDefault="009E238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E238B" w:rsidRPr="003F7CF1" w:rsidRDefault="009E238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E238B" w:rsidRPr="003F7CF1" w:rsidRDefault="009E238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E238B" w:rsidRPr="003F7CF1" w:rsidRDefault="009E238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E238B" w:rsidRPr="003F7CF1" w:rsidRDefault="009E238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E238B" w:rsidRPr="003F7CF1" w:rsidRDefault="009E238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E238B" w:rsidRPr="003F7CF1" w:rsidRDefault="009E238B"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E238B" w:rsidRPr="003F7CF1" w:rsidRDefault="009E238B"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E238B" w:rsidRPr="003F7CF1" w:rsidRDefault="009E238B"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E238B" w:rsidRPr="003F7CF1" w:rsidRDefault="009E238B"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E238B" w:rsidRPr="003F7CF1" w:rsidRDefault="009E238B"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E238B" w:rsidRPr="003F7CF1" w:rsidRDefault="009E238B"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E238B" w:rsidRPr="003F7CF1" w:rsidRDefault="009E238B"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E238B" w:rsidRPr="003F7CF1" w:rsidRDefault="009E238B"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E238B" w:rsidRPr="003F7CF1" w:rsidRDefault="009E238B"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E238B" w:rsidRPr="003F7CF1" w:rsidRDefault="009E238B"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E238B" w:rsidRPr="003F7CF1" w:rsidRDefault="009E238B"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E238B" w:rsidRPr="003F7CF1" w:rsidRDefault="009E238B"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E238B" w:rsidRPr="003F7CF1" w:rsidRDefault="009E238B"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E238B" w:rsidRPr="003F7CF1" w:rsidRDefault="009E238B"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E238B" w:rsidRPr="003F7CF1" w:rsidRDefault="009E238B"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E238B" w:rsidRPr="003F7CF1" w:rsidRDefault="009E238B"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E238B" w:rsidRPr="003F7CF1" w:rsidRDefault="009E238B"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E238B" w:rsidRPr="003F7CF1" w:rsidRDefault="009E238B"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E238B" w:rsidRPr="003F7CF1" w:rsidRDefault="009E238B"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E238B" w:rsidRPr="003F7CF1" w:rsidRDefault="009E238B"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E238B" w:rsidRPr="003F7CF1" w:rsidRDefault="009E238B"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E238B" w:rsidRPr="003F7CF1" w:rsidRDefault="009E238B"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E238B" w:rsidRPr="003F7CF1" w:rsidRDefault="009E238B"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E238B" w:rsidRPr="003F7CF1" w:rsidRDefault="009E238B"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E238B" w:rsidRPr="003F7CF1" w:rsidRDefault="009E238B"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E238B" w:rsidRPr="003F7CF1" w:rsidRDefault="009E238B"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E238B" w:rsidRPr="003F7CF1" w:rsidRDefault="009E238B"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0" w:name="_Toc320485607"/>
      <w:bookmarkStart w:id="5941" w:name="_Toc323656719"/>
      <w:bookmarkStart w:id="5942" w:name="_Toc324085457"/>
      <w:bookmarkStart w:id="5943" w:name="_Toc383781109"/>
      <w:bookmarkStart w:id="5944" w:name="_Toc481936509"/>
      <w:r w:rsidRPr="00EC76D5">
        <w:t>Static, Extern, and Register Variables</w:t>
      </w:r>
      <w:bookmarkEnd w:id="5940"/>
      <w:bookmarkEnd w:id="5941"/>
      <w:bookmarkEnd w:id="5942"/>
      <w:bookmarkEnd w:id="5943"/>
      <w:bookmarkEnd w:id="5944"/>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5" w:name="_Toc320485608"/>
      <w:bookmarkStart w:id="5946" w:name="_Toc323656720"/>
      <w:bookmarkStart w:id="5947" w:name="_Toc324085458"/>
      <w:bookmarkStart w:id="5948" w:name="_Toc383781110"/>
      <w:bookmarkStart w:id="5949" w:name="_Toc481936510"/>
      <w:r w:rsidRPr="00EC76D5">
        <w:lastRenderedPageBreak/>
        <w:t>Recursion</w:t>
      </w:r>
      <w:bookmarkEnd w:id="5945"/>
      <w:bookmarkEnd w:id="5946"/>
      <w:bookmarkEnd w:id="5947"/>
      <w:bookmarkEnd w:id="5948"/>
      <w:bookmarkEnd w:id="5949"/>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30949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0" w:name="_Toc320485609"/>
      <w:bookmarkStart w:id="5951" w:name="_Toc323656721"/>
      <w:bookmarkStart w:id="5952" w:name="_Toc324085459"/>
      <w:bookmarkStart w:id="5953" w:name="_Toc383781111"/>
      <w:bookmarkStart w:id="5954" w:name="_Toc481936511"/>
      <w:proofErr w:type="spellStart"/>
      <w:r w:rsidRPr="00EC76D5">
        <w:t>Def</w:t>
      </w:r>
      <w:r w:rsidR="002F35C1">
        <w:t>initializer</w:t>
      </w:r>
      <w:r w:rsidRPr="00EC76D5">
        <w:t>ion</w:t>
      </w:r>
      <w:proofErr w:type="spellEnd"/>
      <w:r w:rsidRPr="00EC76D5">
        <w:t xml:space="preserve"> and Declaration</w:t>
      </w:r>
      <w:bookmarkEnd w:id="5950"/>
      <w:bookmarkEnd w:id="5951"/>
      <w:bookmarkEnd w:id="5952"/>
      <w:bookmarkEnd w:id="5953"/>
      <w:bookmarkEnd w:id="5954"/>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30949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30949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5" w:name="_Toc320485610"/>
      <w:bookmarkStart w:id="5956" w:name="_Toc323656722"/>
      <w:bookmarkStart w:id="5957" w:name="_Toc324085460"/>
      <w:bookmarkStart w:id="5958" w:name="_Toc383781112"/>
      <w:bookmarkStart w:id="5959" w:name="_Toc481936512"/>
      <w:r w:rsidRPr="00EC76D5">
        <w:t>Higher-Order Functions</w:t>
      </w:r>
      <w:bookmarkEnd w:id="5955"/>
      <w:bookmarkEnd w:id="5956"/>
      <w:bookmarkEnd w:id="5957"/>
      <w:bookmarkEnd w:id="5958"/>
      <w:bookmarkEnd w:id="5959"/>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0" w:name="_Toc320485611"/>
      <w:bookmarkStart w:id="5961" w:name="_Toc323656723"/>
      <w:bookmarkStart w:id="5962" w:name="_Toc324085461"/>
      <w:bookmarkStart w:id="5963" w:name="_Toc383781113"/>
      <w:bookmarkStart w:id="5964" w:name="_Ref383865210"/>
      <w:bookmarkStart w:id="5965" w:name="_Toc481936513"/>
      <w:r w:rsidRPr="00EC76D5">
        <w:lastRenderedPageBreak/>
        <w:t>Structures and Linked Lists</w:t>
      </w:r>
      <w:bookmarkEnd w:id="5960"/>
      <w:bookmarkEnd w:id="5961"/>
      <w:bookmarkEnd w:id="5962"/>
      <w:bookmarkEnd w:id="5963"/>
      <w:bookmarkEnd w:id="5964"/>
      <w:bookmarkEnd w:id="5965"/>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E238B" w:rsidRPr="003F7CF1" w:rsidRDefault="009E23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E238B" w:rsidRPr="003F7CF1" w:rsidRDefault="009E23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E238B" w:rsidRPr="003F7CF1" w:rsidRDefault="009E23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E238B" w:rsidRPr="003F7CF1" w:rsidRDefault="009E23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E238B" w:rsidRPr="003F7CF1" w:rsidRDefault="009E23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E238B" w:rsidRPr="003F7CF1" w:rsidRDefault="009E23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E238B" w:rsidRPr="003F7CF1" w:rsidRDefault="009E23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E238B" w:rsidRPr="003F7CF1" w:rsidRDefault="009E238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E238B" w:rsidRPr="003F7CF1" w:rsidRDefault="009E238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E238B" w:rsidRPr="003F7CF1" w:rsidRDefault="009E23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E238B" w:rsidRPr="003F7CF1" w:rsidRDefault="009E238B"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E238B" w:rsidRPr="003F7CF1" w:rsidRDefault="009E238B"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E238B" w:rsidRPr="003F7CF1" w:rsidRDefault="009E238B"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E238B" w:rsidRPr="003F7CF1" w:rsidRDefault="009E238B"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E238B" w:rsidRPr="003F7CF1" w:rsidRDefault="009E238B"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E238B" w:rsidRPr="003F7CF1" w:rsidRDefault="009E238B"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E238B" w:rsidRPr="003F7CF1" w:rsidRDefault="009E238B"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E238B" w:rsidRPr="003F7CF1" w:rsidRDefault="009E238B"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E238B" w:rsidRPr="003F7CF1" w:rsidRDefault="009E238B"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E238B" w:rsidRPr="003F7CF1" w:rsidRDefault="009E238B"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E238B" w:rsidRPr="003F7CF1" w:rsidRDefault="009E238B"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E238B" w:rsidRPr="003F7CF1" w:rsidRDefault="009E238B"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E238B" w:rsidRPr="003F7CF1" w:rsidRDefault="009E238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6" w:name="_Toc320485612"/>
      <w:bookmarkStart w:id="5967" w:name="_Toc323656724"/>
      <w:bookmarkStart w:id="5968" w:name="_Toc324085462"/>
      <w:bookmarkStart w:id="5969" w:name="_Toc383781114"/>
      <w:bookmarkStart w:id="5970" w:name="_Toc481936514"/>
      <w:r w:rsidRPr="00EC76D5">
        <w:t>Stacks and Linked Lists</w:t>
      </w:r>
      <w:bookmarkEnd w:id="5966"/>
      <w:bookmarkEnd w:id="5967"/>
      <w:bookmarkEnd w:id="5968"/>
      <w:bookmarkEnd w:id="5969"/>
      <w:bookmarkEnd w:id="5970"/>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E238B" w:rsidRPr="003F7CF1" w:rsidRDefault="009E23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E238B" w:rsidRPr="003F7CF1" w:rsidRDefault="009E23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E238B" w:rsidRPr="003F7CF1" w:rsidRDefault="009E23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E238B" w:rsidRPr="003F7CF1" w:rsidRDefault="009E238B" w:rsidP="00E80032">
                              <w:pPr>
                                <w:pStyle w:val="SourceCodeBoxText"/>
                                <w:rPr>
                                  <w:sz w:val="19"/>
                                  <w:szCs w:val="19"/>
                                  <w:lang w:val="en-US"/>
                                </w:rPr>
                              </w:pPr>
                              <w:r w:rsidRPr="003F7CF1">
                                <w:rPr>
                                  <w:sz w:val="19"/>
                                  <w:szCs w:val="19"/>
                                  <w:lang w:val="en-US"/>
                                </w:rPr>
                                <w:t>push 1</w:t>
                              </w:r>
                            </w:p>
                            <w:p w14:paraId="3C159322" w14:textId="77777777" w:rsidR="009E238B" w:rsidRPr="003F7CF1" w:rsidRDefault="009E238B" w:rsidP="00E80032">
                              <w:pPr>
                                <w:pStyle w:val="SourceCodeBoxText"/>
                                <w:rPr>
                                  <w:sz w:val="19"/>
                                  <w:szCs w:val="19"/>
                                  <w:lang w:val="en-US"/>
                                </w:rPr>
                              </w:pPr>
                              <w:r w:rsidRPr="003F7CF1">
                                <w:rPr>
                                  <w:sz w:val="19"/>
                                  <w:szCs w:val="19"/>
                                  <w:lang w:val="en-US"/>
                                </w:rPr>
                                <w:t>push 2</w:t>
                              </w:r>
                            </w:p>
                            <w:p w14:paraId="22BA48C9" w14:textId="77777777" w:rsidR="009E238B" w:rsidRPr="003F7CF1" w:rsidRDefault="009E238B" w:rsidP="00E80032">
                              <w:pPr>
                                <w:pStyle w:val="SourceCodeBoxText"/>
                                <w:rPr>
                                  <w:sz w:val="19"/>
                                  <w:szCs w:val="19"/>
                                  <w:lang w:val="en-US"/>
                                </w:rPr>
                              </w:pPr>
                              <w:r w:rsidRPr="003F7CF1">
                                <w:rPr>
                                  <w:sz w:val="19"/>
                                  <w:szCs w:val="19"/>
                                  <w:lang w:val="en-US"/>
                                </w:rPr>
                                <w:t>push 3</w:t>
                              </w:r>
                            </w:p>
                            <w:p w14:paraId="5F86FACB"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E238B" w:rsidRPr="003F7CF1" w:rsidRDefault="009E238B"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E238B" w:rsidRPr="003F7CF1" w:rsidRDefault="009E238B"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E238B" w:rsidRPr="003F7CF1" w:rsidRDefault="009E238B"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E238B" w:rsidRPr="003F7CF1" w:rsidRDefault="009E238B" w:rsidP="00E80032">
                        <w:pPr>
                          <w:pStyle w:val="SourceCodeBoxText"/>
                          <w:rPr>
                            <w:sz w:val="19"/>
                            <w:szCs w:val="19"/>
                            <w:lang w:val="en-US"/>
                          </w:rPr>
                        </w:pPr>
                        <w:r w:rsidRPr="003F7CF1">
                          <w:rPr>
                            <w:sz w:val="19"/>
                            <w:szCs w:val="19"/>
                            <w:lang w:val="en-US"/>
                          </w:rPr>
                          <w:t>push 1</w:t>
                        </w:r>
                      </w:p>
                      <w:p w14:paraId="3C159322" w14:textId="77777777" w:rsidR="009E238B" w:rsidRPr="003F7CF1" w:rsidRDefault="009E238B" w:rsidP="00E80032">
                        <w:pPr>
                          <w:pStyle w:val="SourceCodeBoxText"/>
                          <w:rPr>
                            <w:sz w:val="19"/>
                            <w:szCs w:val="19"/>
                            <w:lang w:val="en-US"/>
                          </w:rPr>
                        </w:pPr>
                        <w:r w:rsidRPr="003F7CF1">
                          <w:rPr>
                            <w:sz w:val="19"/>
                            <w:szCs w:val="19"/>
                            <w:lang w:val="en-US"/>
                          </w:rPr>
                          <w:t>push 2</w:t>
                        </w:r>
                      </w:p>
                      <w:p w14:paraId="22BA48C9" w14:textId="77777777" w:rsidR="009E238B" w:rsidRPr="003F7CF1" w:rsidRDefault="009E238B" w:rsidP="00E80032">
                        <w:pPr>
                          <w:pStyle w:val="SourceCodeBoxText"/>
                          <w:rPr>
                            <w:sz w:val="19"/>
                            <w:szCs w:val="19"/>
                            <w:lang w:val="en-US"/>
                          </w:rPr>
                        </w:pPr>
                        <w:r w:rsidRPr="003F7CF1">
                          <w:rPr>
                            <w:sz w:val="19"/>
                            <w:szCs w:val="19"/>
                            <w:lang w:val="en-US"/>
                          </w:rPr>
                          <w:t>push 3</w:t>
                        </w:r>
                      </w:p>
                      <w:p w14:paraId="5F86FACB" w14:textId="77777777" w:rsidR="009E238B" w:rsidRPr="003F7CF1" w:rsidRDefault="009E238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E238B" w:rsidRPr="003F7CF1" w:rsidRDefault="009E23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E238B" w:rsidRPr="003F7CF1" w:rsidRDefault="009E23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E238B" w:rsidRPr="003F7CF1" w:rsidRDefault="009E238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E238B" w:rsidRPr="003F7CF1" w:rsidRDefault="009E23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E238B" w:rsidRPr="003F7CF1" w:rsidRDefault="009E238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E238B" w:rsidRPr="003F7CF1" w:rsidRDefault="009E238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E238B" w:rsidRPr="003F7CF1" w:rsidRDefault="009E238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E238B" w:rsidRPr="003F7CF1" w:rsidRDefault="009E238B"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E238B" w:rsidRPr="003F7CF1" w:rsidRDefault="009E238B"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E238B" w:rsidRPr="003F7CF1" w:rsidRDefault="009E238B"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E238B" w:rsidRPr="003F7CF1" w:rsidRDefault="009E238B"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E238B" w:rsidRPr="003F7CF1" w:rsidRDefault="009E238B"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E238B" w:rsidRPr="003F7CF1" w:rsidRDefault="009E238B"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E238B" w:rsidRPr="003F7CF1" w:rsidRDefault="009E238B"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E238B" w:rsidRPr="003F7CF1" w:rsidRDefault="009E238B"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E238B" w:rsidRPr="003F7CF1" w:rsidRDefault="009E238B"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E238B" w:rsidRPr="003F7CF1" w:rsidRDefault="009E238B"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E238B" w:rsidRPr="003F7CF1" w:rsidRDefault="009E238B"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E238B" w:rsidRPr="003F7CF1" w:rsidRDefault="009E238B"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E238B" w:rsidRPr="003F7CF1" w:rsidRDefault="009E238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E238B" w:rsidRPr="003F7CF1" w:rsidRDefault="009E238B" w:rsidP="00E80032">
                              <w:pPr>
                                <w:pStyle w:val="SourceCodeBoxText"/>
                                <w:rPr>
                                  <w:sz w:val="19"/>
                                  <w:szCs w:val="19"/>
                                  <w:lang w:val="en-US"/>
                                </w:rPr>
                              </w:pPr>
                              <w:r w:rsidRPr="003F7CF1">
                                <w:rPr>
                                  <w:sz w:val="19"/>
                                  <w:szCs w:val="19"/>
                                  <w:lang w:val="en-US"/>
                                </w:rPr>
                                <w:t>3</w:t>
                              </w:r>
                            </w:p>
                            <w:p w14:paraId="40F6D3AC" w14:textId="77777777" w:rsidR="009E238B" w:rsidRPr="003F7CF1" w:rsidRDefault="009E238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E238B" w:rsidRPr="003F7CF1" w:rsidRDefault="009E238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E238B" w:rsidRPr="003F7CF1" w:rsidRDefault="009E238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E238B" w:rsidRPr="003F7CF1" w:rsidRDefault="009E238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E238B" w:rsidRPr="003F7CF1" w:rsidRDefault="009E238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E238B" w:rsidRPr="003F7CF1" w:rsidRDefault="009E238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E238B" w:rsidRPr="003F7CF1" w:rsidRDefault="009E238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E238B" w:rsidRPr="003F7CF1" w:rsidRDefault="009E238B" w:rsidP="00E80032">
                        <w:pPr>
                          <w:pStyle w:val="SourceCodeBoxText"/>
                          <w:rPr>
                            <w:sz w:val="19"/>
                            <w:szCs w:val="19"/>
                            <w:lang w:val="en-US"/>
                          </w:rPr>
                        </w:pPr>
                        <w:r w:rsidRPr="003F7CF1">
                          <w:rPr>
                            <w:sz w:val="19"/>
                            <w:szCs w:val="19"/>
                            <w:lang w:val="en-US"/>
                          </w:rPr>
                          <w:t>3</w:t>
                        </w:r>
                      </w:p>
                      <w:p w14:paraId="40F6D3AC" w14:textId="77777777" w:rsidR="009E238B" w:rsidRPr="003F7CF1" w:rsidRDefault="009E238B"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E238B" w:rsidRPr="003F7CF1" w:rsidRDefault="009E238B"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E238B" w:rsidRPr="003F7CF1" w:rsidRDefault="009E238B"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E238B" w:rsidRPr="003F7CF1" w:rsidRDefault="009E238B"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E238B" w:rsidRPr="003F7CF1" w:rsidRDefault="009E238B"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E238B" w:rsidRPr="003F7CF1" w:rsidRDefault="009E238B"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E238B" w:rsidRPr="003F7CF1" w:rsidRDefault="009E238B"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E238B" w:rsidRPr="003F7CF1" w:rsidRDefault="009E238B"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E238B" w:rsidRPr="003F7CF1" w:rsidRDefault="009E238B"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E238B" w:rsidRPr="003F7CF1" w:rsidRDefault="009E238B"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E238B" w:rsidRPr="003F7CF1" w:rsidRDefault="009E238B"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E238B" w:rsidRPr="003F7CF1" w:rsidRDefault="009E238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1" w:name="_Toc320485613"/>
      <w:bookmarkStart w:id="5972" w:name="_Toc323656725"/>
      <w:bookmarkStart w:id="5973" w:name="_Toc324085463"/>
      <w:bookmarkStart w:id="5974" w:name="_Toc383781115"/>
      <w:bookmarkStart w:id="5975" w:name="_Toc481936515"/>
      <w:r w:rsidRPr="00EC76D5">
        <w:t>Unions</w:t>
      </w:r>
      <w:bookmarkEnd w:id="5971"/>
      <w:bookmarkEnd w:id="5972"/>
      <w:bookmarkEnd w:id="5973"/>
      <w:bookmarkEnd w:id="5974"/>
      <w:bookmarkEnd w:id="5975"/>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6" w:name="_Toc320485614"/>
      <w:bookmarkStart w:id="5977" w:name="_Toc323656726"/>
      <w:bookmarkStart w:id="5978" w:name="_Toc324085464"/>
      <w:bookmarkStart w:id="5979" w:name="_Toc383781116"/>
      <w:bookmarkStart w:id="5980" w:name="_Toc481936516"/>
      <w:r w:rsidRPr="00EC76D5">
        <w:t>Bitfields</w:t>
      </w:r>
      <w:bookmarkEnd w:id="5976"/>
      <w:bookmarkEnd w:id="5977"/>
      <w:bookmarkEnd w:id="5978"/>
      <w:bookmarkEnd w:id="5979"/>
      <w:bookmarkEnd w:id="5980"/>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1"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2" w:name="_Toc320485616"/>
      <w:bookmarkStart w:id="5983" w:name="_Toc323656727"/>
      <w:bookmarkStart w:id="5984" w:name="_Toc324085465"/>
      <w:bookmarkStart w:id="5985" w:name="_Toc383781117"/>
      <w:bookmarkStart w:id="5986" w:name="_Toc481936517"/>
      <w:r w:rsidRPr="00EC76D5">
        <w:t>Structures with function pointers</w:t>
      </w:r>
      <w:bookmarkEnd w:id="5982"/>
      <w:bookmarkEnd w:id="5983"/>
      <w:bookmarkEnd w:id="5984"/>
      <w:bookmarkEnd w:id="5985"/>
      <w:bookmarkEnd w:id="5986"/>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7" w:name="_Toc320485619"/>
      <w:bookmarkStart w:id="5988" w:name="_Toc323656728"/>
      <w:bookmarkStart w:id="5989" w:name="_Toc324085466"/>
      <w:bookmarkStart w:id="5990" w:name="_Toc383781118"/>
      <w:bookmarkStart w:id="5991" w:name="_Ref383781494"/>
      <w:bookmarkStart w:id="5992" w:name="_Ref383865235"/>
      <w:bookmarkStart w:id="5993" w:name="_Ref383865434"/>
      <w:bookmarkStart w:id="5994" w:name="_Ref383866090"/>
      <w:bookmarkStart w:id="5995" w:name="_Toc481936518"/>
      <w:r w:rsidRPr="00EC76D5">
        <w:t>The Preprocessor</w:t>
      </w:r>
      <w:bookmarkEnd w:id="5987"/>
      <w:bookmarkEnd w:id="5988"/>
      <w:bookmarkEnd w:id="5989"/>
      <w:bookmarkEnd w:id="5990"/>
      <w:bookmarkEnd w:id="5991"/>
      <w:bookmarkEnd w:id="5992"/>
      <w:bookmarkEnd w:id="5993"/>
      <w:bookmarkEnd w:id="5994"/>
      <w:bookmarkEnd w:id="5995"/>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6" w:name="_Toc320485618"/>
      <w:bookmarkStart w:id="5997" w:name="_Toc323656729"/>
      <w:bookmarkStart w:id="5998" w:name="_Toc324085467"/>
      <w:bookmarkStart w:id="5999" w:name="_Toc383781119"/>
      <w:bookmarkStart w:id="6000" w:name="_Toc481936519"/>
      <w:bookmarkStart w:id="6001" w:name="_Toc320485621"/>
      <w:r w:rsidRPr="00EC76D5">
        <w:t>The Standard Library</w:t>
      </w:r>
      <w:bookmarkEnd w:id="5996"/>
      <w:bookmarkEnd w:id="5997"/>
      <w:bookmarkEnd w:id="5998"/>
      <w:bookmarkEnd w:id="5999"/>
      <w:bookmarkEnd w:id="6000"/>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2" w:name="_Toc323656730"/>
      <w:bookmarkStart w:id="6003" w:name="_Toc324085468"/>
      <w:bookmarkStart w:id="6004" w:name="_Toc383781120"/>
      <w:bookmarkStart w:id="6005" w:name="_Toc481936520"/>
      <w:r w:rsidRPr="00EC76D5">
        <w:t>File Management</w:t>
      </w:r>
      <w:bookmarkEnd w:id="6002"/>
      <w:bookmarkEnd w:id="6003"/>
      <w:bookmarkEnd w:id="6004"/>
      <w:bookmarkEnd w:id="6005"/>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6" w:name="_Toc323656731"/>
      <w:bookmarkStart w:id="6007" w:name="_Toc324085469"/>
      <w:bookmarkStart w:id="6008" w:name="_Toc383781121"/>
      <w:bookmarkStart w:id="6009" w:name="_Toc481936521"/>
      <w:r w:rsidRPr="00EC76D5">
        <w:t>Program Parameters</w:t>
      </w:r>
      <w:bookmarkEnd w:id="6006"/>
      <w:bookmarkEnd w:id="6007"/>
      <w:bookmarkEnd w:id="6008"/>
      <w:bookmarkEnd w:id="6009"/>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0"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1" w:name="_Toc323656732"/>
      <w:bookmarkStart w:id="6012" w:name="_Toc324085470"/>
      <w:bookmarkStart w:id="6013" w:name="_Toc383781122"/>
      <w:bookmarkStart w:id="6014" w:name="_Toc481936522"/>
      <w:r w:rsidRPr="00EC76D5">
        <w:t>Environment Functions</w:t>
      </w:r>
      <w:bookmarkEnd w:id="6011"/>
      <w:bookmarkEnd w:id="6012"/>
      <w:bookmarkEnd w:id="6013"/>
      <w:bookmarkEnd w:id="6014"/>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5"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6"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ExitFunction(</w:t>
      </w:r>
      <w:r w:rsidRPr="00EC76D5">
        <w:rPr>
          <w:color w:val="000000" w:themeColor="text1"/>
          <w:rPrChange w:id="6018"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0"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1" w:name="_Toc323656733"/>
      <w:bookmarkStart w:id="6022" w:name="_Toc324085471"/>
      <w:bookmarkStart w:id="6023" w:name="_Toc383781123"/>
      <w:bookmarkStart w:id="6024" w:name="_Ref383865473"/>
      <w:bookmarkStart w:id="6025" w:name="_Ref383865556"/>
      <w:bookmarkStart w:id="6026" w:name="_Toc481936523"/>
      <w:r w:rsidRPr="00EC76D5">
        <w:t>Searching and Sorting</w:t>
      </w:r>
      <w:bookmarkEnd w:id="6021"/>
      <w:bookmarkEnd w:id="6022"/>
      <w:bookmarkEnd w:id="6023"/>
      <w:bookmarkEnd w:id="6024"/>
      <w:bookmarkEnd w:id="6025"/>
      <w:bookmarkEnd w:id="6026"/>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7"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8" w:author="Stefan Björnander" w:date="2012-05-06T21:51:00Z">
            <w:rPr>
              <w:color w:val="0000FF"/>
            </w:rPr>
          </w:rPrChange>
        </w:rPr>
        <w:t>int</w:t>
      </w:r>
      <w:r w:rsidRPr="00EC76D5">
        <w:t xml:space="preserve"> CompareIntegers(</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xml:space="preserve">* intPtr1, </w:t>
      </w:r>
      <w:r w:rsidRPr="00EC76D5">
        <w:rPr>
          <w:color w:val="000000" w:themeColor="text1"/>
          <w:rPrChange w:id="6031" w:author="Stefan Björnander" w:date="2012-05-06T21:51:00Z">
            <w:rPr>
              <w:color w:val="0000FF"/>
            </w:rPr>
          </w:rPrChange>
        </w:rPr>
        <w:t>const</w:t>
      </w:r>
      <w:r w:rsidRPr="00EC76D5">
        <w:t xml:space="preserve"> </w:t>
      </w:r>
      <w:r w:rsidRPr="00EC76D5">
        <w:rPr>
          <w:color w:val="000000" w:themeColor="text1"/>
          <w:rPrChange w:id="6032"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3"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4"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5"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6"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8"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9"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0"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1" w:name="_Toc323656734"/>
      <w:bookmarkStart w:id="6042" w:name="_Toc324085472"/>
      <w:bookmarkStart w:id="6043" w:name="_Toc383781124"/>
      <w:bookmarkStart w:id="6044" w:name="_Toc481936524"/>
      <w:r w:rsidRPr="00EC76D5">
        <w:t xml:space="preserve">Functions with </w:t>
      </w:r>
      <w:bookmarkStart w:id="6045" w:name="_Toc320485620"/>
      <w:r w:rsidRPr="00EC76D5">
        <w:t>Variable Number of Parameters</w:t>
      </w:r>
      <w:bookmarkEnd w:id="6041"/>
      <w:bookmarkEnd w:id="6042"/>
      <w:bookmarkEnd w:id="6043"/>
      <w:bookmarkEnd w:id="6044"/>
      <w:bookmarkEnd w:id="6045"/>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6" w:name="_Toc323656735"/>
      <w:bookmarkStart w:id="6047" w:name="_Toc324085473"/>
      <w:bookmarkStart w:id="6048" w:name="_Toc383781125"/>
      <w:bookmarkStart w:id="6049" w:name="_Toc481936525"/>
      <w:r w:rsidRPr="00EC76D5">
        <w:t>String Management</w:t>
      </w:r>
      <w:bookmarkEnd w:id="6046"/>
      <w:bookmarkEnd w:id="6047"/>
      <w:bookmarkEnd w:id="6048"/>
      <w:bookmarkEnd w:id="6049"/>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FirstIndexOf(char s[], </w:t>
      </w:r>
      <w:r w:rsidRPr="00EC76D5">
        <w:rPr>
          <w:color w:val="000000" w:themeColor="text1"/>
          <w:rPrChange w:id="6051"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2" w:author="Stefan Björnander" w:date="2012-05-06T21:51:00Z">
            <w:rPr>
              <w:color w:val="0000FF"/>
            </w:rPr>
          </w:rPrChange>
        </w:rPr>
        <w:t>int</w:t>
      </w:r>
      <w:r w:rsidRPr="00EC76D5">
        <w:t xml:space="preserve"> LastIndexOf(</w:t>
      </w:r>
      <w:r w:rsidRPr="00EC76D5">
        <w:rPr>
          <w:color w:val="000000" w:themeColor="text1"/>
          <w:rPrChange w:id="6053" w:author="Stefan Björnander" w:date="2012-05-06T21:51:00Z">
            <w:rPr>
              <w:color w:val="0000FF"/>
            </w:rPr>
          </w:rPrChange>
        </w:rPr>
        <w:t>char</w:t>
      </w:r>
      <w:r w:rsidRPr="00EC76D5">
        <w:t xml:space="preserve"> s[], </w:t>
      </w:r>
      <w:r w:rsidRPr="00EC76D5">
        <w:rPr>
          <w:color w:val="000000" w:themeColor="text1"/>
          <w:rPrChange w:id="6054"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5" w:author="Stefan Björnander" w:date="2012-05-06T21:51:00Z">
            <w:rPr>
              <w:color w:val="A31515"/>
            </w:rPr>
          </w:rPrChange>
        </w:rPr>
        <w:t>"Hello"</w:t>
      </w:r>
      <w:r w:rsidRPr="00EC76D5">
        <w:t xml:space="preserve">, s2[] = </w:t>
      </w:r>
      <w:r w:rsidRPr="00EC76D5">
        <w:rPr>
          <w:color w:val="000000" w:themeColor="text1"/>
          <w:rPrChange w:id="6056"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7"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8"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9"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0" w:author="Stefan Björnander" w:date="2012-05-06T21:51:00Z">
            <w:rPr>
              <w:color w:val="0000FF"/>
            </w:rPr>
          </w:rPrChange>
        </w:rPr>
        <w:t>if</w:t>
      </w:r>
      <w:r w:rsidRPr="00EC76D5">
        <w:t xml:space="preserve"> (sscanf(s2, </w:t>
      </w:r>
      <w:r w:rsidRPr="00EC76D5">
        <w:rPr>
          <w:color w:val="000000" w:themeColor="text1"/>
          <w:rPrChange w:id="6061"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2"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3" w:name="_Toc323656736"/>
      <w:bookmarkStart w:id="6064" w:name="_Toc324085474"/>
      <w:bookmarkStart w:id="6065" w:name="_Toc383781126"/>
      <w:bookmarkStart w:id="6066" w:name="_Toc481936526"/>
      <w:r w:rsidRPr="00EC76D5">
        <w:t>Memory Management</w:t>
      </w:r>
      <w:bookmarkEnd w:id="6063"/>
      <w:bookmarkEnd w:id="6064"/>
      <w:bookmarkEnd w:id="6065"/>
      <w:bookmarkEnd w:id="6066"/>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7"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9" w:name="_Toc323656737"/>
      <w:bookmarkStart w:id="6070" w:name="_Toc324085475"/>
      <w:bookmarkStart w:id="6071" w:name="_Toc383781127"/>
      <w:bookmarkStart w:id="6072" w:name="_Toc481936527"/>
      <w:r w:rsidRPr="00EC76D5">
        <w:t>Mathematical Functions</w:t>
      </w:r>
      <w:bookmarkEnd w:id="6069"/>
      <w:bookmarkEnd w:id="6070"/>
      <w:bookmarkEnd w:id="6071"/>
      <w:bookmarkEnd w:id="6072"/>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3" w:name="_Toc320485615"/>
      <w:bookmarkStart w:id="6074" w:name="_Toc323656738"/>
      <w:bookmarkStart w:id="6075" w:name="_Toc324085476"/>
      <w:bookmarkStart w:id="6076" w:name="_Toc383781128"/>
      <w:bookmarkStart w:id="6077" w:name="_Toc481936528"/>
      <w:r w:rsidRPr="00EC76D5">
        <w:t>Long Jumps</w:t>
      </w:r>
      <w:bookmarkEnd w:id="6073"/>
      <w:bookmarkEnd w:id="6074"/>
      <w:bookmarkEnd w:id="6075"/>
      <w:bookmarkEnd w:id="6076"/>
      <w:bookmarkEnd w:id="6077"/>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8" w:name="_Toc323656739"/>
      <w:bookmarkStart w:id="6079" w:name="_Toc324085477"/>
      <w:bookmarkStart w:id="6080" w:name="_Toc383781129"/>
      <w:bookmarkStart w:id="6081" w:name="_Toc481936529"/>
      <w:r w:rsidRPr="00EC76D5">
        <w:t>Time</w:t>
      </w:r>
      <w:bookmarkEnd w:id="6078"/>
      <w:bookmarkEnd w:id="6079"/>
      <w:bookmarkEnd w:id="6080"/>
      <w:bookmarkEnd w:id="6081"/>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2"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3" w:author="Stefan Björnander" w:date="2012-05-06T21:51:00Z">
            <w:rPr>
              <w:color w:val="A31515"/>
            </w:rPr>
          </w:rPrChange>
        </w:rPr>
        <w:t>"Feb"</w:t>
      </w:r>
      <w:r w:rsidRPr="00EC76D5">
        <w:t xml:space="preserve">, </w:t>
      </w:r>
      <w:r w:rsidRPr="00EC76D5">
        <w:rPr>
          <w:color w:val="000000" w:themeColor="text1"/>
          <w:rPrChange w:id="6084" w:author="Stefan Björnander" w:date="2012-05-06T21:51:00Z">
            <w:rPr>
              <w:color w:val="A31515"/>
            </w:rPr>
          </w:rPrChange>
        </w:rPr>
        <w:t>"Mar"</w:t>
      </w:r>
      <w:r w:rsidRPr="00EC76D5">
        <w:t xml:space="preserve">, </w:t>
      </w:r>
      <w:r w:rsidRPr="00EC76D5">
        <w:rPr>
          <w:color w:val="000000" w:themeColor="text1"/>
          <w:rPrChange w:id="608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6" w:author="Stefan Björnander" w:date="2012-05-06T21:51:00Z">
            <w:rPr>
              <w:color w:val="A31515"/>
            </w:rPr>
          </w:rPrChange>
        </w:rPr>
        <w:t>"Jun"</w:t>
      </w:r>
      <w:r w:rsidRPr="00EC76D5">
        <w:t xml:space="preserve">, </w:t>
      </w:r>
      <w:r w:rsidRPr="00EC76D5">
        <w:rPr>
          <w:color w:val="000000" w:themeColor="text1"/>
          <w:rPrChange w:id="6087" w:author="Stefan Björnander" w:date="2012-05-06T21:51:00Z">
            <w:rPr>
              <w:color w:val="A31515"/>
            </w:rPr>
          </w:rPrChange>
        </w:rPr>
        <w:t>"Jul"</w:t>
      </w:r>
      <w:r w:rsidRPr="00EC76D5">
        <w:t xml:space="preserve">, </w:t>
      </w:r>
      <w:r w:rsidRPr="00EC76D5">
        <w:rPr>
          <w:color w:val="000000" w:themeColor="text1"/>
          <w:rPrChange w:id="608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9" w:author="Stefan Björnander" w:date="2012-05-06T21:51:00Z">
            <w:rPr>
              <w:color w:val="A31515"/>
            </w:rPr>
          </w:rPrChange>
        </w:rPr>
        <w:t>"Oct"</w:t>
      </w:r>
      <w:r w:rsidRPr="00EC76D5">
        <w:t xml:space="preserve">, </w:t>
      </w:r>
      <w:r w:rsidRPr="00EC76D5">
        <w:rPr>
          <w:color w:val="000000" w:themeColor="text1"/>
          <w:rPrChange w:id="6090" w:author="Stefan Björnander" w:date="2012-05-06T21:51:00Z">
            <w:rPr>
              <w:color w:val="A31515"/>
            </w:rPr>
          </w:rPrChange>
        </w:rPr>
        <w:t>"Nov"</w:t>
      </w:r>
      <w:r w:rsidRPr="00EC76D5">
        <w:t>,</w:t>
      </w:r>
      <w:r w:rsidRPr="00EC76D5">
        <w:rPr>
          <w:color w:val="000000" w:themeColor="text1"/>
          <w:rPrChange w:id="609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2" w:author="Stefan Björnander" w:date="2012-05-06T21:51:00Z">
            <w:rPr>
              <w:color w:val="A31515"/>
            </w:rPr>
          </w:rPrChange>
        </w:rPr>
        <w:t>"Mon"</w:t>
      </w:r>
      <w:r w:rsidRPr="00EC76D5">
        <w:t xml:space="preserve">, </w:t>
      </w:r>
      <w:r w:rsidRPr="00EC76D5">
        <w:rPr>
          <w:color w:val="000000" w:themeColor="text1"/>
          <w:rPrChange w:id="6093" w:author="Stefan Björnander" w:date="2012-05-06T21:51:00Z">
            <w:rPr>
              <w:color w:val="A31515"/>
            </w:rPr>
          </w:rPrChange>
        </w:rPr>
        <w:t>"Tue"</w:t>
      </w:r>
      <w:r w:rsidRPr="00EC76D5">
        <w:t xml:space="preserve">, </w:t>
      </w:r>
      <w:r w:rsidRPr="00EC76D5">
        <w:rPr>
          <w:color w:val="000000" w:themeColor="text1"/>
          <w:rPrChange w:id="609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5" w:author="Stefan Björnander" w:date="2012-05-06T21:51:00Z">
            <w:rPr>
              <w:color w:val="A31515"/>
            </w:rPr>
          </w:rPrChange>
        </w:rPr>
        <w:t>"Fri"</w:t>
      </w:r>
      <w:r w:rsidRPr="00EC76D5">
        <w:t xml:space="preserve">, </w:t>
      </w:r>
      <w:r w:rsidRPr="00EC76D5">
        <w:rPr>
          <w:color w:val="000000" w:themeColor="text1"/>
          <w:rPrChange w:id="609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0" w:name="_Toc323656740"/>
      <w:bookmarkStart w:id="6101" w:name="_Toc324085478"/>
      <w:bookmarkStart w:id="6102" w:name="_Toc383781130"/>
      <w:bookmarkStart w:id="6103" w:name="_Toc481936530"/>
      <w:r w:rsidRPr="00EC76D5">
        <w:t>Random Numbers</w:t>
      </w:r>
      <w:bookmarkEnd w:id="6100"/>
      <w:bookmarkEnd w:id="6101"/>
      <w:bookmarkEnd w:id="6102"/>
      <w:bookmarkEnd w:id="6103"/>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4"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7" w:name="_Toc323656741"/>
      <w:bookmarkStart w:id="6108" w:name="_Toc324085479"/>
      <w:bookmarkStart w:id="6109" w:name="_Toc383781131"/>
      <w:bookmarkStart w:id="6110" w:name="_Toc481936531"/>
      <w:r w:rsidRPr="00EC76D5">
        <w:t>Limits of Integral and Floating Types</w:t>
      </w:r>
      <w:bookmarkEnd w:id="6107"/>
      <w:bookmarkEnd w:id="6108"/>
      <w:bookmarkEnd w:id="6109"/>
      <w:bookmarkEnd w:id="611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1" w:name="_Toc323656742"/>
      <w:bookmarkStart w:id="6112" w:name="_Toc324085480"/>
      <w:bookmarkStart w:id="6113" w:name="_Toc383781132"/>
      <w:bookmarkStart w:id="6114" w:name="_Toc481936532"/>
      <w:r w:rsidRPr="00EC76D5">
        <w:t>Character Functions</w:t>
      </w:r>
      <w:bookmarkEnd w:id="6111"/>
      <w:bookmarkEnd w:id="6112"/>
      <w:bookmarkEnd w:id="6113"/>
      <w:bookmarkEnd w:id="611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6"/>
            <w:commentRangeStart w:id="6117"/>
            <w:proofErr w:type="spellStart"/>
            <w:r w:rsidRPr="00EC76D5">
              <w:rPr>
                <w:b/>
                <w:sz w:val="21"/>
                <w:szCs w:val="21"/>
              </w:rPr>
              <w:t>Isalnum</w:t>
            </w:r>
            <w:commentRangeEnd w:id="6116"/>
            <w:proofErr w:type="spellEnd"/>
            <w:r w:rsidR="00166455" w:rsidRPr="00EC76D5">
              <w:rPr>
                <w:rStyle w:val="Kommentarsreferens"/>
                <w:rFonts w:eastAsia="Times New Roman" w:cs="Times New Roman"/>
              </w:rPr>
              <w:commentReference w:id="6116"/>
            </w:r>
            <w:commentRangeEnd w:id="6117"/>
            <w:r w:rsidR="00166455" w:rsidRPr="00EC76D5">
              <w:rPr>
                <w:rStyle w:val="Kommentarsreferens"/>
                <w:rFonts w:eastAsia="Times New Roman" w:cs="Times New Roman"/>
              </w:rPr>
              <w:commentReference w:id="611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8" w:name="_Toc323656743"/>
      <w:bookmarkStart w:id="6119" w:name="_Toc324085481"/>
      <w:bookmarkStart w:id="6120" w:name="_Toc383781133"/>
      <w:bookmarkStart w:id="6121" w:name="_Toc481936533"/>
      <w:r w:rsidRPr="00EC76D5">
        <w:t>Further Reading</w:t>
      </w:r>
      <w:bookmarkEnd w:id="6001"/>
      <w:bookmarkEnd w:id="6118"/>
      <w:bookmarkEnd w:id="6119"/>
      <w:bookmarkEnd w:id="6120"/>
      <w:bookmarkEnd w:id="612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2" w:name="_Toc481936534"/>
      <w:r w:rsidRPr="00EC76D5">
        <w:lastRenderedPageBreak/>
        <w:t>A Crash Course in Java</w:t>
      </w:r>
      <w:bookmarkEnd w:id="6122"/>
    </w:p>
    <w:p w14:paraId="6ED6B355" w14:textId="77777777" w:rsidR="00F03D06" w:rsidRPr="00EC76D5" w:rsidRDefault="00F03D06" w:rsidP="00F03D06">
      <w:pPr>
        <w:pStyle w:val="Rubrik1"/>
        <w:numPr>
          <w:ilvl w:val="0"/>
          <w:numId w:val="0"/>
        </w:numPr>
        <w:ind w:left="720" w:hanging="720"/>
      </w:pPr>
      <w:bookmarkStart w:id="6123" w:name="_Toc481936535"/>
      <w:r w:rsidRPr="00EC76D5">
        <w:lastRenderedPageBreak/>
        <w:t>Foreword</w:t>
      </w:r>
      <w:bookmarkEnd w:id="612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E238B" w:rsidRDefault="009E238B" w:rsidP="005F7461">
                              <w:pPr>
                                <w:spacing w:before="60" w:after="0"/>
                                <w:jc w:val="center"/>
                                <w:rPr>
                                  <w:lang w:val="sv-SE"/>
                                </w:rPr>
                              </w:pPr>
                              <w:r>
                                <w:rPr>
                                  <w:lang w:val="sv-SE"/>
                                </w:rPr>
                                <w:t>Preprocessor</w:t>
                              </w:r>
                            </w:p>
                            <w:p w14:paraId="04F32221" w14:textId="77777777" w:rsidR="009E238B" w:rsidRPr="00C7380D" w:rsidRDefault="009E238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E238B" w:rsidRPr="008541FD" w:rsidRDefault="009E238B" w:rsidP="005F7461">
                              <w:pPr>
                                <w:spacing w:before="60" w:after="0"/>
                                <w:jc w:val="center"/>
                              </w:pPr>
                              <w:r w:rsidRPr="008541FD">
                                <w:t>Source</w:t>
                              </w:r>
                              <w:r>
                                <w:t xml:space="preserve"> </w:t>
                              </w:r>
                              <w:r w:rsidRPr="008541FD">
                                <w:t>Code</w:t>
                              </w:r>
                            </w:p>
                            <w:p w14:paraId="4FCEAC5C" w14:textId="77777777" w:rsidR="009E238B" w:rsidRDefault="009E238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E238B" w:rsidRDefault="009E238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E238B" w:rsidRDefault="009E238B" w:rsidP="005F7461">
                              <w:pPr>
                                <w:pStyle w:val="Normalwebb"/>
                                <w:spacing w:before="60" w:line="256" w:lineRule="auto"/>
                                <w:jc w:val="center"/>
                              </w:pPr>
                              <w:r>
                                <w:rPr>
                                  <w:rFonts w:eastAsia="Calibri"/>
                                  <w:sz w:val="22"/>
                                  <w:szCs w:val="22"/>
                                  <w:lang w:val="en-US"/>
                                </w:rPr>
                                <w:t>Processed Code</w:t>
                              </w:r>
                            </w:p>
                            <w:p w14:paraId="14142DBC" w14:textId="77777777" w:rsidR="009E238B" w:rsidRDefault="009E238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E238B" w:rsidRDefault="009E238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E238B" w:rsidRDefault="009E238B" w:rsidP="005F7461">
                              <w:pPr>
                                <w:pStyle w:val="Normalwebb"/>
                                <w:spacing w:before="60" w:line="254" w:lineRule="auto"/>
                                <w:jc w:val="center"/>
                              </w:pPr>
                              <w:r>
                                <w:rPr>
                                  <w:rFonts w:eastAsia="Calibri"/>
                                  <w:sz w:val="22"/>
                                  <w:szCs w:val="22"/>
                                  <w:lang w:val="en-US"/>
                                </w:rPr>
                                <w:t>Syntax Tree</w:t>
                              </w:r>
                            </w:p>
                            <w:p w14:paraId="070DB26E" w14:textId="77777777" w:rsidR="009E238B" w:rsidRDefault="009E23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E238B" w:rsidRDefault="009E238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E238B" w:rsidRDefault="009E238B" w:rsidP="005F7461">
                              <w:pPr>
                                <w:pStyle w:val="Normalwebb"/>
                                <w:spacing w:before="60" w:line="252" w:lineRule="auto"/>
                                <w:jc w:val="center"/>
                              </w:pPr>
                              <w:r>
                                <w:rPr>
                                  <w:rFonts w:eastAsia="Calibri"/>
                                  <w:sz w:val="22"/>
                                  <w:szCs w:val="22"/>
                                  <w:lang w:val="en-US"/>
                                </w:rPr>
                                <w:t>Optimized Syntax Tree</w:t>
                              </w:r>
                            </w:p>
                            <w:p w14:paraId="3315953C" w14:textId="77777777" w:rsidR="009E238B" w:rsidRDefault="009E23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E238B" w:rsidRDefault="009E238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E238B" w:rsidRDefault="009E238B" w:rsidP="005F7461">
                              <w:pPr>
                                <w:pStyle w:val="Normalwebb"/>
                                <w:spacing w:before="60" w:line="252" w:lineRule="auto"/>
                                <w:jc w:val="center"/>
                              </w:pPr>
                              <w:r>
                                <w:rPr>
                                  <w:rFonts w:eastAsia="Calibri"/>
                                  <w:sz w:val="22"/>
                                  <w:szCs w:val="22"/>
                                  <w:lang w:val="en-US"/>
                                </w:rPr>
                                <w:t>Middle Code List</w:t>
                              </w:r>
                            </w:p>
                            <w:p w14:paraId="321C1BE9" w14:textId="77777777" w:rsidR="009E238B" w:rsidRDefault="009E23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E238B" w:rsidRDefault="009E238B" w:rsidP="005F7461">
                              <w:pPr>
                                <w:pStyle w:val="Normalwebb"/>
                                <w:spacing w:before="60" w:line="252" w:lineRule="auto"/>
                                <w:jc w:val="center"/>
                              </w:pPr>
                              <w:r>
                                <w:rPr>
                                  <w:rFonts w:eastAsia="Calibri"/>
                                  <w:sz w:val="22"/>
                                  <w:szCs w:val="22"/>
                                  <w:lang w:val="en-US"/>
                                </w:rPr>
                                <w:t>Optimized Middle Code List</w:t>
                              </w:r>
                            </w:p>
                            <w:p w14:paraId="4CF9CB98" w14:textId="77777777" w:rsidR="009E238B" w:rsidRDefault="009E238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E238B" w:rsidRDefault="009E238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E238B" w:rsidRDefault="009E238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E238B" w:rsidRDefault="009E238B" w:rsidP="005F7461">
                        <w:pPr>
                          <w:spacing w:before="60" w:after="0"/>
                          <w:jc w:val="center"/>
                          <w:rPr>
                            <w:lang w:val="sv-SE"/>
                          </w:rPr>
                        </w:pPr>
                        <w:r>
                          <w:rPr>
                            <w:lang w:val="sv-SE"/>
                          </w:rPr>
                          <w:t>Preprocessor</w:t>
                        </w:r>
                      </w:p>
                      <w:p w14:paraId="04F32221" w14:textId="77777777" w:rsidR="009E238B" w:rsidRPr="00C7380D" w:rsidRDefault="009E238B"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E238B" w:rsidRPr="008541FD" w:rsidRDefault="009E238B" w:rsidP="005F7461">
                        <w:pPr>
                          <w:spacing w:before="60" w:after="0"/>
                          <w:jc w:val="center"/>
                        </w:pPr>
                        <w:r w:rsidRPr="008541FD">
                          <w:t>Source</w:t>
                        </w:r>
                        <w:r>
                          <w:t xml:space="preserve"> </w:t>
                        </w:r>
                        <w:r w:rsidRPr="008541FD">
                          <w:t>Code</w:t>
                        </w:r>
                      </w:p>
                      <w:p w14:paraId="4FCEAC5C" w14:textId="77777777" w:rsidR="009E238B" w:rsidRDefault="009E238B"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E238B" w:rsidRDefault="009E238B"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E238B" w:rsidRDefault="009E238B" w:rsidP="005F7461">
                        <w:pPr>
                          <w:pStyle w:val="Normalwebb"/>
                          <w:spacing w:before="60" w:line="256" w:lineRule="auto"/>
                          <w:jc w:val="center"/>
                        </w:pPr>
                        <w:r>
                          <w:rPr>
                            <w:rFonts w:eastAsia="Calibri"/>
                            <w:sz w:val="22"/>
                            <w:szCs w:val="22"/>
                            <w:lang w:val="en-US"/>
                          </w:rPr>
                          <w:t>Processed Code</w:t>
                        </w:r>
                      </w:p>
                      <w:p w14:paraId="14142DBC" w14:textId="77777777" w:rsidR="009E238B" w:rsidRDefault="009E238B"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E238B" w:rsidRDefault="009E238B"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E238B" w:rsidRDefault="009E238B" w:rsidP="005F7461">
                        <w:pPr>
                          <w:pStyle w:val="Normalwebb"/>
                          <w:spacing w:before="60" w:line="254" w:lineRule="auto"/>
                          <w:jc w:val="center"/>
                        </w:pPr>
                        <w:r>
                          <w:rPr>
                            <w:rFonts w:eastAsia="Calibri"/>
                            <w:sz w:val="22"/>
                            <w:szCs w:val="22"/>
                            <w:lang w:val="en-US"/>
                          </w:rPr>
                          <w:t>Syntax Tree</w:t>
                        </w:r>
                      </w:p>
                      <w:p w14:paraId="070DB26E" w14:textId="77777777" w:rsidR="009E238B" w:rsidRDefault="009E238B"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E238B" w:rsidRDefault="009E238B"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E238B" w:rsidRDefault="009E238B" w:rsidP="005F7461">
                        <w:pPr>
                          <w:pStyle w:val="Normalwebb"/>
                          <w:spacing w:before="60" w:line="252" w:lineRule="auto"/>
                          <w:jc w:val="center"/>
                        </w:pPr>
                        <w:r>
                          <w:rPr>
                            <w:rFonts w:eastAsia="Calibri"/>
                            <w:sz w:val="22"/>
                            <w:szCs w:val="22"/>
                            <w:lang w:val="en-US"/>
                          </w:rPr>
                          <w:t>Optimized Syntax Tree</w:t>
                        </w:r>
                      </w:p>
                      <w:p w14:paraId="3315953C" w14:textId="77777777" w:rsidR="009E238B" w:rsidRDefault="009E238B"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E238B" w:rsidRDefault="009E238B"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E238B" w:rsidRDefault="009E238B" w:rsidP="005F7461">
                        <w:pPr>
                          <w:pStyle w:val="Normalwebb"/>
                          <w:spacing w:before="60" w:line="252" w:lineRule="auto"/>
                          <w:jc w:val="center"/>
                        </w:pPr>
                        <w:r>
                          <w:rPr>
                            <w:rFonts w:eastAsia="Calibri"/>
                            <w:sz w:val="22"/>
                            <w:szCs w:val="22"/>
                            <w:lang w:val="en-US"/>
                          </w:rPr>
                          <w:t>Middle Code List</w:t>
                        </w:r>
                      </w:p>
                      <w:p w14:paraId="321C1BE9" w14:textId="77777777" w:rsidR="009E238B" w:rsidRDefault="009E238B"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E238B" w:rsidRDefault="009E238B" w:rsidP="005F7461">
                        <w:pPr>
                          <w:pStyle w:val="Normalwebb"/>
                          <w:spacing w:before="60" w:line="252" w:lineRule="auto"/>
                          <w:jc w:val="center"/>
                        </w:pPr>
                        <w:r>
                          <w:rPr>
                            <w:rFonts w:eastAsia="Calibri"/>
                            <w:sz w:val="22"/>
                            <w:szCs w:val="22"/>
                            <w:lang w:val="en-US"/>
                          </w:rPr>
                          <w:t>Optimized Middle Code List</w:t>
                        </w:r>
                      </w:p>
                      <w:p w14:paraId="4CF9CB98" w14:textId="77777777" w:rsidR="009E238B" w:rsidRDefault="009E238B"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E238B" w:rsidRDefault="009E238B"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E238B" w:rsidRDefault="009E238B"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E238B" w:rsidRDefault="009E238B" w:rsidP="006F14D0">
                              <w:pPr>
                                <w:spacing w:before="60" w:after="0"/>
                                <w:jc w:val="center"/>
                                <w:rPr>
                                  <w:lang w:val="sv-SE"/>
                                </w:rPr>
                              </w:pPr>
                              <w:r>
                                <w:rPr>
                                  <w:lang w:val="sv-SE"/>
                                </w:rPr>
                                <w:t>Preprocessor</w:t>
                              </w:r>
                            </w:p>
                            <w:p w14:paraId="2CD90E0F" w14:textId="77777777" w:rsidR="009E238B" w:rsidRPr="00C7380D" w:rsidRDefault="009E238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E238B" w:rsidRPr="008541FD" w:rsidRDefault="009E238B" w:rsidP="006F14D0">
                              <w:pPr>
                                <w:spacing w:before="60" w:after="0"/>
                                <w:jc w:val="center"/>
                              </w:pPr>
                              <w:r w:rsidRPr="008541FD">
                                <w:t>Source</w:t>
                              </w:r>
                              <w:r>
                                <w:t xml:space="preserve"> </w:t>
                              </w:r>
                              <w:r w:rsidRPr="008541FD">
                                <w:t>Code</w:t>
                              </w:r>
                            </w:p>
                            <w:p w14:paraId="1314F231" w14:textId="77777777" w:rsidR="009E238B" w:rsidRDefault="009E238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E238B" w:rsidRDefault="009E238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E238B" w:rsidRDefault="009E238B" w:rsidP="006F14D0">
                              <w:pPr>
                                <w:pStyle w:val="Normalwebb"/>
                                <w:spacing w:before="60" w:line="256" w:lineRule="auto"/>
                                <w:jc w:val="center"/>
                              </w:pPr>
                              <w:r>
                                <w:rPr>
                                  <w:rFonts w:eastAsia="Calibri"/>
                                  <w:sz w:val="22"/>
                                  <w:szCs w:val="22"/>
                                  <w:lang w:val="en-US"/>
                                </w:rPr>
                                <w:t>Processed Code</w:t>
                              </w:r>
                            </w:p>
                            <w:p w14:paraId="705B7689" w14:textId="77777777" w:rsidR="009E238B" w:rsidRDefault="009E238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E238B" w:rsidRDefault="009E238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E238B" w:rsidRDefault="009E238B" w:rsidP="006F14D0">
                              <w:pPr>
                                <w:pStyle w:val="Normalwebb"/>
                                <w:spacing w:before="60" w:line="254" w:lineRule="auto"/>
                                <w:jc w:val="center"/>
                              </w:pPr>
                              <w:r>
                                <w:rPr>
                                  <w:rFonts w:eastAsia="Calibri"/>
                                  <w:sz w:val="22"/>
                                  <w:szCs w:val="22"/>
                                  <w:lang w:val="en-US"/>
                                </w:rPr>
                                <w:t>Syntax Tree</w:t>
                              </w:r>
                            </w:p>
                            <w:p w14:paraId="20988EE2" w14:textId="77777777" w:rsidR="009E238B" w:rsidRDefault="009E23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E238B" w:rsidRDefault="009E238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E238B" w:rsidRDefault="009E238B" w:rsidP="006F14D0">
                              <w:pPr>
                                <w:pStyle w:val="Normalwebb"/>
                                <w:spacing w:before="60" w:line="252" w:lineRule="auto"/>
                                <w:jc w:val="center"/>
                              </w:pPr>
                              <w:r>
                                <w:rPr>
                                  <w:rFonts w:eastAsia="Calibri"/>
                                  <w:sz w:val="22"/>
                                  <w:szCs w:val="22"/>
                                  <w:lang w:val="en-US"/>
                                </w:rPr>
                                <w:t>Optimized Syntax Tree</w:t>
                              </w:r>
                            </w:p>
                            <w:p w14:paraId="35223DB0" w14:textId="77777777" w:rsidR="009E238B" w:rsidRDefault="009E23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E238B" w:rsidRDefault="009E238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E238B" w:rsidRDefault="009E238B" w:rsidP="006F14D0">
                              <w:pPr>
                                <w:pStyle w:val="Normalwebb"/>
                                <w:spacing w:before="60" w:line="252" w:lineRule="auto"/>
                                <w:jc w:val="center"/>
                              </w:pPr>
                              <w:r>
                                <w:rPr>
                                  <w:rFonts w:eastAsia="Calibri"/>
                                  <w:sz w:val="22"/>
                                  <w:szCs w:val="22"/>
                                  <w:lang w:val="en-US"/>
                                </w:rPr>
                                <w:t>Middle Code List</w:t>
                              </w:r>
                            </w:p>
                            <w:p w14:paraId="5410A942" w14:textId="77777777" w:rsidR="009E238B" w:rsidRDefault="009E23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E238B" w:rsidRDefault="009E238B" w:rsidP="006F14D0">
                              <w:pPr>
                                <w:pStyle w:val="Normalwebb"/>
                                <w:spacing w:before="60" w:line="252" w:lineRule="auto"/>
                                <w:jc w:val="center"/>
                              </w:pPr>
                              <w:r>
                                <w:rPr>
                                  <w:rFonts w:eastAsia="Calibri"/>
                                  <w:sz w:val="22"/>
                                  <w:szCs w:val="22"/>
                                  <w:lang w:val="en-US"/>
                                </w:rPr>
                                <w:t>Optimized Middle Code List</w:t>
                              </w:r>
                            </w:p>
                            <w:p w14:paraId="36F7A1DE" w14:textId="77777777" w:rsidR="009E238B" w:rsidRDefault="009E238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E238B" w:rsidRDefault="009E238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E238B" w:rsidRDefault="009E238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E238B" w:rsidRDefault="009E238B" w:rsidP="006F14D0">
                        <w:pPr>
                          <w:spacing w:before="60" w:after="0"/>
                          <w:jc w:val="center"/>
                          <w:rPr>
                            <w:lang w:val="sv-SE"/>
                          </w:rPr>
                        </w:pPr>
                        <w:r>
                          <w:rPr>
                            <w:lang w:val="sv-SE"/>
                          </w:rPr>
                          <w:t>Preprocessor</w:t>
                        </w:r>
                      </w:p>
                      <w:p w14:paraId="2CD90E0F" w14:textId="77777777" w:rsidR="009E238B" w:rsidRPr="00C7380D" w:rsidRDefault="009E238B"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E238B" w:rsidRPr="008541FD" w:rsidRDefault="009E238B" w:rsidP="006F14D0">
                        <w:pPr>
                          <w:spacing w:before="60" w:after="0"/>
                          <w:jc w:val="center"/>
                        </w:pPr>
                        <w:r w:rsidRPr="008541FD">
                          <w:t>Source</w:t>
                        </w:r>
                        <w:r>
                          <w:t xml:space="preserve"> </w:t>
                        </w:r>
                        <w:r w:rsidRPr="008541FD">
                          <w:t>Code</w:t>
                        </w:r>
                      </w:p>
                      <w:p w14:paraId="1314F231" w14:textId="77777777" w:rsidR="009E238B" w:rsidRDefault="009E238B"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E238B" w:rsidRDefault="009E238B"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E238B" w:rsidRDefault="009E238B" w:rsidP="006F14D0">
                        <w:pPr>
                          <w:pStyle w:val="Normalwebb"/>
                          <w:spacing w:before="60" w:line="256" w:lineRule="auto"/>
                          <w:jc w:val="center"/>
                        </w:pPr>
                        <w:r>
                          <w:rPr>
                            <w:rFonts w:eastAsia="Calibri"/>
                            <w:sz w:val="22"/>
                            <w:szCs w:val="22"/>
                            <w:lang w:val="en-US"/>
                          </w:rPr>
                          <w:t>Processed Code</w:t>
                        </w:r>
                      </w:p>
                      <w:p w14:paraId="705B7689" w14:textId="77777777" w:rsidR="009E238B" w:rsidRDefault="009E238B"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E238B" w:rsidRDefault="009E238B"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E238B" w:rsidRDefault="009E238B" w:rsidP="006F14D0">
                        <w:pPr>
                          <w:pStyle w:val="Normalwebb"/>
                          <w:spacing w:before="60" w:line="254" w:lineRule="auto"/>
                          <w:jc w:val="center"/>
                        </w:pPr>
                        <w:r>
                          <w:rPr>
                            <w:rFonts w:eastAsia="Calibri"/>
                            <w:sz w:val="22"/>
                            <w:szCs w:val="22"/>
                            <w:lang w:val="en-US"/>
                          </w:rPr>
                          <w:t>Syntax Tree</w:t>
                        </w:r>
                      </w:p>
                      <w:p w14:paraId="20988EE2" w14:textId="77777777" w:rsidR="009E238B" w:rsidRDefault="009E238B"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E238B" w:rsidRDefault="009E238B"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E238B" w:rsidRDefault="009E238B" w:rsidP="006F14D0">
                        <w:pPr>
                          <w:pStyle w:val="Normalwebb"/>
                          <w:spacing w:before="60" w:line="252" w:lineRule="auto"/>
                          <w:jc w:val="center"/>
                        </w:pPr>
                        <w:r>
                          <w:rPr>
                            <w:rFonts w:eastAsia="Calibri"/>
                            <w:sz w:val="22"/>
                            <w:szCs w:val="22"/>
                            <w:lang w:val="en-US"/>
                          </w:rPr>
                          <w:t>Optimized Syntax Tree</w:t>
                        </w:r>
                      </w:p>
                      <w:p w14:paraId="35223DB0" w14:textId="77777777" w:rsidR="009E238B" w:rsidRDefault="009E238B"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E238B" w:rsidRDefault="009E238B"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E238B" w:rsidRDefault="009E238B" w:rsidP="006F14D0">
                        <w:pPr>
                          <w:pStyle w:val="Normalwebb"/>
                          <w:spacing w:before="60" w:line="252" w:lineRule="auto"/>
                          <w:jc w:val="center"/>
                        </w:pPr>
                        <w:r>
                          <w:rPr>
                            <w:rFonts w:eastAsia="Calibri"/>
                            <w:sz w:val="22"/>
                            <w:szCs w:val="22"/>
                            <w:lang w:val="en-US"/>
                          </w:rPr>
                          <w:t>Middle Code List</w:t>
                        </w:r>
                      </w:p>
                      <w:p w14:paraId="5410A942" w14:textId="77777777" w:rsidR="009E238B" w:rsidRDefault="009E238B"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E238B" w:rsidRDefault="009E238B" w:rsidP="006F14D0">
                        <w:pPr>
                          <w:pStyle w:val="Normalwebb"/>
                          <w:spacing w:before="60" w:line="252" w:lineRule="auto"/>
                          <w:jc w:val="center"/>
                        </w:pPr>
                        <w:r>
                          <w:rPr>
                            <w:rFonts w:eastAsia="Calibri"/>
                            <w:sz w:val="22"/>
                            <w:szCs w:val="22"/>
                            <w:lang w:val="en-US"/>
                          </w:rPr>
                          <w:t>Optimized Middle Code List</w:t>
                        </w:r>
                      </w:p>
                      <w:p w14:paraId="36F7A1DE" w14:textId="77777777" w:rsidR="009E238B" w:rsidRDefault="009E238B"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E238B" w:rsidRDefault="009E238B"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E238B" w:rsidRDefault="009E238B"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6" w:author="Stefan Bjornander" w:date="2015-05-23T17:42:00Z" w:initials="SB">
    <w:p w14:paraId="7086E310" w14:textId="77777777" w:rsidR="009E238B" w:rsidRDefault="009E238B">
      <w:pPr>
        <w:pStyle w:val="Kommentarer"/>
      </w:pPr>
      <w:r>
        <w:rPr>
          <w:rStyle w:val="Kommentarsreferens"/>
        </w:rPr>
        <w:annotationRef/>
      </w:r>
    </w:p>
    <w:p w14:paraId="01C1DAD9" w14:textId="77777777" w:rsidR="009E238B" w:rsidRDefault="009E238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6117" w:author="Stefan Bjornander" w:date="2015-05-23T17:42:00Z" w:initials="SB">
    <w:p w14:paraId="04F55807" w14:textId="77777777" w:rsidR="009E238B" w:rsidRDefault="009E238B">
      <w:pPr>
        <w:pStyle w:val="Kommentarer"/>
      </w:pPr>
      <w:r>
        <w:rPr>
          <w:rStyle w:val="Kommentarsreferens"/>
        </w:rPr>
        <w:annotationRef/>
      </w:r>
    </w:p>
    <w:p w14:paraId="533EC9EE" w14:textId="77777777" w:rsidR="009E238B" w:rsidRDefault="009E238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CF98D" w14:textId="77777777" w:rsidR="006A7978" w:rsidRDefault="006A7978" w:rsidP="006C7309">
      <w:pPr>
        <w:spacing w:line="240" w:lineRule="auto"/>
      </w:pPr>
      <w:r>
        <w:separator/>
      </w:r>
    </w:p>
  </w:endnote>
  <w:endnote w:type="continuationSeparator" w:id="0">
    <w:p w14:paraId="5B50F71D" w14:textId="77777777" w:rsidR="006A7978" w:rsidRDefault="006A797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0CCDF" w14:textId="77777777" w:rsidR="006A7978" w:rsidRDefault="006A7978" w:rsidP="006C7309">
      <w:pPr>
        <w:spacing w:line="240" w:lineRule="auto"/>
      </w:pPr>
      <w:r>
        <w:separator/>
      </w:r>
    </w:p>
  </w:footnote>
  <w:footnote w:type="continuationSeparator" w:id="0">
    <w:p w14:paraId="58942B18" w14:textId="77777777" w:rsidR="006A7978" w:rsidRDefault="006A7978" w:rsidP="006C7309">
      <w:pPr>
        <w:spacing w:line="240" w:lineRule="auto"/>
      </w:pPr>
      <w:r>
        <w:continuationSeparator/>
      </w:r>
    </w:p>
  </w:footnote>
  <w:footnote w:id="1">
    <w:p w14:paraId="073943A1" w14:textId="0E9731C3" w:rsidR="009E238B" w:rsidRPr="00304E17" w:rsidRDefault="009E238B">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E238B" w:rsidRPr="007E20F3" w:rsidRDefault="009E238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E238B" w:rsidRPr="00214B10" w:rsidRDefault="009E238B"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9E238B" w:rsidRPr="007E20F3" w:rsidRDefault="009E238B"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E238B" w:rsidRPr="00E01F3C" w:rsidRDefault="009E238B"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E238B" w:rsidRDefault="009E238B"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E238B" w:rsidRPr="006646C9" w:rsidRDefault="009E238B" w:rsidP="00E40B78">
      <w:pPr>
        <w:pStyle w:val="Code"/>
      </w:pPr>
      <w:r>
        <w:t>printf("int: %i, double %f", 123, 23.45);</w:t>
      </w:r>
    </w:p>
  </w:footnote>
  <w:footnote w:id="7">
    <w:p w14:paraId="185C09F4" w14:textId="77777777" w:rsidR="009E238B" w:rsidRPr="00D93CD3" w:rsidRDefault="009E238B"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E238B" w:rsidRPr="0041681A" w:rsidRDefault="009E238B">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E238B" w:rsidRPr="008A39BB" w:rsidRDefault="009E238B">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E238B" w:rsidRPr="00DB458B" w:rsidRDefault="009E238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E238B" w:rsidRDefault="009E238B"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E238B" w:rsidRPr="00DB458B" w:rsidRDefault="009E238B">
      <w:pPr>
        <w:pStyle w:val="Fotnotstext"/>
      </w:pPr>
    </w:p>
  </w:footnote>
  <w:footnote w:id="12">
    <w:p w14:paraId="6F2CD1AD" w14:textId="01D73667" w:rsidR="009E238B" w:rsidRPr="00615CDB" w:rsidRDefault="009E238B">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E238B" w:rsidRPr="00725EAE" w:rsidRDefault="009E238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E238B" w:rsidRPr="00B4576D" w:rsidRDefault="009E238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E238B" w:rsidRPr="00080A22" w:rsidRDefault="009E238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E238B" w:rsidRDefault="009E238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E238B" w:rsidRDefault="009E238B" w:rsidP="00E80032">
      <w:pPr>
        <w:pStyle w:val="Code"/>
      </w:pPr>
      <w:r>
        <w:t>#define BOOL int</w:t>
      </w:r>
    </w:p>
    <w:p w14:paraId="5A8A6026" w14:textId="77777777" w:rsidR="009E238B" w:rsidRDefault="009E238B" w:rsidP="00E80032">
      <w:pPr>
        <w:pStyle w:val="Code"/>
      </w:pPr>
      <w:r>
        <w:t>#define TRUE 1</w:t>
      </w:r>
    </w:p>
    <w:p w14:paraId="09976B6C" w14:textId="77777777" w:rsidR="009E238B" w:rsidRPr="00BF232B" w:rsidRDefault="009E238B" w:rsidP="00E80032">
      <w:pPr>
        <w:pStyle w:val="Code"/>
      </w:pPr>
      <w:r>
        <w:t>#define FALSE 0</w:t>
      </w:r>
    </w:p>
  </w:footnote>
  <w:footnote w:id="17">
    <w:p w14:paraId="1100CB01" w14:textId="77777777" w:rsidR="009E238B" w:rsidRDefault="009E238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E238B" w:rsidRDefault="009E238B" w:rsidP="00E80032">
      <w:r>
        <w:rPr>
          <w:rStyle w:val="Fotnotsreferens"/>
        </w:rPr>
        <w:footnoteRef/>
      </w:r>
      <w:r>
        <w:t xml:space="preserve"> Depending of the compiler and its warning level settings.</w:t>
      </w:r>
    </w:p>
  </w:footnote>
  <w:footnote w:id="19">
    <w:p w14:paraId="3D554D37" w14:textId="77777777" w:rsidR="009E238B" w:rsidRPr="004679D4" w:rsidRDefault="009E238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E238B" w:rsidRPr="00C03AB7" w:rsidRDefault="009E238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E238B" w:rsidRPr="000C5114" w:rsidRDefault="009E238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E238B" w:rsidRPr="002343ED" w:rsidRDefault="009E238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E238B" w:rsidRDefault="009E238B" w:rsidP="00E80032">
      <w:r>
        <w:rPr>
          <w:rStyle w:val="Fotnotsreferens"/>
        </w:rPr>
        <w:footnoteRef/>
      </w:r>
      <w:r>
        <w:t xml:space="preserve"> However, we have no knowledge about the actual address; it may be 10,000 or anything else.</w:t>
      </w:r>
    </w:p>
  </w:footnote>
  <w:footnote w:id="24">
    <w:p w14:paraId="575EFDCD" w14:textId="77777777" w:rsidR="009E238B" w:rsidRPr="009B0162" w:rsidRDefault="009E238B"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E238B" w:rsidRDefault="009E238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E238B" w:rsidRDefault="009E238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E238B" w:rsidRPr="00E554CC" w:rsidRDefault="009E238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E238B" w:rsidRPr="00391B01" w:rsidRDefault="009E238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E238B" w:rsidRDefault="009E238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E238B" w:rsidRDefault="009E238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E238B" w:rsidRDefault="009E238B" w:rsidP="00E80032">
      <w:r>
        <w:rPr>
          <w:rStyle w:val="Fotnotsreferens"/>
        </w:rPr>
        <w:footnoteRef/>
      </w:r>
      <w:r>
        <w:t xml:space="preserve"> There is no rational explanation, just accept it.</w:t>
      </w:r>
    </w:p>
  </w:footnote>
  <w:footnote w:id="32">
    <w:p w14:paraId="0B9FD0C4" w14:textId="77777777" w:rsidR="009E238B" w:rsidRDefault="009E238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E238B" w:rsidRPr="00EF01A1" w:rsidRDefault="009E238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E238B" w:rsidRPr="008655EC" w:rsidRDefault="009E238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0FAFa4RLE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C9D"/>
    <w:rsid w:val="000C7243"/>
    <w:rsid w:val="000C72DC"/>
    <w:rsid w:val="000C7770"/>
    <w:rsid w:val="000C7CA0"/>
    <w:rsid w:val="000D0149"/>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566"/>
    <w:rsid w:val="00134698"/>
    <w:rsid w:val="00134795"/>
    <w:rsid w:val="001348BD"/>
    <w:rsid w:val="00134AB7"/>
    <w:rsid w:val="00134D63"/>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0D8C"/>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014"/>
    <w:rsid w:val="00477170"/>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140"/>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76D"/>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80C59-8102-4040-B87B-D10083AF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9177</TotalTime>
  <Pages>604</Pages>
  <Words>178372</Words>
  <Characters>945373</Characters>
  <Application>Microsoft Office Word</Application>
  <DocSecurity>0</DocSecurity>
  <Lines>7878</Lines>
  <Paragraphs>2243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1654</cp:revision>
  <cp:lastPrinted>2017-05-07T13:41:00Z</cp:lastPrinted>
  <dcterms:created xsi:type="dcterms:W3CDTF">2020-05-20T16:12:00Z</dcterms:created>
  <dcterms:modified xsi:type="dcterms:W3CDTF">2020-06-10T13:12:00Z</dcterms:modified>
</cp:coreProperties>
</file>