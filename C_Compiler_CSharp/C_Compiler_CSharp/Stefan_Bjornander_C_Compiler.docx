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DA6AB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DA6AB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DA6AB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DA6AB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DA6AB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DA6AB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DA6AB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DA6AB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DA6AB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DA6AB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DA6AB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DA6AB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DA6AB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DA6AB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DA6AB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DA6AB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DA6AB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DA6AB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DA6AB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DA6AB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DA6AB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DA6AB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DA6AB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DA6AB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DA6AB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DA6AB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DA6AB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DA6AB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A6ABE" w:rsidRDefault="00DA6ABE" w:rsidP="007016BF">
                              <w:pPr>
                                <w:spacing w:before="60" w:after="0"/>
                                <w:jc w:val="center"/>
                                <w:rPr>
                                  <w:lang w:val="sv-SE"/>
                                </w:rPr>
                              </w:pPr>
                              <w:r>
                                <w:rPr>
                                  <w:lang w:val="sv-SE"/>
                                </w:rPr>
                                <w:t>Register Preparator</w:t>
                              </w:r>
                            </w:p>
                            <w:p w14:paraId="5B7E5EAE" w14:textId="77777777" w:rsidR="00DA6ABE" w:rsidRPr="00C7380D" w:rsidRDefault="00DA6AB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A6ABE" w:rsidRDefault="00DA6ABE" w:rsidP="00F52895">
                              <w:pPr>
                                <w:spacing w:before="60" w:after="0"/>
                                <w:jc w:val="center"/>
                                <w:rPr>
                                  <w:lang w:val="sv-SE"/>
                                </w:rPr>
                              </w:pPr>
                              <w:r>
                                <w:rPr>
                                  <w:lang w:val="sv-SE"/>
                                </w:rPr>
                                <w:t>Register Allocator</w:t>
                              </w:r>
                            </w:p>
                            <w:p w14:paraId="49971E8A" w14:textId="77777777" w:rsidR="00DA6ABE" w:rsidRDefault="00DA6AB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A6ABE" w:rsidRPr="009C410A" w:rsidRDefault="00DA6AB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A6ABE" w:rsidRPr="009C410A" w:rsidRDefault="00DA6AB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A6ABE" w:rsidRDefault="00DA6AB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A6ABE" w:rsidRDefault="00DA6AB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A6ABE" w:rsidRDefault="00DA6ABE" w:rsidP="007016BF">
                              <w:pPr>
                                <w:pStyle w:val="Normalwebb"/>
                                <w:spacing w:before="60" w:line="252" w:lineRule="auto"/>
                                <w:jc w:val="center"/>
                              </w:pPr>
                              <w:r>
                                <w:rPr>
                                  <w:rFonts w:eastAsia="Calibri"/>
                                  <w:sz w:val="22"/>
                                  <w:szCs w:val="22"/>
                                  <w:lang w:val="en-US"/>
                                </w:rPr>
                                <w:t>Object Code</w:t>
                              </w:r>
                            </w:p>
                            <w:p w14:paraId="774C3A6C" w14:textId="77777777" w:rsidR="00DA6ABE" w:rsidRDefault="00DA6AB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A6ABE" w:rsidRDefault="00DA6AB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A6ABE" w:rsidRDefault="00DA6AB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A6ABE" w:rsidRDefault="00DA6ABE" w:rsidP="007016BF">
                        <w:pPr>
                          <w:spacing w:before="60" w:after="0"/>
                          <w:jc w:val="center"/>
                          <w:rPr>
                            <w:lang w:val="sv-SE"/>
                          </w:rPr>
                        </w:pPr>
                        <w:r>
                          <w:rPr>
                            <w:lang w:val="sv-SE"/>
                          </w:rPr>
                          <w:t>Register Preparator</w:t>
                        </w:r>
                      </w:p>
                      <w:p w14:paraId="5B7E5EAE" w14:textId="77777777" w:rsidR="00DA6ABE" w:rsidRPr="00C7380D" w:rsidRDefault="00DA6ABE"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A6ABE" w:rsidRDefault="00DA6ABE" w:rsidP="00F52895">
                        <w:pPr>
                          <w:spacing w:before="60" w:after="0"/>
                          <w:jc w:val="center"/>
                          <w:rPr>
                            <w:lang w:val="sv-SE"/>
                          </w:rPr>
                        </w:pPr>
                        <w:r>
                          <w:rPr>
                            <w:lang w:val="sv-SE"/>
                          </w:rPr>
                          <w:t>Register Allocator</w:t>
                        </w:r>
                      </w:p>
                      <w:p w14:paraId="49971E8A" w14:textId="77777777" w:rsidR="00DA6ABE" w:rsidRDefault="00DA6ABE"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A6ABE" w:rsidRPr="009C410A" w:rsidRDefault="00DA6AB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A6ABE" w:rsidRPr="009C410A" w:rsidRDefault="00DA6AB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A6ABE" w:rsidRDefault="00DA6ABE"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A6ABE" w:rsidRDefault="00DA6ABE"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A6ABE" w:rsidRDefault="00DA6ABE" w:rsidP="007016BF">
                        <w:pPr>
                          <w:pStyle w:val="Normalwebb"/>
                          <w:spacing w:before="60" w:line="252" w:lineRule="auto"/>
                          <w:jc w:val="center"/>
                        </w:pPr>
                        <w:r>
                          <w:rPr>
                            <w:rFonts w:eastAsia="Calibri"/>
                            <w:sz w:val="22"/>
                            <w:szCs w:val="22"/>
                            <w:lang w:val="en-US"/>
                          </w:rPr>
                          <w:t>Object Code</w:t>
                        </w:r>
                      </w:p>
                      <w:p w14:paraId="774C3A6C" w14:textId="77777777" w:rsidR="00DA6ABE" w:rsidRDefault="00DA6ABE"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A6ABE" w:rsidRDefault="00DA6AB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A6ABE" w:rsidRDefault="00DA6AB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7777777"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initialize struct or union members. We also check that the declarator is not a </w:t>
      </w:r>
      <w:proofErr w:type="gramStart"/>
      <w:r>
        <w:t>function, since</w:t>
      </w:r>
      <w:proofErr w:type="gramEnd"/>
      <w:r>
        <w:t xml:space="preserv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proofErr w:type="spellStart"/>
      <w:r w:rsidRPr="00C231D2">
        <w:rPr>
          <w:rStyle w:val="CodeInText"/>
        </w:rPr>
        <w:t>GenerateInitializer.generateStack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3269AE6B"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w:t>
      </w:r>
      <w:proofErr w:type="gramStart"/>
      <w:r>
        <w:rPr>
          <w:highlight w:val="white"/>
        </w:rPr>
        <w:t>actually</w:t>
      </w:r>
      <w:r w:rsidR="003761A3">
        <w:rPr>
          <w:highlight w:val="white"/>
        </w:rPr>
        <w:t xml:space="preserve"> </w:t>
      </w:r>
      <w:r>
        <w:rPr>
          <w:highlight w:val="white"/>
        </w:rPr>
        <w:t>the</w:t>
      </w:r>
      <w:proofErr w:type="gramEnd"/>
      <w:r>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13125E">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9D72BD">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72FE8">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72FE8">
        <w:rPr>
          <w:highlight w:val="white"/>
          <w:lang w:val="sv-SE"/>
        </w:rPr>
        <w:t>initalizer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1F2E9D">
        <w:rPr>
          <w:highlight w:val="white"/>
          <w:lang w:val="sv-SE"/>
        </w:rPr>
        <w:t>initialization</w:t>
      </w:r>
      <w:proofErr w:type="spellEnd"/>
      <w:r w:rsidR="001F2E9D">
        <w:rPr>
          <w:highlight w:val="white"/>
          <w:lang w:val="sv-SE"/>
        </w:rPr>
        <w:t xml:space="preserve">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12F0936A"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3D12F1">
        <w:rPr>
          <w:highlight w:val="white"/>
          <w:lang w:val="sv-SE"/>
        </w:rPr>
        <w:t>init</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 xml:space="preserve">If the </w:t>
      </w:r>
      <w:proofErr w:type="spellStart"/>
      <w:r>
        <w:rPr>
          <w:highlight w:val="white"/>
        </w:rPr>
        <w:t>init</w:t>
      </w:r>
      <w:proofErr w:type="spellEnd"/>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 xml:space="preserve">address, the result becomes a static value. The static value is of no </w:t>
      </w:r>
      <w:proofErr w:type="gramStart"/>
      <w:r w:rsidR="006170F1">
        <w:rPr>
          <w:highlight w:val="white"/>
        </w:rPr>
        <w:t>use in itself</w:t>
      </w:r>
      <w:proofErr w:type="gramEnd"/>
      <w:r w:rsidR="006170F1">
        <w:rPr>
          <w:highlight w:val="white"/>
        </w:rPr>
        <w:t>.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 xml:space="preserve">The increment and decrement operators come in </w:t>
      </w:r>
      <w:proofErr w:type="spellStart"/>
      <w:r>
        <w:rPr>
          <w:highlight w:val="white"/>
        </w:rPr>
        <w:t>tow</w:t>
      </w:r>
      <w:proofErr w:type="spellEnd"/>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initialize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initialized.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initialized. However, if it is auto or register, we call </w:t>
      </w:r>
      <w:proofErr w:type="spellStart"/>
      <w:r w:rsidRPr="00EC76D5">
        <w:rPr>
          <w:rStyle w:val="CodeInText"/>
        </w:rPr>
        <w:t>GenerateInitializer.generateStack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w:t>
      </w:r>
      <w:r w:rsidRPr="00EC76D5">
        <w:lastRenderedPageBreak/>
        <w:t xml:space="preserve">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proofErr w:type="gramStart"/>
      <w:ins w:id="153" w:author="Stefan Bjornander" w:date="2015-04-26T09:52:00Z">
        <w:r w:rsidRPr="00EC76D5">
          <w:t xml:space="preserve">the </w:t>
        </w:r>
      </w:ins>
      <w:r w:rsidRPr="00EC76D5">
        <w:t>an</w:t>
      </w:r>
      <w:proofErr w:type="gramEnd"/>
      <w:r w:rsidRPr="00EC76D5">
        <w:t xml:space="preserve">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lastRenderedPageBreak/>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lastRenderedPageBreak/>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lastRenderedPageBreak/>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lastRenderedPageBreak/>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proofErr w:type="gramStart"/>
      <w:r w:rsidRPr="00EC76D5">
        <w:t>The for</w:t>
      </w:r>
      <w:proofErr w:type="gramEnd"/>
      <w:r w:rsidRPr="00EC76D5">
        <w:t xml:space="preserve">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proofErr w:type="spellStart"/>
      <w:r w:rsidRPr="00EC76D5">
        <w:t>Goto</w:t>
      </w:r>
      <w:proofErr w:type="spellEnd"/>
      <w:r w:rsidRPr="00EC76D5">
        <w:t xml:space="preserve"> Statements</w:t>
      </w:r>
      <w:bookmarkEnd w:id="296"/>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 xml:space="preserve">Store </w:t>
      </w:r>
      <w:proofErr w:type="spellStart"/>
      <w:r w:rsidRPr="00EC76D5">
        <w:t>Flagbyte</w:t>
      </w:r>
      <w:proofErr w:type="spellEnd"/>
      <w:r w:rsidRPr="00EC76D5">
        <w:t xml:space="preserve"> Statements</w:t>
      </w:r>
      <w:bookmarkEnd w:id="303"/>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proofErr w:type="spellStart"/>
      <w:r w:rsidRPr="00EC76D5">
        <w:t>sizeof</w:t>
      </w:r>
      <w:bookmarkEnd w:id="331"/>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9" w:author="Stefan Bjornander" w:date="2015-04-25T10:34:00Z">
              <w:rPr>
                <w:b w:val="0"/>
              </w:rPr>
            </w:rPrChange>
          </w:rPr>
          <w:t>m</w:t>
        </w:r>
      </w:ins>
      <w:ins w:id="370" w:author="Stefan Bjornander" w:date="2015-04-25T10:34:00Z">
        <w:r w:rsidRPr="00EC76D5">
          <w:rPr>
            <w:rStyle w:val="CodeInText"/>
            <w:color w:val="auto"/>
            <w:rPrChange w:id="371" w:author="Stefan Bjornander" w:date="2015-04-25T10:34:00Z">
              <w:rPr>
                <w:b w:val="0"/>
              </w:rPr>
            </w:rPrChange>
          </w:rPr>
          <w:t>_</w:t>
        </w:r>
      </w:ins>
      <w:ins w:id="372" w:author="Stefan Bjornander" w:date="2015-04-25T10:33:00Z">
        <w:r w:rsidRPr="00EC76D5">
          <w:rPr>
            <w:rStyle w:val="CodeInText"/>
            <w:color w:val="auto"/>
            <w:rPrChange w:id="373" w:author="Stefan Bjornander" w:date="2015-04-25T10:34:00Z">
              <w:rPr>
                <w:b w:val="0"/>
              </w:rPr>
            </w:rPrChange>
          </w:rPr>
          <w:t>sort</w:t>
        </w:r>
        <w:proofErr w:type="spellEnd"/>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proofErr w:type="spellStart"/>
      <w:ins w:id="377"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proofErr w:type="spellStart"/>
        <w:r w:rsidRPr="00EC76D5">
          <w:rPr>
            <w:rStyle w:val="CodeInText"/>
            <w:color w:val="auto"/>
            <w:rPrChange w:id="382"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w:t>
        </w:r>
        <w:r w:rsidR="005E7A0F" w:rsidRPr="00EC76D5">
          <w:lastRenderedPageBreak/>
          <w:t xml:space="preserve">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77777777"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proofErr w:type="spellStart"/>
      <w:r w:rsidRPr="00EC76D5">
        <w:t>GenerateInitializer.java</w:t>
      </w:r>
      <w:proofErr w:type="spellEnd"/>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 xml:space="preserve">If the variable type is a pointer (signed or unsigned) char and the </w:t>
      </w:r>
      <w:proofErr w:type="spellStart"/>
      <w:r w:rsidRPr="00EC76D5">
        <w:t>initializat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proofErr w:type="spellStart"/>
      <w:r w:rsidRPr="00EC76D5">
        <w:t>GenerateInitializer.java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t xml:space="preserve">    if (init instanceof SyntaxTree) {</w:t>
      </w:r>
    </w:p>
    <w:p w14:paraId="074F667D" w14:textId="77777777" w:rsidR="00197B3C" w:rsidRPr="00EC76D5" w:rsidRDefault="00197B3C" w:rsidP="00197B3C">
      <w:pPr>
        <w:pStyle w:val="Code"/>
      </w:pPr>
      <w:r w:rsidRPr="00EC76D5">
        <w:lastRenderedPageBreak/>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proofErr w:type="spellStart"/>
      <w:r w:rsidRPr="00EC76D5">
        <w:t>GenerateInitializerAuto.java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lastRenderedPageBreak/>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lastRenderedPageBreak/>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6252AC0E" w:rsidR="002A4B3E" w:rsidRDefault="00B73D32" w:rsidP="007126A2">
      <w:pPr>
        <w:pStyle w:val="Rubrik2"/>
      </w:pPr>
      <w:bookmarkStart w:id="5660" w:name="_Ref417813097"/>
      <w:bookmarkStart w:id="5661" w:name="_Toc481936417"/>
      <w:r>
        <w:t xml:space="preserve">Declaration </w:t>
      </w:r>
      <w:r w:rsidR="002A4B3E">
        <w:t>Specifier</w:t>
      </w:r>
      <w:r>
        <w:t>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lastRenderedPageBreak/>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028BF29"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proofErr w:type="gramStart"/>
      <w:r>
        <w:t>First of all</w:t>
      </w:r>
      <w:proofErr w:type="gramEnd"/>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77777777" w:rsidR="00EC65DE" w:rsidRPr="00EC65DE" w:rsidRDefault="00EC65DE" w:rsidP="00EC65DE">
      <w:pPr>
        <w:pStyle w:val="Code"/>
        <w:rPr>
          <w:highlight w:val="white"/>
        </w:rPr>
      </w:pPr>
      <w:r w:rsidRPr="00EC65DE">
        <w:rPr>
          <w:highlight w:val="white"/>
        </w:rPr>
        <w:t>namespace CCompiler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306E5966" w14:textId="77777777" w:rsidR="00EC65DE" w:rsidRPr="00EC65DE" w:rsidRDefault="00EC65DE" w:rsidP="00EC65DE">
      <w:pPr>
        <w:pStyle w:val="Code"/>
        <w:rPr>
          <w:highlight w:val="white"/>
        </w:rPr>
      </w:pPr>
      <w:r w:rsidRPr="00EC65DE">
        <w:rPr>
          <w:highlight w:val="white"/>
        </w:rPr>
        <w:t xml:space="preserve">    private static IDictionary&lt;int, Sort&gt; m_maskToSortMap =</w:t>
      </w:r>
    </w:p>
    <w:p w14:paraId="146876FF" w14:textId="77777777" w:rsidR="00EC65DE" w:rsidRPr="00EC65DE" w:rsidRDefault="00EC65DE" w:rsidP="00EC65DE">
      <w:pPr>
        <w:pStyle w:val="Code"/>
        <w:rPr>
          <w:highlight w:val="white"/>
        </w:rPr>
      </w:pPr>
      <w:r w:rsidRPr="00EC65DE">
        <w:rPr>
          <w:highlight w:val="white"/>
        </w:rPr>
        <w:t xml:space="preserve">      new Dictionary&lt;int, Sort&gt;();</w:t>
      </w:r>
    </w:p>
    <w:p w14:paraId="06A9DF6B" w14:textId="77777777" w:rsidR="00EC65DE" w:rsidRPr="00EC65DE" w:rsidRDefault="00EC65DE" w:rsidP="00EC65DE">
      <w:pPr>
        <w:pStyle w:val="Code"/>
        <w:rPr>
          <w:highlight w:val="white"/>
        </w:rPr>
      </w:pPr>
      <w:r w:rsidRPr="00EC65DE">
        <w:rPr>
          <w:highlight w:val="white"/>
        </w:rPr>
        <w:t xml:space="preserve">  </w:t>
      </w:r>
    </w:p>
    <w:p w14:paraId="3DECC9FD" w14:textId="77777777" w:rsidR="00EC65DE" w:rsidRPr="00EC65DE" w:rsidRDefault="00EC65DE" w:rsidP="00EC65DE">
      <w:pPr>
        <w:pStyle w:val="Code"/>
        <w:rPr>
          <w:highlight w:val="white"/>
        </w:rPr>
      </w:pPr>
      <w:r w:rsidRPr="00EC65DE">
        <w:rPr>
          <w:highlight w:val="white"/>
        </w:rPr>
        <w:t xml:space="preserve">    static Specifier() {</w:t>
      </w:r>
    </w:p>
    <w:p w14:paraId="400DB8A4" w14:textId="77777777" w:rsidR="00EC65DE" w:rsidRPr="00EC65DE" w:rsidRDefault="00EC65DE" w:rsidP="00EC65DE">
      <w:pPr>
        <w:pStyle w:val="Code"/>
        <w:rPr>
          <w:highlight w:val="white"/>
        </w:rPr>
      </w:pPr>
      <w:r w:rsidRPr="00EC65DE">
        <w:rPr>
          <w:highlight w:val="white"/>
        </w:rPr>
        <w:t xml:space="preserve">      m_maskToSortMap.Add((int) Mask.Void, Sort.Void);</w:t>
      </w:r>
    </w:p>
    <w:p w14:paraId="69713B3A" w14:textId="77777777" w:rsidR="00EC65DE" w:rsidRPr="00EC65DE" w:rsidRDefault="00EC65DE" w:rsidP="00EC65DE">
      <w:pPr>
        <w:pStyle w:val="Code"/>
        <w:rPr>
          <w:highlight w:val="white"/>
        </w:rPr>
      </w:pPr>
      <w:r w:rsidRPr="00EC65DE">
        <w:rPr>
          <w:highlight w:val="white"/>
        </w:rPr>
        <w:lastRenderedPageBreak/>
        <w:t xml:space="preserve">      m_maskToSortMap.Add((int) Mask.Char, Sort.Signed_Char);</w:t>
      </w:r>
    </w:p>
    <w:p w14:paraId="37F9FD22" w14:textId="77777777" w:rsidR="00EC65DE" w:rsidRPr="00EC65DE" w:rsidRDefault="00EC65DE" w:rsidP="00EC65DE">
      <w:pPr>
        <w:pStyle w:val="Code"/>
        <w:rPr>
          <w:highlight w:val="white"/>
        </w:rPr>
      </w:pPr>
      <w:r w:rsidRPr="00EC65DE">
        <w:rPr>
          <w:highlight w:val="white"/>
        </w:rPr>
        <w:t xml:space="preserve">      m_maskToSortMap.Add((int) Mask.SignedChar, Sort.Signed_Char);</w:t>
      </w:r>
    </w:p>
    <w:p w14:paraId="0C70CBC2" w14:textId="77777777" w:rsidR="00EC65DE" w:rsidRPr="00EC65DE" w:rsidRDefault="00EC65DE" w:rsidP="00EC65DE">
      <w:pPr>
        <w:pStyle w:val="Code"/>
        <w:rPr>
          <w:highlight w:val="white"/>
        </w:rPr>
      </w:pPr>
      <w:r w:rsidRPr="00EC65DE">
        <w:rPr>
          <w:highlight w:val="white"/>
        </w:rPr>
        <w:t xml:space="preserve">      m_maskToSortMap.Add((int) Mask.UnsignedChar, Sort.Unsigned_Char);</w:t>
      </w:r>
    </w:p>
    <w:p w14:paraId="5E45931D" w14:textId="77777777" w:rsidR="00EC65DE" w:rsidRPr="00EC65DE" w:rsidRDefault="00EC65DE" w:rsidP="00EC65DE">
      <w:pPr>
        <w:pStyle w:val="Code"/>
        <w:rPr>
          <w:highlight w:val="white"/>
        </w:rPr>
      </w:pPr>
      <w:r w:rsidRPr="00EC65DE">
        <w:rPr>
          <w:highlight w:val="white"/>
        </w:rPr>
        <w:t xml:space="preserve">      m_maskToSortMap.Add((int) Mask.Short, Sort.Signed_Short_Int);</w:t>
      </w:r>
    </w:p>
    <w:p w14:paraId="2E299DDF" w14:textId="77777777" w:rsidR="00EC65DE" w:rsidRPr="00EC65DE" w:rsidRDefault="00EC65DE" w:rsidP="00EC65DE">
      <w:pPr>
        <w:pStyle w:val="Code"/>
        <w:rPr>
          <w:highlight w:val="white"/>
        </w:rPr>
      </w:pPr>
      <w:r w:rsidRPr="00EC65DE">
        <w:rPr>
          <w:highlight w:val="white"/>
        </w:rPr>
        <w:t xml:space="preserve">      m_maskToSortMap.Add((int) Mask.ShortInt, Sort.Signed_Short_Int);</w:t>
      </w:r>
    </w:p>
    <w:p w14:paraId="0D9A41CA" w14:textId="77777777" w:rsidR="00EC65DE" w:rsidRPr="00EC65DE" w:rsidRDefault="00EC65DE" w:rsidP="00EC65DE">
      <w:pPr>
        <w:pStyle w:val="Code"/>
        <w:rPr>
          <w:highlight w:val="white"/>
        </w:rPr>
      </w:pPr>
      <w:r w:rsidRPr="00EC65DE">
        <w:rPr>
          <w:highlight w:val="white"/>
        </w:rPr>
        <w:t xml:space="preserve">      m_maskToSortMap.Add((int) Mask.SignedShort, Sort.Signed_Short_Int);</w:t>
      </w:r>
    </w:p>
    <w:p w14:paraId="71DAAAB0" w14:textId="77777777" w:rsidR="00EC65DE" w:rsidRPr="00EC65DE" w:rsidRDefault="00EC65DE" w:rsidP="00EC65DE">
      <w:pPr>
        <w:pStyle w:val="Code"/>
        <w:rPr>
          <w:highlight w:val="white"/>
        </w:rPr>
      </w:pPr>
      <w:r w:rsidRPr="00EC65DE">
        <w:rPr>
          <w:highlight w:val="white"/>
        </w:rPr>
        <w:t xml:space="preserve">      m_maskToSortMap.Add((int) Mask.SignedShortInt, Sort.Signed_Short_Int);</w:t>
      </w:r>
    </w:p>
    <w:p w14:paraId="6CD306A4" w14:textId="77777777" w:rsidR="00EC65DE" w:rsidRPr="00EC65DE" w:rsidRDefault="00EC65DE" w:rsidP="00EC65DE">
      <w:pPr>
        <w:pStyle w:val="Code"/>
        <w:rPr>
          <w:highlight w:val="white"/>
        </w:rPr>
      </w:pPr>
      <w:r w:rsidRPr="00EC65DE">
        <w:rPr>
          <w:highlight w:val="white"/>
        </w:rPr>
        <w:t xml:space="preserve">      m_maskToSortMap.Add((int) Mask.UnsignedShort, Sort.Unsigned_Short_Int);</w:t>
      </w:r>
    </w:p>
    <w:p w14:paraId="76B2A036" w14:textId="77777777" w:rsidR="00EC65DE" w:rsidRPr="00EC65DE" w:rsidRDefault="00EC65DE" w:rsidP="00EC65DE">
      <w:pPr>
        <w:pStyle w:val="Code"/>
        <w:rPr>
          <w:highlight w:val="white"/>
        </w:rPr>
      </w:pPr>
      <w:r w:rsidRPr="00EC65DE">
        <w:rPr>
          <w:highlight w:val="white"/>
        </w:rPr>
        <w:t xml:space="preserve">      m_maskToSortMap.Add((int)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77777777" w:rsidR="00EC65DE" w:rsidRPr="00EC65DE" w:rsidRDefault="00EC65DE" w:rsidP="00EC65DE">
      <w:pPr>
        <w:pStyle w:val="Code"/>
        <w:rPr>
          <w:highlight w:val="white"/>
        </w:rPr>
      </w:pPr>
      <w:r w:rsidRPr="00EC65DE">
        <w:rPr>
          <w:highlight w:val="white"/>
        </w:rPr>
        <w:t xml:space="preserve">      m_maskToSortMap.Add((int) Mask.Int, Sort.Signed_Int);</w:t>
      </w:r>
    </w:p>
    <w:p w14:paraId="0FA4336F" w14:textId="77777777" w:rsidR="00EC65DE" w:rsidRPr="00EC65DE" w:rsidRDefault="00EC65DE" w:rsidP="00EC65DE">
      <w:pPr>
        <w:pStyle w:val="Code"/>
        <w:rPr>
          <w:highlight w:val="white"/>
        </w:rPr>
      </w:pPr>
      <w:r w:rsidRPr="00EC65DE">
        <w:rPr>
          <w:highlight w:val="white"/>
        </w:rPr>
        <w:t xml:space="preserve">      m_maskToSortMap.Add((int) Mask.Signed, Sort.Signed_Int);</w:t>
      </w:r>
    </w:p>
    <w:p w14:paraId="2955CFC4" w14:textId="77777777" w:rsidR="00EC65DE" w:rsidRPr="00EC65DE" w:rsidRDefault="00EC65DE" w:rsidP="00EC65DE">
      <w:pPr>
        <w:pStyle w:val="Code"/>
        <w:rPr>
          <w:highlight w:val="white"/>
        </w:rPr>
      </w:pPr>
      <w:r w:rsidRPr="00EC65DE">
        <w:rPr>
          <w:highlight w:val="white"/>
        </w:rPr>
        <w:t xml:space="preserve">      m_maskToSortMap.Add((int) Mask.SignedInt, Sort.Signed_Int);</w:t>
      </w:r>
    </w:p>
    <w:p w14:paraId="5C1063A6" w14:textId="77777777" w:rsidR="00EC65DE" w:rsidRPr="00EC65DE" w:rsidRDefault="00EC65DE" w:rsidP="00EC65DE">
      <w:pPr>
        <w:pStyle w:val="Code"/>
        <w:rPr>
          <w:highlight w:val="white"/>
        </w:rPr>
      </w:pPr>
      <w:r w:rsidRPr="00EC65DE">
        <w:rPr>
          <w:highlight w:val="white"/>
        </w:rPr>
        <w:t xml:space="preserve">      m_maskToSortMap.Add((int) Mask.Unsigned, Sort.Unsigned_Int);</w:t>
      </w:r>
    </w:p>
    <w:p w14:paraId="7BCBC226" w14:textId="77777777" w:rsidR="00EC65DE" w:rsidRPr="00EC65DE" w:rsidRDefault="00EC65DE" w:rsidP="00EC65DE">
      <w:pPr>
        <w:pStyle w:val="Code"/>
        <w:rPr>
          <w:highlight w:val="white"/>
        </w:rPr>
      </w:pPr>
      <w:r w:rsidRPr="00EC65DE">
        <w:rPr>
          <w:highlight w:val="white"/>
        </w:rPr>
        <w:t xml:space="preserve">      m_maskToSortMap.Add((int) Mask.UnsignedInt, Sort.Unsigned_Int);</w:t>
      </w:r>
    </w:p>
    <w:p w14:paraId="52E42CC1" w14:textId="77777777" w:rsidR="00EC65DE" w:rsidRPr="00EC65DE" w:rsidRDefault="00EC65DE" w:rsidP="00EC65DE">
      <w:pPr>
        <w:pStyle w:val="Code"/>
        <w:rPr>
          <w:highlight w:val="white"/>
        </w:rPr>
      </w:pPr>
      <w:r w:rsidRPr="00EC65DE">
        <w:rPr>
          <w:highlight w:val="white"/>
        </w:rPr>
        <w:t xml:space="preserve">      m_maskToSortMap.Add((int) Mask.Long, Sort.Signed_Long_Int);</w:t>
      </w:r>
    </w:p>
    <w:p w14:paraId="1695D92F" w14:textId="77777777" w:rsidR="00EC65DE" w:rsidRPr="00EC65DE" w:rsidRDefault="00EC65DE" w:rsidP="00EC65DE">
      <w:pPr>
        <w:pStyle w:val="Code"/>
        <w:rPr>
          <w:highlight w:val="white"/>
        </w:rPr>
      </w:pPr>
      <w:r w:rsidRPr="00EC65DE">
        <w:rPr>
          <w:highlight w:val="white"/>
        </w:rPr>
        <w:t xml:space="preserve">      m_maskToSortMap.Add((int) Mask.LongInt, Sort.Signed_Long_Int);</w:t>
      </w:r>
    </w:p>
    <w:p w14:paraId="0DB9973A" w14:textId="77777777" w:rsidR="00EC65DE" w:rsidRPr="00EC65DE" w:rsidRDefault="00EC65DE" w:rsidP="00EC65DE">
      <w:pPr>
        <w:pStyle w:val="Code"/>
        <w:rPr>
          <w:highlight w:val="white"/>
        </w:rPr>
      </w:pPr>
      <w:r w:rsidRPr="00EC65DE">
        <w:rPr>
          <w:highlight w:val="white"/>
        </w:rPr>
        <w:t xml:space="preserve">      m_maskToSortMap.Add((int) Mask.SignedLong, Sort.Signed_Long_Int);</w:t>
      </w:r>
    </w:p>
    <w:p w14:paraId="23EB338F" w14:textId="77777777" w:rsidR="00EC65DE" w:rsidRPr="00EC65DE" w:rsidRDefault="00EC65DE" w:rsidP="00EC65DE">
      <w:pPr>
        <w:pStyle w:val="Code"/>
        <w:rPr>
          <w:highlight w:val="white"/>
        </w:rPr>
      </w:pPr>
      <w:r w:rsidRPr="00EC65DE">
        <w:rPr>
          <w:highlight w:val="white"/>
        </w:rPr>
        <w:t xml:space="preserve">      m_maskToSortMap.Add((int) Mask.SignedLongInt, Sort.Signed_Long_Int);</w:t>
      </w:r>
    </w:p>
    <w:p w14:paraId="1125C43A" w14:textId="77777777" w:rsidR="00EC65DE" w:rsidRPr="00EC65DE" w:rsidRDefault="00EC65DE" w:rsidP="00EC65DE">
      <w:pPr>
        <w:pStyle w:val="Code"/>
        <w:rPr>
          <w:highlight w:val="white"/>
        </w:rPr>
      </w:pPr>
      <w:r w:rsidRPr="00EC65DE">
        <w:rPr>
          <w:highlight w:val="white"/>
        </w:rPr>
        <w:t xml:space="preserve">      m_maskToSortMap.Add((int) Mask.UnsignedLong, Sort.Unsigned_Long_Int);</w:t>
      </w:r>
    </w:p>
    <w:p w14:paraId="70E59F49" w14:textId="77777777" w:rsidR="00EC65DE" w:rsidRPr="00EC65DE" w:rsidRDefault="00EC65DE" w:rsidP="00EC65DE">
      <w:pPr>
        <w:pStyle w:val="Code"/>
        <w:rPr>
          <w:highlight w:val="white"/>
        </w:rPr>
      </w:pPr>
      <w:r w:rsidRPr="00EC65DE">
        <w:rPr>
          <w:highlight w:val="white"/>
        </w:rPr>
        <w:t xml:space="preserve">      m_maskToSortMap.Add((int) Mask.UnsignedLongInt, Sort.Unsigned_Long_Int);</w:t>
      </w:r>
    </w:p>
    <w:p w14:paraId="341CB8E5" w14:textId="77777777" w:rsidR="00EC65DE" w:rsidRPr="00EC65DE" w:rsidRDefault="00EC65DE" w:rsidP="00EC65DE">
      <w:pPr>
        <w:pStyle w:val="Code"/>
        <w:rPr>
          <w:highlight w:val="white"/>
        </w:rPr>
      </w:pPr>
      <w:r w:rsidRPr="00EC65DE">
        <w:rPr>
          <w:highlight w:val="white"/>
        </w:rPr>
        <w:t xml:space="preserve">      m_maskToSortMap.Add((int) Mask.Float, Sort.Float);</w:t>
      </w:r>
    </w:p>
    <w:p w14:paraId="4CEDE8F4" w14:textId="77777777" w:rsidR="00EC65DE" w:rsidRPr="00EC65DE" w:rsidRDefault="00EC65DE" w:rsidP="00EC65DE">
      <w:pPr>
        <w:pStyle w:val="Code"/>
        <w:rPr>
          <w:highlight w:val="white"/>
        </w:rPr>
      </w:pPr>
      <w:r w:rsidRPr="00EC65DE">
        <w:rPr>
          <w:highlight w:val="white"/>
        </w:rPr>
        <w:t xml:space="preserve">      m_maskToSortMap.Add((int) Mask.Double, Sort.Double);</w:t>
      </w:r>
    </w:p>
    <w:p w14:paraId="5E0EC895" w14:textId="77777777" w:rsidR="00EC65DE" w:rsidRPr="00EC65DE" w:rsidRDefault="00EC65DE" w:rsidP="00EC65DE">
      <w:pPr>
        <w:pStyle w:val="Code"/>
        <w:rPr>
          <w:highlight w:val="white"/>
        </w:rPr>
      </w:pPr>
      <w:r w:rsidRPr="00EC65DE">
        <w:rPr>
          <w:highlight w:val="white"/>
        </w:rPr>
        <w:t xml:space="preserve">      m_maskToSortMap.Add((int)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77777777" w:rsidR="00EC65DE" w:rsidRPr="00EC65DE" w:rsidRDefault="00EC65DE" w:rsidP="00EC65DE">
      <w:pPr>
        <w:pStyle w:val="Code"/>
        <w:rPr>
          <w:highlight w:val="white"/>
        </w:rPr>
      </w:pP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77777777" w:rsidR="00EC65DE" w:rsidRPr="00EC65DE" w:rsidRDefault="00EC65DE" w:rsidP="00EC65DE">
      <w:pPr>
        <w:pStyle w:val="Code"/>
        <w:rPr>
          <w:highlight w:val="white"/>
        </w:rPr>
      </w:pPr>
      <w:r w:rsidRPr="00EC65DE">
        <w:rPr>
          <w:highlight w:val="white"/>
        </w:rPr>
        <w:t xml:space="preserve">    </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lastRenderedPageBreak/>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77777777" w:rsidR="00EC65DE" w:rsidRPr="00EC65DE" w:rsidRDefault="00EC65DE" w:rsidP="00EC65DE">
      <w:pPr>
        <w:pStyle w:val="Code"/>
        <w:rPr>
          <w:highlight w:val="white"/>
        </w:rPr>
      </w:pPr>
      <w:r w:rsidRPr="00EC65DE">
        <w:rPr>
          <w:highlight w:val="white"/>
        </w:rPr>
        <w:t xml:space="preserve">        }</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proofErr w:type="spellStart"/>
      <w:r>
        <w:rPr>
          <w:rStyle w:val="CodeInText"/>
        </w:rPr>
        <w:t>m_maskToStorageMap</w:t>
      </w:r>
      <w:proofErr w:type="spellEnd"/>
      <w:r>
        <w:t>, two or more storage specifiers have been stated, which is not allowed.</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19490B05" w14:textId="77777777"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77777777" w:rsidR="00EC65DE" w:rsidRPr="00EC65DE" w:rsidRDefault="00EC65DE" w:rsidP="00EC65DE">
      <w:pPr>
        <w:pStyle w:val="Code"/>
        <w:rPr>
          <w:highlight w:val="white"/>
        </w:rPr>
      </w:pP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01136ACE" w14:textId="77777777" w:rsidR="00EC65DE" w:rsidRPr="00EC65DE" w:rsidRDefault="00EC65DE" w:rsidP="00EC65DE">
      <w:pPr>
        <w:pStyle w:val="Code"/>
        <w:rPr>
          <w:highlight w:val="white"/>
        </w:rPr>
      </w:pPr>
      <w:r w:rsidRPr="00EC65DE">
        <w:rPr>
          <w:highlight w:val="white"/>
        </w:rPr>
        <w:t xml:space="preserve">        Assert.Error((storage == null) || (storage == Storage.Auto) || (storage == Storage.Register),</w:t>
      </w:r>
    </w:p>
    <w:p w14:paraId="60F50CD1" w14:textId="77777777" w:rsidR="00EC65DE" w:rsidRPr="00EC65DE" w:rsidRDefault="00EC65DE" w:rsidP="00EC65DE">
      <w:pPr>
        <w:pStyle w:val="Code"/>
        <w:rPr>
          <w:highlight w:val="white"/>
        </w:rPr>
      </w:pPr>
      <w:r w:rsidRPr="00EC65DE">
        <w:rPr>
          <w:highlight w:val="white"/>
        </w:rPr>
        <w:t xml:space="preserve">                     storage, Message.Only_auto_or_register_storage_allowed_in_parameter_declaration);</w:t>
      </w:r>
    </w:p>
    <w:p w14:paraId="33F99FAB" w14:textId="77777777" w:rsidR="00EC65DE" w:rsidRPr="00EC65DE" w:rsidRDefault="00EC65DE" w:rsidP="00EC65DE">
      <w:pPr>
        <w:pStyle w:val="Code"/>
        <w:rPr>
          <w:highlight w:val="white"/>
        </w:rPr>
      </w:pPr>
      <w:r w:rsidRPr="00EC65DE">
        <w:rPr>
          <w:highlight w:val="white"/>
        </w:rPr>
        <w:t xml:space="preserve">      }</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66D73C61" w14:textId="77777777" w:rsidR="00EC65DE" w:rsidRPr="00EC65DE" w:rsidRDefault="00EC65DE" w:rsidP="00EC65DE">
      <w:pPr>
        <w:pStyle w:val="Code"/>
        <w:rPr>
          <w:highlight w:val="white"/>
        </w:rPr>
      </w:pPr>
      <w:r w:rsidRPr="00EC65DE">
        <w:rPr>
          <w:highlight w:val="white"/>
        </w:rPr>
        <w:t xml:space="preserve">          Assert.Error((storage == null) || (storage == Storage.Auto) || (storage == Storage.Register),</w:t>
      </w:r>
    </w:p>
    <w:p w14:paraId="6A344F72" w14:textId="77777777" w:rsidR="00EC65DE" w:rsidRPr="00EC65DE" w:rsidRDefault="00EC65DE" w:rsidP="00EC65DE">
      <w:pPr>
        <w:pStyle w:val="Code"/>
        <w:rPr>
          <w:highlight w:val="white"/>
        </w:rPr>
      </w:pPr>
      <w:r w:rsidRPr="00EC65DE">
        <w:rPr>
          <w:highlight w:val="white"/>
        </w:rPr>
        <w:t xml:space="preserve">                       storage, Message.Only_auto_or_register_storage_allowed_for_struct_or_union_scope);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4FCE194D" w14:textId="77777777" w:rsidR="00EC65DE" w:rsidRPr="00EC65DE" w:rsidRDefault="00EC65DE" w:rsidP="00EC65DE">
      <w:pPr>
        <w:pStyle w:val="Code"/>
        <w:rPr>
          <w:highlight w:val="white"/>
        </w:rPr>
      </w:pPr>
      <w:r w:rsidRPr="00EC65DE">
        <w:rPr>
          <w:highlight w:val="white"/>
        </w:rPr>
        <w:t xml:space="preserve">                       (storage == Storage.Static) || (storage == Storage.Typedef),</w:t>
      </w:r>
    </w:p>
    <w:p w14:paraId="30AD8BFF" w14:textId="77777777" w:rsidR="00EC65DE" w:rsidRPr="00EC65DE" w:rsidRDefault="00EC65DE" w:rsidP="00EC65DE">
      <w:pPr>
        <w:pStyle w:val="Code"/>
        <w:rPr>
          <w:highlight w:val="white"/>
        </w:rPr>
      </w:pPr>
      <w:r w:rsidRPr="00EC65DE">
        <w:rPr>
          <w:highlight w:val="white"/>
        </w:rPr>
        <w:t xml:space="preserve">                       storage, Message.</w:t>
      </w:r>
    </w:p>
    <w:p w14:paraId="0CE07421" w14:textId="77777777" w:rsidR="00EC65DE" w:rsidRPr="00EC65DE" w:rsidRDefault="00EC65DE" w:rsidP="00EC65DE">
      <w:pPr>
        <w:pStyle w:val="Code"/>
        <w:rPr>
          <w:highlight w:val="white"/>
        </w:rPr>
      </w:pPr>
      <w:r w:rsidRPr="00EC65DE">
        <w:rPr>
          <w:highlight w:val="white"/>
        </w:rPr>
        <w:t xml:space="preserve">                       Only_extern____static____or_typedef_storage_allowed_in_global_scope);</w:t>
      </w:r>
    </w:p>
    <w:p w14:paraId="19D3DC33" w14:textId="77777777" w:rsidR="00EC65DE" w:rsidRPr="00EC65DE" w:rsidRDefault="00EC65DE" w:rsidP="00EC65DE">
      <w:pPr>
        <w:pStyle w:val="Code"/>
        <w:rPr>
          <w:highlight w:val="white"/>
        </w:rPr>
      </w:pPr>
      <w:r w:rsidRPr="00EC65DE">
        <w:rPr>
          <w:highlight w:val="white"/>
        </w:rPr>
        <w:t xml:space="preserve">      }</w:t>
      </w:r>
    </w:p>
    <w:p w14:paraId="724F30F5" w14:textId="77777777" w:rsidR="00EC65DE" w:rsidRPr="00EC65DE" w:rsidRDefault="00EC65DE" w:rsidP="00EC65DE">
      <w:pPr>
        <w:pStyle w:val="Code"/>
        <w:rPr>
          <w:highlight w:val="white"/>
        </w:rPr>
      </w:pPr>
    </w:p>
    <w:p w14:paraId="51C335DF" w14:textId="0FA808D8" w:rsidR="006B225B" w:rsidRPr="00853E5D" w:rsidRDefault="00853E5D" w:rsidP="00853E5D">
      <w:pPr>
        <w:rPr>
          <w:color w:val="auto"/>
        </w:rPr>
      </w:pPr>
      <w:r>
        <w:lastRenderedPageBreak/>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77777777" w:rsidR="009A5544" w:rsidRDefault="009A5544" w:rsidP="009A5544">
      <w:pPr>
        <w:pStyle w:val="Code"/>
        <w:rPr>
          <w:highlight w:val="white"/>
        </w:rPr>
      </w:pP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lastRenderedPageBreak/>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0AF5E1B1" w14:textId="77777777" w:rsidR="00DA382D" w:rsidRPr="00DA382D" w:rsidRDefault="00DA382D" w:rsidP="00DA382D">
      <w:pPr>
        <w:pStyle w:val="Code"/>
        <w:rPr>
          <w:highlight w:val="white"/>
        </w:rPr>
      </w:pP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7777777" w:rsidR="00DA382D" w:rsidRPr="00DA382D" w:rsidRDefault="00DA382D" w:rsidP="00DA382D">
      <w:pPr>
        <w:pStyle w:val="Code"/>
        <w:rPr>
          <w:highlight w:val="white"/>
        </w:rPr>
      </w:pP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1ACCB0E5" w:rsidR="006B225B" w:rsidRPr="006A39B5" w:rsidRDefault="006A39B5" w:rsidP="006A39B5">
      <w:pPr>
        <w:rPr>
          <w:color w:val="auto"/>
        </w:rPr>
      </w:pPr>
      <w:r>
        <w:t xml:space="preserve">The </w:t>
      </w:r>
      <w:proofErr w:type="spellStart"/>
      <w:r>
        <w:rPr>
          <w:rStyle w:val="CodeInText"/>
        </w:rPr>
        <w:t>generateQuailifers</w:t>
      </w:r>
      <w:proofErr w:type="spellEnd"/>
      <w:r>
        <w:t xml:space="preserve"> method is called when a pointer is declared. Its task is to exam whether the pointer 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lastRenderedPageBreak/>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5CAB592F" w14:textId="77777777" w:rsidR="00816992" w:rsidRPr="00816992" w:rsidRDefault="00816992" w:rsidP="00816992">
      <w:pPr>
        <w:pStyle w:val="Code"/>
        <w:rPr>
          <w:highlight w:val="white"/>
        </w:rPr>
      </w:pPr>
      <w:r w:rsidRPr="00816992">
        <w:rPr>
          <w:highlight w:val="white"/>
        </w:rPr>
        <w:t xml:space="preserve">    }</w:t>
      </w:r>
    </w:p>
    <w:p w14:paraId="348957BC" w14:textId="77777777" w:rsidR="00816992" w:rsidRPr="00816992" w:rsidRDefault="00816992" w:rsidP="00816992">
      <w:pPr>
        <w:pStyle w:val="Code"/>
        <w:rPr>
          <w:highlight w:val="white"/>
        </w:rPr>
      </w:pPr>
      <w:r w:rsidRPr="00816992">
        <w:rPr>
          <w:highlight w:val="white"/>
        </w:rPr>
        <w:t xml:space="preserve"> </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77777777" w:rsidR="00816992" w:rsidRPr="00816992" w:rsidRDefault="00816992" w:rsidP="00816992">
      <w:pPr>
        <w:pStyle w:val="Code"/>
        <w:rPr>
          <w:highlight w:val="white"/>
        </w:rPr>
      </w:pP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5AB2ECB4" w:rsidR="007126A2" w:rsidRDefault="00566B7F" w:rsidP="00816992">
      <w:pPr>
        <w:pStyle w:val="Rubrik2"/>
      </w:pPr>
      <w:r>
        <w:t>Declarators</w:t>
      </w:r>
    </w:p>
    <w:p w14:paraId="4513A874" w14:textId="2584FDC1"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lastRenderedPageBreak/>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77777777" w:rsidR="00566B7F" w:rsidRDefault="00566B7F" w:rsidP="00566B7F">
      <w:pPr>
        <w:pStyle w:val="Code"/>
        <w:rPr>
          <w:highlight w:val="white"/>
        </w:rPr>
      </w:pPr>
      <w:r w:rsidRPr="00566B7F">
        <w:rPr>
          <w:highlight w:val="white"/>
        </w:rPr>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BFDDEA7" w:rsidR="00CD295E" w:rsidRPr="005926A0" w:rsidRDefault="00CD295E" w:rsidP="005926A0">
      <w:pPr>
        <w:pStyle w:val="Code"/>
        <w:rPr>
          <w:highlight w:val="white"/>
        </w:rPr>
      </w:pPr>
      <w:r w:rsidRPr="005926A0">
        <w:rPr>
          <w:highlight w:val="white"/>
        </w:rPr>
        <w:t xml:space="preserve">      Symbol </w:t>
      </w:r>
      <w:r w:rsidR="004036F0">
        <w:rPr>
          <w:highlight w:val="white"/>
        </w:rPr>
        <w:t>resultSymbol</w:t>
      </w:r>
      <w:r w:rsidRPr="005926A0">
        <w:rPr>
          <w:highlight w:val="white"/>
        </w:rPr>
        <w:t xml:space="preserve"> = expression.Symbol;</w:t>
      </w:r>
    </w:p>
    <w:p w14:paraId="1883BB7D" w14:textId="080462C7" w:rsidR="00CD295E" w:rsidRPr="005926A0" w:rsidRDefault="00CD295E" w:rsidP="005926A0">
      <w:pPr>
        <w:pStyle w:val="Code"/>
        <w:rPr>
          <w:highlight w:val="white"/>
        </w:rPr>
      </w:pPr>
      <w:r w:rsidRPr="005926A0">
        <w:rPr>
          <w:highlight w:val="white"/>
        </w:rPr>
        <w:t xml:space="preserve">      Type type = </w:t>
      </w:r>
      <w:r w:rsidR="004036F0">
        <w:rPr>
          <w:highlight w:val="white"/>
        </w:rPr>
        <w:t>resultSymbol</w:t>
      </w:r>
      <w:r w:rsidRPr="005926A0">
        <w:rPr>
          <w:highlight w:val="white"/>
        </w:rPr>
        <w:t>.Type;</w:t>
      </w:r>
    </w:p>
    <w:p w14:paraId="3B6447D4" w14:textId="6E9E8050" w:rsidR="005926A0" w:rsidRDefault="00CD295E" w:rsidP="005926A0">
      <w:pPr>
        <w:pStyle w:val="Code"/>
        <w:rPr>
          <w:highlight w:val="white"/>
        </w:rPr>
      </w:pPr>
      <w:r w:rsidRPr="005926A0">
        <w:rPr>
          <w:highlight w:val="white"/>
        </w:rPr>
        <w:t xml:space="preserve">      return (type.IsLogical() &amp;&amp; ((</w:t>
      </w:r>
      <w:r w:rsidR="004036F0">
        <w:rPr>
          <w:highlight w:val="white"/>
        </w:rPr>
        <w:t>resultSymbol</w:t>
      </w:r>
      <w:r w:rsidRPr="005926A0">
        <w:rPr>
          <w:highlight w:val="white"/>
        </w:rPr>
        <w:t>.TrueSet.Count == 0) ||</w:t>
      </w:r>
    </w:p>
    <w:p w14:paraId="10BC73EB" w14:textId="07E20912"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4036F0">
        <w:rPr>
          <w:highlight w:val="white"/>
        </w:rPr>
        <w:t>resultSymbol</w:t>
      </w:r>
      <w:r w:rsidR="00CD295E" w:rsidRPr="005926A0">
        <w:rPr>
          <w:highlight w:val="white"/>
        </w:rPr>
        <w:t>.FalseSet.Count == 0))</w:t>
      </w:r>
      <w:r>
        <w:rPr>
          <w:highlight w:val="white"/>
        </w:rPr>
        <w:t>)</w:t>
      </w:r>
      <w:r w:rsidR="00CD295E" w:rsidRPr="005926A0">
        <w:rPr>
          <w:highlight w:val="white"/>
        </w:rPr>
        <w:t xml:space="preserve"> ||</w:t>
      </w:r>
    </w:p>
    <w:p w14:paraId="28B7B91E" w14:textId="02B09591" w:rsidR="00CD295E" w:rsidRPr="005926A0" w:rsidRDefault="00CD295E" w:rsidP="005926A0">
      <w:pPr>
        <w:pStyle w:val="Code"/>
        <w:rPr>
          <w:highlight w:val="white"/>
        </w:rPr>
      </w:pPr>
      <w:r w:rsidRPr="005926A0">
        <w:rPr>
          <w:highlight w:val="white"/>
        </w:rPr>
        <w:t xml:space="preserve">             (type.IsIntegralOrPointer() &amp;&amp; (</w:t>
      </w:r>
      <w:r w:rsidR="004036F0">
        <w:rPr>
          <w:highlight w:val="white"/>
        </w:rPr>
        <w:t>resultSymbol</w:t>
      </w:r>
      <w:r w:rsidRPr="005926A0">
        <w:rPr>
          <w:highlight w:val="white"/>
        </w:rPr>
        <w:t>.Value != null)) ||</w:t>
      </w:r>
    </w:p>
    <w:p w14:paraId="2B4576F6" w14:textId="380782EC" w:rsidR="00CD295E" w:rsidRPr="005926A0" w:rsidRDefault="00CD295E" w:rsidP="005926A0">
      <w:pPr>
        <w:pStyle w:val="Code"/>
        <w:rPr>
          <w:highlight w:val="white"/>
        </w:rPr>
      </w:pPr>
      <w:r w:rsidRPr="005926A0">
        <w:rPr>
          <w:highlight w:val="white"/>
        </w:rPr>
        <w:t xml:space="preserve">             (type.IsFloating() &amp;&amp; (</w:t>
      </w:r>
      <w:r w:rsidR="004036F0">
        <w:rPr>
          <w:highlight w:val="white"/>
        </w:rPr>
        <w:t>resultSymbol</w:t>
      </w:r>
      <w:r w:rsidRPr="005926A0">
        <w:rPr>
          <w:highlight w:val="white"/>
        </w:rPr>
        <w:t>.Value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lastRenderedPageBreak/>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CC87180" w:rsidR="00CD295E" w:rsidRPr="005926A0" w:rsidRDefault="00BD08B1" w:rsidP="00BD08B1">
      <w:pPr>
        <w:rPr>
          <w:highlight w:val="white"/>
        </w:rPr>
      </w:pPr>
      <w:r>
        <w:rPr>
          <w:highlight w:val="white"/>
        </w:rPr>
        <w:t xml:space="preserve">Finally, </w:t>
      </w:r>
      <w:r w:rsidR="00E63C3A">
        <w:rPr>
          <w:highlight w:val="white"/>
        </w:rPr>
        <w:t xml:space="preserve">we define the logical </w:t>
      </w:r>
      <w:proofErr w:type="spellStart"/>
      <w:r w:rsidR="004036F0">
        <w:rPr>
          <w:highlight w:val="white"/>
        </w:rPr>
        <w:t>resultSymbol</w:t>
      </w:r>
      <w:proofErr w:type="spellEnd"/>
      <w:r w:rsidR="00E63C3A">
        <w:rPr>
          <w:highlight w:val="white"/>
        </w:rPr>
        <w:t xml:space="preserve"> with the jump set, depending on the value of the expression. If the value is true the jump set becomes the true set of the </w:t>
      </w:r>
      <w:proofErr w:type="spellStart"/>
      <w:r w:rsidR="004036F0">
        <w:rPr>
          <w:highlight w:val="white"/>
        </w:rPr>
        <w:t>resultSymbol</w:t>
      </w:r>
      <w:proofErr w:type="spellEnd"/>
      <w:r w:rsidR="00E63C3A">
        <w:rPr>
          <w:highlight w:val="white"/>
        </w:rPr>
        <w:t xml:space="preserve">, and if the value is false the jump set becomes the false set of the </w:t>
      </w:r>
      <w:proofErr w:type="spellStart"/>
      <w:r w:rsidR="004036F0">
        <w:rPr>
          <w:highlight w:val="white"/>
        </w:rPr>
        <w:t>resultSymbol</w:t>
      </w:r>
      <w:proofErr w:type="spellEnd"/>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2574E90A" w:rsidR="00276390" w:rsidRPr="00CD295E" w:rsidRDefault="007D5FC3" w:rsidP="007D5FC3">
      <w:pPr>
        <w:rPr>
          <w:highlight w:val="white"/>
        </w:rPr>
      </w:pPr>
      <w:r>
        <w:rPr>
          <w:highlight w:val="white"/>
        </w:rPr>
        <w:t>The resulting symbol is simply the origional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w:t>
      </w:r>
      <w:r w:rsidR="00276390">
        <w:rPr>
          <w:highlight w:val="white"/>
        </w:rPr>
        <w:t>S</w:t>
      </w:r>
      <w:r w:rsidR="00276390">
        <w:rPr>
          <w:highlight w:val="white"/>
        </w:rPr>
        <w:t>et,</w:t>
      </w:r>
    </w:p>
    <w:p w14:paraId="09003B7F" w14:textId="12FEC448" w:rsidR="00D82885" w:rsidRPr="0092263B" w:rsidRDefault="00276390" w:rsidP="006D519D">
      <w:pPr>
        <w:pStyle w:val="Code"/>
        <w:rPr>
          <w:highlight w:val="white"/>
        </w:rPr>
      </w:pPr>
      <w:r>
        <w:rPr>
          <w:highlight w:val="white"/>
        </w:rPr>
        <w:t xml:space="preserve">                                         expression.Symbol.</w:t>
      </w:r>
      <w:r>
        <w:rPr>
          <w:highlight w:val="white"/>
        </w:rPr>
        <w:t>TrueS</w:t>
      </w:r>
      <w:r>
        <w:rPr>
          <w:highlight w:val="white"/>
        </w:rPr>
        <w:t>et</w:t>
      </w:r>
      <w:r w:rsidR="006D519D">
        <w:rPr>
          <w:highlight w:val="white"/>
        </w:rPr>
        <w:t>);</w:t>
      </w:r>
    </w:p>
    <w:p w14:paraId="68F73939" w14:textId="112494B0"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expression.longList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19219130" w14:textId="5E0E7F39" w:rsidR="00CD295E" w:rsidRPr="00CD295E" w:rsidRDefault="00FD45A1" w:rsidP="00A92471">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p>
    <w:p w14:paraId="77BDEC68" w14:textId="77777777" w:rsidR="00C11110" w:rsidRDefault="00CD295E" w:rsidP="00CD295E">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7777777" w:rsidR="00CD295E" w:rsidRPr="00CD295E" w:rsidRDefault="00CD295E" w:rsidP="00CD295E">
      <w:pPr>
        <w:pStyle w:val="Code"/>
        <w:rPr>
          <w:highlight w:val="white"/>
        </w:rPr>
      </w:pPr>
      <w:r w:rsidRPr="00CD295E">
        <w:rPr>
          <w:highlight w:val="white"/>
        </w:rPr>
        <w:t xml:space="preserve">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0EDC9B5C" w14:textId="77777777" w:rsidR="00CD295E" w:rsidRPr="00CD295E" w:rsidRDefault="00CD295E" w:rsidP="00CD295E">
      <w:pPr>
        <w:pStyle w:val="Code"/>
        <w:rPr>
          <w:highlight w:val="white"/>
        </w:rPr>
      </w:pPr>
      <w:r w:rsidRPr="00CD295E">
        <w:rPr>
          <w:highlight w:val="white"/>
        </w:rPr>
        <w:t xml:space="preserve">      BigInteger value = (BigInteger) expression.Symbol.Value, resultValue = 0;</w:t>
      </w:r>
    </w:p>
    <w:p w14:paraId="4040DBA2" w14:textId="77777777" w:rsidR="00CD295E" w:rsidRPr="00CD295E" w:rsidRDefault="00CD295E" w:rsidP="00CD295E">
      <w:pPr>
        <w:pStyle w:val="Code"/>
        <w:rPr>
          <w:highlight w:val="white"/>
        </w:rPr>
      </w:pPr>
      <w:r w:rsidRPr="00CD295E">
        <w:rPr>
          <w:highlight w:val="white"/>
        </w:rPr>
        <w:t xml:space="preserve">    </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77777777" w:rsidR="00CD295E" w:rsidRPr="00CD295E" w:rsidRDefault="00CD295E" w:rsidP="00CD295E">
      <w:pPr>
        <w:pStyle w:val="Code"/>
        <w:rPr>
          <w:highlight w:val="white"/>
        </w:rPr>
      </w:pP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3B7FC92C" w14:textId="77777777"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77777777" w:rsidR="00CD295E" w:rsidRPr="00CD295E" w:rsidRDefault="00CD295E" w:rsidP="00CD295E">
      <w:pPr>
        <w:pStyle w:val="Code"/>
        <w:rPr>
          <w:highlight w:val="white"/>
        </w:rPr>
      </w:pP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lastRenderedPageBreak/>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77777777" w:rsidR="00CD295E" w:rsidRPr="00CD295E" w:rsidRDefault="00CD295E" w:rsidP="00CD295E">
      <w:pPr>
        <w:pStyle w:val="Code"/>
        <w:rPr>
          <w:highlight w:val="white"/>
        </w:rPr>
      </w:pP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6BE46107" w:rsidR="00CD295E" w:rsidRP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77777777" w:rsidR="00CD295E" w:rsidRPr="00CD295E" w:rsidRDefault="00CD295E" w:rsidP="00CD295E">
      <w:pPr>
        <w:pStyle w:val="Code"/>
        <w:rPr>
          <w:highlight w:val="white"/>
        </w:rPr>
      </w:pPr>
    </w:p>
    <w:p w14:paraId="29A708CF" w14:textId="77777777" w:rsidR="00CD295E" w:rsidRPr="00CD295E" w:rsidRDefault="00CD295E" w:rsidP="00CD295E">
      <w:pPr>
        <w:pStyle w:val="Code"/>
        <w:rPr>
          <w:highlight w:val="white"/>
        </w:rPr>
      </w:pPr>
      <w:r w:rsidRPr="00CD295E">
        <w:rPr>
          <w:highlight w:val="white"/>
        </w:rPr>
        <w:t xml:space="preserve">    public static Expression Cast(Expression fromExpression, Type toType) {</w:t>
      </w:r>
    </w:p>
    <w:p w14:paraId="0809C22C" w14:textId="77777777" w:rsidR="00CD295E" w:rsidRPr="00CD295E" w:rsidRDefault="00CD295E" w:rsidP="00CD295E">
      <w:pPr>
        <w:pStyle w:val="Code"/>
        <w:rPr>
          <w:highlight w:val="white"/>
        </w:rPr>
      </w:pPr>
      <w:r w:rsidRPr="00CD295E">
        <w:rPr>
          <w:highlight w:val="white"/>
        </w:rPr>
        <w:t xml:space="preserve">      if (!IsConstant(fromExpression))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77777777" w:rsidR="00CD295E" w:rsidRPr="00CD295E" w:rsidRDefault="00CD295E" w:rsidP="00CD295E">
      <w:pPr>
        <w:pStyle w:val="Code"/>
        <w:rPr>
          <w:highlight w:val="white"/>
        </w:rPr>
      </w:pPr>
      <w:r w:rsidRPr="00CD295E">
        <w:rPr>
          <w:highlight w:val="white"/>
        </w:rPr>
        <w:t xml:space="preserve">      Symbol fromSymbol = fromExpression.Symbol;</w:t>
      </w:r>
    </w:p>
    <w:p w14:paraId="6D699457" w14:textId="77777777" w:rsidR="00CD295E" w:rsidRPr="00CD295E" w:rsidRDefault="00CD295E" w:rsidP="00CD295E">
      <w:pPr>
        <w:pStyle w:val="Code"/>
        <w:rPr>
          <w:highlight w:val="white"/>
        </w:rPr>
      </w:pPr>
      <w:r w:rsidRPr="00CD295E">
        <w:rPr>
          <w:highlight w:val="white"/>
        </w:rPr>
        <w:t xml:space="preserve">      Type fromType = fromSymbol.Type;</w:t>
      </w:r>
    </w:p>
    <w:p w14:paraId="066CCE30" w14:textId="77777777" w:rsidR="00CD295E" w:rsidRPr="00CD295E" w:rsidRDefault="00CD295E" w:rsidP="00CD295E">
      <w:pPr>
        <w:pStyle w:val="Code"/>
        <w:rPr>
          <w:highlight w:val="white"/>
        </w:rPr>
      </w:pPr>
      <w:r w:rsidRPr="00CD295E">
        <w:rPr>
          <w:highlight w:val="white"/>
        </w:rPr>
        <w:t xml:space="preserve">      object fromValue = fromSymbol.Value;</w:t>
      </w:r>
    </w:p>
    <w:p w14:paraId="172EAF3A" w14:textId="77777777" w:rsidR="00CD295E" w:rsidRPr="00CD295E" w:rsidRDefault="00CD295E" w:rsidP="00CD295E">
      <w:pPr>
        <w:pStyle w:val="Code"/>
        <w:rPr>
          <w:highlight w:val="white"/>
        </w:rPr>
      </w:pPr>
    </w:p>
    <w:p w14:paraId="750508DA" w14:textId="77777777" w:rsidR="00CD295E" w:rsidRPr="00CD295E" w:rsidRDefault="00CD295E" w:rsidP="00CD295E">
      <w:pPr>
        <w:pStyle w:val="Code"/>
        <w:rPr>
          <w:highlight w:val="white"/>
        </w:rPr>
      </w:pPr>
      <w:r w:rsidRPr="00CD295E">
        <w:rPr>
          <w:highlight w:val="white"/>
        </w:rPr>
        <w:t xml:space="preserve">      if (fromType.Equals(toType)) {</w:t>
      </w:r>
    </w:p>
    <w:p w14:paraId="5D3189A8" w14:textId="77777777" w:rsidR="00CD295E" w:rsidRPr="00CD295E" w:rsidRDefault="00CD295E" w:rsidP="00CD295E">
      <w:pPr>
        <w:pStyle w:val="Code"/>
        <w:rPr>
          <w:highlight w:val="white"/>
        </w:rPr>
      </w:pPr>
      <w:r w:rsidRPr="00CD295E">
        <w:rPr>
          <w:highlight w:val="white"/>
        </w:rPr>
        <w:t xml:space="preserve">        return fromExpression;</w:t>
      </w:r>
    </w:p>
    <w:p w14:paraId="507AD29D" w14:textId="77777777" w:rsidR="00CD295E" w:rsidRPr="00CD295E" w:rsidRDefault="00CD295E" w:rsidP="00CD295E">
      <w:pPr>
        <w:pStyle w:val="Code"/>
        <w:rPr>
          <w:highlight w:val="white"/>
        </w:rPr>
      </w:pPr>
      <w:r w:rsidRPr="00CD295E">
        <w:rPr>
          <w:highlight w:val="white"/>
        </w:rPr>
        <w:t xml:space="preserve">      }</w:t>
      </w:r>
    </w:p>
    <w:p w14:paraId="3474E785" w14:textId="77777777" w:rsidR="00C11110" w:rsidRDefault="00CD295E" w:rsidP="00CD295E">
      <w:pPr>
        <w:pStyle w:val="Code"/>
        <w:rPr>
          <w:highlight w:val="white"/>
        </w:rPr>
      </w:pPr>
      <w:r w:rsidRPr="00CD295E">
        <w:rPr>
          <w:highlight w:val="white"/>
        </w:rPr>
        <w:t xml:space="preserve">      else if (((fromType.IsIntegralArrayOrPointer() &amp;&amp;</w:t>
      </w:r>
    </w:p>
    <w:p w14:paraId="12EEB00C" w14:textId="7E6A1367" w:rsidR="00CD295E" w:rsidRPr="00CD295E" w:rsidRDefault="00C11110" w:rsidP="00CD295E">
      <w:pPr>
        <w:pStyle w:val="Code"/>
        <w:rPr>
          <w:highlight w:val="white"/>
        </w:rPr>
      </w:pPr>
      <w:r>
        <w:rPr>
          <w:highlight w:val="white"/>
        </w:rPr>
        <w:t xml:space="preserve">                </w:t>
      </w:r>
      <w:r w:rsidR="00CD295E" w:rsidRPr="00CD295E">
        <w:rPr>
          <w:highlight w:val="white"/>
        </w:rPr>
        <w:t xml:space="preserve"> toType.IsIntegralArrayOrPointer()) ||</w:t>
      </w:r>
    </w:p>
    <w:p w14:paraId="510413C5" w14:textId="77777777" w:rsidR="00C11110" w:rsidRDefault="00CD295E" w:rsidP="00CD295E">
      <w:pPr>
        <w:pStyle w:val="Code"/>
        <w:rPr>
          <w:highlight w:val="white"/>
        </w:rPr>
      </w:pPr>
      <w:r w:rsidRPr="00CD295E">
        <w:rPr>
          <w:highlight w:val="white"/>
        </w:rPr>
        <w:t xml:space="preserve">               (fromType.IsFloating() &amp;&amp; toType.IsFloating())) &amp;&amp;</w:t>
      </w:r>
    </w:p>
    <w:p w14:paraId="69E47C1F" w14:textId="2EE97D80" w:rsidR="00CD295E" w:rsidRPr="00CD295E" w:rsidRDefault="00C11110" w:rsidP="00CD295E">
      <w:pPr>
        <w:pStyle w:val="Code"/>
        <w:rPr>
          <w:highlight w:val="white"/>
        </w:rPr>
      </w:pPr>
      <w:r>
        <w:rPr>
          <w:highlight w:val="white"/>
        </w:rPr>
        <w:t xml:space="preserve">               </w:t>
      </w:r>
      <w:r w:rsidR="00CD295E" w:rsidRPr="00CD295E">
        <w:rPr>
          <w:highlight w:val="white"/>
        </w:rPr>
        <w:t xml:space="preserve"> (fromType.Size() == toType.Size())) {</w:t>
      </w:r>
    </w:p>
    <w:p w14:paraId="7D7AA133" w14:textId="77777777" w:rsidR="00CD295E" w:rsidRPr="00CD295E" w:rsidRDefault="00CD295E" w:rsidP="00CD295E">
      <w:pPr>
        <w:pStyle w:val="Code"/>
        <w:rPr>
          <w:highlight w:val="white"/>
        </w:rPr>
      </w:pPr>
      <w:r w:rsidRPr="00CD295E">
        <w:rPr>
          <w:highlight w:val="white"/>
        </w:rPr>
        <w:t xml:space="preserve">        Symbol toSymbol = new Symbol(toType, fromValue);</w:t>
      </w:r>
    </w:p>
    <w:p w14:paraId="165A6154" w14:textId="77777777" w:rsidR="00CC47F2" w:rsidRDefault="00CD295E" w:rsidP="00CD295E">
      <w:pPr>
        <w:pStyle w:val="Code"/>
        <w:rPr>
          <w:highlight w:val="white"/>
        </w:rPr>
      </w:pPr>
      <w:r w:rsidRPr="00CD295E">
        <w:rPr>
          <w:highlight w:val="white"/>
        </w:rPr>
        <w:t xml:space="preserve">        return (new Expression(toSymbol, fromExpression.ShortList,</w:t>
      </w:r>
    </w:p>
    <w:p w14:paraId="64872FF7" w14:textId="7B95298B" w:rsidR="00CD295E" w:rsidRPr="00CD295E" w:rsidRDefault="00CC47F2" w:rsidP="00CD295E">
      <w:pPr>
        <w:pStyle w:val="Code"/>
        <w:rPr>
          <w:highlight w:val="white"/>
        </w:rPr>
      </w:pPr>
      <w:r>
        <w:rPr>
          <w:highlight w:val="white"/>
        </w:rPr>
        <w:t xml:space="preserve">                              </w:t>
      </w:r>
      <w:r w:rsidR="00CD295E" w:rsidRPr="00CD295E">
        <w:rPr>
          <w:highlight w:val="white"/>
        </w:rPr>
        <w:t xml:space="preserve"> fromExpression.LongList));</w:t>
      </w:r>
    </w:p>
    <w:p w14:paraId="3147FC1C" w14:textId="77777777" w:rsidR="00CD295E" w:rsidRPr="00CD295E" w:rsidRDefault="00CD295E" w:rsidP="00CD295E">
      <w:pPr>
        <w:pStyle w:val="Code"/>
        <w:rPr>
          <w:highlight w:val="white"/>
        </w:rPr>
      </w:pPr>
      <w:r w:rsidRPr="00CD295E">
        <w:rPr>
          <w:highlight w:val="white"/>
        </w:rPr>
        <w:t xml:space="preserve">      }</w:t>
      </w:r>
    </w:p>
    <w:p w14:paraId="319F8ECC" w14:textId="77777777" w:rsidR="00CD295E" w:rsidRPr="00CD295E" w:rsidRDefault="00CD295E" w:rsidP="00CD295E">
      <w:pPr>
        <w:pStyle w:val="Code"/>
        <w:rPr>
          <w:highlight w:val="white"/>
        </w:rPr>
      </w:pPr>
      <w:r w:rsidRPr="00CD295E">
        <w:rPr>
          <w:highlight w:val="white"/>
        </w:rPr>
        <w:t xml:space="preserve">      else if (fromType.IsLogical() &amp;&amp; toType.IsIntegralArrayOrPointer()) {</w:t>
      </w:r>
    </w:p>
    <w:p w14:paraId="6C05A089" w14:textId="77777777" w:rsidR="00CC47F2" w:rsidRDefault="00CD295E" w:rsidP="00CD295E">
      <w:pPr>
        <w:pStyle w:val="Code"/>
        <w:rPr>
          <w:highlight w:val="white"/>
        </w:rPr>
      </w:pPr>
      <w:r w:rsidRPr="00CD295E">
        <w:rPr>
          <w:highlight w:val="white"/>
        </w:rPr>
        <w:t xml:space="preserve">        if ((fromSymbol.TrueSet.Count &gt; 0) &amp;&amp;</w:t>
      </w:r>
    </w:p>
    <w:p w14:paraId="5135ECAB" w14:textId="18CF3E66"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 0))</w:t>
      </w:r>
      <w:r>
        <w:rPr>
          <w:highlight w:val="white"/>
        </w:rPr>
        <w:t xml:space="preserve"> </w:t>
      </w:r>
      <w:r w:rsidR="00CD295E" w:rsidRPr="00CD295E">
        <w:rPr>
          <w:highlight w:val="white"/>
        </w:rPr>
        <w:t>{</w:t>
      </w:r>
    </w:p>
    <w:p w14:paraId="1CC53DAE" w14:textId="77777777" w:rsidR="00CD295E" w:rsidRPr="00CD295E" w:rsidRDefault="00CD295E" w:rsidP="00CD295E">
      <w:pPr>
        <w:pStyle w:val="Code"/>
        <w:rPr>
          <w:highlight w:val="white"/>
        </w:rPr>
      </w:pPr>
      <w:r w:rsidRPr="00CD295E">
        <w:rPr>
          <w:highlight w:val="white"/>
        </w:rPr>
        <w:t xml:space="preserve">          Symbol toSymbol = new Symbol(toType, (BigInteger) 1);</w:t>
      </w:r>
    </w:p>
    <w:p w14:paraId="55DC02B8" w14:textId="77777777" w:rsidR="00CD295E" w:rsidRPr="00CD295E" w:rsidRDefault="00CD295E" w:rsidP="00CD295E">
      <w:pPr>
        <w:pStyle w:val="Code"/>
        <w:rPr>
          <w:highlight w:val="white"/>
        </w:rPr>
      </w:pPr>
      <w:r w:rsidRPr="00CD295E">
        <w:rPr>
          <w:highlight w:val="white"/>
        </w:rPr>
        <w:t xml:space="preserve">          return (new Expression(toSymbol, null, null));</w:t>
      </w:r>
    </w:p>
    <w:p w14:paraId="746123C2" w14:textId="77777777" w:rsidR="00CD295E" w:rsidRPr="00CD295E" w:rsidRDefault="00CD295E" w:rsidP="00CD295E">
      <w:pPr>
        <w:pStyle w:val="Code"/>
        <w:rPr>
          <w:highlight w:val="white"/>
        </w:rPr>
      </w:pPr>
      <w:r w:rsidRPr="00CD295E">
        <w:rPr>
          <w:highlight w:val="white"/>
        </w:rPr>
        <w:t xml:space="preserve">        }</w:t>
      </w:r>
    </w:p>
    <w:p w14:paraId="3AF29246" w14:textId="77777777" w:rsidR="00CC47F2" w:rsidRDefault="00CD295E" w:rsidP="00CD295E">
      <w:pPr>
        <w:pStyle w:val="Code"/>
        <w:rPr>
          <w:highlight w:val="white"/>
        </w:rPr>
      </w:pPr>
      <w:r w:rsidRPr="00CD295E">
        <w:rPr>
          <w:highlight w:val="white"/>
        </w:rPr>
        <w:t xml:space="preserve">        else if ((fromSymbol.TrueSet.Count == 0) &amp;&amp;</w:t>
      </w:r>
    </w:p>
    <w:p w14:paraId="4DA5BE4A" w14:textId="308B5812"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&gt; 0)) {</w:t>
      </w:r>
    </w:p>
    <w:p w14:paraId="6A81FD9D" w14:textId="77777777" w:rsidR="00CD295E" w:rsidRPr="00CD295E" w:rsidRDefault="00CD295E" w:rsidP="00CD295E">
      <w:pPr>
        <w:pStyle w:val="Code"/>
        <w:rPr>
          <w:highlight w:val="white"/>
        </w:rPr>
      </w:pPr>
      <w:r w:rsidRPr="00CD295E">
        <w:rPr>
          <w:highlight w:val="white"/>
        </w:rPr>
        <w:t xml:space="preserve">          Symbol toSymbol = new Symbol(toType, (BigInteger) 0);</w:t>
      </w:r>
    </w:p>
    <w:p w14:paraId="17EB5CFC" w14:textId="77777777" w:rsidR="00CD295E" w:rsidRPr="00CD295E" w:rsidRDefault="00CD295E" w:rsidP="00CD295E">
      <w:pPr>
        <w:pStyle w:val="Code"/>
        <w:rPr>
          <w:highlight w:val="white"/>
        </w:rPr>
      </w:pPr>
      <w:r w:rsidRPr="00CD295E">
        <w:rPr>
          <w:highlight w:val="white"/>
        </w:rPr>
        <w:t xml:space="preserve">          return (new Expression(toSymbol,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77777777" w:rsidR="00CD295E" w:rsidRPr="00CD295E" w:rsidRDefault="00CD295E" w:rsidP="00CD295E">
      <w:pPr>
        <w:pStyle w:val="Code"/>
        <w:rPr>
          <w:highlight w:val="white"/>
        </w:rPr>
      </w:pPr>
      <w:r w:rsidRPr="00CD295E">
        <w:rPr>
          <w:highlight w:val="white"/>
        </w:rPr>
        <w:t xml:space="preserve">      }</w:t>
      </w:r>
    </w:p>
    <w:p w14:paraId="583A3833" w14:textId="77777777" w:rsidR="00CC47F2" w:rsidRDefault="00CD295E" w:rsidP="00CD295E">
      <w:pPr>
        <w:pStyle w:val="Code"/>
        <w:rPr>
          <w:highlight w:val="white"/>
        </w:rPr>
      </w:pPr>
      <w:r w:rsidRPr="00CD295E">
        <w:rPr>
          <w:highlight w:val="white"/>
        </w:rPr>
        <w:t xml:space="preserve">      else if (((fromType.IsIntegralArrayOrPointer() ||</w:t>
      </w:r>
    </w:p>
    <w:p w14:paraId="4C2090AE" w14:textId="21062AFA" w:rsidR="00CD295E" w:rsidRPr="00CD295E" w:rsidRDefault="00CC47F2" w:rsidP="00CD295E">
      <w:pPr>
        <w:pStyle w:val="Code"/>
        <w:rPr>
          <w:highlight w:val="white"/>
        </w:rPr>
      </w:pPr>
      <w:r>
        <w:rPr>
          <w:highlight w:val="white"/>
        </w:rPr>
        <w:t xml:space="preserve">               </w:t>
      </w:r>
      <w:r w:rsidR="00CD295E" w:rsidRPr="00CD295E">
        <w:rPr>
          <w:highlight w:val="white"/>
        </w:rPr>
        <w:t xml:space="preserve"> (fromValue is BigInteger)) ||</w:t>
      </w:r>
    </w:p>
    <w:p w14:paraId="448DD5EC" w14:textId="13B2BD50" w:rsidR="00CC47F2" w:rsidRDefault="00CD295E" w:rsidP="00CD295E">
      <w:pPr>
        <w:pStyle w:val="Code"/>
        <w:rPr>
          <w:highlight w:val="white"/>
        </w:rPr>
      </w:pPr>
      <w:r w:rsidRPr="00CD295E">
        <w:rPr>
          <w:highlight w:val="white"/>
        </w:rPr>
        <w:t xml:space="preserve">               (fromType.IsFloating() &amp;&amp; (fromValue is decimal))) &amp;&amp;</w:t>
      </w:r>
    </w:p>
    <w:p w14:paraId="185B45AB" w14:textId="5FDDDE40" w:rsidR="00CD295E" w:rsidRPr="00CD295E" w:rsidRDefault="00CC47F2" w:rsidP="00CD295E">
      <w:pPr>
        <w:pStyle w:val="Code"/>
        <w:rPr>
          <w:highlight w:val="white"/>
        </w:rPr>
      </w:pPr>
      <w:r>
        <w:rPr>
          <w:highlight w:val="white"/>
        </w:rPr>
        <w:t xml:space="preserve">               </w:t>
      </w:r>
      <w:r w:rsidR="00CD295E" w:rsidRPr="00CD295E">
        <w:rPr>
          <w:highlight w:val="white"/>
        </w:rPr>
        <w:t xml:space="preserve"> toType.IsLogical())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77777777" w:rsidR="00CD295E" w:rsidRPr="00CD295E" w:rsidRDefault="00CD295E" w:rsidP="00CD295E">
      <w:pPr>
        <w:pStyle w:val="Code"/>
        <w:rPr>
          <w:highlight w:val="white"/>
        </w:rPr>
      </w:pPr>
    </w:p>
    <w:p w14:paraId="10C933E8" w14:textId="77777777" w:rsidR="00CD295E" w:rsidRPr="00CD295E" w:rsidRDefault="00CD295E" w:rsidP="00CD295E">
      <w:pPr>
        <w:pStyle w:val="Code"/>
        <w:rPr>
          <w:highlight w:val="white"/>
        </w:rPr>
      </w:pPr>
      <w:r w:rsidRPr="00CD295E">
        <w:rPr>
          <w:highlight w:val="white"/>
        </w:rPr>
        <w:t xml:space="preserve">        Symbol toSymbol;</w:t>
      </w:r>
    </w:p>
    <w:p w14:paraId="309B3A6E" w14:textId="77777777" w:rsidR="005B0C44" w:rsidRDefault="00CD295E" w:rsidP="00CD295E">
      <w:pPr>
        <w:pStyle w:val="Code"/>
        <w:rPr>
          <w:highlight w:val="white"/>
        </w:rPr>
      </w:pPr>
      <w:r w:rsidRPr="00CD295E">
        <w:rPr>
          <w:highlight w:val="white"/>
        </w:rPr>
        <w:t xml:space="preserve">        if (fromValue.Equals(BigInteger.Zero) ||</w:t>
      </w:r>
    </w:p>
    <w:p w14:paraId="11D8FDB6" w14:textId="45C5E97C" w:rsidR="00CD295E" w:rsidRPr="00CD295E" w:rsidRDefault="005B0C44" w:rsidP="00CD295E">
      <w:pPr>
        <w:pStyle w:val="Code"/>
        <w:rPr>
          <w:highlight w:val="white"/>
        </w:rPr>
      </w:pPr>
      <w:r>
        <w:rPr>
          <w:highlight w:val="white"/>
        </w:rPr>
        <w:t xml:space="preserve">           </w:t>
      </w:r>
      <w:r w:rsidR="00CD295E" w:rsidRPr="00CD295E">
        <w:rPr>
          <w:highlight w:val="white"/>
        </w:rPr>
        <w:t xml:space="preserve"> fromValue.Equals((decimal) 0)) {</w:t>
      </w:r>
    </w:p>
    <w:p w14:paraId="4C89EBF5" w14:textId="77777777" w:rsidR="00CD295E" w:rsidRPr="00CD295E" w:rsidRDefault="00CD295E" w:rsidP="00CD295E">
      <w:pPr>
        <w:pStyle w:val="Code"/>
        <w:rPr>
          <w:highlight w:val="white"/>
        </w:rPr>
      </w:pPr>
      <w:r w:rsidRPr="00CD295E">
        <w:rPr>
          <w:highlight w:val="white"/>
        </w:rPr>
        <w:t xml:space="preserve">          toSymbol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77777777" w:rsidR="00CD295E" w:rsidRPr="00CD295E" w:rsidRDefault="00CD295E" w:rsidP="00CD295E">
      <w:pPr>
        <w:pStyle w:val="Code"/>
        <w:rPr>
          <w:highlight w:val="white"/>
        </w:rPr>
      </w:pPr>
      <w:r w:rsidRPr="00CD295E">
        <w:rPr>
          <w:highlight w:val="white"/>
        </w:rPr>
        <w:t xml:space="preserve">          toSymbol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77777777" w:rsidR="00CD295E" w:rsidRPr="00CD295E" w:rsidRDefault="00CD295E" w:rsidP="00CD295E">
      <w:pPr>
        <w:pStyle w:val="Code"/>
        <w:rPr>
          <w:highlight w:val="white"/>
        </w:rPr>
      </w:pPr>
      <w:r w:rsidRPr="00CD295E">
        <w:rPr>
          <w:highlight w:val="white"/>
        </w:rPr>
        <w:t xml:space="preserve">      else if ((fromValue is BigInteger) || (fromValue is decimal)) {</w:t>
      </w:r>
    </w:p>
    <w:p w14:paraId="5163E440" w14:textId="77777777" w:rsidR="00CD295E" w:rsidRPr="00CD295E" w:rsidRDefault="00CD295E" w:rsidP="00CD295E">
      <w:pPr>
        <w:pStyle w:val="Code"/>
        <w:rPr>
          <w:highlight w:val="white"/>
        </w:rPr>
      </w:pPr>
      <w:r w:rsidRPr="00CD295E">
        <w:rPr>
          <w:highlight w:val="white"/>
        </w:rPr>
        <w:t xml:space="preserve">        Symbol toSymbol = null;</w:t>
      </w:r>
    </w:p>
    <w:p w14:paraId="48FFD631" w14:textId="77777777" w:rsidR="00C65953" w:rsidRDefault="00CD295E" w:rsidP="00CD295E">
      <w:pPr>
        <w:pStyle w:val="Code"/>
        <w:rPr>
          <w:highlight w:val="white"/>
        </w:rPr>
      </w:pPr>
      <w:r w:rsidRPr="00CD295E">
        <w:rPr>
          <w:highlight w:val="white"/>
        </w:rPr>
        <w:t xml:space="preserve">        if (fromType.IsIntegralArrayOrPointer() &amp;&amp;</w:t>
      </w:r>
    </w:p>
    <w:p w14:paraId="0038592D" w14:textId="5568BE74" w:rsidR="00CD295E" w:rsidRPr="00CD295E" w:rsidRDefault="00C65953" w:rsidP="00CD295E">
      <w:pPr>
        <w:pStyle w:val="Code"/>
        <w:rPr>
          <w:highlight w:val="white"/>
        </w:rPr>
      </w:pPr>
      <w:r>
        <w:rPr>
          <w:highlight w:val="white"/>
        </w:rPr>
        <w:t xml:space="preserve">           </w:t>
      </w:r>
      <w:r w:rsidR="00CD295E" w:rsidRPr="00CD295E">
        <w:rPr>
          <w:highlight w:val="white"/>
        </w:rPr>
        <w:t xml:space="preserve"> toType.IsIntegralArrayOrPointer()) {</w:t>
      </w:r>
    </w:p>
    <w:p w14:paraId="0CC1B25F" w14:textId="77777777" w:rsidR="00CD295E" w:rsidRPr="00CD295E" w:rsidRDefault="00CD295E" w:rsidP="00CD295E">
      <w:pPr>
        <w:pStyle w:val="Code"/>
        <w:rPr>
          <w:highlight w:val="white"/>
        </w:rPr>
      </w:pPr>
      <w:r w:rsidRPr="00CD295E">
        <w:rPr>
          <w:highlight w:val="white"/>
        </w:rPr>
        <w:t xml:space="preserve">          toSymbol = new Symbol(toType, fromValue);</w:t>
      </w:r>
    </w:p>
    <w:p w14:paraId="7DE4A1A1" w14:textId="77777777" w:rsidR="00CD295E" w:rsidRPr="00CD295E" w:rsidRDefault="00CD295E" w:rsidP="00CD295E">
      <w:pPr>
        <w:pStyle w:val="Code"/>
        <w:rPr>
          <w:highlight w:val="white"/>
        </w:rPr>
      </w:pPr>
      <w:r w:rsidRPr="00CD295E">
        <w:rPr>
          <w:highlight w:val="white"/>
        </w:rPr>
        <w:t xml:space="preserve">        }</w:t>
      </w:r>
    </w:p>
    <w:p w14:paraId="471991C4" w14:textId="77777777" w:rsidR="00CD295E" w:rsidRPr="00CD295E" w:rsidRDefault="00CD295E" w:rsidP="00CD295E">
      <w:pPr>
        <w:pStyle w:val="Code"/>
        <w:rPr>
          <w:highlight w:val="white"/>
        </w:rPr>
      </w:pPr>
      <w:r w:rsidRPr="00CD295E">
        <w:rPr>
          <w:highlight w:val="white"/>
        </w:rPr>
        <w:t xml:space="preserve">        else if (fromType.IsIntegralArrayOrPointer() &amp;&amp; toType.IsFloating()) {</w:t>
      </w:r>
    </w:p>
    <w:p w14:paraId="3AF9F9AD" w14:textId="77777777" w:rsidR="00CD295E" w:rsidRPr="00CD295E" w:rsidRDefault="00CD295E" w:rsidP="00CD295E">
      <w:pPr>
        <w:pStyle w:val="Code"/>
        <w:rPr>
          <w:highlight w:val="white"/>
        </w:rPr>
      </w:pPr>
      <w:r w:rsidRPr="00CD295E">
        <w:rPr>
          <w:highlight w:val="white"/>
        </w:rPr>
        <w:t xml:space="preserve">          toSymbol = new Symbol(toType, (decimal) ((BigInteger) fromValue));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77777777" w:rsidR="00CD295E" w:rsidRPr="00CD295E" w:rsidRDefault="00CD295E" w:rsidP="00CD295E">
      <w:pPr>
        <w:pStyle w:val="Code"/>
        <w:rPr>
          <w:highlight w:val="white"/>
        </w:rPr>
      </w:pPr>
      <w:r w:rsidRPr="00CD295E">
        <w:rPr>
          <w:highlight w:val="white"/>
        </w:rPr>
        <w:t xml:space="preserve">        else if (fromType.IsFloating() &amp;&amp; toType.IsIntegralArrayOrPointer()) {</w:t>
      </w:r>
    </w:p>
    <w:p w14:paraId="37F266F1" w14:textId="77777777" w:rsidR="00CD295E" w:rsidRPr="00CD295E" w:rsidRDefault="00CD295E" w:rsidP="00CD295E">
      <w:pPr>
        <w:pStyle w:val="Code"/>
        <w:rPr>
          <w:highlight w:val="white"/>
        </w:rPr>
      </w:pPr>
      <w:r w:rsidRPr="00CD295E">
        <w:rPr>
          <w:highlight w:val="white"/>
        </w:rPr>
        <w:t xml:space="preserve">          toSymbol = new Symbol(toType, (BigInteger) ((decimal) fromValue));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7777777" w:rsidR="00CD295E" w:rsidRPr="00CD295E" w:rsidRDefault="00CD295E" w:rsidP="00CD295E">
      <w:pPr>
        <w:pStyle w:val="Code"/>
        <w:rPr>
          <w:highlight w:val="white"/>
        </w:rPr>
      </w:pPr>
      <w:r w:rsidRPr="00CD295E">
        <w:rPr>
          <w:highlight w:val="white"/>
        </w:rPr>
        <w:t xml:space="preserve">        else if (fromType.IsFloating() &amp;&amp; toType.IsFloating()) {</w:t>
      </w:r>
    </w:p>
    <w:p w14:paraId="381717CA" w14:textId="77777777" w:rsidR="00CD295E" w:rsidRPr="00CD295E" w:rsidRDefault="00CD295E" w:rsidP="00CD295E">
      <w:pPr>
        <w:pStyle w:val="Code"/>
        <w:rPr>
          <w:highlight w:val="white"/>
        </w:rPr>
      </w:pPr>
      <w:r w:rsidRPr="00CD295E">
        <w:rPr>
          <w:highlight w:val="white"/>
        </w:rPr>
        <w:t xml:space="preserve">          toSymbol = new Symbol(toType, fromValue);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77777777" w:rsidR="00CD295E" w:rsidRPr="00CD295E" w:rsidRDefault="00CD295E" w:rsidP="00CD295E">
      <w:pPr>
        <w:pStyle w:val="Code"/>
        <w:rPr>
          <w:highlight w:val="white"/>
        </w:rPr>
      </w:pPr>
      <w:r w:rsidRPr="00CD295E">
        <w:rPr>
          <w:highlight w:val="white"/>
        </w:rPr>
        <w:t xml:space="preserve">          Assert.Error(fromType + " to " + toType,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77777777" w:rsidR="00CD295E" w:rsidRPr="00CD295E" w:rsidRDefault="00CD295E" w:rsidP="00CD295E">
      <w:pPr>
        <w:pStyle w:val="Code"/>
        <w:rPr>
          <w:highlight w:val="white"/>
        </w:rPr>
      </w:pPr>
      <w:r w:rsidRPr="00CD295E">
        <w:rPr>
          <w:highlight w:val="white"/>
        </w:rPr>
        <w:t xml:space="preserve">        if (toType.IsFloating()) {</w:t>
      </w:r>
    </w:p>
    <w:p w14:paraId="1638BB69" w14:textId="77777777" w:rsidR="00C65953" w:rsidRDefault="00CD295E" w:rsidP="00CD295E">
      <w:pPr>
        <w:pStyle w:val="Code"/>
        <w:rPr>
          <w:highlight w:val="white"/>
        </w:rPr>
      </w:pPr>
      <w:r w:rsidRPr="00CD295E">
        <w:rPr>
          <w:highlight w:val="white"/>
        </w:rPr>
        <w:t xml:space="preserve">          MiddleCodeGenerator.</w:t>
      </w:r>
    </w:p>
    <w:p w14:paraId="758755BD" w14:textId="63639B6A" w:rsidR="00CD295E" w:rsidRPr="00CD295E" w:rsidRDefault="00C65953" w:rsidP="00CD295E">
      <w:pPr>
        <w:pStyle w:val="Code"/>
        <w:rPr>
          <w:highlight w:val="white"/>
        </w:rPr>
      </w:pPr>
      <w:r>
        <w:rPr>
          <w:highlight w:val="white"/>
        </w:rPr>
        <w:t xml:space="preserve">            </w:t>
      </w:r>
      <w:r w:rsidR="00CD295E" w:rsidRPr="00CD295E">
        <w:rPr>
          <w:highlight w:val="white"/>
        </w:rPr>
        <w:t>AddMiddleCode(codeList, MiddleOperator.PushFloat, toSymbol);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lastRenderedPageBreak/>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777777" w:rsidR="00917F74" w:rsidRDefault="00CD6BA8" w:rsidP="00917F74">
      <w:r>
        <w:t>If an expression is not constant, the next step is to deci</w:t>
      </w:r>
      <w:r w:rsidR="00917F74">
        <w:t>de whether it is static.</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6F45C01D" w14:textId="40BFBA16" w:rsidR="0011007F" w:rsidRDefault="0011007F" w:rsidP="0011007F">
      <w:pPr>
        <w:pStyle w:val="CodeHeader"/>
      </w:pPr>
      <w:proofErr w:type="spellStart"/>
      <w:r>
        <w:t>StaticExpression.cs</w:t>
      </w:r>
      <w:proofErr w:type="spellEnd"/>
    </w:p>
    <w:p w14:paraId="478C1B80" w14:textId="77777777" w:rsidR="0051380F" w:rsidRPr="002851BF" w:rsidRDefault="0051380F" w:rsidP="002851BF">
      <w:pPr>
        <w:pStyle w:val="Code"/>
        <w:rPr>
          <w:highlight w:val="white"/>
        </w:rPr>
      </w:pPr>
      <w:r w:rsidRPr="002851BF">
        <w:rPr>
          <w:highlight w:val="white"/>
        </w:rPr>
        <w:t>using System.Numerics;</w:t>
      </w:r>
    </w:p>
    <w:p w14:paraId="6507E3C6" w14:textId="77777777" w:rsidR="0051380F" w:rsidRPr="002851BF" w:rsidRDefault="0051380F" w:rsidP="002851BF">
      <w:pPr>
        <w:pStyle w:val="Code"/>
        <w:rPr>
          <w:highlight w:val="white"/>
        </w:rPr>
      </w:pPr>
      <w:r w:rsidRPr="002851BF">
        <w:rPr>
          <w:highlight w:val="white"/>
        </w:rPr>
        <w:t>using System.Collections.Generic;</w:t>
      </w:r>
    </w:p>
    <w:p w14:paraId="7ABA20CE" w14:textId="77777777" w:rsidR="0051380F" w:rsidRPr="002851BF" w:rsidRDefault="0051380F" w:rsidP="002851BF">
      <w:pPr>
        <w:pStyle w:val="Code"/>
        <w:rPr>
          <w:highlight w:val="white"/>
        </w:rPr>
      </w:pPr>
    </w:p>
    <w:p w14:paraId="51898508" w14:textId="77777777" w:rsidR="0051380F" w:rsidRPr="002851BF" w:rsidRDefault="0051380F" w:rsidP="002851BF">
      <w:pPr>
        <w:pStyle w:val="Code"/>
        <w:rPr>
          <w:highlight w:val="white"/>
        </w:rPr>
      </w:pPr>
      <w:r w:rsidRPr="002851BF">
        <w:rPr>
          <w:highlight w:val="white"/>
        </w:rPr>
        <w:t>namespace CCompiler {</w:t>
      </w:r>
    </w:p>
    <w:p w14:paraId="23C16A09" w14:textId="77777777" w:rsidR="0051380F" w:rsidRPr="002851BF" w:rsidRDefault="0051380F" w:rsidP="002851BF">
      <w:pPr>
        <w:pStyle w:val="Code"/>
        <w:rPr>
          <w:highlight w:val="white"/>
        </w:rPr>
      </w:pPr>
      <w:r w:rsidRPr="002851BF">
        <w:rPr>
          <w:highlight w:val="white"/>
        </w:rPr>
        <w:t xml:space="preserve">  public class StaticExpression {</w:t>
      </w:r>
    </w:p>
    <w:p w14:paraId="0AE82283" w14:textId="77777777" w:rsidR="002851BF" w:rsidRDefault="0051380F" w:rsidP="002851BF">
      <w:pPr>
        <w:pStyle w:val="Code"/>
        <w:rPr>
          <w:highlight w:val="white"/>
        </w:rPr>
      </w:pPr>
      <w:r w:rsidRPr="002851BF">
        <w:rPr>
          <w:highlight w:val="white"/>
        </w:rPr>
        <w:t xml:space="preserve">    public static Expression Binary(MiddleOperator middleOp,</w:t>
      </w:r>
    </w:p>
    <w:p w14:paraId="6A97E157" w14:textId="77777777" w:rsidR="002851BF" w:rsidRDefault="002851BF" w:rsidP="002851BF">
      <w:pPr>
        <w:pStyle w:val="Code"/>
        <w:rPr>
          <w:highlight w:val="white"/>
        </w:rPr>
      </w:pPr>
      <w:r>
        <w:rPr>
          <w:highlight w:val="white"/>
        </w:rPr>
        <w:t xml:space="preserve">                                   </w:t>
      </w:r>
      <w:r w:rsidR="0051380F" w:rsidRPr="002851BF">
        <w:rPr>
          <w:highlight w:val="white"/>
        </w:rPr>
        <w:t xml:space="preserve"> Expression leftExpression,</w:t>
      </w:r>
    </w:p>
    <w:p w14:paraId="4E0DA4D9" w14:textId="2B960FE7" w:rsidR="0051380F" w:rsidRPr="002851BF" w:rsidRDefault="002851BF" w:rsidP="002851BF">
      <w:pPr>
        <w:pStyle w:val="Code"/>
        <w:rPr>
          <w:highlight w:val="white"/>
        </w:rPr>
      </w:pPr>
      <w:r>
        <w:rPr>
          <w:highlight w:val="white"/>
        </w:rPr>
        <w:t xml:space="preserve">                                   </w:t>
      </w:r>
      <w:r w:rsidR="0051380F" w:rsidRPr="002851BF">
        <w:rPr>
          <w:highlight w:val="white"/>
        </w:rPr>
        <w:t xml:space="preserve"> Expression rightExpression) {</w:t>
      </w:r>
    </w:p>
    <w:p w14:paraId="0AE8A4D3" w14:textId="77777777" w:rsidR="002851BF" w:rsidRDefault="0051380F" w:rsidP="002851BF">
      <w:pPr>
        <w:pStyle w:val="Code"/>
        <w:rPr>
          <w:highlight w:val="white"/>
        </w:rPr>
      </w:pPr>
      <w:r w:rsidRPr="002851BF">
        <w:rPr>
          <w:highlight w:val="white"/>
        </w:rPr>
        <w:t xml:space="preserve">      Type leftType = leftExpression.Symbol.Type,</w:t>
      </w:r>
    </w:p>
    <w:p w14:paraId="7C7A00E7" w14:textId="27F0A6A6" w:rsidR="0051380F" w:rsidRPr="002851BF" w:rsidRDefault="002851BF" w:rsidP="002851BF">
      <w:pPr>
        <w:pStyle w:val="Code"/>
        <w:rPr>
          <w:highlight w:val="white"/>
        </w:rPr>
      </w:pPr>
      <w:r>
        <w:rPr>
          <w:highlight w:val="white"/>
        </w:rPr>
        <w:lastRenderedPageBreak/>
        <w:t xml:space="preserve">           </w:t>
      </w:r>
      <w:r w:rsidR="0051380F" w:rsidRPr="002851BF">
        <w:rPr>
          <w:highlight w:val="white"/>
        </w:rPr>
        <w:t>rightType = rightExpression.Symbol.Type;</w:t>
      </w:r>
    </w:p>
    <w:p w14:paraId="3C8E988E" w14:textId="77777777" w:rsidR="002256FB" w:rsidRDefault="0051380F" w:rsidP="002851BF">
      <w:pPr>
        <w:pStyle w:val="Code"/>
        <w:rPr>
          <w:highlight w:val="white"/>
        </w:rPr>
      </w:pPr>
      <w:r w:rsidRPr="002851BF">
        <w:rPr>
          <w:highlight w:val="white"/>
        </w:rPr>
        <w:t xml:space="preserve">      object leftValue = leftExpression.Symbol.Value,</w:t>
      </w:r>
    </w:p>
    <w:p w14:paraId="6F81A995" w14:textId="2AE78B03" w:rsidR="0051380F" w:rsidRPr="002851BF" w:rsidRDefault="002256FB" w:rsidP="002851BF">
      <w:pPr>
        <w:pStyle w:val="Code"/>
        <w:rPr>
          <w:highlight w:val="white"/>
        </w:rPr>
      </w:pPr>
      <w:r>
        <w:rPr>
          <w:highlight w:val="white"/>
        </w:rPr>
        <w:t xml:space="preserve">             </w:t>
      </w:r>
      <w:r w:rsidR="0051380F" w:rsidRPr="002851BF">
        <w:rPr>
          <w:highlight w:val="white"/>
        </w:rPr>
        <w:t>rightValue = rightExpression.Symbol.Value;</w:t>
      </w:r>
    </w:p>
    <w:p w14:paraId="5C53A925" w14:textId="77777777" w:rsidR="0051380F" w:rsidRPr="002851BF" w:rsidRDefault="0051380F" w:rsidP="002851BF">
      <w:pPr>
        <w:pStyle w:val="Code"/>
        <w:rPr>
          <w:highlight w:val="white"/>
        </w:rPr>
      </w:pPr>
      <w:r w:rsidRPr="002851BF">
        <w:rPr>
          <w:highlight w:val="white"/>
        </w:rPr>
        <w:t xml:space="preserve">    </w:t>
      </w:r>
    </w:p>
    <w:p w14:paraId="108CDF90" w14:textId="77777777" w:rsidR="0051380F" w:rsidRPr="002851BF" w:rsidRDefault="0051380F" w:rsidP="002851BF">
      <w:pPr>
        <w:pStyle w:val="Code"/>
        <w:rPr>
          <w:highlight w:val="white"/>
        </w:rPr>
      </w:pPr>
      <w:r w:rsidRPr="002851BF">
        <w:rPr>
          <w:highlight w:val="white"/>
        </w:rPr>
        <w:t xml:space="preserve">      switch (middleOp) {</w:t>
      </w:r>
    </w:p>
    <w:p w14:paraId="0769591A" w14:textId="75831651" w:rsidR="0051380F" w:rsidRPr="002851BF" w:rsidRDefault="0051380F" w:rsidP="002851BF">
      <w:pPr>
        <w:pStyle w:val="Code"/>
        <w:rPr>
          <w:highlight w:val="white"/>
        </w:rPr>
      </w:pPr>
      <w:r w:rsidRPr="002851BF">
        <w:rPr>
          <w:highlight w:val="white"/>
        </w:rPr>
        <w:t xml:space="preserve">        case MiddleOperator.BinaryAdd:</w:t>
      </w:r>
      <w:r w:rsidR="002256FB" w:rsidRPr="002851BF">
        <w:rPr>
          <w:highlight w:val="white"/>
        </w:rPr>
        <w:t xml:space="preserve"> // &amp;i + 2</w:t>
      </w:r>
    </w:p>
    <w:p w14:paraId="6F8C005A" w14:textId="50DE4F57"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68F66897"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53B696D6" w14:textId="77777777" w:rsidR="00B873CE" w:rsidRDefault="0051380F" w:rsidP="002851BF">
      <w:pPr>
        <w:pStyle w:val="Code"/>
        <w:rPr>
          <w:highlight w:val="white"/>
        </w:rPr>
      </w:pPr>
      <w:r w:rsidRPr="002851BF">
        <w:rPr>
          <w:highlight w:val="white"/>
        </w:rPr>
        <w:t xml:space="preserve">            int resultOffset =</w:t>
      </w:r>
    </w:p>
    <w:p w14:paraId="50175846" w14:textId="63C3C80E" w:rsidR="0051380F" w:rsidRPr="002851BF" w:rsidRDefault="00B873CE" w:rsidP="002851BF">
      <w:pPr>
        <w:pStyle w:val="Code"/>
        <w:rPr>
          <w:highlight w:val="white"/>
        </w:rPr>
      </w:pPr>
      <w:r>
        <w:rPr>
          <w:highlight w:val="white"/>
        </w:rPr>
        <w:t xml:space="preserve">              </w:t>
      </w:r>
      <w:r w:rsidR="0051380F" w:rsidRPr="002851BF">
        <w:rPr>
          <w:highlight w:val="white"/>
        </w:rPr>
        <w:t>((int) rightValue) * leftType.PointerType.Size();</w:t>
      </w:r>
    </w:p>
    <w:p w14:paraId="509F8B9A" w14:textId="77777777" w:rsidR="00B873CE" w:rsidRDefault="0051380F" w:rsidP="002851BF">
      <w:pPr>
        <w:pStyle w:val="Code"/>
        <w:rPr>
          <w:highlight w:val="white"/>
        </w:rPr>
      </w:pPr>
      <w:r w:rsidRPr="002851BF">
        <w:rPr>
          <w:highlight w:val="white"/>
        </w:rPr>
        <w:t xml:space="preserve">            object resultValue =</w:t>
      </w:r>
    </w:p>
    <w:p w14:paraId="388E9446" w14:textId="0DBFF009" w:rsidR="00B873CE" w:rsidRDefault="00B873CE" w:rsidP="002851BF">
      <w:pPr>
        <w:pStyle w:val="Code"/>
        <w:rPr>
          <w:highlight w:val="white"/>
        </w:rPr>
      </w:pPr>
      <w:r>
        <w:rPr>
          <w:highlight w:val="white"/>
        </w:rPr>
        <w:t xml:space="preserve">              </w:t>
      </w:r>
      <w:r w:rsidR="0051380F" w:rsidRPr="002851BF">
        <w:rPr>
          <w:highlight w:val="white"/>
        </w:rPr>
        <w:t>new StaticAddress(staticAddress.UniqueName,</w:t>
      </w:r>
    </w:p>
    <w:p w14:paraId="2AA25317" w14:textId="17684537" w:rsidR="0051380F" w:rsidRPr="002851BF" w:rsidRDefault="00B873CE" w:rsidP="002851BF">
      <w:pPr>
        <w:pStyle w:val="Code"/>
        <w:rPr>
          <w:highlight w:val="white"/>
        </w:rPr>
      </w:pPr>
      <w:r>
        <w:rPr>
          <w:highlight w:val="white"/>
        </w:rPr>
        <w:t xml:space="preserve">                               </w:t>
      </w:r>
      <w:r w:rsidR="0051380F" w:rsidRPr="002851BF">
        <w:rPr>
          <w:highlight w:val="white"/>
        </w:rPr>
        <w:t xml:space="preserve"> staticAddress.Offset + resultOffset);</w:t>
      </w:r>
    </w:p>
    <w:p w14:paraId="305A752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194CD3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3359AA4A" w14:textId="77777777" w:rsidR="0051380F" w:rsidRPr="002851BF" w:rsidRDefault="0051380F" w:rsidP="002851BF">
      <w:pPr>
        <w:pStyle w:val="Code"/>
        <w:rPr>
          <w:highlight w:val="white"/>
        </w:rPr>
      </w:pPr>
      <w:r w:rsidRPr="002851BF">
        <w:rPr>
          <w:highlight w:val="white"/>
        </w:rPr>
        <w:t xml:space="preserve">          }</w:t>
      </w:r>
    </w:p>
    <w:p w14:paraId="56CF5E0D" w14:textId="77777777" w:rsidR="00537F21" w:rsidRDefault="00537F21" w:rsidP="00537F21">
      <w:pPr>
        <w:pStyle w:val="Code"/>
        <w:rPr>
          <w:highlight w:val="white"/>
        </w:rPr>
      </w:pPr>
    </w:p>
    <w:p w14:paraId="11E6B0DA" w14:textId="46047283" w:rsidR="0051380F" w:rsidRPr="002851BF" w:rsidRDefault="00537F21" w:rsidP="002851BF">
      <w:pPr>
        <w:pStyle w:val="Code"/>
        <w:rPr>
          <w:highlight w:val="white"/>
        </w:rPr>
      </w:pPr>
      <w:r>
        <w:rPr>
          <w:highlight w:val="white"/>
        </w:rPr>
        <w:t xml:space="preserve">          </w:t>
      </w:r>
      <w:r w:rsidRPr="002851BF">
        <w:rPr>
          <w:highlight w:val="white"/>
        </w:rPr>
        <w:t>// 2 + &amp;i</w:t>
      </w:r>
    </w:p>
    <w:p w14:paraId="5A1B581C" w14:textId="6F3587EF" w:rsidR="0051380F" w:rsidRPr="002851BF" w:rsidRDefault="0051380F" w:rsidP="002851BF">
      <w:pPr>
        <w:pStyle w:val="Code"/>
        <w:rPr>
          <w:highlight w:val="white"/>
        </w:rPr>
      </w:pPr>
      <w:r w:rsidRPr="002851BF">
        <w:rPr>
          <w:highlight w:val="white"/>
        </w:rPr>
        <w:t xml:space="preserve">          if ((leftValue is BigInteger) &amp;&amp; (rightValue is StaticAddress)) {</w:t>
      </w:r>
    </w:p>
    <w:p w14:paraId="66101DDC" w14:textId="77777777" w:rsidR="0051380F" w:rsidRPr="002851BF" w:rsidRDefault="0051380F" w:rsidP="002851BF">
      <w:pPr>
        <w:pStyle w:val="Code"/>
        <w:rPr>
          <w:highlight w:val="white"/>
        </w:rPr>
      </w:pPr>
      <w:r w:rsidRPr="002851BF">
        <w:rPr>
          <w:highlight w:val="white"/>
        </w:rPr>
        <w:t xml:space="preserve">            StaticAddress staticAddress = (StaticAddress) rightValue;</w:t>
      </w:r>
    </w:p>
    <w:p w14:paraId="5B6CD251" w14:textId="77777777" w:rsidR="004D5DB6" w:rsidRDefault="0051380F" w:rsidP="002851BF">
      <w:pPr>
        <w:pStyle w:val="Code"/>
        <w:rPr>
          <w:highlight w:val="white"/>
        </w:rPr>
      </w:pPr>
      <w:r w:rsidRPr="002851BF">
        <w:rPr>
          <w:highlight w:val="white"/>
        </w:rPr>
        <w:t xml:space="preserve">            int resultOffset =</w:t>
      </w:r>
    </w:p>
    <w:p w14:paraId="13566C26" w14:textId="0B371ACD" w:rsidR="0051380F" w:rsidRPr="002851BF" w:rsidRDefault="004D5DB6" w:rsidP="002851BF">
      <w:pPr>
        <w:pStyle w:val="Code"/>
        <w:rPr>
          <w:highlight w:val="white"/>
        </w:rPr>
      </w:pPr>
      <w:r>
        <w:rPr>
          <w:highlight w:val="white"/>
        </w:rPr>
        <w:t xml:space="preserve">              </w:t>
      </w:r>
      <w:r w:rsidR="0051380F" w:rsidRPr="002851BF">
        <w:rPr>
          <w:highlight w:val="white"/>
        </w:rPr>
        <w:t>((int) leftValue) * rightType.PointerType.Size();</w:t>
      </w:r>
    </w:p>
    <w:p w14:paraId="4D688F4B" w14:textId="77777777" w:rsidR="004D5DB6" w:rsidRDefault="0051380F" w:rsidP="002851BF">
      <w:pPr>
        <w:pStyle w:val="Code"/>
        <w:rPr>
          <w:highlight w:val="white"/>
        </w:rPr>
      </w:pPr>
      <w:r w:rsidRPr="002851BF">
        <w:rPr>
          <w:highlight w:val="white"/>
        </w:rPr>
        <w:t xml:space="preserve">            object resultValue =</w:t>
      </w:r>
    </w:p>
    <w:p w14:paraId="44D77752" w14:textId="77777777" w:rsidR="004D5DB6" w:rsidRDefault="004D5DB6" w:rsidP="002851BF">
      <w:pPr>
        <w:pStyle w:val="Code"/>
        <w:rPr>
          <w:highlight w:val="white"/>
        </w:rPr>
      </w:pPr>
      <w:r>
        <w:rPr>
          <w:highlight w:val="white"/>
        </w:rPr>
        <w:t xml:space="preserve">              </w:t>
      </w:r>
      <w:r w:rsidR="0051380F" w:rsidRPr="002851BF">
        <w:rPr>
          <w:highlight w:val="white"/>
        </w:rPr>
        <w:t xml:space="preserve"> new StaticAddress(staticAddress.UniqueName,</w:t>
      </w:r>
    </w:p>
    <w:p w14:paraId="757F9E81" w14:textId="3436FB52" w:rsidR="0051380F" w:rsidRPr="002851BF" w:rsidRDefault="004D5DB6" w:rsidP="002851BF">
      <w:pPr>
        <w:pStyle w:val="Code"/>
        <w:rPr>
          <w:highlight w:val="white"/>
        </w:rPr>
      </w:pPr>
      <w:r>
        <w:rPr>
          <w:highlight w:val="white"/>
        </w:rPr>
        <w:t xml:space="preserve">                                </w:t>
      </w:r>
      <w:r w:rsidR="0051380F" w:rsidRPr="002851BF">
        <w:rPr>
          <w:highlight w:val="white"/>
        </w:rPr>
        <w:t xml:space="preserve"> staticAddress.Offset + resultOffset);</w:t>
      </w:r>
    </w:p>
    <w:p w14:paraId="3BF0BD9D" w14:textId="77777777" w:rsidR="0051380F" w:rsidRPr="002851BF" w:rsidRDefault="0051380F" w:rsidP="002851BF">
      <w:pPr>
        <w:pStyle w:val="Code"/>
        <w:rPr>
          <w:highlight w:val="white"/>
        </w:rPr>
      </w:pPr>
      <w:r w:rsidRPr="002851BF">
        <w:rPr>
          <w:highlight w:val="white"/>
        </w:rPr>
        <w:t xml:space="preserve">            Symbol resultSymbol =new Symbol(rightType, resultValue);</w:t>
      </w:r>
    </w:p>
    <w:p w14:paraId="1DA70887"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BFEEA60" w14:textId="77777777" w:rsidR="0051380F" w:rsidRPr="002851BF" w:rsidRDefault="0051380F" w:rsidP="002851BF">
      <w:pPr>
        <w:pStyle w:val="Code"/>
        <w:rPr>
          <w:highlight w:val="white"/>
        </w:rPr>
      </w:pPr>
      <w:r w:rsidRPr="002851BF">
        <w:rPr>
          <w:highlight w:val="white"/>
        </w:rPr>
        <w:t xml:space="preserve">          }</w:t>
      </w:r>
    </w:p>
    <w:p w14:paraId="6D723BB7" w14:textId="77777777" w:rsidR="0051380F" w:rsidRPr="002851BF" w:rsidRDefault="0051380F" w:rsidP="002851BF">
      <w:pPr>
        <w:pStyle w:val="Code"/>
        <w:rPr>
          <w:highlight w:val="white"/>
        </w:rPr>
      </w:pPr>
    </w:p>
    <w:p w14:paraId="084F0F0C" w14:textId="77777777" w:rsidR="004D5DB6" w:rsidRDefault="0051380F" w:rsidP="002851BF">
      <w:pPr>
        <w:pStyle w:val="Code"/>
        <w:rPr>
          <w:highlight w:val="white"/>
        </w:rPr>
      </w:pPr>
      <w:r w:rsidRPr="002851BF">
        <w:rPr>
          <w:highlight w:val="white"/>
        </w:rPr>
        <w:t xml:space="preserve">          if (leftExpression.Symbol.IsExternOrStatic() &amp;&amp; leftType.IsArray()</w:t>
      </w:r>
    </w:p>
    <w:p w14:paraId="5269C953" w14:textId="4A7D9A08" w:rsidR="0051380F" w:rsidRPr="002851BF" w:rsidRDefault="004D5DB6" w:rsidP="002851BF">
      <w:pPr>
        <w:pStyle w:val="Code"/>
        <w:rPr>
          <w:highlight w:val="white"/>
        </w:rPr>
      </w:pPr>
      <w:r>
        <w:rPr>
          <w:highlight w:val="white"/>
        </w:rPr>
        <w:t xml:space="preserve">             </w:t>
      </w:r>
      <w:r w:rsidR="0051380F" w:rsidRPr="002851BF">
        <w:rPr>
          <w:highlight w:val="white"/>
        </w:rPr>
        <w:t xml:space="preserve"> &amp;&amp; (rightValue is BigInteger)) { // a + 2</w:t>
      </w:r>
    </w:p>
    <w:p w14:paraId="3F5D5A1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0CE60477" w14:textId="77777777" w:rsidR="005A15AB" w:rsidRDefault="0051380F" w:rsidP="002851BF">
      <w:pPr>
        <w:pStyle w:val="Code"/>
        <w:rPr>
          <w:highlight w:val="white"/>
        </w:rPr>
      </w:pPr>
      <w:r w:rsidRPr="002851BF">
        <w:rPr>
          <w:highlight w:val="white"/>
        </w:rPr>
        <w:t xml:space="preserve">            object resultValue =</w:t>
      </w:r>
    </w:p>
    <w:p w14:paraId="02E4EBA5" w14:textId="77777777" w:rsidR="008D10F1" w:rsidRDefault="008D10F1" w:rsidP="002851BF">
      <w:pPr>
        <w:pStyle w:val="Code"/>
        <w:rPr>
          <w:highlight w:val="white"/>
        </w:rPr>
      </w:pPr>
      <w:r>
        <w:rPr>
          <w:highlight w:val="white"/>
        </w:rPr>
        <w:t xml:space="preserve">  </w:t>
      </w:r>
      <w:r w:rsidR="005A15AB">
        <w:rPr>
          <w:highlight w:val="white"/>
        </w:rPr>
        <w:t xml:space="preserve">            </w:t>
      </w:r>
      <w:r w:rsidR="0051380F" w:rsidRPr="002851BF">
        <w:rPr>
          <w:highlight w:val="white"/>
        </w:rPr>
        <w:t>new StaticAddress(leftExpression.Symbol.UniqueName,</w:t>
      </w:r>
    </w:p>
    <w:p w14:paraId="7B55A4CD" w14:textId="3688C837" w:rsidR="0051380F" w:rsidRPr="002851BF" w:rsidRDefault="008D10F1" w:rsidP="002851BF">
      <w:pPr>
        <w:pStyle w:val="Code"/>
        <w:rPr>
          <w:highlight w:val="white"/>
        </w:rPr>
      </w:pPr>
      <w:r>
        <w:rPr>
          <w:highlight w:val="white"/>
        </w:rPr>
        <w:t xml:space="preserve">                               </w:t>
      </w:r>
      <w:r w:rsidR="0051380F" w:rsidRPr="002851BF">
        <w:rPr>
          <w:highlight w:val="white"/>
        </w:rPr>
        <w:t xml:space="preserve"> resultOffset);</w:t>
      </w:r>
    </w:p>
    <w:p w14:paraId="1FA05020"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42E94A5"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A09608B" w14:textId="77777777" w:rsidR="0051380F" w:rsidRPr="002851BF" w:rsidRDefault="0051380F" w:rsidP="002851BF">
      <w:pPr>
        <w:pStyle w:val="Code"/>
        <w:rPr>
          <w:highlight w:val="white"/>
        </w:rPr>
      </w:pPr>
      <w:r w:rsidRPr="002851BF">
        <w:rPr>
          <w:highlight w:val="white"/>
        </w:rPr>
        <w:t xml:space="preserve">          }</w:t>
      </w:r>
    </w:p>
    <w:p w14:paraId="04C9B633" w14:textId="77777777" w:rsidR="0051380F" w:rsidRPr="002851BF" w:rsidRDefault="0051380F" w:rsidP="002851BF">
      <w:pPr>
        <w:pStyle w:val="Code"/>
        <w:rPr>
          <w:highlight w:val="white"/>
        </w:rPr>
      </w:pPr>
    </w:p>
    <w:p w14:paraId="05F89F71" w14:textId="353AFD9B" w:rsidR="004168DD" w:rsidRDefault="0051380F" w:rsidP="002851BF">
      <w:pPr>
        <w:pStyle w:val="Code"/>
        <w:rPr>
          <w:highlight w:val="white"/>
        </w:rPr>
      </w:pPr>
      <w:r w:rsidRPr="002851BF">
        <w:rPr>
          <w:highlight w:val="white"/>
        </w:rPr>
        <w:t xml:space="preserve">          if (</w:t>
      </w:r>
      <w:r w:rsidR="004168DD" w:rsidRPr="002851BF">
        <w:rPr>
          <w:highlight w:val="white"/>
        </w:rPr>
        <w:t>leftExpression.Symbol.IsExternOrStatic() &amp;&amp;</w:t>
      </w:r>
    </w:p>
    <w:p w14:paraId="495F861D" w14:textId="2AD7A5B1" w:rsidR="0051380F" w:rsidRPr="002851BF" w:rsidRDefault="004168DD" w:rsidP="002851BF">
      <w:pPr>
        <w:pStyle w:val="Code"/>
        <w:rPr>
          <w:highlight w:val="white"/>
        </w:rPr>
      </w:pPr>
      <w:r>
        <w:rPr>
          <w:highlight w:val="white"/>
        </w:rPr>
        <w:t xml:space="preserve">              </w:t>
      </w:r>
      <w:r w:rsidR="0051380F" w:rsidRPr="002851BF">
        <w:rPr>
          <w:highlight w:val="white"/>
        </w:rPr>
        <w:t>(leftValue is BigInteger) &amp;&amp;</w:t>
      </w:r>
      <w:r>
        <w:rPr>
          <w:highlight w:val="white"/>
        </w:rPr>
        <w:t xml:space="preserve"> </w:t>
      </w:r>
      <w:r w:rsidR="0051380F" w:rsidRPr="002851BF">
        <w:rPr>
          <w:highlight w:val="white"/>
        </w:rPr>
        <w:t>rightType.IsArray()) { // 2 + a</w:t>
      </w:r>
    </w:p>
    <w:p w14:paraId="70A8DA3A" w14:textId="77777777" w:rsidR="0051380F" w:rsidRPr="002851BF" w:rsidRDefault="0051380F" w:rsidP="002851BF">
      <w:pPr>
        <w:pStyle w:val="Code"/>
        <w:rPr>
          <w:highlight w:val="white"/>
        </w:rPr>
      </w:pPr>
      <w:r w:rsidRPr="002851BF">
        <w:rPr>
          <w:highlight w:val="white"/>
        </w:rPr>
        <w:t xml:space="preserve">            int resultOffset = ((int) leftValue) * rightType.ArrayType.Size();</w:t>
      </w:r>
    </w:p>
    <w:p w14:paraId="47F66EA5" w14:textId="77777777" w:rsidR="004168DD" w:rsidRDefault="0051380F" w:rsidP="002851BF">
      <w:pPr>
        <w:pStyle w:val="Code"/>
        <w:rPr>
          <w:highlight w:val="white"/>
        </w:rPr>
      </w:pPr>
      <w:r w:rsidRPr="002851BF">
        <w:rPr>
          <w:highlight w:val="white"/>
        </w:rPr>
        <w:t xml:space="preserve">            object resultValue =</w:t>
      </w:r>
    </w:p>
    <w:p w14:paraId="2F37C2E0" w14:textId="77777777" w:rsidR="004168DD" w:rsidRDefault="004168DD" w:rsidP="002851BF">
      <w:pPr>
        <w:pStyle w:val="Code"/>
        <w:rPr>
          <w:highlight w:val="white"/>
        </w:rPr>
      </w:pPr>
      <w:r>
        <w:rPr>
          <w:highlight w:val="white"/>
        </w:rPr>
        <w:t xml:space="preserve">              </w:t>
      </w:r>
      <w:r w:rsidR="0051380F" w:rsidRPr="002851BF">
        <w:rPr>
          <w:highlight w:val="white"/>
        </w:rPr>
        <w:t>new StaticAddress(rightExpression.Symbol.UniqueName,</w:t>
      </w:r>
    </w:p>
    <w:p w14:paraId="18C8DF27" w14:textId="2AE30403" w:rsidR="0051380F" w:rsidRPr="002851BF" w:rsidRDefault="004168DD" w:rsidP="002851BF">
      <w:pPr>
        <w:pStyle w:val="Code"/>
        <w:rPr>
          <w:highlight w:val="white"/>
        </w:rPr>
      </w:pPr>
      <w:r>
        <w:rPr>
          <w:highlight w:val="white"/>
        </w:rPr>
        <w:t xml:space="preserve">                               </w:t>
      </w:r>
      <w:r w:rsidR="0051380F" w:rsidRPr="002851BF">
        <w:rPr>
          <w:highlight w:val="white"/>
        </w:rPr>
        <w:t xml:space="preserve"> resultOffset);</w:t>
      </w:r>
    </w:p>
    <w:p w14:paraId="6D25AD36"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5972ECD9"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8F520F7" w14:textId="77777777" w:rsidR="0051380F" w:rsidRPr="002851BF" w:rsidRDefault="0051380F" w:rsidP="002851BF">
      <w:pPr>
        <w:pStyle w:val="Code"/>
        <w:rPr>
          <w:highlight w:val="white"/>
        </w:rPr>
      </w:pPr>
      <w:r w:rsidRPr="002851BF">
        <w:rPr>
          <w:highlight w:val="white"/>
        </w:rPr>
        <w:t xml:space="preserve">          }</w:t>
      </w:r>
    </w:p>
    <w:p w14:paraId="5EFE7F4B" w14:textId="77777777" w:rsidR="0051380F" w:rsidRPr="002851BF" w:rsidRDefault="0051380F" w:rsidP="002851BF">
      <w:pPr>
        <w:pStyle w:val="Code"/>
        <w:rPr>
          <w:highlight w:val="white"/>
        </w:rPr>
      </w:pPr>
      <w:r w:rsidRPr="002851BF">
        <w:rPr>
          <w:highlight w:val="white"/>
        </w:rPr>
        <w:t xml:space="preserve">          break;</w:t>
      </w:r>
    </w:p>
    <w:p w14:paraId="646638BC" w14:textId="77777777" w:rsidR="0051380F" w:rsidRPr="002851BF" w:rsidRDefault="0051380F" w:rsidP="002851BF">
      <w:pPr>
        <w:pStyle w:val="Code"/>
        <w:rPr>
          <w:highlight w:val="white"/>
        </w:rPr>
      </w:pPr>
    </w:p>
    <w:p w14:paraId="409B71FE" w14:textId="02C99F55" w:rsidR="0051380F" w:rsidRPr="002851BF" w:rsidRDefault="0051380F" w:rsidP="002851BF">
      <w:pPr>
        <w:pStyle w:val="Code"/>
        <w:rPr>
          <w:highlight w:val="white"/>
        </w:rPr>
      </w:pPr>
      <w:r w:rsidRPr="002851BF">
        <w:rPr>
          <w:highlight w:val="white"/>
        </w:rPr>
        <w:t xml:space="preserve">        case MiddleOperator.BinarySubtract:</w:t>
      </w:r>
      <w:r w:rsidR="004168DD" w:rsidRPr="002851BF">
        <w:rPr>
          <w:highlight w:val="white"/>
        </w:rPr>
        <w:t xml:space="preserve"> // &amp;i - 2</w:t>
      </w:r>
    </w:p>
    <w:p w14:paraId="2670F41E" w14:textId="5C9844BD"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5651EA61"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1F997005" w14:textId="77777777" w:rsidR="0051380F" w:rsidRPr="002851BF" w:rsidRDefault="0051380F" w:rsidP="002851BF">
      <w:pPr>
        <w:pStyle w:val="Code"/>
        <w:rPr>
          <w:highlight w:val="white"/>
        </w:rPr>
      </w:pPr>
      <w:r w:rsidRPr="002851BF">
        <w:rPr>
          <w:highlight w:val="white"/>
        </w:rPr>
        <w:t xml:space="preserve">            int resultOffset = ((int) leftValue) * leftType.PointerType.Size();</w:t>
      </w:r>
    </w:p>
    <w:p w14:paraId="22B801EE" w14:textId="77777777" w:rsidR="00876A13" w:rsidRDefault="0051380F" w:rsidP="002851BF">
      <w:pPr>
        <w:pStyle w:val="Code"/>
        <w:rPr>
          <w:highlight w:val="white"/>
        </w:rPr>
      </w:pPr>
      <w:r w:rsidRPr="002851BF">
        <w:rPr>
          <w:highlight w:val="white"/>
        </w:rPr>
        <w:t xml:space="preserve">            object resultValue =</w:t>
      </w:r>
    </w:p>
    <w:p w14:paraId="17B3F620" w14:textId="77777777" w:rsidR="00876A13" w:rsidRDefault="00876A13" w:rsidP="002851BF">
      <w:pPr>
        <w:pStyle w:val="Code"/>
        <w:rPr>
          <w:highlight w:val="white"/>
        </w:rPr>
      </w:pPr>
      <w:r>
        <w:rPr>
          <w:highlight w:val="white"/>
        </w:rPr>
        <w:t xml:space="preserve">              </w:t>
      </w:r>
      <w:r w:rsidR="0051380F" w:rsidRPr="002851BF">
        <w:rPr>
          <w:highlight w:val="white"/>
        </w:rPr>
        <w:t>new StaticAddress(staticAddress.UniqueName,</w:t>
      </w:r>
    </w:p>
    <w:p w14:paraId="5C6B2F0E" w14:textId="039F370C" w:rsidR="0051380F" w:rsidRPr="002851BF" w:rsidRDefault="00876A13" w:rsidP="002851BF">
      <w:pPr>
        <w:pStyle w:val="Code"/>
        <w:rPr>
          <w:highlight w:val="white"/>
        </w:rPr>
      </w:pPr>
      <w:r>
        <w:rPr>
          <w:highlight w:val="white"/>
        </w:rPr>
        <w:t xml:space="preserve">                               </w:t>
      </w:r>
      <w:r w:rsidR="0051380F" w:rsidRPr="002851BF">
        <w:rPr>
          <w:highlight w:val="white"/>
        </w:rPr>
        <w:t xml:space="preserve"> staticAddress.Offset - resultOffset);</w:t>
      </w:r>
    </w:p>
    <w:p w14:paraId="16F9119E" w14:textId="77777777" w:rsidR="0051380F" w:rsidRPr="002851BF" w:rsidRDefault="0051380F" w:rsidP="002851BF">
      <w:pPr>
        <w:pStyle w:val="Code"/>
        <w:rPr>
          <w:highlight w:val="white"/>
        </w:rPr>
      </w:pPr>
      <w:r w:rsidRPr="002851BF">
        <w:rPr>
          <w:highlight w:val="white"/>
        </w:rPr>
        <w:lastRenderedPageBreak/>
        <w:t xml:space="preserve">            Symbol resultSymbol = new Symbol(leftType, resultValue);</w:t>
      </w:r>
    </w:p>
    <w:p w14:paraId="6C259298"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875B3E5" w14:textId="77777777" w:rsidR="0051380F" w:rsidRPr="002851BF" w:rsidRDefault="0051380F" w:rsidP="002851BF">
      <w:pPr>
        <w:pStyle w:val="Code"/>
        <w:rPr>
          <w:highlight w:val="white"/>
        </w:rPr>
      </w:pPr>
      <w:r w:rsidRPr="002851BF">
        <w:rPr>
          <w:highlight w:val="white"/>
        </w:rPr>
        <w:t xml:space="preserve">          }</w:t>
      </w:r>
    </w:p>
    <w:p w14:paraId="568360EF" w14:textId="77777777" w:rsidR="0051380F" w:rsidRPr="002851BF" w:rsidRDefault="0051380F" w:rsidP="002851BF">
      <w:pPr>
        <w:pStyle w:val="Code"/>
        <w:rPr>
          <w:highlight w:val="white"/>
        </w:rPr>
      </w:pPr>
    </w:p>
    <w:p w14:paraId="4FB7882C" w14:textId="77777777" w:rsidR="004D417E" w:rsidRDefault="0051380F" w:rsidP="002851BF">
      <w:pPr>
        <w:pStyle w:val="Code"/>
        <w:rPr>
          <w:highlight w:val="white"/>
        </w:rPr>
      </w:pPr>
      <w:r w:rsidRPr="002851BF">
        <w:rPr>
          <w:highlight w:val="white"/>
        </w:rPr>
        <w:t xml:space="preserve">          if (leftExpression.Symbol.IsExternOrStatic() &amp;&amp; leftType.IsArray()</w:t>
      </w:r>
    </w:p>
    <w:p w14:paraId="092A9DB3" w14:textId="6377D56F" w:rsidR="0051380F" w:rsidRPr="002851BF" w:rsidRDefault="004D417E" w:rsidP="002851BF">
      <w:pPr>
        <w:pStyle w:val="Code"/>
        <w:rPr>
          <w:highlight w:val="white"/>
        </w:rPr>
      </w:pPr>
      <w:r>
        <w:rPr>
          <w:highlight w:val="white"/>
        </w:rPr>
        <w:t xml:space="preserve">             </w:t>
      </w:r>
      <w:r w:rsidR="0051380F" w:rsidRPr="002851BF">
        <w:rPr>
          <w:highlight w:val="white"/>
        </w:rPr>
        <w:t xml:space="preserve"> &amp;&amp; (rightValue is BigInteger)) { // a - 2</w:t>
      </w:r>
    </w:p>
    <w:p w14:paraId="42F08C9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1EB0AC8C" w14:textId="77777777" w:rsidR="00CD478A" w:rsidRDefault="0051380F" w:rsidP="002851BF">
      <w:pPr>
        <w:pStyle w:val="Code"/>
        <w:rPr>
          <w:highlight w:val="white"/>
        </w:rPr>
      </w:pPr>
      <w:r w:rsidRPr="002851BF">
        <w:rPr>
          <w:highlight w:val="white"/>
        </w:rPr>
        <w:t xml:space="preserve">            object resultValue =</w:t>
      </w:r>
    </w:p>
    <w:p w14:paraId="0BAE9963" w14:textId="77777777" w:rsidR="00CD478A" w:rsidRDefault="00CD478A" w:rsidP="002851BF">
      <w:pPr>
        <w:pStyle w:val="Code"/>
        <w:rPr>
          <w:highlight w:val="white"/>
        </w:rPr>
      </w:pPr>
      <w:r>
        <w:rPr>
          <w:highlight w:val="white"/>
        </w:rPr>
        <w:t xml:space="preserve">             </w:t>
      </w:r>
      <w:r w:rsidR="0051380F" w:rsidRPr="002851BF">
        <w:rPr>
          <w:highlight w:val="white"/>
        </w:rPr>
        <w:t xml:space="preserve"> new StaticAddress(leftExpression.Symbol.UniqueName,</w:t>
      </w:r>
    </w:p>
    <w:p w14:paraId="214DFE95" w14:textId="5699ADB0" w:rsidR="0051380F" w:rsidRPr="002851BF" w:rsidRDefault="00CD478A" w:rsidP="002851BF">
      <w:pPr>
        <w:pStyle w:val="Code"/>
        <w:rPr>
          <w:highlight w:val="white"/>
        </w:rPr>
      </w:pPr>
      <w:r>
        <w:rPr>
          <w:highlight w:val="white"/>
        </w:rPr>
        <w:t xml:space="preserve">                               </w:t>
      </w:r>
      <w:r w:rsidR="0051380F" w:rsidRPr="002851BF">
        <w:rPr>
          <w:highlight w:val="white"/>
        </w:rPr>
        <w:t xml:space="preserve"> -resultOffset);</w:t>
      </w:r>
    </w:p>
    <w:p w14:paraId="482C546C"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7AF9936"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56958E9F" w14:textId="77777777" w:rsidR="0051380F" w:rsidRPr="002851BF" w:rsidRDefault="0051380F" w:rsidP="002851BF">
      <w:pPr>
        <w:pStyle w:val="Code"/>
        <w:rPr>
          <w:highlight w:val="white"/>
        </w:rPr>
      </w:pPr>
      <w:r w:rsidRPr="002851BF">
        <w:rPr>
          <w:highlight w:val="white"/>
        </w:rPr>
        <w:t xml:space="preserve">          }</w:t>
      </w:r>
    </w:p>
    <w:p w14:paraId="428D5A14" w14:textId="77777777" w:rsidR="0051380F" w:rsidRPr="002851BF" w:rsidRDefault="0051380F" w:rsidP="002851BF">
      <w:pPr>
        <w:pStyle w:val="Code"/>
        <w:rPr>
          <w:highlight w:val="white"/>
        </w:rPr>
      </w:pPr>
      <w:r w:rsidRPr="002851BF">
        <w:rPr>
          <w:highlight w:val="white"/>
        </w:rPr>
        <w:t xml:space="preserve">          break;</w:t>
      </w:r>
    </w:p>
    <w:p w14:paraId="43C595D2" w14:textId="77777777" w:rsidR="0051380F" w:rsidRPr="002851BF" w:rsidRDefault="0051380F" w:rsidP="002851BF">
      <w:pPr>
        <w:pStyle w:val="Code"/>
        <w:rPr>
          <w:highlight w:val="white"/>
        </w:rPr>
      </w:pPr>
    </w:p>
    <w:p w14:paraId="0E1169FD" w14:textId="77777777" w:rsidR="0051380F" w:rsidRPr="002851BF" w:rsidRDefault="0051380F" w:rsidP="002851BF">
      <w:pPr>
        <w:pStyle w:val="Code"/>
        <w:rPr>
          <w:highlight w:val="white"/>
        </w:rPr>
      </w:pPr>
      <w:r w:rsidRPr="002851BF">
        <w:rPr>
          <w:highlight w:val="white"/>
        </w:rPr>
        <w:t xml:space="preserve">        case MiddleOperator.Index:</w:t>
      </w:r>
    </w:p>
    <w:p w14:paraId="39E2A35A" w14:textId="77777777" w:rsidR="000F2B35" w:rsidRDefault="0051380F" w:rsidP="002851BF">
      <w:pPr>
        <w:pStyle w:val="Code"/>
        <w:rPr>
          <w:highlight w:val="white"/>
        </w:rPr>
      </w:pPr>
      <w:r w:rsidRPr="002851BF">
        <w:rPr>
          <w:highlight w:val="white"/>
        </w:rPr>
        <w:t xml:space="preserve">          if (leftExpression.Symbol.IsExternOrStatic() &amp;&amp; leftType.IsArray()</w:t>
      </w:r>
    </w:p>
    <w:p w14:paraId="4D1BDA70" w14:textId="457FF54D" w:rsidR="0051380F" w:rsidRPr="002851BF" w:rsidRDefault="000F2B35" w:rsidP="002851BF">
      <w:pPr>
        <w:pStyle w:val="Code"/>
        <w:rPr>
          <w:highlight w:val="white"/>
        </w:rPr>
      </w:pPr>
      <w:r>
        <w:rPr>
          <w:highlight w:val="white"/>
        </w:rPr>
        <w:t xml:space="preserve">             </w:t>
      </w:r>
      <w:r w:rsidR="0051380F" w:rsidRPr="002851BF">
        <w:rPr>
          <w:highlight w:val="white"/>
        </w:rPr>
        <w:t xml:space="preserve"> &amp;&amp; (rightValue is BigInteger)) { // a[2]</w:t>
      </w:r>
    </w:p>
    <w:p w14:paraId="4097D820" w14:textId="77777777" w:rsidR="0051380F" w:rsidRPr="002851BF" w:rsidRDefault="0051380F" w:rsidP="002851BF">
      <w:pPr>
        <w:pStyle w:val="Code"/>
        <w:rPr>
          <w:highlight w:val="white"/>
        </w:rPr>
      </w:pPr>
      <w:r w:rsidRPr="002851BF">
        <w:rPr>
          <w:highlight w:val="white"/>
        </w:rPr>
        <w:t xml:space="preserve">            int size = leftType.ArrayType.Size();</w:t>
      </w:r>
    </w:p>
    <w:p w14:paraId="1C4B0A82" w14:textId="77777777" w:rsidR="0051380F" w:rsidRPr="002851BF" w:rsidRDefault="0051380F" w:rsidP="002851BF">
      <w:pPr>
        <w:pStyle w:val="Code"/>
        <w:rPr>
          <w:highlight w:val="white"/>
        </w:rPr>
      </w:pPr>
      <w:r w:rsidRPr="002851BF">
        <w:rPr>
          <w:highlight w:val="white"/>
        </w:rPr>
        <w:t xml:space="preserve">            int offset = ((int) ((BigInteger) rightValue)) * size;</w:t>
      </w:r>
    </w:p>
    <w:p w14:paraId="1FB9773D" w14:textId="77777777" w:rsidR="00C70DF8" w:rsidRDefault="0051380F" w:rsidP="002851BF">
      <w:pPr>
        <w:pStyle w:val="Code"/>
        <w:rPr>
          <w:highlight w:val="white"/>
        </w:rPr>
      </w:pPr>
      <w:r w:rsidRPr="002851BF">
        <w:rPr>
          <w:highlight w:val="white"/>
        </w:rPr>
        <w:t xml:space="preserve">            StaticValue resultValue =</w:t>
      </w:r>
    </w:p>
    <w:p w14:paraId="05DEF0A0" w14:textId="633AC692" w:rsidR="0051380F" w:rsidRPr="002851BF" w:rsidRDefault="00C70DF8" w:rsidP="002851BF">
      <w:pPr>
        <w:pStyle w:val="Code"/>
        <w:rPr>
          <w:highlight w:val="white"/>
        </w:rPr>
      </w:pPr>
      <w:r>
        <w:rPr>
          <w:highlight w:val="white"/>
        </w:rPr>
        <w:t xml:space="preserve">              </w:t>
      </w:r>
      <w:r w:rsidR="0051380F" w:rsidRPr="002851BF">
        <w:rPr>
          <w:highlight w:val="white"/>
        </w:rPr>
        <w:t>new StaticValue(leftExpression.Symbol.UniqueName, offset);</w:t>
      </w:r>
    </w:p>
    <w:p w14:paraId="54C1E3F8"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2A9279AC" w14:textId="77777777" w:rsidR="00C70DF8" w:rsidRDefault="0051380F" w:rsidP="002851BF">
      <w:pPr>
        <w:pStyle w:val="Code"/>
        <w:rPr>
          <w:highlight w:val="white"/>
        </w:rPr>
      </w:pPr>
      <w:r w:rsidRPr="002851BF">
        <w:rPr>
          <w:highlight w:val="white"/>
        </w:rPr>
        <w:t xml:space="preserve">            resultSymbol.Addressable = !leftExpression.Symbol.IsRegister() &amp;&amp;</w:t>
      </w:r>
    </w:p>
    <w:p w14:paraId="2D5383A0" w14:textId="7B597F04"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!leftType.ArrayType.IsBitfield();</w:t>
      </w:r>
    </w:p>
    <w:p w14:paraId="22443A3A" w14:textId="77777777" w:rsidR="00C70DF8" w:rsidRDefault="0051380F" w:rsidP="002851BF">
      <w:pPr>
        <w:pStyle w:val="Code"/>
        <w:rPr>
          <w:highlight w:val="white"/>
        </w:rPr>
      </w:pPr>
      <w:r w:rsidRPr="002851BF">
        <w:rPr>
          <w:highlight w:val="white"/>
        </w:rPr>
        <w:t xml:space="preserve">            resultSymbol.Assignable =</w:t>
      </w:r>
    </w:p>
    <w:p w14:paraId="77ED657E" w14:textId="2F2A2227"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695B80D7" w14:textId="0D521C6E" w:rsidR="0051380F" w:rsidRPr="002851BF" w:rsidRDefault="00EC5B9E" w:rsidP="002851BF">
      <w:pPr>
        <w:pStyle w:val="Code"/>
        <w:rPr>
          <w:highlight w:val="white"/>
        </w:rPr>
      </w:pPr>
      <w:r>
        <w:rPr>
          <w:highlight w:val="white"/>
        </w:rPr>
        <w:t xml:space="preserve">              </w:t>
      </w:r>
      <w:r w:rsidR="0051380F" w:rsidRPr="002851BF">
        <w:rPr>
          <w:highlight w:val="white"/>
        </w:rPr>
        <w:t>!leftType.ArrayType.IsArrayFunctionOrString();</w:t>
      </w:r>
    </w:p>
    <w:p w14:paraId="766AB1DC"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6364B7D" w14:textId="77777777" w:rsidR="0051380F" w:rsidRPr="002851BF" w:rsidRDefault="0051380F" w:rsidP="002851BF">
      <w:pPr>
        <w:pStyle w:val="Code"/>
        <w:rPr>
          <w:highlight w:val="white"/>
        </w:rPr>
      </w:pPr>
      <w:r w:rsidRPr="002851BF">
        <w:rPr>
          <w:highlight w:val="white"/>
        </w:rPr>
        <w:t xml:space="preserve">          }</w:t>
      </w:r>
    </w:p>
    <w:p w14:paraId="386BF0E0" w14:textId="77777777" w:rsidR="006772D9" w:rsidRDefault="0051380F" w:rsidP="002851BF">
      <w:pPr>
        <w:pStyle w:val="Code"/>
        <w:rPr>
          <w:highlight w:val="white"/>
        </w:rPr>
      </w:pPr>
      <w:r w:rsidRPr="002851BF">
        <w:rPr>
          <w:highlight w:val="white"/>
        </w:rPr>
        <w:t xml:space="preserve">          else if ((leftValue is BigInteger) &amp;&amp; </w:t>
      </w:r>
      <w:r w:rsidR="006772D9" w:rsidRPr="002851BF">
        <w:rPr>
          <w:highlight w:val="white"/>
        </w:rPr>
        <w:t>rightType.IsArray()</w:t>
      </w:r>
      <w:r w:rsidR="006772D9">
        <w:rPr>
          <w:highlight w:val="white"/>
        </w:rPr>
        <w:t xml:space="preserve"> &amp;&amp;</w:t>
      </w:r>
    </w:p>
    <w:p w14:paraId="1BFB034F" w14:textId="6F3CB040" w:rsidR="0051380F" w:rsidRPr="002851BF" w:rsidRDefault="006772D9" w:rsidP="002851BF">
      <w:pPr>
        <w:pStyle w:val="Code"/>
        <w:rPr>
          <w:highlight w:val="white"/>
        </w:rPr>
      </w:pPr>
      <w:r>
        <w:rPr>
          <w:highlight w:val="white"/>
        </w:rPr>
        <w:t xml:space="preserve">                   </w:t>
      </w:r>
      <w:r w:rsidR="0051380F" w:rsidRPr="002851BF">
        <w:rPr>
          <w:highlight w:val="white"/>
        </w:rPr>
        <w:t>rightExpression.Symbol.IsExternOrStatic()) { // [2]a</w:t>
      </w:r>
    </w:p>
    <w:p w14:paraId="07BA9BC9" w14:textId="77777777" w:rsidR="0051380F" w:rsidRPr="002851BF" w:rsidRDefault="0051380F" w:rsidP="002851BF">
      <w:pPr>
        <w:pStyle w:val="Code"/>
        <w:rPr>
          <w:highlight w:val="white"/>
        </w:rPr>
      </w:pPr>
      <w:r w:rsidRPr="002851BF">
        <w:rPr>
          <w:highlight w:val="white"/>
        </w:rPr>
        <w:t xml:space="preserve">            int size = rightType.ArrayType.Size();</w:t>
      </w:r>
    </w:p>
    <w:p w14:paraId="1CF71655" w14:textId="77777777" w:rsidR="0051380F" w:rsidRPr="002851BF" w:rsidRDefault="0051380F" w:rsidP="002851BF">
      <w:pPr>
        <w:pStyle w:val="Code"/>
        <w:rPr>
          <w:highlight w:val="white"/>
        </w:rPr>
      </w:pPr>
      <w:r w:rsidRPr="002851BF">
        <w:rPr>
          <w:highlight w:val="white"/>
        </w:rPr>
        <w:t xml:space="preserve">            int offset = ((int) ((BigInteger) leftValue)) * size;</w:t>
      </w:r>
    </w:p>
    <w:p w14:paraId="24D7845F" w14:textId="77777777" w:rsidR="00CA1177" w:rsidRDefault="0051380F" w:rsidP="002851BF">
      <w:pPr>
        <w:pStyle w:val="Code"/>
        <w:rPr>
          <w:highlight w:val="white"/>
        </w:rPr>
      </w:pPr>
      <w:r w:rsidRPr="002851BF">
        <w:rPr>
          <w:highlight w:val="white"/>
        </w:rPr>
        <w:t xml:space="preserve">            StaticValue resultValue =</w:t>
      </w:r>
    </w:p>
    <w:p w14:paraId="4E208A14" w14:textId="7FFD1B08" w:rsidR="0051380F" w:rsidRPr="002851BF" w:rsidRDefault="00CA1177" w:rsidP="002851BF">
      <w:pPr>
        <w:pStyle w:val="Code"/>
        <w:rPr>
          <w:highlight w:val="white"/>
        </w:rPr>
      </w:pPr>
      <w:r>
        <w:rPr>
          <w:highlight w:val="white"/>
        </w:rPr>
        <w:t xml:space="preserve">              </w:t>
      </w:r>
      <w:r w:rsidR="0051380F" w:rsidRPr="002851BF">
        <w:rPr>
          <w:highlight w:val="white"/>
        </w:rPr>
        <w:t>new StaticValue(rightExpression.Symbol.UniqueName, offset);</w:t>
      </w:r>
    </w:p>
    <w:p w14:paraId="515DFAE1"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0A8BBCE3" w14:textId="77777777" w:rsidR="00CA1177" w:rsidRDefault="0051380F" w:rsidP="002851BF">
      <w:pPr>
        <w:pStyle w:val="Code"/>
        <w:rPr>
          <w:highlight w:val="white"/>
        </w:rPr>
      </w:pPr>
      <w:r w:rsidRPr="002851BF">
        <w:rPr>
          <w:highlight w:val="white"/>
        </w:rPr>
        <w:t xml:space="preserve">            resultSymbol.Addressable = !leftExpression.Symbol.IsRegister() &amp;&amp;</w:t>
      </w:r>
    </w:p>
    <w:p w14:paraId="1D6E6CDF" w14:textId="70162BE9"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!leftType.ArrayType.IsBitfield();</w:t>
      </w:r>
    </w:p>
    <w:p w14:paraId="09533FCB" w14:textId="77777777" w:rsidR="00CA1177" w:rsidRDefault="0051380F" w:rsidP="002851BF">
      <w:pPr>
        <w:pStyle w:val="Code"/>
        <w:rPr>
          <w:highlight w:val="white"/>
        </w:rPr>
      </w:pPr>
      <w:r w:rsidRPr="002851BF">
        <w:rPr>
          <w:highlight w:val="white"/>
        </w:rPr>
        <w:t xml:space="preserve">            resultSymbol.Assignable =</w:t>
      </w:r>
    </w:p>
    <w:p w14:paraId="30536667" w14:textId="02F59B60"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0A8C4A86" w14:textId="7A6D6FC2" w:rsidR="0051380F" w:rsidRPr="002851BF" w:rsidRDefault="00CA1177" w:rsidP="002851BF">
      <w:pPr>
        <w:pStyle w:val="Code"/>
        <w:rPr>
          <w:highlight w:val="white"/>
        </w:rPr>
      </w:pPr>
      <w:r>
        <w:rPr>
          <w:highlight w:val="white"/>
        </w:rPr>
        <w:t xml:space="preserve">              </w:t>
      </w:r>
      <w:r w:rsidR="0051380F" w:rsidRPr="002851BF">
        <w:rPr>
          <w:highlight w:val="white"/>
        </w:rPr>
        <w:t>!leftType.ArrayType.IsArrayFunctionOrString();</w:t>
      </w:r>
    </w:p>
    <w:p w14:paraId="4313A6A2"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3EC7848" w14:textId="77777777" w:rsidR="0051380F" w:rsidRPr="002851BF" w:rsidRDefault="0051380F" w:rsidP="002851BF">
      <w:pPr>
        <w:pStyle w:val="Code"/>
        <w:rPr>
          <w:highlight w:val="white"/>
        </w:rPr>
      </w:pPr>
      <w:r w:rsidRPr="002851BF">
        <w:rPr>
          <w:highlight w:val="white"/>
        </w:rPr>
        <w:t xml:space="preserve">          }</w:t>
      </w:r>
    </w:p>
    <w:p w14:paraId="01CF3D6C" w14:textId="77777777" w:rsidR="0051380F" w:rsidRPr="002851BF" w:rsidRDefault="0051380F" w:rsidP="002851BF">
      <w:pPr>
        <w:pStyle w:val="Code"/>
        <w:rPr>
          <w:highlight w:val="white"/>
        </w:rPr>
      </w:pPr>
      <w:r w:rsidRPr="002851BF">
        <w:rPr>
          <w:highlight w:val="white"/>
        </w:rPr>
        <w:t xml:space="preserve">          break;</w:t>
      </w:r>
    </w:p>
    <w:p w14:paraId="067414DB" w14:textId="77777777" w:rsidR="0051380F" w:rsidRPr="002851BF" w:rsidRDefault="0051380F" w:rsidP="002851BF">
      <w:pPr>
        <w:pStyle w:val="Code"/>
        <w:rPr>
          <w:highlight w:val="white"/>
        </w:rPr>
      </w:pPr>
    </w:p>
    <w:p w14:paraId="2E50C704" w14:textId="77777777" w:rsidR="0051380F" w:rsidRPr="002851BF" w:rsidRDefault="0051380F" w:rsidP="002851BF">
      <w:pPr>
        <w:pStyle w:val="Code"/>
        <w:rPr>
          <w:highlight w:val="white"/>
        </w:rPr>
      </w:pPr>
      <w:r w:rsidRPr="002851BF">
        <w:rPr>
          <w:highlight w:val="white"/>
        </w:rPr>
        <w:t xml:space="preserve">        case MiddleOperator.Dot:</w:t>
      </w:r>
    </w:p>
    <w:p w14:paraId="6BEFAA6D" w14:textId="77777777" w:rsidR="0051380F" w:rsidRPr="002851BF" w:rsidRDefault="0051380F" w:rsidP="002851BF">
      <w:pPr>
        <w:pStyle w:val="Code"/>
        <w:rPr>
          <w:highlight w:val="white"/>
        </w:rPr>
      </w:pPr>
      <w:r w:rsidRPr="002851BF">
        <w:rPr>
          <w:highlight w:val="white"/>
        </w:rPr>
        <w:t xml:space="preserve">          if (leftExpression.Symbol.IsExternOrStatic()) {</w:t>
      </w:r>
    </w:p>
    <w:p w14:paraId="4C8BA568" w14:textId="77777777" w:rsidR="002A5157" w:rsidRDefault="0051380F" w:rsidP="002851BF">
      <w:pPr>
        <w:pStyle w:val="Code"/>
        <w:rPr>
          <w:highlight w:val="white"/>
        </w:rPr>
      </w:pPr>
      <w:r w:rsidRPr="002851BF">
        <w:rPr>
          <w:highlight w:val="white"/>
        </w:rPr>
        <w:t xml:space="preserve">            object resultValue =</w:t>
      </w:r>
    </w:p>
    <w:p w14:paraId="39811327" w14:textId="77777777" w:rsidR="002A5157" w:rsidRDefault="002A5157" w:rsidP="002851BF">
      <w:pPr>
        <w:pStyle w:val="Code"/>
        <w:rPr>
          <w:highlight w:val="white"/>
        </w:rPr>
      </w:pPr>
      <w:r>
        <w:rPr>
          <w:highlight w:val="white"/>
        </w:rPr>
        <w:t xml:space="preserve">              </w:t>
      </w:r>
      <w:r w:rsidR="0051380F" w:rsidRPr="002851BF">
        <w:rPr>
          <w:highlight w:val="white"/>
        </w:rPr>
        <w:t>new StaticValue(leftExpression.Symbol.UniqueName,</w:t>
      </w:r>
    </w:p>
    <w:p w14:paraId="6469FB37" w14:textId="2505AF37" w:rsidR="0051380F" w:rsidRPr="002851BF" w:rsidRDefault="002A5157" w:rsidP="002851BF">
      <w:pPr>
        <w:pStyle w:val="Code"/>
        <w:rPr>
          <w:highlight w:val="white"/>
        </w:rPr>
      </w:pPr>
      <w:r>
        <w:rPr>
          <w:highlight w:val="white"/>
        </w:rPr>
        <w:t xml:space="preserve">                             </w:t>
      </w:r>
      <w:r w:rsidR="0051380F" w:rsidRPr="002851BF">
        <w:rPr>
          <w:highlight w:val="white"/>
        </w:rPr>
        <w:t xml:space="preserve"> rightExpression.Symbol.Offset); // s.i*/</w:t>
      </w:r>
    </w:p>
    <w:p w14:paraId="50D7468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DB938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5B88A31" w14:textId="77777777" w:rsidR="0051380F" w:rsidRPr="002851BF" w:rsidRDefault="0051380F" w:rsidP="002851BF">
      <w:pPr>
        <w:pStyle w:val="Code"/>
        <w:rPr>
          <w:highlight w:val="white"/>
        </w:rPr>
      </w:pPr>
      <w:r w:rsidRPr="002851BF">
        <w:rPr>
          <w:highlight w:val="white"/>
        </w:rPr>
        <w:t xml:space="preserve">          }</w:t>
      </w:r>
    </w:p>
    <w:p w14:paraId="439A6CF7" w14:textId="77777777" w:rsidR="0051380F" w:rsidRPr="002851BF" w:rsidRDefault="0051380F" w:rsidP="002851BF">
      <w:pPr>
        <w:pStyle w:val="Code"/>
        <w:rPr>
          <w:highlight w:val="white"/>
        </w:rPr>
      </w:pPr>
      <w:r w:rsidRPr="002851BF">
        <w:rPr>
          <w:highlight w:val="white"/>
        </w:rPr>
        <w:t xml:space="preserve">          break;</w:t>
      </w:r>
    </w:p>
    <w:p w14:paraId="1653209E" w14:textId="77777777" w:rsidR="0051380F" w:rsidRPr="002851BF" w:rsidRDefault="0051380F" w:rsidP="002851BF">
      <w:pPr>
        <w:pStyle w:val="Code"/>
        <w:rPr>
          <w:highlight w:val="white"/>
        </w:rPr>
      </w:pPr>
      <w:r w:rsidRPr="002851BF">
        <w:rPr>
          <w:highlight w:val="white"/>
        </w:rPr>
        <w:t xml:space="preserve">      }</w:t>
      </w:r>
    </w:p>
    <w:p w14:paraId="0E16FB8F" w14:textId="77777777" w:rsidR="0051380F" w:rsidRPr="002851BF" w:rsidRDefault="0051380F" w:rsidP="002851BF">
      <w:pPr>
        <w:pStyle w:val="Code"/>
        <w:rPr>
          <w:highlight w:val="white"/>
        </w:rPr>
      </w:pPr>
      <w:r w:rsidRPr="002851BF">
        <w:rPr>
          <w:highlight w:val="white"/>
        </w:rPr>
        <w:t xml:space="preserve">    </w:t>
      </w:r>
    </w:p>
    <w:p w14:paraId="22BD4C3B" w14:textId="77777777" w:rsidR="0051380F" w:rsidRPr="002851BF" w:rsidRDefault="0051380F" w:rsidP="002851BF">
      <w:pPr>
        <w:pStyle w:val="Code"/>
        <w:rPr>
          <w:highlight w:val="white"/>
        </w:rPr>
      </w:pPr>
      <w:r w:rsidRPr="002851BF">
        <w:rPr>
          <w:highlight w:val="white"/>
        </w:rPr>
        <w:lastRenderedPageBreak/>
        <w:t xml:space="preserve">      return null;</w:t>
      </w:r>
    </w:p>
    <w:p w14:paraId="53223E83" w14:textId="77777777" w:rsidR="0051380F" w:rsidRPr="002851BF" w:rsidRDefault="0051380F" w:rsidP="002851BF">
      <w:pPr>
        <w:pStyle w:val="Code"/>
        <w:rPr>
          <w:highlight w:val="white"/>
        </w:rPr>
      </w:pPr>
      <w:r w:rsidRPr="002851BF">
        <w:rPr>
          <w:highlight w:val="white"/>
        </w:rPr>
        <w:t xml:space="preserve">    }  </w:t>
      </w:r>
    </w:p>
    <w:p w14:paraId="63C50194" w14:textId="77777777" w:rsidR="0051380F" w:rsidRPr="002851BF" w:rsidRDefault="0051380F" w:rsidP="002851BF">
      <w:pPr>
        <w:pStyle w:val="Code"/>
        <w:rPr>
          <w:highlight w:val="white"/>
        </w:rPr>
      </w:pPr>
    </w:p>
    <w:p w14:paraId="17DA6A60" w14:textId="77777777" w:rsidR="0051380F" w:rsidRPr="002851BF" w:rsidRDefault="0051380F" w:rsidP="002851BF">
      <w:pPr>
        <w:pStyle w:val="Code"/>
        <w:rPr>
          <w:highlight w:val="white"/>
        </w:rPr>
      </w:pPr>
      <w:r w:rsidRPr="002851BF">
        <w:rPr>
          <w:highlight w:val="white"/>
        </w:rPr>
        <w:t xml:space="preserve">    public static Symbol Unary(MiddleOperator middleOp, Symbol symbol) {</w:t>
      </w:r>
    </w:p>
    <w:p w14:paraId="312FB606" w14:textId="77777777" w:rsidR="0051380F" w:rsidRPr="002851BF" w:rsidRDefault="0051380F" w:rsidP="002851BF">
      <w:pPr>
        <w:pStyle w:val="Code"/>
        <w:rPr>
          <w:highlight w:val="white"/>
        </w:rPr>
      </w:pPr>
      <w:r w:rsidRPr="002851BF">
        <w:rPr>
          <w:highlight w:val="white"/>
        </w:rPr>
        <w:t xml:space="preserve">      Type type = symbol.Type;</w:t>
      </w:r>
    </w:p>
    <w:p w14:paraId="0E66D328" w14:textId="77777777" w:rsidR="0051380F" w:rsidRPr="002851BF" w:rsidRDefault="0051380F" w:rsidP="002851BF">
      <w:pPr>
        <w:pStyle w:val="Code"/>
        <w:rPr>
          <w:highlight w:val="white"/>
        </w:rPr>
      </w:pPr>
      <w:r w:rsidRPr="002851BF">
        <w:rPr>
          <w:highlight w:val="white"/>
        </w:rPr>
        <w:t xml:space="preserve">    </w:t>
      </w:r>
    </w:p>
    <w:p w14:paraId="19BF6A3E" w14:textId="77777777" w:rsidR="0051380F" w:rsidRPr="002851BF" w:rsidRDefault="0051380F" w:rsidP="002851BF">
      <w:pPr>
        <w:pStyle w:val="Code"/>
        <w:rPr>
          <w:highlight w:val="white"/>
        </w:rPr>
      </w:pPr>
      <w:r w:rsidRPr="002851BF">
        <w:rPr>
          <w:highlight w:val="white"/>
        </w:rPr>
        <w:t xml:space="preserve">      switch (middleOp) {</w:t>
      </w:r>
    </w:p>
    <w:p w14:paraId="5F5B95A7" w14:textId="77777777" w:rsidR="0051380F" w:rsidRPr="002851BF" w:rsidRDefault="0051380F" w:rsidP="002851BF">
      <w:pPr>
        <w:pStyle w:val="Code"/>
        <w:rPr>
          <w:highlight w:val="white"/>
        </w:rPr>
      </w:pPr>
      <w:r w:rsidRPr="002851BF">
        <w:rPr>
          <w:highlight w:val="white"/>
        </w:rPr>
        <w:t xml:space="preserve">        case MiddleOperator.Address:</w:t>
      </w:r>
    </w:p>
    <w:p w14:paraId="57890C4C" w14:textId="77777777" w:rsidR="0051380F" w:rsidRPr="002851BF" w:rsidRDefault="0051380F" w:rsidP="002851BF">
      <w:pPr>
        <w:pStyle w:val="Code"/>
        <w:rPr>
          <w:highlight w:val="white"/>
        </w:rPr>
      </w:pPr>
      <w:r w:rsidRPr="002851BF">
        <w:rPr>
          <w:highlight w:val="white"/>
        </w:rPr>
        <w:t xml:space="preserve">          if (symbol.Value is StaticValue) { // &amp;a[i], &amp;s.i</w:t>
      </w:r>
    </w:p>
    <w:p w14:paraId="3FA99747" w14:textId="77777777" w:rsidR="0051380F" w:rsidRPr="002851BF" w:rsidRDefault="0051380F" w:rsidP="002851BF">
      <w:pPr>
        <w:pStyle w:val="Code"/>
        <w:rPr>
          <w:highlight w:val="white"/>
        </w:rPr>
      </w:pPr>
      <w:r w:rsidRPr="002851BF">
        <w:rPr>
          <w:highlight w:val="white"/>
        </w:rPr>
        <w:t xml:space="preserve">            StaticValue staticValue = (StaticValue) symbol.Value;</w:t>
      </w:r>
    </w:p>
    <w:p w14:paraId="6D767864" w14:textId="77777777" w:rsidR="004D1859" w:rsidRDefault="0051380F" w:rsidP="002851BF">
      <w:pPr>
        <w:pStyle w:val="Code"/>
        <w:rPr>
          <w:highlight w:val="white"/>
        </w:rPr>
      </w:pPr>
      <w:r w:rsidRPr="002851BF">
        <w:rPr>
          <w:highlight w:val="white"/>
        </w:rPr>
        <w:t xml:space="preserve">            StaticAddress staticAddress =</w:t>
      </w:r>
    </w:p>
    <w:p w14:paraId="681D4633" w14:textId="6D51BF19" w:rsidR="0051380F" w:rsidRPr="002851BF" w:rsidRDefault="004D1859" w:rsidP="002851BF">
      <w:pPr>
        <w:pStyle w:val="Code"/>
        <w:rPr>
          <w:highlight w:val="white"/>
        </w:rPr>
      </w:pPr>
      <w:r>
        <w:rPr>
          <w:highlight w:val="white"/>
        </w:rPr>
        <w:t xml:space="preserve">              </w:t>
      </w:r>
      <w:r w:rsidR="0051380F" w:rsidRPr="002851BF">
        <w:rPr>
          <w:highlight w:val="white"/>
        </w:rPr>
        <w:t>new StaticAddress(staticValue.UniqueName, staticValue.Offset);</w:t>
      </w:r>
    </w:p>
    <w:p w14:paraId="461AF056"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1282FCF8" w14:textId="77777777" w:rsidR="0051380F" w:rsidRPr="002851BF" w:rsidRDefault="0051380F" w:rsidP="002851BF">
      <w:pPr>
        <w:pStyle w:val="Code"/>
        <w:rPr>
          <w:highlight w:val="white"/>
        </w:rPr>
      </w:pPr>
      <w:r w:rsidRPr="002851BF">
        <w:rPr>
          <w:highlight w:val="white"/>
        </w:rPr>
        <w:t xml:space="preserve">          }</w:t>
      </w:r>
    </w:p>
    <w:p w14:paraId="462F74E2" w14:textId="77777777" w:rsidR="0051380F" w:rsidRPr="002851BF" w:rsidRDefault="0051380F" w:rsidP="002851BF">
      <w:pPr>
        <w:pStyle w:val="Code"/>
        <w:rPr>
          <w:highlight w:val="white"/>
        </w:rPr>
      </w:pPr>
      <w:r w:rsidRPr="002851BF">
        <w:rPr>
          <w:highlight w:val="white"/>
        </w:rPr>
        <w:t xml:space="preserve">          else if (symbol.IsExternOrStatic()) { // &amp;i</w:t>
      </w:r>
    </w:p>
    <w:p w14:paraId="3C4F720A" w14:textId="77777777" w:rsidR="004D1859" w:rsidRDefault="0051380F" w:rsidP="002851BF">
      <w:pPr>
        <w:pStyle w:val="Code"/>
        <w:rPr>
          <w:highlight w:val="white"/>
        </w:rPr>
      </w:pPr>
      <w:r w:rsidRPr="002851BF">
        <w:rPr>
          <w:highlight w:val="white"/>
        </w:rPr>
        <w:t xml:space="preserve">            StaticAddress staticAddress =</w:t>
      </w:r>
    </w:p>
    <w:p w14:paraId="25A3E42F" w14:textId="7A591B51" w:rsidR="0051380F" w:rsidRPr="002851BF" w:rsidRDefault="004D1859" w:rsidP="002851BF">
      <w:pPr>
        <w:pStyle w:val="Code"/>
        <w:rPr>
          <w:highlight w:val="white"/>
        </w:rPr>
      </w:pPr>
      <w:r>
        <w:rPr>
          <w:highlight w:val="white"/>
        </w:rPr>
        <w:t xml:space="preserve">              </w:t>
      </w:r>
      <w:r w:rsidR="0051380F" w:rsidRPr="002851BF">
        <w:rPr>
          <w:highlight w:val="white"/>
        </w:rPr>
        <w:t>new StaticAddress(symbol.UniqueName, 0);</w:t>
      </w:r>
    </w:p>
    <w:p w14:paraId="1B75B000"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0CEDAA13" w14:textId="77777777" w:rsidR="0051380F" w:rsidRPr="002851BF" w:rsidRDefault="0051380F" w:rsidP="002851BF">
      <w:pPr>
        <w:pStyle w:val="Code"/>
        <w:rPr>
          <w:highlight w:val="white"/>
        </w:rPr>
      </w:pPr>
      <w:r w:rsidRPr="002851BF">
        <w:rPr>
          <w:highlight w:val="white"/>
        </w:rPr>
        <w:t xml:space="preserve">          }</w:t>
      </w:r>
    </w:p>
    <w:p w14:paraId="14A2459D" w14:textId="77777777" w:rsidR="0051380F" w:rsidRPr="002851BF" w:rsidRDefault="0051380F" w:rsidP="002851BF">
      <w:pPr>
        <w:pStyle w:val="Code"/>
        <w:rPr>
          <w:highlight w:val="white"/>
        </w:rPr>
      </w:pPr>
      <w:r w:rsidRPr="002851BF">
        <w:rPr>
          <w:highlight w:val="white"/>
        </w:rPr>
        <w:t xml:space="preserve">          break;</w:t>
      </w:r>
    </w:p>
    <w:p w14:paraId="3055600B" w14:textId="77777777" w:rsidR="0051380F" w:rsidRPr="002851BF" w:rsidRDefault="0051380F" w:rsidP="002851BF">
      <w:pPr>
        <w:pStyle w:val="Code"/>
        <w:rPr>
          <w:highlight w:val="white"/>
        </w:rPr>
      </w:pPr>
      <w:r w:rsidRPr="002851BF">
        <w:rPr>
          <w:highlight w:val="white"/>
        </w:rPr>
        <w:t xml:space="preserve">      }</w:t>
      </w:r>
    </w:p>
    <w:p w14:paraId="289289B8" w14:textId="77777777" w:rsidR="00CD6BA8" w:rsidRDefault="00CD6BA8" w:rsidP="002851BF">
      <w:pPr>
        <w:pStyle w:val="Code"/>
        <w:rPr>
          <w:highlight w:val="white"/>
        </w:rPr>
      </w:pPr>
    </w:p>
    <w:p w14:paraId="2EA6E3C6" w14:textId="5795CAD1" w:rsidR="0051380F" w:rsidRPr="002851BF" w:rsidRDefault="0051380F" w:rsidP="002851BF">
      <w:pPr>
        <w:pStyle w:val="Code"/>
        <w:rPr>
          <w:highlight w:val="white"/>
        </w:rPr>
      </w:pPr>
      <w:r w:rsidRPr="002851BF">
        <w:rPr>
          <w:highlight w:val="white"/>
        </w:rPr>
        <w:t xml:space="preserve">      return null;</w:t>
      </w:r>
    </w:p>
    <w:p w14:paraId="537CE4B7" w14:textId="77777777" w:rsidR="0051380F" w:rsidRPr="002851BF" w:rsidRDefault="0051380F" w:rsidP="002851BF">
      <w:pPr>
        <w:pStyle w:val="Code"/>
        <w:rPr>
          <w:highlight w:val="white"/>
        </w:rPr>
      </w:pPr>
      <w:r w:rsidRPr="002851BF">
        <w:rPr>
          <w:highlight w:val="white"/>
        </w:rPr>
        <w:t xml:space="preserve">    }  </w:t>
      </w:r>
    </w:p>
    <w:p w14:paraId="795F2CC0" w14:textId="77777777" w:rsidR="0051380F" w:rsidRPr="002851BF" w:rsidRDefault="0051380F" w:rsidP="002851BF">
      <w:pPr>
        <w:pStyle w:val="Code"/>
        <w:rPr>
          <w:highlight w:val="white"/>
        </w:rPr>
      </w:pPr>
      <w:r w:rsidRPr="002851BF">
        <w:rPr>
          <w:highlight w:val="white"/>
        </w:rPr>
        <w:t xml:space="preserve">  }</w:t>
      </w:r>
    </w:p>
    <w:p w14:paraId="1652BF67" w14:textId="5344ADA5" w:rsidR="0011007F" w:rsidRPr="002851BF" w:rsidRDefault="0051380F" w:rsidP="002851BF">
      <w:pPr>
        <w:pStyle w:val="Code"/>
      </w:pPr>
      <w:r w:rsidRPr="002851BF">
        <w:rPr>
          <w:highlight w:val="white"/>
        </w:rPr>
        <w:t>}</w:t>
      </w:r>
    </w:p>
    <w:p w14:paraId="1C69A70D" w14:textId="77777777" w:rsidR="00B838C8" w:rsidRPr="00B838C8" w:rsidRDefault="00B838C8" w:rsidP="00B838C8"/>
    <w:p w14:paraId="240CCCC5" w14:textId="108DA3F7" w:rsidR="00EF74E4" w:rsidRPr="00EF74E4" w:rsidRDefault="00485A24" w:rsidP="00485A24">
      <w:pPr>
        <w:pStyle w:val="Rubrik1"/>
      </w:pPr>
      <w:r>
        <w:lastRenderedPageBreak/>
        <w:t>Initialization</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7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77777777"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 xml:space="preserve">Standard </w:t>
      </w:r>
      <w:proofErr w:type="spellStart"/>
      <w:r w:rsidRPr="00EC76D5">
        <w:t>Input/Output</w:t>
      </w:r>
      <w:bookmarkEnd w:id="572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proofErr w:type="spellStart"/>
      <w:r w:rsidRPr="00EC76D5">
        <w:lastRenderedPageBreak/>
        <w:t>Main</w:t>
      </w:r>
      <w:r w:rsidR="001B32C0" w:rsidRPr="00EC76D5">
        <w:t>.java</w:t>
      </w:r>
      <w:bookmarkEnd w:id="5729"/>
      <w:bookmarkEnd w:id="5730"/>
      <w:proofErr w:type="spellEnd"/>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A6ABE" w:rsidRPr="003F7CF1" w:rsidRDefault="00DA6A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A6ABE" w:rsidRPr="003F7CF1" w:rsidRDefault="00DA6AB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A6ABE" w:rsidRPr="003F7CF1" w:rsidRDefault="00DA6AB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A6ABE" w:rsidRPr="003F7CF1" w:rsidRDefault="00DA6A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A6ABE" w:rsidRPr="003F7CF1" w:rsidRDefault="00DA6AB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A6ABE" w:rsidRPr="003F7CF1" w:rsidRDefault="00DA6ABE"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A6ABE" w:rsidRPr="003F7CF1" w:rsidRDefault="00DA6A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A6ABE" w:rsidRPr="003F7CF1" w:rsidRDefault="00DA6AB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A6ABE" w:rsidRPr="003F7CF1" w:rsidRDefault="00DA6A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A6ABE" w:rsidRPr="003F7CF1" w:rsidRDefault="00DA6ABE"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A6ABE" w:rsidRPr="003F7CF1" w:rsidRDefault="00DA6AB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A6ABE" w:rsidRPr="003F7CF1" w:rsidRDefault="00DA6ABE"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A6ABE" w:rsidRPr="003F7CF1" w:rsidRDefault="00DA6A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A6ABE" w:rsidRPr="003F7CF1" w:rsidRDefault="00DA6AB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A6ABE" w:rsidRPr="003F7CF1" w:rsidRDefault="00DA6ABE"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A6ABE" w:rsidRPr="003F7CF1" w:rsidRDefault="00DA6ABE"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A6ABE" w:rsidRPr="003F7CF1" w:rsidRDefault="00DA6ABE"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A6ABE" w:rsidRPr="003F7CF1" w:rsidRDefault="00DA6A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A6ABE" w:rsidRPr="003F7CF1" w:rsidRDefault="00DA6A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A6ABE" w:rsidRPr="003F7CF1" w:rsidRDefault="00DA6AB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A6ABE" w:rsidRPr="003F7CF1" w:rsidRDefault="00DA6AB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A6ABE" w:rsidRPr="003F7CF1" w:rsidRDefault="00DA6AB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A6ABE" w:rsidRPr="003F7CF1" w:rsidRDefault="00DA6AB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A6ABE" w:rsidRPr="003F7CF1" w:rsidRDefault="00DA6A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A6ABE" w:rsidRPr="003F7CF1" w:rsidRDefault="00DA6A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A6ABE" w:rsidRPr="003F7CF1" w:rsidRDefault="00DA6A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A6ABE" w:rsidRPr="003F7CF1" w:rsidRDefault="00DA6ABE"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A6ABE" w:rsidRPr="003F7CF1" w:rsidRDefault="00DA6ABE"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A6ABE" w:rsidRPr="003F7CF1" w:rsidRDefault="00DA6ABE"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A6ABE" w:rsidRPr="003F7CF1" w:rsidRDefault="00DA6ABE"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A6ABE" w:rsidRPr="003F7CF1" w:rsidRDefault="00DA6ABE"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A6ABE" w:rsidRPr="003F7CF1" w:rsidRDefault="00DA6ABE"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A6ABE" w:rsidRPr="003F7CF1" w:rsidRDefault="00DA6ABE"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A6ABE" w:rsidRPr="003F7CF1" w:rsidRDefault="00DA6A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A6ABE" w:rsidRPr="003F7CF1" w:rsidRDefault="00DA6A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DA6ABE" w:rsidRPr="003F7CF1" w:rsidRDefault="00DA6AB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A6ABE" w:rsidRPr="003F7CF1" w:rsidRDefault="00DA6AB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A6ABE" w:rsidRPr="003F7CF1" w:rsidRDefault="00DA6A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A6ABE" w:rsidRPr="003F7CF1" w:rsidRDefault="00DA6A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A6ABE" w:rsidRPr="003F7CF1" w:rsidRDefault="00DA6A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A6ABE" w:rsidRPr="003F7CF1" w:rsidRDefault="00DA6A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A6ABE" w:rsidRPr="003F7CF1" w:rsidRDefault="00DA6AB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A6ABE" w:rsidRPr="003F7CF1" w:rsidRDefault="00DA6A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A6ABE" w:rsidRPr="003F7CF1" w:rsidRDefault="00DA6AB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A6ABE" w:rsidRPr="003F7CF1" w:rsidRDefault="00DA6AB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A6ABE" w:rsidRPr="003F7CF1" w:rsidRDefault="00DA6AB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A6ABE" w:rsidRPr="003F7CF1" w:rsidRDefault="00DA6A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A6ABE" w:rsidRPr="003F7CF1" w:rsidRDefault="00DA6A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A6ABE" w:rsidRPr="003F7CF1" w:rsidRDefault="00DA6A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A6ABE" w:rsidRPr="003F7CF1" w:rsidRDefault="00DA6A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A6ABE" w:rsidRPr="003F7CF1" w:rsidRDefault="00DA6A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A6ABE" w:rsidRPr="003F7CF1" w:rsidRDefault="00DA6A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A6ABE" w:rsidRPr="003F7CF1" w:rsidRDefault="00DA6A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A6ABE" w:rsidRPr="003F7CF1" w:rsidRDefault="00DA6A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A6ABE" w:rsidRPr="003F7CF1" w:rsidRDefault="00DA6A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A6ABE" w:rsidRPr="003F7CF1" w:rsidRDefault="00DA6A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A6ABE" w:rsidRPr="003F7CF1" w:rsidRDefault="00DA6A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A6ABE" w:rsidRPr="003F7CF1" w:rsidRDefault="00DA6A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A6ABE" w:rsidRPr="003F7CF1" w:rsidRDefault="00DA6A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A6ABE" w:rsidRPr="003F7CF1" w:rsidRDefault="00DA6AB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A6ABE" w:rsidRPr="003F7CF1" w:rsidRDefault="00DA6A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A6ABE" w:rsidRPr="003F7CF1" w:rsidRDefault="00DA6A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A6ABE" w:rsidRPr="003F7CF1" w:rsidRDefault="00DA6A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A6ABE" w:rsidRPr="003F7CF1" w:rsidRDefault="00DA6ABE"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A6ABE" w:rsidRPr="003F7CF1" w:rsidRDefault="00DA6ABE"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A6ABE" w:rsidRPr="003F7CF1" w:rsidRDefault="00DA6ABE"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A6ABE" w:rsidRPr="003F7CF1" w:rsidRDefault="00DA6ABE"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A6ABE" w:rsidRPr="003F7CF1" w:rsidRDefault="00DA6ABE"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A6ABE" w:rsidRPr="003F7CF1" w:rsidRDefault="00DA6ABE"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A6ABE" w:rsidRPr="003F7CF1" w:rsidRDefault="00DA6ABE"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A6ABE" w:rsidRPr="003F7CF1" w:rsidRDefault="00DA6ABE"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A6ABE" w:rsidRPr="003F7CF1" w:rsidRDefault="00DA6ABE"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A6ABE" w:rsidRPr="003F7CF1" w:rsidRDefault="00DA6ABE"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A6ABE" w:rsidRPr="003F7CF1" w:rsidRDefault="00DA6ABE"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A6ABE" w:rsidRPr="003F7CF1" w:rsidRDefault="00DA6ABE"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A6ABE" w:rsidRPr="003F7CF1" w:rsidRDefault="00DA6ABE"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A6ABE" w:rsidRPr="003F7CF1" w:rsidRDefault="00DA6ABE"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A6ABE" w:rsidRPr="003F7CF1" w:rsidRDefault="00DA6ABE"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A6ABE" w:rsidRPr="003F7CF1" w:rsidRDefault="00DA6ABE"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A6ABE" w:rsidRPr="003F7CF1" w:rsidRDefault="00DA6ABE"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A6ABE" w:rsidRPr="003F7CF1" w:rsidRDefault="00DA6ABE"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A6ABE" w:rsidRPr="003F7CF1" w:rsidRDefault="00DA6ABE"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A6ABE" w:rsidRPr="003F7CF1" w:rsidRDefault="00DA6ABE"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A6ABE" w:rsidRPr="003F7CF1" w:rsidRDefault="00DA6ABE"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A6ABE" w:rsidRPr="003F7CF1" w:rsidRDefault="00DA6ABE"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A6ABE" w:rsidRPr="003F7CF1" w:rsidRDefault="00DA6ABE"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A6ABE" w:rsidRPr="003F7CF1" w:rsidRDefault="00DA6ABE"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A6ABE" w:rsidRPr="003F7CF1" w:rsidRDefault="00DA6ABE"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A6ABE" w:rsidRPr="003F7CF1" w:rsidRDefault="00DA6ABE"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A6ABE" w:rsidRPr="003F7CF1" w:rsidRDefault="00DA6AB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A6ABE" w:rsidRPr="003F7CF1" w:rsidRDefault="00DA6AB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A6ABE" w:rsidRPr="003F7CF1" w:rsidRDefault="00DA6A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A6ABE" w:rsidRPr="003F7CF1" w:rsidRDefault="00DA6AB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A6ABE" w:rsidRPr="003F7CF1" w:rsidRDefault="00DA6AB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A6ABE" w:rsidRPr="003F7CF1" w:rsidRDefault="00DA6AB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A6ABE" w:rsidRPr="003F7CF1" w:rsidRDefault="00DA6AB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A6ABE" w:rsidRPr="003F7CF1" w:rsidRDefault="00DA6ABE"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A6ABE" w:rsidRPr="003F7CF1" w:rsidRDefault="00DA6ABE"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A6ABE" w:rsidRPr="003F7CF1" w:rsidRDefault="00DA6ABE"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A6ABE" w:rsidRPr="003F7CF1" w:rsidRDefault="00DA6ABE"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A6ABE" w:rsidRPr="003F7CF1" w:rsidRDefault="00DA6ABE"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A6ABE" w:rsidRPr="003F7CF1" w:rsidRDefault="00DA6AB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A6ABE" w:rsidRPr="003F7CF1" w:rsidRDefault="00DA6A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A6ABE" w:rsidRPr="003F7CF1" w:rsidRDefault="00DA6A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A6ABE" w:rsidRPr="003F7CF1" w:rsidRDefault="00DA6AB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A6ABE" w:rsidRPr="003F7CF1" w:rsidRDefault="00DA6AB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A6ABE" w:rsidRPr="003F7CF1" w:rsidRDefault="00DA6ABE"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A6ABE" w:rsidRPr="003F7CF1" w:rsidRDefault="00DA6ABE"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A6ABE" w:rsidRPr="003F7CF1" w:rsidRDefault="00DA6ABE"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A6ABE" w:rsidRPr="003F7CF1" w:rsidRDefault="00DA6AB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A6ABE" w:rsidRPr="003F7CF1" w:rsidRDefault="00DA6A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A6ABE" w:rsidRPr="003F7CF1" w:rsidRDefault="00DA6A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A6ABE" w:rsidRPr="003F7CF1" w:rsidRDefault="00DA6A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A6ABE" w:rsidRPr="003F7CF1" w:rsidRDefault="00DA6AB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A6ABE" w:rsidRPr="003F7CF1" w:rsidRDefault="00DA6AB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A6ABE" w:rsidRPr="003F7CF1" w:rsidRDefault="00DA6AB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A6ABE" w:rsidRPr="003F7CF1" w:rsidRDefault="00DA6ABE"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A6ABE" w:rsidRPr="003F7CF1" w:rsidRDefault="00DA6ABE"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A6ABE" w:rsidRPr="003F7CF1" w:rsidRDefault="00DA6ABE"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A6ABE" w:rsidRPr="003F7CF1" w:rsidRDefault="00DA6ABE"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A6ABE" w:rsidRPr="003F7CF1" w:rsidRDefault="00DA6ABE"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A6ABE" w:rsidRPr="003F7CF1" w:rsidRDefault="00DA6ABE"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A6ABE" w:rsidRPr="003F7CF1" w:rsidRDefault="00DA6AB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A6ABE" w:rsidRPr="003F7CF1" w:rsidRDefault="00DA6AB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A6ABE" w:rsidRPr="003F7CF1" w:rsidRDefault="00DA6AB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A6ABE" w:rsidRPr="003F7CF1" w:rsidRDefault="00DA6A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A6ABE" w:rsidRPr="003F7CF1" w:rsidRDefault="00DA6A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A6ABE" w:rsidRPr="003F7CF1" w:rsidRDefault="00DA6ABE"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A6ABE" w:rsidRPr="003F7CF1" w:rsidRDefault="00DA6ABE"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A6ABE" w:rsidRPr="003F7CF1" w:rsidRDefault="00DA6AB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A6ABE" w:rsidRPr="003F7CF1" w:rsidRDefault="00DA6A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A6ABE" w:rsidRPr="003F7CF1" w:rsidRDefault="00DA6ABE"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A6ABE" w:rsidRPr="003F7CF1" w:rsidRDefault="00DA6ABE"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A6ABE" w:rsidRPr="003F7CF1" w:rsidRDefault="00DA6A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A6ABE" w:rsidRPr="003F7CF1" w:rsidRDefault="00DA6AB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A6ABE" w:rsidRPr="003F7CF1" w:rsidRDefault="00DA6AB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A6ABE" w:rsidRPr="003F7CF1" w:rsidRDefault="00DA6A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A6ABE" w:rsidRPr="003F7CF1" w:rsidRDefault="00DA6A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A6ABE" w:rsidRPr="003F7CF1" w:rsidRDefault="00DA6A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A6ABE" w:rsidRPr="003F7CF1" w:rsidRDefault="00DA6ABE"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A6ABE" w:rsidRPr="003F7CF1" w:rsidRDefault="00DA6ABE"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A6ABE" w:rsidRPr="003F7CF1" w:rsidRDefault="00DA6ABE"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A6ABE" w:rsidRPr="003F7CF1" w:rsidRDefault="00DA6ABE"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A6ABE" w:rsidRPr="003F7CF1" w:rsidRDefault="00DA6ABE"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A6ABE" w:rsidRPr="003F7CF1" w:rsidRDefault="00DA6ABE"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A6ABE" w:rsidRPr="003F7CF1" w:rsidRDefault="00DA6AB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A6ABE" w:rsidRPr="003F7CF1" w:rsidRDefault="00DA6A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A6ABE" w:rsidRPr="003F7CF1" w:rsidRDefault="00DA6AB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A6ABE" w:rsidRPr="003F7CF1" w:rsidRDefault="00DA6A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A6ABE" w:rsidRPr="003F7CF1" w:rsidRDefault="00DA6A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A6ABE" w:rsidRPr="003F7CF1" w:rsidRDefault="00DA6ABE"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A6ABE" w:rsidRPr="003F7CF1" w:rsidRDefault="00DA6ABE"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A6ABE" w:rsidRPr="003F7CF1" w:rsidRDefault="00DA6ABE"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A6ABE" w:rsidRPr="003F7CF1" w:rsidRDefault="00DA6ABE"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A6ABE" w:rsidRPr="003F7CF1" w:rsidRDefault="00DA6AB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A6ABE" w:rsidRPr="003F7CF1" w:rsidRDefault="00DA6AB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A6ABE" w:rsidRPr="003F7CF1" w:rsidRDefault="00DA6ABE"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A6ABE" w:rsidRPr="003F7CF1" w:rsidRDefault="00DA6ABE"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A6ABE" w:rsidRPr="003F7CF1" w:rsidRDefault="00DA6ABE"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A6ABE" w:rsidRPr="003F7CF1" w:rsidRDefault="00DA6AB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A6ABE" w:rsidRPr="003F7CF1" w:rsidRDefault="00DA6ABE"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A6ABE" w:rsidRPr="003F7CF1" w:rsidRDefault="00DA6AB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A6ABE" w:rsidRPr="003F7CF1" w:rsidRDefault="00DA6A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A6ABE" w:rsidRPr="003F7CF1" w:rsidRDefault="00DA6A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A6ABE" w:rsidRPr="003F7CF1" w:rsidRDefault="00DA6A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A6ABE" w:rsidRPr="003F7CF1" w:rsidRDefault="00DA6A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A6ABE" w:rsidRPr="003F7CF1" w:rsidRDefault="00DA6A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A6ABE" w:rsidRPr="003F7CF1" w:rsidRDefault="00DA6ABE"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A6ABE" w:rsidRPr="003F7CF1" w:rsidRDefault="00DA6ABE"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A6ABE" w:rsidRPr="003F7CF1" w:rsidRDefault="00DA6ABE"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A6ABE" w:rsidRPr="003F7CF1" w:rsidRDefault="00DA6ABE"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A6ABE" w:rsidRPr="003F7CF1" w:rsidRDefault="00DA6ABE"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A6ABE" w:rsidRPr="003F7CF1" w:rsidRDefault="00DA6ABE"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A6ABE" w:rsidRPr="003F7CF1" w:rsidRDefault="00DA6ABE"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A6ABE" w:rsidRPr="003F7CF1" w:rsidRDefault="00DA6ABE"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A6ABE" w:rsidRPr="003F7CF1" w:rsidRDefault="00DA6ABE"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A6ABE" w:rsidRPr="003F7CF1" w:rsidRDefault="00DA6ABE"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A6ABE" w:rsidRPr="003F7CF1" w:rsidRDefault="00DA6ABE"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A6ABE" w:rsidRPr="003F7CF1" w:rsidRDefault="00DA6ABE"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A6ABE" w:rsidRPr="003F7CF1" w:rsidRDefault="00DA6ABE"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definition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A6ABE" w:rsidRPr="003F7CF1" w:rsidRDefault="00DA6A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79220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A6ABE" w:rsidRPr="003F7CF1" w:rsidRDefault="00DA6AB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A6ABE" w:rsidRPr="003F7CF1" w:rsidRDefault="00DA6A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A6ABE" w:rsidRPr="003F7CF1" w:rsidRDefault="00DA6A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A6ABE" w:rsidRPr="003F7CF1" w:rsidRDefault="00DA6A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792208"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A6ABE" w:rsidRPr="003F7CF1" w:rsidRDefault="00DA6ABE"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A6ABE" w:rsidRPr="003F7CF1" w:rsidRDefault="00DA6ABE"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A6ABE" w:rsidRPr="003F7CF1" w:rsidRDefault="00DA6AB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A6ABE" w:rsidRPr="003F7CF1" w:rsidRDefault="00DA6AB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A6ABE" w:rsidRPr="003F7CF1" w:rsidRDefault="00DA6AB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A6ABE" w:rsidRPr="003F7CF1" w:rsidRDefault="00DA6AB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A6ABE" w:rsidRPr="003F7CF1" w:rsidRDefault="00DA6AB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A6ABE" w:rsidRPr="003F7CF1" w:rsidRDefault="00DA6AB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A6ABE" w:rsidRPr="003F7CF1" w:rsidRDefault="00DA6AB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A6ABE" w:rsidRPr="003F7CF1" w:rsidRDefault="00DA6A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A6ABE" w:rsidRPr="003F7CF1" w:rsidRDefault="00DA6AB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A6ABE" w:rsidRPr="003F7CF1" w:rsidRDefault="00DA6AB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A6ABE" w:rsidRPr="003F7CF1" w:rsidRDefault="00DA6ABE"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A6ABE" w:rsidRPr="003F7CF1" w:rsidRDefault="00DA6ABE"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A6ABE" w:rsidRPr="003F7CF1" w:rsidRDefault="00DA6ABE"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A6ABE" w:rsidRPr="003F7CF1" w:rsidRDefault="00DA6ABE"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A6ABE" w:rsidRPr="003F7CF1" w:rsidRDefault="00DA6ABE"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A6ABE" w:rsidRPr="003F7CF1" w:rsidRDefault="00DA6ABE"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A6ABE" w:rsidRPr="003F7CF1" w:rsidRDefault="00DA6ABE"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A6ABE" w:rsidRPr="003F7CF1" w:rsidRDefault="00DA6ABE"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A6ABE" w:rsidRPr="003F7CF1" w:rsidRDefault="00DA6ABE"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A6ABE" w:rsidRPr="003F7CF1" w:rsidRDefault="00DA6ABE"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by definition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792203"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792204"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initializes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A6ABE" w:rsidRPr="003F7CF1" w:rsidRDefault="00DA6A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A6ABE" w:rsidRPr="003F7CF1" w:rsidRDefault="00DA6AB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A6ABE" w:rsidRPr="003F7CF1" w:rsidRDefault="00DA6A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A6ABE" w:rsidRPr="003F7CF1" w:rsidRDefault="00DA6A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A6ABE" w:rsidRPr="003F7CF1" w:rsidRDefault="00DA6ABE"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A6ABE" w:rsidRPr="003F7CF1" w:rsidRDefault="00DA6A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A6ABE" w:rsidRPr="003F7CF1" w:rsidRDefault="00DA6AB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A6ABE" w:rsidRPr="003F7CF1" w:rsidRDefault="00DA6AB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A6ABE" w:rsidRPr="003F7CF1" w:rsidRDefault="00DA6AB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A6ABE" w:rsidRPr="003F7CF1" w:rsidRDefault="00DA6ABE"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A6ABE" w:rsidRPr="003F7CF1" w:rsidRDefault="00DA6ABE"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A6ABE" w:rsidRPr="003F7CF1" w:rsidRDefault="00DA6AB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A6ABE" w:rsidRPr="003F7CF1" w:rsidRDefault="00DA6AB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A6ABE" w:rsidRPr="003F7CF1" w:rsidRDefault="00DA6A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A6ABE" w:rsidRPr="003F7CF1" w:rsidRDefault="00DA6AB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A6ABE" w:rsidRPr="003F7CF1" w:rsidRDefault="00DA6A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A6ABE" w:rsidRPr="003F7CF1" w:rsidRDefault="00DA6A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A6ABE" w:rsidRPr="003F7CF1" w:rsidRDefault="00DA6A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A6ABE" w:rsidRPr="003F7CF1" w:rsidRDefault="00DA6A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A6ABE" w:rsidRPr="003F7CF1" w:rsidRDefault="00DA6A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A6ABE" w:rsidRPr="003F7CF1" w:rsidRDefault="00DA6A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A6ABE" w:rsidRPr="003F7CF1" w:rsidRDefault="00DA6A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A6ABE" w:rsidRPr="003F7CF1" w:rsidRDefault="00DA6A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A6ABE" w:rsidRPr="003F7CF1" w:rsidRDefault="00DA6A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A6ABE" w:rsidRPr="003F7CF1" w:rsidRDefault="00DA6A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A6ABE" w:rsidRPr="003F7CF1" w:rsidRDefault="00DA6A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A6ABE" w:rsidRPr="003F7CF1" w:rsidRDefault="00DA6A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A6ABE" w:rsidRPr="003F7CF1" w:rsidRDefault="00DA6A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A6ABE" w:rsidRPr="003F7CF1" w:rsidRDefault="00DA6ABE"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A6ABE" w:rsidRPr="003F7CF1" w:rsidRDefault="00DA6ABE"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A6ABE" w:rsidRPr="003F7CF1" w:rsidRDefault="00DA6ABE"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A6ABE" w:rsidRPr="003F7CF1" w:rsidRDefault="00DA6ABE"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A6ABE" w:rsidRPr="003F7CF1" w:rsidRDefault="00DA6ABE"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A6ABE" w:rsidRPr="003F7CF1" w:rsidRDefault="00DA6ABE"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A6ABE" w:rsidRPr="003F7CF1" w:rsidRDefault="00DA6ABE"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A6ABE" w:rsidRPr="003F7CF1" w:rsidRDefault="00DA6ABE"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A6ABE" w:rsidRPr="003F7CF1" w:rsidRDefault="00DA6ABE"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A6ABE" w:rsidRPr="003F7CF1" w:rsidRDefault="00DA6ABE"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A6ABE" w:rsidRPr="003F7CF1" w:rsidRDefault="00DA6ABE"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A6ABE" w:rsidRPr="003F7CF1" w:rsidRDefault="00DA6ABE"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A6ABE" w:rsidRPr="003F7CF1" w:rsidRDefault="00DA6ABE"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A6ABE" w:rsidRPr="003F7CF1" w:rsidRDefault="00DA6ABE"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A6ABE" w:rsidRPr="003F7CF1" w:rsidRDefault="00DA6ABE"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A6ABE" w:rsidRPr="003F7CF1" w:rsidRDefault="00DA6ABE"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A6ABE" w:rsidRPr="003F7CF1" w:rsidRDefault="00DA6ABE"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A6ABE" w:rsidRPr="003F7CF1" w:rsidRDefault="00DA6ABE"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A6ABE" w:rsidRPr="003F7CF1" w:rsidRDefault="00DA6ABE"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A6ABE" w:rsidRPr="003F7CF1" w:rsidRDefault="00DA6ABE"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A6ABE" w:rsidRPr="003F7CF1" w:rsidRDefault="00DA6ABE"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A6ABE" w:rsidRPr="003F7CF1" w:rsidRDefault="00DA6ABE"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A6ABE" w:rsidRPr="003F7CF1" w:rsidRDefault="00DA6ABE"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A6ABE" w:rsidRPr="003F7CF1" w:rsidRDefault="00DA6ABE"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A6ABE" w:rsidRPr="003F7CF1" w:rsidRDefault="00DA6ABE"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A6ABE" w:rsidRPr="003F7CF1" w:rsidRDefault="00DA6ABE"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A6ABE" w:rsidRPr="003F7CF1" w:rsidRDefault="00DA6A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A6ABE" w:rsidRPr="003F7CF1" w:rsidRDefault="00DA6A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A6ABE" w:rsidRPr="003F7CF1" w:rsidRDefault="00DA6A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A6ABE" w:rsidRPr="003F7CF1" w:rsidRDefault="00DA6A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A6ABE" w:rsidRPr="003F7CF1" w:rsidRDefault="00DA6A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A6ABE" w:rsidRPr="003F7CF1" w:rsidRDefault="00DA6A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A6ABE" w:rsidRPr="003F7CF1" w:rsidRDefault="00DA6A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A6ABE" w:rsidRPr="003F7CF1" w:rsidRDefault="00DA6A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A6ABE" w:rsidRPr="003F7CF1" w:rsidRDefault="00DA6A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A6ABE" w:rsidRPr="003F7CF1" w:rsidRDefault="00DA6A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A6ABE" w:rsidRPr="003F7CF1" w:rsidRDefault="00DA6A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A6ABE" w:rsidRPr="003F7CF1" w:rsidRDefault="00DA6A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A6ABE" w:rsidRPr="003F7CF1" w:rsidRDefault="00DA6A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A6ABE" w:rsidRPr="003F7CF1" w:rsidRDefault="00DA6A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A6ABE" w:rsidRPr="003F7CF1" w:rsidRDefault="00DA6AB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A6ABE" w:rsidRPr="003F7CF1" w:rsidRDefault="00DA6A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A6ABE" w:rsidRPr="003F7CF1" w:rsidRDefault="00DA6A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A6ABE" w:rsidRPr="003F7CF1" w:rsidRDefault="00DA6A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A6ABE" w:rsidRPr="003F7CF1" w:rsidRDefault="00DA6A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A6ABE" w:rsidRPr="003F7CF1" w:rsidRDefault="00DA6A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A6ABE" w:rsidRPr="003F7CF1" w:rsidRDefault="00DA6ABE"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A6ABE" w:rsidRPr="003F7CF1" w:rsidRDefault="00DA6ABE"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A6ABE" w:rsidRPr="003F7CF1" w:rsidRDefault="00DA6ABE"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A6ABE" w:rsidRPr="003F7CF1" w:rsidRDefault="00DA6ABE"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A6ABE" w:rsidRPr="003F7CF1" w:rsidRDefault="00DA6ABE"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A6ABE" w:rsidRPr="003F7CF1" w:rsidRDefault="00DA6ABE"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A6ABE" w:rsidRPr="003F7CF1" w:rsidRDefault="00DA6ABE"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A6ABE" w:rsidRPr="003F7CF1" w:rsidRDefault="00DA6ABE"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A6ABE" w:rsidRPr="003F7CF1" w:rsidRDefault="00DA6ABE"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A6ABE" w:rsidRPr="003F7CF1" w:rsidRDefault="00DA6ABE"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A6ABE" w:rsidRPr="003F7CF1" w:rsidRDefault="00DA6ABE"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A6ABE" w:rsidRPr="003F7CF1" w:rsidRDefault="00DA6ABE"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A6ABE" w:rsidRPr="003F7CF1" w:rsidRDefault="00DA6ABE"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A6ABE" w:rsidRPr="003F7CF1" w:rsidRDefault="00DA6ABE"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A6ABE" w:rsidRPr="003F7CF1" w:rsidRDefault="00DA6ABE"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A6ABE" w:rsidRPr="003F7CF1" w:rsidRDefault="00DA6ABE"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A6ABE" w:rsidRPr="003F7CF1" w:rsidRDefault="00DA6ABE"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A6ABE" w:rsidRPr="003F7CF1" w:rsidRDefault="00DA6ABE"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A6ABE" w:rsidRPr="003F7CF1" w:rsidRDefault="00DA6ABE"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A6ABE" w:rsidRPr="003F7CF1" w:rsidRDefault="00DA6ABE"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A6ABE" w:rsidRPr="003F7CF1" w:rsidRDefault="00DA6ABE"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A6ABE" w:rsidRPr="003F7CF1" w:rsidRDefault="00DA6ABE"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A6ABE" w:rsidRPr="003F7CF1" w:rsidRDefault="00DA6ABE"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A6ABE" w:rsidRPr="003F7CF1" w:rsidRDefault="00DA6ABE"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A6ABE" w:rsidRPr="003F7CF1" w:rsidRDefault="00DA6ABE"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A6ABE" w:rsidRPr="003F7CF1" w:rsidRDefault="00DA6ABE"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A6ABE" w:rsidRPr="003F7CF1" w:rsidRDefault="00DA6ABE"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A6ABE" w:rsidRPr="003F7CF1" w:rsidRDefault="00DA6ABE"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A6ABE" w:rsidRPr="003F7CF1" w:rsidRDefault="00DA6ABE"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A6ABE" w:rsidRPr="003F7CF1" w:rsidRDefault="00DA6ABE"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A6ABE" w:rsidRPr="003F7CF1" w:rsidRDefault="00DA6ABE"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792205"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792206"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792207"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A6ABE" w:rsidRPr="003F7CF1" w:rsidRDefault="00DA6A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A6ABE" w:rsidRPr="003F7CF1" w:rsidRDefault="00DA6A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A6ABE" w:rsidRPr="003F7CF1" w:rsidRDefault="00DA6A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A6ABE" w:rsidRPr="003F7CF1" w:rsidRDefault="00DA6A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A6ABE" w:rsidRPr="003F7CF1" w:rsidRDefault="00DA6A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A6ABE" w:rsidRPr="003F7CF1" w:rsidRDefault="00DA6A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A6ABE" w:rsidRPr="003F7CF1" w:rsidRDefault="00DA6A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A6ABE" w:rsidRPr="003F7CF1" w:rsidRDefault="00DA6A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A6ABE" w:rsidRPr="003F7CF1" w:rsidRDefault="00DA6A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A6ABE" w:rsidRPr="003F7CF1" w:rsidRDefault="00DA6A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A6ABE" w:rsidRPr="003F7CF1" w:rsidRDefault="00DA6ABE"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A6ABE" w:rsidRPr="003F7CF1" w:rsidRDefault="00DA6ABE"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A6ABE" w:rsidRPr="003F7CF1" w:rsidRDefault="00DA6ABE"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A6ABE" w:rsidRPr="003F7CF1" w:rsidRDefault="00DA6ABE"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A6ABE" w:rsidRPr="003F7CF1" w:rsidRDefault="00DA6ABE"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A6ABE" w:rsidRPr="003F7CF1" w:rsidRDefault="00DA6ABE"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A6ABE" w:rsidRPr="003F7CF1" w:rsidRDefault="00DA6ABE"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A6ABE" w:rsidRPr="003F7CF1" w:rsidRDefault="00DA6ABE"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A6ABE" w:rsidRPr="003F7CF1" w:rsidRDefault="00DA6ABE"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A6ABE" w:rsidRPr="003F7CF1" w:rsidRDefault="00DA6ABE"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A6ABE" w:rsidRPr="003F7CF1" w:rsidRDefault="00DA6ABE"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A6ABE" w:rsidRPr="003F7CF1" w:rsidRDefault="00DA6ABE"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A6ABE" w:rsidRPr="003F7CF1" w:rsidRDefault="00DA6AB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A6ABE" w:rsidRPr="003F7CF1" w:rsidRDefault="00DA6A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A6ABE" w:rsidRPr="003F7CF1" w:rsidRDefault="00DA6A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A6ABE" w:rsidRPr="003F7CF1" w:rsidRDefault="00DA6A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A6ABE" w:rsidRPr="003F7CF1" w:rsidRDefault="00DA6ABE" w:rsidP="00E80032">
                              <w:pPr>
                                <w:pStyle w:val="SourceCodeBoxText"/>
                                <w:rPr>
                                  <w:sz w:val="19"/>
                                  <w:szCs w:val="19"/>
                                  <w:lang w:val="en-US"/>
                                </w:rPr>
                              </w:pPr>
                              <w:r w:rsidRPr="003F7CF1">
                                <w:rPr>
                                  <w:sz w:val="19"/>
                                  <w:szCs w:val="19"/>
                                  <w:lang w:val="en-US"/>
                                </w:rPr>
                                <w:t>push 1</w:t>
                              </w:r>
                            </w:p>
                            <w:p w14:paraId="3C159322" w14:textId="77777777" w:rsidR="00DA6ABE" w:rsidRPr="003F7CF1" w:rsidRDefault="00DA6ABE" w:rsidP="00E80032">
                              <w:pPr>
                                <w:pStyle w:val="SourceCodeBoxText"/>
                                <w:rPr>
                                  <w:sz w:val="19"/>
                                  <w:szCs w:val="19"/>
                                  <w:lang w:val="en-US"/>
                                </w:rPr>
                              </w:pPr>
                              <w:r w:rsidRPr="003F7CF1">
                                <w:rPr>
                                  <w:sz w:val="19"/>
                                  <w:szCs w:val="19"/>
                                  <w:lang w:val="en-US"/>
                                </w:rPr>
                                <w:t>push 2</w:t>
                              </w:r>
                            </w:p>
                            <w:p w14:paraId="22BA48C9" w14:textId="77777777" w:rsidR="00DA6ABE" w:rsidRPr="003F7CF1" w:rsidRDefault="00DA6ABE" w:rsidP="00E80032">
                              <w:pPr>
                                <w:pStyle w:val="SourceCodeBoxText"/>
                                <w:rPr>
                                  <w:sz w:val="19"/>
                                  <w:szCs w:val="19"/>
                                  <w:lang w:val="en-US"/>
                                </w:rPr>
                              </w:pPr>
                              <w:r w:rsidRPr="003F7CF1">
                                <w:rPr>
                                  <w:sz w:val="19"/>
                                  <w:szCs w:val="19"/>
                                  <w:lang w:val="en-US"/>
                                </w:rPr>
                                <w:t>push 3</w:t>
                              </w:r>
                            </w:p>
                            <w:p w14:paraId="5F86FACB"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A6ABE" w:rsidRPr="003F7CF1" w:rsidRDefault="00DA6ABE"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A6ABE" w:rsidRPr="003F7CF1" w:rsidRDefault="00DA6ABE"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A6ABE" w:rsidRPr="003F7CF1" w:rsidRDefault="00DA6ABE"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A6ABE" w:rsidRPr="003F7CF1" w:rsidRDefault="00DA6ABE" w:rsidP="00E80032">
                        <w:pPr>
                          <w:pStyle w:val="SourceCodeBoxText"/>
                          <w:rPr>
                            <w:sz w:val="19"/>
                            <w:szCs w:val="19"/>
                            <w:lang w:val="en-US"/>
                          </w:rPr>
                        </w:pPr>
                        <w:r w:rsidRPr="003F7CF1">
                          <w:rPr>
                            <w:sz w:val="19"/>
                            <w:szCs w:val="19"/>
                            <w:lang w:val="en-US"/>
                          </w:rPr>
                          <w:t>push 1</w:t>
                        </w:r>
                      </w:p>
                      <w:p w14:paraId="3C159322" w14:textId="77777777" w:rsidR="00DA6ABE" w:rsidRPr="003F7CF1" w:rsidRDefault="00DA6ABE" w:rsidP="00E80032">
                        <w:pPr>
                          <w:pStyle w:val="SourceCodeBoxText"/>
                          <w:rPr>
                            <w:sz w:val="19"/>
                            <w:szCs w:val="19"/>
                            <w:lang w:val="en-US"/>
                          </w:rPr>
                        </w:pPr>
                        <w:r w:rsidRPr="003F7CF1">
                          <w:rPr>
                            <w:sz w:val="19"/>
                            <w:szCs w:val="19"/>
                            <w:lang w:val="en-US"/>
                          </w:rPr>
                          <w:t>push 2</w:t>
                        </w:r>
                      </w:p>
                      <w:p w14:paraId="22BA48C9" w14:textId="77777777" w:rsidR="00DA6ABE" w:rsidRPr="003F7CF1" w:rsidRDefault="00DA6ABE" w:rsidP="00E80032">
                        <w:pPr>
                          <w:pStyle w:val="SourceCodeBoxText"/>
                          <w:rPr>
                            <w:sz w:val="19"/>
                            <w:szCs w:val="19"/>
                            <w:lang w:val="en-US"/>
                          </w:rPr>
                        </w:pPr>
                        <w:r w:rsidRPr="003F7CF1">
                          <w:rPr>
                            <w:sz w:val="19"/>
                            <w:szCs w:val="19"/>
                            <w:lang w:val="en-US"/>
                          </w:rPr>
                          <w:t>push 3</w:t>
                        </w:r>
                      </w:p>
                      <w:p w14:paraId="5F86FACB" w14:textId="77777777" w:rsidR="00DA6ABE" w:rsidRPr="003F7CF1" w:rsidRDefault="00DA6AB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A6ABE" w:rsidRPr="003F7CF1" w:rsidRDefault="00DA6A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A6ABE" w:rsidRPr="003F7CF1" w:rsidRDefault="00DA6A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A6ABE" w:rsidRPr="003F7CF1" w:rsidRDefault="00DA6A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A6ABE" w:rsidRPr="003F7CF1" w:rsidRDefault="00DA6A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A6ABE" w:rsidRPr="003F7CF1" w:rsidRDefault="00DA6AB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A6ABE" w:rsidRPr="003F7CF1" w:rsidRDefault="00DA6AB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A6ABE" w:rsidRPr="003F7CF1" w:rsidRDefault="00DA6AB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A6ABE" w:rsidRPr="003F7CF1" w:rsidRDefault="00DA6ABE"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A6ABE" w:rsidRPr="003F7CF1" w:rsidRDefault="00DA6ABE"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A6ABE" w:rsidRPr="003F7CF1" w:rsidRDefault="00DA6ABE"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A6ABE" w:rsidRPr="003F7CF1" w:rsidRDefault="00DA6ABE"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A6ABE" w:rsidRPr="003F7CF1" w:rsidRDefault="00DA6ABE"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A6ABE" w:rsidRPr="003F7CF1" w:rsidRDefault="00DA6ABE"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A6ABE" w:rsidRPr="003F7CF1" w:rsidRDefault="00DA6ABE"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A6ABE" w:rsidRPr="003F7CF1" w:rsidRDefault="00DA6ABE"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A6ABE" w:rsidRPr="003F7CF1" w:rsidRDefault="00DA6ABE"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A6ABE" w:rsidRPr="003F7CF1" w:rsidRDefault="00DA6ABE"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A6ABE" w:rsidRPr="003F7CF1" w:rsidRDefault="00DA6ABE"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A6ABE" w:rsidRPr="003F7CF1" w:rsidRDefault="00DA6ABE"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A6ABE" w:rsidRPr="003F7CF1" w:rsidRDefault="00DA6AB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A6ABE" w:rsidRPr="003F7CF1" w:rsidRDefault="00DA6ABE" w:rsidP="00E80032">
                              <w:pPr>
                                <w:pStyle w:val="SourceCodeBoxText"/>
                                <w:rPr>
                                  <w:sz w:val="19"/>
                                  <w:szCs w:val="19"/>
                                  <w:lang w:val="en-US"/>
                                </w:rPr>
                              </w:pPr>
                              <w:r w:rsidRPr="003F7CF1">
                                <w:rPr>
                                  <w:sz w:val="19"/>
                                  <w:szCs w:val="19"/>
                                  <w:lang w:val="en-US"/>
                                </w:rPr>
                                <w:t>3</w:t>
                              </w:r>
                            </w:p>
                            <w:p w14:paraId="40F6D3AC" w14:textId="77777777" w:rsidR="00DA6ABE" w:rsidRPr="003F7CF1" w:rsidRDefault="00DA6AB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A6ABE" w:rsidRPr="003F7CF1" w:rsidRDefault="00DA6A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A6ABE" w:rsidRPr="003F7CF1" w:rsidRDefault="00DA6A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A6ABE" w:rsidRPr="003F7CF1" w:rsidRDefault="00DA6A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A6ABE" w:rsidRPr="003F7CF1" w:rsidRDefault="00DA6AB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A6ABE" w:rsidRPr="003F7CF1" w:rsidRDefault="00DA6A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A6ABE" w:rsidRPr="003F7CF1" w:rsidRDefault="00DA6AB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A6ABE" w:rsidRPr="003F7CF1" w:rsidRDefault="00DA6ABE" w:rsidP="00E80032">
                        <w:pPr>
                          <w:pStyle w:val="SourceCodeBoxText"/>
                          <w:rPr>
                            <w:sz w:val="19"/>
                            <w:szCs w:val="19"/>
                            <w:lang w:val="en-US"/>
                          </w:rPr>
                        </w:pPr>
                        <w:r w:rsidRPr="003F7CF1">
                          <w:rPr>
                            <w:sz w:val="19"/>
                            <w:szCs w:val="19"/>
                            <w:lang w:val="en-US"/>
                          </w:rPr>
                          <w:t>3</w:t>
                        </w:r>
                      </w:p>
                      <w:p w14:paraId="40F6D3AC" w14:textId="77777777" w:rsidR="00DA6ABE" w:rsidRPr="003F7CF1" w:rsidRDefault="00DA6ABE"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A6ABE" w:rsidRPr="003F7CF1" w:rsidRDefault="00DA6ABE"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A6ABE" w:rsidRPr="003F7CF1" w:rsidRDefault="00DA6ABE"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A6ABE" w:rsidRPr="003F7CF1" w:rsidRDefault="00DA6ABE"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A6ABE" w:rsidRPr="003F7CF1" w:rsidRDefault="00DA6ABE"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A6ABE" w:rsidRPr="003F7CF1" w:rsidRDefault="00DA6ABE"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A6ABE" w:rsidRPr="003F7CF1" w:rsidRDefault="00DA6ABE"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A6ABE" w:rsidRPr="003F7CF1" w:rsidRDefault="00DA6ABE"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A6ABE" w:rsidRPr="003F7CF1" w:rsidRDefault="00DA6ABE"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A6ABE" w:rsidRPr="003F7CF1" w:rsidRDefault="00DA6ABE"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A6ABE" w:rsidRPr="003F7CF1" w:rsidRDefault="00DA6ABE"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A6ABE" w:rsidRPr="003F7CF1" w:rsidRDefault="00DA6AB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proofErr w:type="spellStart"/>
            <w:r w:rsidRPr="00EC76D5">
              <w:rPr>
                <w:b/>
                <w:sz w:val="21"/>
                <w:szCs w:val="21"/>
              </w:rPr>
              <w:t>Isalnum</w:t>
            </w:r>
            <w:commentRangeEnd w:id="6114"/>
            <w:proofErr w:type="spellEnd"/>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A6ABE" w:rsidRDefault="00DA6ABE" w:rsidP="005F7461">
                              <w:pPr>
                                <w:spacing w:before="60" w:after="0"/>
                                <w:jc w:val="center"/>
                                <w:rPr>
                                  <w:lang w:val="sv-SE"/>
                                </w:rPr>
                              </w:pPr>
                              <w:r>
                                <w:rPr>
                                  <w:lang w:val="sv-SE"/>
                                </w:rPr>
                                <w:t>Preprocessor</w:t>
                              </w:r>
                            </w:p>
                            <w:p w14:paraId="04F32221" w14:textId="77777777" w:rsidR="00DA6ABE" w:rsidRPr="00C7380D" w:rsidRDefault="00DA6AB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A6ABE" w:rsidRPr="008541FD" w:rsidRDefault="00DA6ABE" w:rsidP="005F7461">
                              <w:pPr>
                                <w:spacing w:before="60" w:after="0"/>
                                <w:jc w:val="center"/>
                              </w:pPr>
                              <w:r w:rsidRPr="008541FD">
                                <w:t>Source</w:t>
                              </w:r>
                              <w:r>
                                <w:t xml:space="preserve"> </w:t>
                              </w:r>
                              <w:r w:rsidRPr="008541FD">
                                <w:t>Code</w:t>
                              </w:r>
                            </w:p>
                            <w:p w14:paraId="4FCEAC5C" w14:textId="77777777" w:rsidR="00DA6ABE" w:rsidRDefault="00DA6AB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A6ABE" w:rsidRDefault="00DA6AB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A6ABE" w:rsidRDefault="00DA6ABE" w:rsidP="005F7461">
                              <w:pPr>
                                <w:pStyle w:val="Normalwebb"/>
                                <w:spacing w:before="60" w:line="256" w:lineRule="auto"/>
                                <w:jc w:val="center"/>
                              </w:pPr>
                              <w:r>
                                <w:rPr>
                                  <w:rFonts w:eastAsia="Calibri"/>
                                  <w:sz w:val="22"/>
                                  <w:szCs w:val="22"/>
                                  <w:lang w:val="en-US"/>
                                </w:rPr>
                                <w:t>Processed Code</w:t>
                              </w:r>
                            </w:p>
                            <w:p w14:paraId="14142DBC" w14:textId="77777777" w:rsidR="00DA6ABE" w:rsidRDefault="00DA6AB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A6ABE" w:rsidRDefault="00DA6AB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A6ABE" w:rsidRDefault="00DA6ABE" w:rsidP="005F7461">
                              <w:pPr>
                                <w:pStyle w:val="Normalwebb"/>
                                <w:spacing w:before="60" w:line="254" w:lineRule="auto"/>
                                <w:jc w:val="center"/>
                              </w:pPr>
                              <w:r>
                                <w:rPr>
                                  <w:rFonts w:eastAsia="Calibri"/>
                                  <w:sz w:val="22"/>
                                  <w:szCs w:val="22"/>
                                  <w:lang w:val="en-US"/>
                                </w:rPr>
                                <w:t>Syntax Tree</w:t>
                              </w:r>
                            </w:p>
                            <w:p w14:paraId="070DB26E" w14:textId="77777777" w:rsidR="00DA6ABE" w:rsidRDefault="00DA6A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A6ABE" w:rsidRDefault="00DA6AB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A6ABE" w:rsidRDefault="00DA6ABE" w:rsidP="005F7461">
                              <w:pPr>
                                <w:pStyle w:val="Normalwebb"/>
                                <w:spacing w:before="60" w:line="252" w:lineRule="auto"/>
                                <w:jc w:val="center"/>
                              </w:pPr>
                              <w:r>
                                <w:rPr>
                                  <w:rFonts w:eastAsia="Calibri"/>
                                  <w:sz w:val="22"/>
                                  <w:szCs w:val="22"/>
                                  <w:lang w:val="en-US"/>
                                </w:rPr>
                                <w:t>Optimized Syntax Tree</w:t>
                              </w:r>
                            </w:p>
                            <w:p w14:paraId="3315953C" w14:textId="77777777" w:rsidR="00DA6ABE" w:rsidRDefault="00DA6A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A6ABE" w:rsidRDefault="00DA6AB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A6ABE" w:rsidRDefault="00DA6ABE" w:rsidP="005F7461">
                              <w:pPr>
                                <w:pStyle w:val="Normalwebb"/>
                                <w:spacing w:before="60" w:line="252" w:lineRule="auto"/>
                                <w:jc w:val="center"/>
                              </w:pPr>
                              <w:r>
                                <w:rPr>
                                  <w:rFonts w:eastAsia="Calibri"/>
                                  <w:sz w:val="22"/>
                                  <w:szCs w:val="22"/>
                                  <w:lang w:val="en-US"/>
                                </w:rPr>
                                <w:t>Middle Code List</w:t>
                              </w:r>
                            </w:p>
                            <w:p w14:paraId="321C1BE9" w14:textId="77777777" w:rsidR="00DA6ABE" w:rsidRDefault="00DA6A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A6ABE" w:rsidRDefault="00DA6ABE" w:rsidP="005F7461">
                              <w:pPr>
                                <w:pStyle w:val="Normalwebb"/>
                                <w:spacing w:before="60" w:line="252" w:lineRule="auto"/>
                                <w:jc w:val="center"/>
                              </w:pPr>
                              <w:r>
                                <w:rPr>
                                  <w:rFonts w:eastAsia="Calibri"/>
                                  <w:sz w:val="22"/>
                                  <w:szCs w:val="22"/>
                                  <w:lang w:val="en-US"/>
                                </w:rPr>
                                <w:t>Optimized Middle Code List</w:t>
                              </w:r>
                            </w:p>
                            <w:p w14:paraId="4CF9CB98" w14:textId="77777777" w:rsidR="00DA6ABE" w:rsidRDefault="00DA6A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A6ABE" w:rsidRDefault="00DA6AB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A6ABE" w:rsidRDefault="00DA6AB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A6ABE" w:rsidRDefault="00DA6ABE" w:rsidP="005F7461">
                        <w:pPr>
                          <w:spacing w:before="60" w:after="0"/>
                          <w:jc w:val="center"/>
                          <w:rPr>
                            <w:lang w:val="sv-SE"/>
                          </w:rPr>
                        </w:pPr>
                        <w:r>
                          <w:rPr>
                            <w:lang w:val="sv-SE"/>
                          </w:rPr>
                          <w:t>Preprocessor</w:t>
                        </w:r>
                      </w:p>
                      <w:p w14:paraId="04F32221" w14:textId="77777777" w:rsidR="00DA6ABE" w:rsidRPr="00C7380D" w:rsidRDefault="00DA6ABE"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A6ABE" w:rsidRPr="008541FD" w:rsidRDefault="00DA6ABE" w:rsidP="005F7461">
                        <w:pPr>
                          <w:spacing w:before="60" w:after="0"/>
                          <w:jc w:val="center"/>
                        </w:pPr>
                        <w:r w:rsidRPr="008541FD">
                          <w:t>Source</w:t>
                        </w:r>
                        <w:r>
                          <w:t xml:space="preserve"> </w:t>
                        </w:r>
                        <w:r w:rsidRPr="008541FD">
                          <w:t>Code</w:t>
                        </w:r>
                      </w:p>
                      <w:p w14:paraId="4FCEAC5C" w14:textId="77777777" w:rsidR="00DA6ABE" w:rsidRDefault="00DA6ABE"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A6ABE" w:rsidRDefault="00DA6ABE"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A6ABE" w:rsidRDefault="00DA6ABE" w:rsidP="005F7461">
                        <w:pPr>
                          <w:pStyle w:val="Normalwebb"/>
                          <w:spacing w:before="60" w:line="256" w:lineRule="auto"/>
                          <w:jc w:val="center"/>
                        </w:pPr>
                        <w:r>
                          <w:rPr>
                            <w:rFonts w:eastAsia="Calibri"/>
                            <w:sz w:val="22"/>
                            <w:szCs w:val="22"/>
                            <w:lang w:val="en-US"/>
                          </w:rPr>
                          <w:t>Processed Code</w:t>
                        </w:r>
                      </w:p>
                      <w:p w14:paraId="14142DBC" w14:textId="77777777" w:rsidR="00DA6ABE" w:rsidRDefault="00DA6ABE"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A6ABE" w:rsidRDefault="00DA6ABE"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A6ABE" w:rsidRDefault="00DA6ABE" w:rsidP="005F7461">
                        <w:pPr>
                          <w:pStyle w:val="Normalwebb"/>
                          <w:spacing w:before="60" w:line="254" w:lineRule="auto"/>
                          <w:jc w:val="center"/>
                        </w:pPr>
                        <w:r>
                          <w:rPr>
                            <w:rFonts w:eastAsia="Calibri"/>
                            <w:sz w:val="22"/>
                            <w:szCs w:val="22"/>
                            <w:lang w:val="en-US"/>
                          </w:rPr>
                          <w:t>Syntax Tree</w:t>
                        </w:r>
                      </w:p>
                      <w:p w14:paraId="070DB26E" w14:textId="77777777" w:rsidR="00DA6ABE" w:rsidRDefault="00DA6ABE"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A6ABE" w:rsidRDefault="00DA6ABE"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A6ABE" w:rsidRDefault="00DA6ABE" w:rsidP="005F7461">
                        <w:pPr>
                          <w:pStyle w:val="Normalwebb"/>
                          <w:spacing w:before="60" w:line="252" w:lineRule="auto"/>
                          <w:jc w:val="center"/>
                        </w:pPr>
                        <w:r>
                          <w:rPr>
                            <w:rFonts w:eastAsia="Calibri"/>
                            <w:sz w:val="22"/>
                            <w:szCs w:val="22"/>
                            <w:lang w:val="en-US"/>
                          </w:rPr>
                          <w:t>Optimized Syntax Tree</w:t>
                        </w:r>
                      </w:p>
                      <w:p w14:paraId="3315953C" w14:textId="77777777" w:rsidR="00DA6ABE" w:rsidRDefault="00DA6ABE"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A6ABE" w:rsidRDefault="00DA6ABE"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A6ABE" w:rsidRDefault="00DA6ABE" w:rsidP="005F7461">
                        <w:pPr>
                          <w:pStyle w:val="Normalwebb"/>
                          <w:spacing w:before="60" w:line="252" w:lineRule="auto"/>
                          <w:jc w:val="center"/>
                        </w:pPr>
                        <w:r>
                          <w:rPr>
                            <w:rFonts w:eastAsia="Calibri"/>
                            <w:sz w:val="22"/>
                            <w:szCs w:val="22"/>
                            <w:lang w:val="en-US"/>
                          </w:rPr>
                          <w:t>Middle Code List</w:t>
                        </w:r>
                      </w:p>
                      <w:p w14:paraId="321C1BE9" w14:textId="77777777" w:rsidR="00DA6ABE" w:rsidRDefault="00DA6ABE"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A6ABE" w:rsidRDefault="00DA6ABE" w:rsidP="005F7461">
                        <w:pPr>
                          <w:pStyle w:val="Normalwebb"/>
                          <w:spacing w:before="60" w:line="252" w:lineRule="auto"/>
                          <w:jc w:val="center"/>
                        </w:pPr>
                        <w:r>
                          <w:rPr>
                            <w:rFonts w:eastAsia="Calibri"/>
                            <w:sz w:val="22"/>
                            <w:szCs w:val="22"/>
                            <w:lang w:val="en-US"/>
                          </w:rPr>
                          <w:t>Optimized Middle Code List</w:t>
                        </w:r>
                      </w:p>
                      <w:p w14:paraId="4CF9CB98" w14:textId="77777777" w:rsidR="00DA6ABE" w:rsidRDefault="00DA6ABE"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A6ABE" w:rsidRDefault="00DA6ABE"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A6ABE" w:rsidRDefault="00DA6ABE"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A6ABE" w:rsidRDefault="00DA6ABE" w:rsidP="006F14D0">
                              <w:pPr>
                                <w:spacing w:before="60" w:after="0"/>
                                <w:jc w:val="center"/>
                                <w:rPr>
                                  <w:lang w:val="sv-SE"/>
                                </w:rPr>
                              </w:pPr>
                              <w:r>
                                <w:rPr>
                                  <w:lang w:val="sv-SE"/>
                                </w:rPr>
                                <w:t>Preprocessor</w:t>
                              </w:r>
                            </w:p>
                            <w:p w14:paraId="2CD90E0F" w14:textId="77777777" w:rsidR="00DA6ABE" w:rsidRPr="00C7380D" w:rsidRDefault="00DA6AB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A6ABE" w:rsidRPr="008541FD" w:rsidRDefault="00DA6ABE" w:rsidP="006F14D0">
                              <w:pPr>
                                <w:spacing w:before="60" w:after="0"/>
                                <w:jc w:val="center"/>
                              </w:pPr>
                              <w:r w:rsidRPr="008541FD">
                                <w:t>Source</w:t>
                              </w:r>
                              <w:r>
                                <w:t xml:space="preserve"> </w:t>
                              </w:r>
                              <w:r w:rsidRPr="008541FD">
                                <w:t>Code</w:t>
                              </w:r>
                            </w:p>
                            <w:p w14:paraId="1314F231" w14:textId="77777777" w:rsidR="00DA6ABE" w:rsidRDefault="00DA6AB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A6ABE" w:rsidRDefault="00DA6AB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A6ABE" w:rsidRDefault="00DA6ABE" w:rsidP="006F14D0">
                              <w:pPr>
                                <w:pStyle w:val="Normalwebb"/>
                                <w:spacing w:before="60" w:line="256" w:lineRule="auto"/>
                                <w:jc w:val="center"/>
                              </w:pPr>
                              <w:r>
                                <w:rPr>
                                  <w:rFonts w:eastAsia="Calibri"/>
                                  <w:sz w:val="22"/>
                                  <w:szCs w:val="22"/>
                                  <w:lang w:val="en-US"/>
                                </w:rPr>
                                <w:t>Processed Code</w:t>
                              </w:r>
                            </w:p>
                            <w:p w14:paraId="705B7689" w14:textId="77777777" w:rsidR="00DA6ABE" w:rsidRDefault="00DA6AB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A6ABE" w:rsidRDefault="00DA6AB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A6ABE" w:rsidRDefault="00DA6ABE" w:rsidP="006F14D0">
                              <w:pPr>
                                <w:pStyle w:val="Normalwebb"/>
                                <w:spacing w:before="60" w:line="254" w:lineRule="auto"/>
                                <w:jc w:val="center"/>
                              </w:pPr>
                              <w:r>
                                <w:rPr>
                                  <w:rFonts w:eastAsia="Calibri"/>
                                  <w:sz w:val="22"/>
                                  <w:szCs w:val="22"/>
                                  <w:lang w:val="en-US"/>
                                </w:rPr>
                                <w:t>Syntax Tree</w:t>
                              </w:r>
                            </w:p>
                            <w:p w14:paraId="20988EE2" w14:textId="77777777" w:rsidR="00DA6ABE" w:rsidRDefault="00DA6A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A6ABE" w:rsidRDefault="00DA6AB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A6ABE" w:rsidRDefault="00DA6ABE" w:rsidP="006F14D0">
                              <w:pPr>
                                <w:pStyle w:val="Normalwebb"/>
                                <w:spacing w:before="60" w:line="252" w:lineRule="auto"/>
                                <w:jc w:val="center"/>
                              </w:pPr>
                              <w:r>
                                <w:rPr>
                                  <w:rFonts w:eastAsia="Calibri"/>
                                  <w:sz w:val="22"/>
                                  <w:szCs w:val="22"/>
                                  <w:lang w:val="en-US"/>
                                </w:rPr>
                                <w:t>Optimized Syntax Tree</w:t>
                              </w:r>
                            </w:p>
                            <w:p w14:paraId="35223DB0" w14:textId="77777777" w:rsidR="00DA6ABE" w:rsidRDefault="00DA6A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A6ABE" w:rsidRDefault="00DA6AB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A6ABE" w:rsidRDefault="00DA6ABE" w:rsidP="006F14D0">
                              <w:pPr>
                                <w:pStyle w:val="Normalwebb"/>
                                <w:spacing w:before="60" w:line="252" w:lineRule="auto"/>
                                <w:jc w:val="center"/>
                              </w:pPr>
                              <w:r>
                                <w:rPr>
                                  <w:rFonts w:eastAsia="Calibri"/>
                                  <w:sz w:val="22"/>
                                  <w:szCs w:val="22"/>
                                  <w:lang w:val="en-US"/>
                                </w:rPr>
                                <w:t>Middle Code List</w:t>
                              </w:r>
                            </w:p>
                            <w:p w14:paraId="5410A942" w14:textId="77777777" w:rsidR="00DA6ABE" w:rsidRDefault="00DA6A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A6ABE" w:rsidRDefault="00DA6ABE" w:rsidP="006F14D0">
                              <w:pPr>
                                <w:pStyle w:val="Normalwebb"/>
                                <w:spacing w:before="60" w:line="252" w:lineRule="auto"/>
                                <w:jc w:val="center"/>
                              </w:pPr>
                              <w:r>
                                <w:rPr>
                                  <w:rFonts w:eastAsia="Calibri"/>
                                  <w:sz w:val="22"/>
                                  <w:szCs w:val="22"/>
                                  <w:lang w:val="en-US"/>
                                </w:rPr>
                                <w:t>Optimized Middle Code List</w:t>
                              </w:r>
                            </w:p>
                            <w:p w14:paraId="36F7A1DE" w14:textId="77777777" w:rsidR="00DA6ABE" w:rsidRDefault="00DA6A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A6ABE" w:rsidRDefault="00DA6AB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A6ABE" w:rsidRDefault="00DA6AB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A6ABE" w:rsidRDefault="00DA6ABE" w:rsidP="006F14D0">
                        <w:pPr>
                          <w:spacing w:before="60" w:after="0"/>
                          <w:jc w:val="center"/>
                          <w:rPr>
                            <w:lang w:val="sv-SE"/>
                          </w:rPr>
                        </w:pPr>
                        <w:r>
                          <w:rPr>
                            <w:lang w:val="sv-SE"/>
                          </w:rPr>
                          <w:t>Preprocessor</w:t>
                        </w:r>
                      </w:p>
                      <w:p w14:paraId="2CD90E0F" w14:textId="77777777" w:rsidR="00DA6ABE" w:rsidRPr="00C7380D" w:rsidRDefault="00DA6ABE"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A6ABE" w:rsidRPr="008541FD" w:rsidRDefault="00DA6ABE" w:rsidP="006F14D0">
                        <w:pPr>
                          <w:spacing w:before="60" w:after="0"/>
                          <w:jc w:val="center"/>
                        </w:pPr>
                        <w:r w:rsidRPr="008541FD">
                          <w:t>Source</w:t>
                        </w:r>
                        <w:r>
                          <w:t xml:space="preserve"> </w:t>
                        </w:r>
                        <w:r w:rsidRPr="008541FD">
                          <w:t>Code</w:t>
                        </w:r>
                      </w:p>
                      <w:p w14:paraId="1314F231" w14:textId="77777777" w:rsidR="00DA6ABE" w:rsidRDefault="00DA6ABE"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A6ABE" w:rsidRDefault="00DA6ABE"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A6ABE" w:rsidRDefault="00DA6ABE" w:rsidP="006F14D0">
                        <w:pPr>
                          <w:pStyle w:val="Normalwebb"/>
                          <w:spacing w:before="60" w:line="256" w:lineRule="auto"/>
                          <w:jc w:val="center"/>
                        </w:pPr>
                        <w:r>
                          <w:rPr>
                            <w:rFonts w:eastAsia="Calibri"/>
                            <w:sz w:val="22"/>
                            <w:szCs w:val="22"/>
                            <w:lang w:val="en-US"/>
                          </w:rPr>
                          <w:t>Processed Code</w:t>
                        </w:r>
                      </w:p>
                      <w:p w14:paraId="705B7689" w14:textId="77777777" w:rsidR="00DA6ABE" w:rsidRDefault="00DA6ABE"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A6ABE" w:rsidRDefault="00DA6ABE"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A6ABE" w:rsidRDefault="00DA6ABE" w:rsidP="006F14D0">
                        <w:pPr>
                          <w:pStyle w:val="Normalwebb"/>
                          <w:spacing w:before="60" w:line="254" w:lineRule="auto"/>
                          <w:jc w:val="center"/>
                        </w:pPr>
                        <w:r>
                          <w:rPr>
                            <w:rFonts w:eastAsia="Calibri"/>
                            <w:sz w:val="22"/>
                            <w:szCs w:val="22"/>
                            <w:lang w:val="en-US"/>
                          </w:rPr>
                          <w:t>Syntax Tree</w:t>
                        </w:r>
                      </w:p>
                      <w:p w14:paraId="20988EE2" w14:textId="77777777" w:rsidR="00DA6ABE" w:rsidRDefault="00DA6ABE"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A6ABE" w:rsidRDefault="00DA6ABE"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A6ABE" w:rsidRDefault="00DA6ABE" w:rsidP="006F14D0">
                        <w:pPr>
                          <w:pStyle w:val="Normalwebb"/>
                          <w:spacing w:before="60" w:line="252" w:lineRule="auto"/>
                          <w:jc w:val="center"/>
                        </w:pPr>
                        <w:r>
                          <w:rPr>
                            <w:rFonts w:eastAsia="Calibri"/>
                            <w:sz w:val="22"/>
                            <w:szCs w:val="22"/>
                            <w:lang w:val="en-US"/>
                          </w:rPr>
                          <w:t>Optimized Syntax Tree</w:t>
                        </w:r>
                      </w:p>
                      <w:p w14:paraId="35223DB0" w14:textId="77777777" w:rsidR="00DA6ABE" w:rsidRDefault="00DA6ABE"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A6ABE" w:rsidRDefault="00DA6ABE"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A6ABE" w:rsidRDefault="00DA6ABE" w:rsidP="006F14D0">
                        <w:pPr>
                          <w:pStyle w:val="Normalwebb"/>
                          <w:spacing w:before="60" w:line="252" w:lineRule="auto"/>
                          <w:jc w:val="center"/>
                        </w:pPr>
                        <w:r>
                          <w:rPr>
                            <w:rFonts w:eastAsia="Calibri"/>
                            <w:sz w:val="22"/>
                            <w:szCs w:val="22"/>
                            <w:lang w:val="en-US"/>
                          </w:rPr>
                          <w:t>Middle Code List</w:t>
                        </w:r>
                      </w:p>
                      <w:p w14:paraId="5410A942" w14:textId="77777777" w:rsidR="00DA6ABE" w:rsidRDefault="00DA6ABE"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A6ABE" w:rsidRDefault="00DA6ABE" w:rsidP="006F14D0">
                        <w:pPr>
                          <w:pStyle w:val="Normalwebb"/>
                          <w:spacing w:before="60" w:line="252" w:lineRule="auto"/>
                          <w:jc w:val="center"/>
                        </w:pPr>
                        <w:r>
                          <w:rPr>
                            <w:rFonts w:eastAsia="Calibri"/>
                            <w:sz w:val="22"/>
                            <w:szCs w:val="22"/>
                            <w:lang w:val="en-US"/>
                          </w:rPr>
                          <w:t>Optimized Middle Code List</w:t>
                        </w:r>
                      </w:p>
                      <w:p w14:paraId="36F7A1DE" w14:textId="77777777" w:rsidR="00DA6ABE" w:rsidRDefault="00DA6ABE"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A6ABE" w:rsidRDefault="00DA6ABE"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A6ABE" w:rsidRDefault="00DA6ABE"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DA6ABE" w:rsidRDefault="00DA6ABE">
      <w:pPr>
        <w:pStyle w:val="Kommentarer"/>
      </w:pPr>
      <w:r>
        <w:rPr>
          <w:rStyle w:val="Kommentarsreferens"/>
        </w:rPr>
        <w:annotationRef/>
      </w:r>
    </w:p>
    <w:p w14:paraId="01C1DAD9" w14:textId="77777777" w:rsidR="00DA6ABE" w:rsidRDefault="00DA6AB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5" w:author="Stefan Bjornander" w:date="2015-05-23T17:42:00Z" w:initials="SB">
    <w:p w14:paraId="04F55807" w14:textId="77777777" w:rsidR="00DA6ABE" w:rsidRDefault="00DA6ABE">
      <w:pPr>
        <w:pStyle w:val="Kommentarer"/>
      </w:pPr>
      <w:r>
        <w:rPr>
          <w:rStyle w:val="Kommentarsreferens"/>
        </w:rPr>
        <w:annotationRef/>
      </w:r>
    </w:p>
    <w:p w14:paraId="533EC9EE" w14:textId="77777777" w:rsidR="00DA6ABE" w:rsidRDefault="00DA6AB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16CD1" w14:textId="77777777" w:rsidR="00404670" w:rsidRDefault="00404670" w:rsidP="006C7309">
      <w:pPr>
        <w:spacing w:line="240" w:lineRule="auto"/>
      </w:pPr>
      <w:r>
        <w:separator/>
      </w:r>
    </w:p>
  </w:endnote>
  <w:endnote w:type="continuationSeparator" w:id="0">
    <w:p w14:paraId="5919596F" w14:textId="77777777" w:rsidR="00404670" w:rsidRDefault="0040467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0DF19" w14:textId="77777777" w:rsidR="00404670" w:rsidRDefault="00404670" w:rsidP="006C7309">
      <w:pPr>
        <w:spacing w:line="240" w:lineRule="auto"/>
      </w:pPr>
      <w:r>
        <w:separator/>
      </w:r>
    </w:p>
  </w:footnote>
  <w:footnote w:type="continuationSeparator" w:id="0">
    <w:p w14:paraId="424DA3A7" w14:textId="77777777" w:rsidR="00404670" w:rsidRDefault="00404670" w:rsidP="006C7309">
      <w:pPr>
        <w:spacing w:line="240" w:lineRule="auto"/>
      </w:pPr>
      <w:r>
        <w:continuationSeparator/>
      </w:r>
    </w:p>
  </w:footnote>
  <w:footnote w:id="1">
    <w:p w14:paraId="073943A1" w14:textId="0E9731C3" w:rsidR="00DA6ABE" w:rsidRPr="00304E17" w:rsidRDefault="00DA6AB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DA6ABE" w:rsidRPr="007E20F3" w:rsidRDefault="00DA6AB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DA6ABE" w:rsidRPr="00214B10" w:rsidRDefault="00DA6ABE"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DA6ABE" w:rsidRPr="007E20F3" w:rsidRDefault="00DA6ABE"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DA6ABE" w:rsidRPr="00E01F3C" w:rsidRDefault="00DA6ABE"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DA6ABE" w:rsidRDefault="00DA6ABE"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DA6ABE" w:rsidRPr="006646C9" w:rsidRDefault="00DA6ABE" w:rsidP="00E40B78">
      <w:pPr>
        <w:pStyle w:val="Code"/>
      </w:pPr>
      <w:r>
        <w:t>printf("int: %i, double %f", 123, 23.45);</w:t>
      </w:r>
    </w:p>
  </w:footnote>
  <w:footnote w:id="7">
    <w:p w14:paraId="185C09F4" w14:textId="77777777" w:rsidR="00DA6ABE" w:rsidRPr="00D93CD3" w:rsidRDefault="00DA6ABE"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DA6ABE" w:rsidRPr="0041681A" w:rsidRDefault="00DA6ABE">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DA6ABE" w:rsidRPr="008A39BB" w:rsidRDefault="00DA6ABE">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DA6ABE" w:rsidRPr="00DB458B" w:rsidRDefault="00DA6AB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DA6ABE" w:rsidRDefault="00DA6ABE"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A6ABE" w:rsidRPr="00DB458B" w:rsidRDefault="00DA6ABE">
      <w:pPr>
        <w:pStyle w:val="Fotnotstext"/>
      </w:pPr>
    </w:p>
  </w:footnote>
  <w:footnote w:id="12">
    <w:p w14:paraId="6F2CD1AD" w14:textId="01D73667" w:rsidR="00DA6ABE" w:rsidRPr="00615CDB" w:rsidRDefault="00DA6ABE">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DA6ABE" w:rsidRPr="00725EAE" w:rsidRDefault="00DA6AB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DA6ABE" w:rsidRPr="00B4576D" w:rsidRDefault="00DA6AB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DA6ABE" w:rsidRPr="00080A22" w:rsidRDefault="00DA6AB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DA6ABE" w:rsidRDefault="00DA6AB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DA6ABE" w:rsidRDefault="00DA6ABE" w:rsidP="00E80032">
      <w:pPr>
        <w:pStyle w:val="Code"/>
      </w:pPr>
      <w:r>
        <w:t>#define BOOL int</w:t>
      </w:r>
    </w:p>
    <w:p w14:paraId="5A8A6026" w14:textId="77777777" w:rsidR="00DA6ABE" w:rsidRDefault="00DA6ABE" w:rsidP="00E80032">
      <w:pPr>
        <w:pStyle w:val="Code"/>
      </w:pPr>
      <w:r>
        <w:t>#define TRUE 1</w:t>
      </w:r>
    </w:p>
    <w:p w14:paraId="09976B6C" w14:textId="77777777" w:rsidR="00DA6ABE" w:rsidRPr="00BF232B" w:rsidRDefault="00DA6ABE" w:rsidP="00E80032">
      <w:pPr>
        <w:pStyle w:val="Code"/>
      </w:pPr>
      <w:r>
        <w:t>#define FALSE 0</w:t>
      </w:r>
    </w:p>
  </w:footnote>
  <w:footnote w:id="17">
    <w:p w14:paraId="1100CB01" w14:textId="77777777" w:rsidR="00DA6ABE" w:rsidRDefault="00DA6AB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DA6ABE" w:rsidRDefault="00DA6ABE" w:rsidP="00E80032">
      <w:r>
        <w:rPr>
          <w:rStyle w:val="Fotnotsreferens"/>
        </w:rPr>
        <w:footnoteRef/>
      </w:r>
      <w:r>
        <w:t xml:space="preserve"> Depending of the compiler and its warning level settings.</w:t>
      </w:r>
    </w:p>
  </w:footnote>
  <w:footnote w:id="19">
    <w:p w14:paraId="3D554D37" w14:textId="77777777" w:rsidR="00DA6ABE" w:rsidRPr="004679D4" w:rsidRDefault="00DA6AB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DA6ABE" w:rsidRPr="00C03AB7" w:rsidRDefault="00DA6AB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DA6ABE" w:rsidRPr="000C5114" w:rsidRDefault="00DA6AB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DA6ABE" w:rsidRPr="002343ED" w:rsidRDefault="00DA6AB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DA6ABE" w:rsidRDefault="00DA6ABE" w:rsidP="00E80032">
      <w:r>
        <w:rPr>
          <w:rStyle w:val="Fotnotsreferens"/>
        </w:rPr>
        <w:footnoteRef/>
      </w:r>
      <w:r>
        <w:t xml:space="preserve"> However, we have no knowledge about the actual address; it may be 10,000 or anything else.</w:t>
      </w:r>
    </w:p>
  </w:footnote>
  <w:footnote w:id="24">
    <w:p w14:paraId="575EFDCD" w14:textId="77777777" w:rsidR="00DA6ABE" w:rsidRPr="009B0162" w:rsidRDefault="00DA6ABE"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DA6ABE" w:rsidRDefault="00DA6AB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DA6ABE" w:rsidRDefault="00DA6AB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DA6ABE" w:rsidRPr="00E554CC" w:rsidRDefault="00DA6AB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DA6ABE" w:rsidRPr="00391B01" w:rsidRDefault="00DA6AB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DA6ABE" w:rsidRDefault="00DA6AB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DA6ABE" w:rsidRDefault="00DA6AB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DA6ABE" w:rsidRDefault="00DA6ABE" w:rsidP="00E80032">
      <w:r>
        <w:rPr>
          <w:rStyle w:val="Fotnotsreferens"/>
        </w:rPr>
        <w:footnoteRef/>
      </w:r>
      <w:r>
        <w:t xml:space="preserve"> There is no rational explanation, just accept it.</w:t>
      </w:r>
    </w:p>
  </w:footnote>
  <w:footnote w:id="32">
    <w:p w14:paraId="0B9FD0C4" w14:textId="77777777" w:rsidR="00DA6ABE" w:rsidRDefault="00DA6AB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DA6ABE" w:rsidRPr="00EF01A1" w:rsidRDefault="00DA6AB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DA6ABE" w:rsidRPr="008655EC" w:rsidRDefault="00DA6AB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qwUABV19dy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E63"/>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AD5"/>
    <w:rsid w:val="00270E94"/>
    <w:rsid w:val="0027152B"/>
    <w:rsid w:val="0027179E"/>
    <w:rsid w:val="00271A3C"/>
    <w:rsid w:val="00271DD8"/>
    <w:rsid w:val="00271F1F"/>
    <w:rsid w:val="00272521"/>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390"/>
    <w:rsid w:val="00276604"/>
    <w:rsid w:val="00277D97"/>
    <w:rsid w:val="0028036D"/>
    <w:rsid w:val="00280429"/>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98C"/>
    <w:rsid w:val="002C2C21"/>
    <w:rsid w:val="002C2D6E"/>
    <w:rsid w:val="002C34AF"/>
    <w:rsid w:val="002C35B6"/>
    <w:rsid w:val="002C375A"/>
    <w:rsid w:val="002C3B33"/>
    <w:rsid w:val="002C4824"/>
    <w:rsid w:val="002C4D31"/>
    <w:rsid w:val="002C5092"/>
    <w:rsid w:val="002C5994"/>
    <w:rsid w:val="002C5A0F"/>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5AC"/>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3EB"/>
    <w:rsid w:val="0037467A"/>
    <w:rsid w:val="003746B2"/>
    <w:rsid w:val="00374AF4"/>
    <w:rsid w:val="00374EFE"/>
    <w:rsid w:val="00375301"/>
    <w:rsid w:val="00375569"/>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C32"/>
    <w:rsid w:val="00422EBA"/>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966"/>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9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3EAF"/>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1EE"/>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1E1"/>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2E5"/>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2592"/>
    <w:rsid w:val="007D2D10"/>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6FBD"/>
    <w:rsid w:val="0080748B"/>
    <w:rsid w:val="00810376"/>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6AF"/>
    <w:rsid w:val="00814CD9"/>
    <w:rsid w:val="00814D03"/>
    <w:rsid w:val="00815D7B"/>
    <w:rsid w:val="00815E46"/>
    <w:rsid w:val="0081648E"/>
    <w:rsid w:val="00816992"/>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2AA"/>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2F43"/>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21F"/>
    <w:rsid w:val="00991411"/>
    <w:rsid w:val="00991499"/>
    <w:rsid w:val="009915CC"/>
    <w:rsid w:val="00991B7A"/>
    <w:rsid w:val="00991BB0"/>
    <w:rsid w:val="00991DAF"/>
    <w:rsid w:val="00992010"/>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DA5"/>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D3E"/>
    <w:rsid w:val="00B86EA8"/>
    <w:rsid w:val="00B86FEB"/>
    <w:rsid w:val="00B8724C"/>
    <w:rsid w:val="00B873CE"/>
    <w:rsid w:val="00B874BA"/>
    <w:rsid w:val="00B879D8"/>
    <w:rsid w:val="00B87A67"/>
    <w:rsid w:val="00B87A75"/>
    <w:rsid w:val="00B87CD9"/>
    <w:rsid w:val="00B87D3D"/>
    <w:rsid w:val="00B90074"/>
    <w:rsid w:val="00B9014F"/>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0DF8"/>
    <w:rsid w:val="00C70FA1"/>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90D"/>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0D0"/>
    <w:rsid w:val="00D27BCE"/>
    <w:rsid w:val="00D27D74"/>
    <w:rsid w:val="00D27FDA"/>
    <w:rsid w:val="00D3047B"/>
    <w:rsid w:val="00D30B8F"/>
    <w:rsid w:val="00D30E46"/>
    <w:rsid w:val="00D31B47"/>
    <w:rsid w:val="00D31C0E"/>
    <w:rsid w:val="00D31E82"/>
    <w:rsid w:val="00D3201A"/>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F88"/>
    <w:rsid w:val="00D77411"/>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A6D"/>
    <w:rsid w:val="00D84619"/>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6ABE"/>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04F"/>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1CB"/>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40DB"/>
    <w:rsid w:val="00FD45A1"/>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0E5B"/>
    <w:rsid w:val="00FE15B3"/>
    <w:rsid w:val="00FE1B5D"/>
    <w:rsid w:val="00FE278B"/>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3C13-5A89-46C7-B995-0847B888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6339</TotalTime>
  <Pages>594</Pages>
  <Words>173917</Words>
  <Characters>921762</Characters>
  <Application>Microsoft Office Word</Application>
  <DocSecurity>0</DocSecurity>
  <Lines>7681</Lines>
  <Paragraphs>2186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1103</cp:revision>
  <cp:lastPrinted>2017-05-07T13:41:00Z</cp:lastPrinted>
  <dcterms:created xsi:type="dcterms:W3CDTF">2020-05-20T16:12:00Z</dcterms:created>
  <dcterms:modified xsi:type="dcterms:W3CDTF">2020-06-04T14:07:00Z</dcterms:modified>
</cp:coreProperties>
</file>