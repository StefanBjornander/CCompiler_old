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2880DDEE" w14:textId="1BE0399E" w:rsidR="00207336" w:rsidRPr="00D822A3" w:rsidRDefault="00CB5140">
          <w:pPr>
            <w:pStyle w:val="Innehll1"/>
            <w:rPr>
              <w:rFonts w:asciiTheme="minorHAnsi" w:eastAsiaTheme="minorEastAsia" w:hAnsiTheme="minorHAnsi"/>
              <w:noProof/>
              <w:color w:val="auto"/>
              <w:lang w:val="en-GB"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119833" w:history="1">
            <w:r w:rsidR="00207336" w:rsidRPr="00D822A3">
              <w:rPr>
                <w:rStyle w:val="Hyperlnk"/>
                <w:noProof/>
                <w:lang w:val="en-GB"/>
              </w:rPr>
              <w:t>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Introduction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w:t>
            </w:r>
            <w:r w:rsidR="00207336" w:rsidRPr="00D822A3">
              <w:rPr>
                <w:noProof/>
                <w:webHidden/>
                <w:lang w:val="en-GB"/>
              </w:rPr>
              <w:fldChar w:fldCharType="end"/>
            </w:r>
          </w:hyperlink>
        </w:p>
        <w:p w14:paraId="72CEB459" w14:textId="56CC1735" w:rsidR="00207336" w:rsidRPr="00D822A3" w:rsidRDefault="000D7AB5">
          <w:pPr>
            <w:pStyle w:val="Innehll2"/>
            <w:tabs>
              <w:tab w:val="left" w:pos="880"/>
              <w:tab w:val="right" w:leader="dot" w:pos="9350"/>
            </w:tabs>
            <w:rPr>
              <w:rFonts w:asciiTheme="minorHAnsi" w:eastAsiaTheme="minorEastAsia" w:hAnsiTheme="minorHAnsi"/>
              <w:noProof/>
              <w:color w:val="auto"/>
              <w:lang w:val="en-GB" w:eastAsia="sv-SE"/>
            </w:rPr>
          </w:pPr>
          <w:hyperlink w:anchor="_Toc54119834" w:history="1">
            <w:r w:rsidR="00207336" w:rsidRPr="00D822A3">
              <w:rPr>
                <w:rStyle w:val="Hyperlnk"/>
                <w:noProof/>
                <w:lang w:val="en-GB"/>
              </w:rPr>
              <w:t>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Compiler Phases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w:t>
            </w:r>
            <w:r w:rsidR="00207336" w:rsidRPr="00D822A3">
              <w:rPr>
                <w:noProof/>
                <w:webHidden/>
                <w:lang w:val="en-GB"/>
              </w:rPr>
              <w:fldChar w:fldCharType="end"/>
            </w:r>
          </w:hyperlink>
        </w:p>
        <w:p w14:paraId="7EE99FB5" w14:textId="72E6C428"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35" w:history="1">
            <w:r w:rsidR="00207336" w:rsidRPr="00D822A3">
              <w:rPr>
                <w:rStyle w:val="Hyperlnk"/>
                <w:noProof/>
                <w:lang w:val="en-GB"/>
              </w:rPr>
              <w:t>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w:t>
            </w:r>
            <w:r w:rsidR="00207336" w:rsidRPr="00D822A3">
              <w:rPr>
                <w:noProof/>
                <w:webHidden/>
                <w:lang w:val="en-GB"/>
              </w:rPr>
              <w:fldChar w:fldCharType="end"/>
            </w:r>
          </w:hyperlink>
        </w:p>
        <w:p w14:paraId="63A0D9D0" w14:textId="09FC1814"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36" w:history="1">
            <w:r w:rsidR="00207336" w:rsidRPr="00D822A3">
              <w:rPr>
                <w:rStyle w:val="Hyperlnk"/>
                <w:noProof/>
                <w:lang w:val="en-GB"/>
              </w:rPr>
              <w:t>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Scanning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w:t>
            </w:r>
            <w:r w:rsidR="00207336" w:rsidRPr="00D822A3">
              <w:rPr>
                <w:noProof/>
                <w:webHidden/>
                <w:lang w:val="en-GB"/>
              </w:rPr>
              <w:fldChar w:fldCharType="end"/>
            </w:r>
          </w:hyperlink>
        </w:p>
        <w:p w14:paraId="2CD0F288" w14:textId="145D9D2D"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37" w:history="1">
            <w:r w:rsidR="00207336" w:rsidRPr="00D822A3">
              <w:rPr>
                <w:rStyle w:val="Hyperlnk"/>
                <w:noProof/>
                <w:lang w:val="en-GB"/>
              </w:rPr>
              <w:t>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Parsing and Middle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w:t>
            </w:r>
            <w:r w:rsidR="00207336" w:rsidRPr="00D822A3">
              <w:rPr>
                <w:noProof/>
                <w:webHidden/>
                <w:lang w:val="en-GB"/>
              </w:rPr>
              <w:fldChar w:fldCharType="end"/>
            </w:r>
          </w:hyperlink>
        </w:p>
        <w:p w14:paraId="66F50972" w14:textId="10D3AC21"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38" w:history="1">
            <w:r w:rsidR="00207336" w:rsidRPr="00D822A3">
              <w:rPr>
                <w:rStyle w:val="Hyperlnk"/>
                <w:noProof/>
                <w:lang w:val="en-GB"/>
              </w:rPr>
              <w:t>1.1.4.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Middle Code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61784389" w14:textId="62659DC6"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39" w:history="1">
            <w:r w:rsidR="00207336" w:rsidRPr="00D822A3">
              <w:rPr>
                <w:rStyle w:val="Hyperlnk"/>
                <w:noProof/>
                <w:lang w:val="en-GB"/>
              </w:rPr>
              <w:t>1.1.5.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5DC3D8E7" w14:textId="663C188D"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40" w:history="1">
            <w:r w:rsidR="00207336" w:rsidRPr="00D822A3">
              <w:rPr>
                <w:rStyle w:val="Hyperlnk"/>
                <w:noProof/>
                <w:lang w:val="en-GB"/>
              </w:rPr>
              <w:t>1.1.6.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Address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3D64F29B" w14:textId="7BDA5D01"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41" w:history="1">
            <w:r w:rsidR="00207336" w:rsidRPr="00D822A3">
              <w:rPr>
                <w:rStyle w:val="Hyperlnk"/>
                <w:noProof/>
                <w:lang w:val="en-GB"/>
              </w:rPr>
              <w:t>1.1.7.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Declarators and Declaration Specifiers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64BBF23B" w14:textId="29327251"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42" w:history="1">
            <w:r w:rsidR="00207336" w:rsidRPr="00D822A3">
              <w:rPr>
                <w:rStyle w:val="Hyperlnk"/>
                <w:noProof/>
                <w:lang w:val="en-GB"/>
              </w:rPr>
              <w:t>1.1.8.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Symbol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1948BE0B" w14:textId="6AB30CAA"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43" w:history="1">
            <w:r w:rsidR="00207336" w:rsidRPr="00D822A3">
              <w:rPr>
                <w:rStyle w:val="Hyperlnk"/>
                <w:noProof/>
                <w:lang w:val="en-GB"/>
              </w:rPr>
              <w:t>1.1.9.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 System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16AF6219" w14:textId="3BC59BD0"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44" w:history="1">
            <w:r w:rsidR="00207336" w:rsidRPr="00D822A3">
              <w:rPr>
                <w:rStyle w:val="Hyperlnk"/>
                <w:noProof/>
                <w:lang w:val="en-GB"/>
              </w:rPr>
              <w:t>1.1.10.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6153121A" w14:textId="4409A4D8"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45" w:history="1">
            <w:r w:rsidR="00207336" w:rsidRPr="00D822A3">
              <w:rPr>
                <w:rStyle w:val="Hyperlnk"/>
                <w:noProof/>
                <w:lang w:val="en-GB"/>
              </w:rPr>
              <w:t>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Register Allocation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4AEA520D" w14:textId="68AF7B7D"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46" w:history="1">
            <w:r w:rsidR="00207336" w:rsidRPr="00D822A3">
              <w:rPr>
                <w:rStyle w:val="Hyperlnk"/>
                <w:noProof/>
                <w:lang w:val="en-GB"/>
              </w:rPr>
              <w:t>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Object Code Generator and Linker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1A5A9810" w14:textId="5EAE4A4C"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47" w:history="1">
            <w:r w:rsidR="00207336" w:rsidRPr="00D822A3">
              <w:rPr>
                <w:rStyle w:val="Hyperlnk"/>
                <w:noProof/>
                <w:lang w:val="en-GB"/>
              </w:rPr>
              <w:t>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20886166" w14:textId="04FAD425" w:rsidR="00207336" w:rsidRPr="00D822A3" w:rsidRDefault="000D7AB5">
          <w:pPr>
            <w:pStyle w:val="Innehll2"/>
            <w:tabs>
              <w:tab w:val="left" w:pos="880"/>
              <w:tab w:val="right" w:leader="dot" w:pos="9350"/>
            </w:tabs>
            <w:rPr>
              <w:rFonts w:asciiTheme="minorHAnsi" w:eastAsiaTheme="minorEastAsia" w:hAnsiTheme="minorHAnsi"/>
              <w:noProof/>
              <w:color w:val="auto"/>
              <w:lang w:val="en-GB" w:eastAsia="sv-SE"/>
            </w:rPr>
          </w:pPr>
          <w:hyperlink w:anchor="_Toc54119848" w:history="1">
            <w:r w:rsidR="00207336" w:rsidRPr="00D822A3">
              <w:rPr>
                <w:rStyle w:val="Hyperlnk"/>
                <w:noProof/>
                <w:lang w:val="en-GB"/>
              </w:rPr>
              <w:t>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Main Class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2B0D59C0" w14:textId="3A8AC1DD"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49" w:history="1">
            <w:r w:rsidR="00207336" w:rsidRPr="00D822A3">
              <w:rPr>
                <w:rStyle w:val="Hyperlnk"/>
                <w:noProof/>
                <w:highlight w:val="white"/>
                <w:lang w:val="en-GB"/>
              </w:rPr>
              <w:t>1.2.1.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Generating the Assembly File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14</w:t>
            </w:r>
            <w:r w:rsidR="00207336" w:rsidRPr="00D822A3">
              <w:rPr>
                <w:noProof/>
                <w:webHidden/>
                <w:lang w:val="en-GB"/>
              </w:rPr>
              <w:fldChar w:fldCharType="end"/>
            </w:r>
          </w:hyperlink>
        </w:p>
        <w:p w14:paraId="3A38F078" w14:textId="4682B249"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50" w:history="1">
            <w:r w:rsidR="00207336" w:rsidRPr="00D822A3">
              <w:rPr>
                <w:rStyle w:val="Hyperlnk"/>
                <w:noProof/>
                <w:highlight w:val="white"/>
                <w:lang w:val="en-GB"/>
              </w:rPr>
              <w:t>1.2.1.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Generate the Make File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16</w:t>
            </w:r>
            <w:r w:rsidR="00207336" w:rsidRPr="00D822A3">
              <w:rPr>
                <w:noProof/>
                <w:webHidden/>
                <w:lang w:val="en-GB"/>
              </w:rPr>
              <w:fldChar w:fldCharType="end"/>
            </w:r>
          </w:hyperlink>
        </w:p>
        <w:p w14:paraId="356DFDA4" w14:textId="54B83166"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51" w:history="1">
            <w:r w:rsidR="00207336" w:rsidRPr="00D822A3">
              <w:rPr>
                <w:rStyle w:val="Hyperlnk"/>
                <w:noProof/>
                <w:highlight w:val="white"/>
                <w:lang w:val="en-GB"/>
              </w:rPr>
              <w:t>1.2.2.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Is the Object File Fresh?</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w:t>
            </w:r>
            <w:r w:rsidR="00207336" w:rsidRPr="00D822A3">
              <w:rPr>
                <w:noProof/>
                <w:webHidden/>
                <w:lang w:val="en-GB"/>
              </w:rPr>
              <w:fldChar w:fldCharType="end"/>
            </w:r>
          </w:hyperlink>
        </w:p>
        <w:p w14:paraId="57A85272" w14:textId="4ABA8A08" w:rsidR="00207336" w:rsidRPr="00D822A3" w:rsidRDefault="000D7AB5">
          <w:pPr>
            <w:pStyle w:val="Innehll1"/>
            <w:rPr>
              <w:rFonts w:asciiTheme="minorHAnsi" w:eastAsiaTheme="minorEastAsia" w:hAnsiTheme="minorHAnsi"/>
              <w:noProof/>
              <w:color w:val="auto"/>
              <w:lang w:val="en-GB" w:eastAsia="sv-SE"/>
            </w:rPr>
          </w:pPr>
          <w:hyperlink w:anchor="_Toc54119852" w:history="1">
            <w:r w:rsidR="00207336" w:rsidRPr="00D822A3">
              <w:rPr>
                <w:rStyle w:val="Hyperlnk"/>
                <w:noProof/>
                <w:lang w:val="en-GB"/>
              </w:rPr>
              <w:t>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Scanning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w:t>
            </w:r>
            <w:r w:rsidR="00207336" w:rsidRPr="00D822A3">
              <w:rPr>
                <w:noProof/>
                <w:webHidden/>
                <w:lang w:val="en-GB"/>
              </w:rPr>
              <w:fldChar w:fldCharType="end"/>
            </w:r>
          </w:hyperlink>
        </w:p>
        <w:p w14:paraId="6F6FBF65" w14:textId="001CAC4F"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53" w:history="1">
            <w:r w:rsidR="00207336" w:rsidRPr="00D822A3">
              <w:rPr>
                <w:rStyle w:val="Hyperlnk"/>
                <w:noProof/>
                <w:lang w:val="en-GB"/>
              </w:rPr>
              <w:t>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typedef-name Problem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w:t>
            </w:r>
            <w:r w:rsidR="00207336" w:rsidRPr="00D822A3">
              <w:rPr>
                <w:noProof/>
                <w:webHidden/>
                <w:lang w:val="en-GB"/>
              </w:rPr>
              <w:fldChar w:fldCharType="end"/>
            </w:r>
          </w:hyperlink>
        </w:p>
        <w:p w14:paraId="2D0E79AF" w14:textId="23E751DB" w:rsidR="00207336" w:rsidRPr="00D822A3" w:rsidRDefault="000D7AB5">
          <w:pPr>
            <w:pStyle w:val="Innehll2"/>
            <w:tabs>
              <w:tab w:val="left" w:pos="880"/>
              <w:tab w:val="right" w:leader="dot" w:pos="9350"/>
            </w:tabs>
            <w:rPr>
              <w:rFonts w:asciiTheme="minorHAnsi" w:eastAsiaTheme="minorEastAsia" w:hAnsiTheme="minorHAnsi"/>
              <w:noProof/>
              <w:color w:val="auto"/>
              <w:lang w:val="en-GB" w:eastAsia="sv-SE"/>
            </w:rPr>
          </w:pPr>
          <w:hyperlink w:anchor="_Toc54119854" w:history="1">
            <w:r w:rsidR="00207336" w:rsidRPr="00D822A3">
              <w:rPr>
                <w:rStyle w:val="Hyperlnk"/>
                <w:noProof/>
                <w:lang w:val="en-GB"/>
              </w:rPr>
              <w:t>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Scanner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w:t>
            </w:r>
            <w:r w:rsidR="00207336" w:rsidRPr="00D822A3">
              <w:rPr>
                <w:noProof/>
                <w:webHidden/>
                <w:lang w:val="en-GB"/>
              </w:rPr>
              <w:fldChar w:fldCharType="end"/>
            </w:r>
          </w:hyperlink>
        </w:p>
        <w:p w14:paraId="1F5EE8F2" w14:textId="2A642E36" w:rsidR="00207336" w:rsidRPr="00D822A3" w:rsidRDefault="000D7AB5">
          <w:pPr>
            <w:pStyle w:val="Innehll1"/>
            <w:rPr>
              <w:rFonts w:asciiTheme="minorHAnsi" w:eastAsiaTheme="minorEastAsia" w:hAnsiTheme="minorHAnsi"/>
              <w:noProof/>
              <w:color w:val="auto"/>
              <w:lang w:val="en-GB" w:eastAsia="sv-SE"/>
            </w:rPr>
          </w:pPr>
          <w:hyperlink w:anchor="_Toc54119855" w:history="1">
            <w:r w:rsidR="00207336" w:rsidRPr="00D822A3">
              <w:rPr>
                <w:rStyle w:val="Hyperlnk"/>
                <w:noProof/>
                <w:lang w:val="en-GB"/>
              </w:rPr>
              <w:t>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Parsing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33</w:t>
            </w:r>
            <w:r w:rsidR="00207336" w:rsidRPr="00D822A3">
              <w:rPr>
                <w:noProof/>
                <w:webHidden/>
                <w:lang w:val="en-GB"/>
              </w:rPr>
              <w:fldChar w:fldCharType="end"/>
            </w:r>
          </w:hyperlink>
        </w:p>
        <w:p w14:paraId="171B5280" w14:textId="336974B5" w:rsidR="00207336" w:rsidRPr="00D822A3" w:rsidRDefault="000D7AB5">
          <w:pPr>
            <w:pStyle w:val="Innehll2"/>
            <w:tabs>
              <w:tab w:val="left" w:pos="880"/>
              <w:tab w:val="right" w:leader="dot" w:pos="9350"/>
            </w:tabs>
            <w:rPr>
              <w:rFonts w:asciiTheme="minorHAnsi" w:eastAsiaTheme="minorEastAsia" w:hAnsiTheme="minorHAnsi"/>
              <w:noProof/>
              <w:color w:val="auto"/>
              <w:lang w:val="en-GB" w:eastAsia="sv-SE"/>
            </w:rPr>
          </w:pPr>
          <w:hyperlink w:anchor="_Toc54119856" w:history="1">
            <w:r w:rsidR="00207336" w:rsidRPr="00D822A3">
              <w:rPr>
                <w:rStyle w:val="Hyperlnk"/>
                <w:noProof/>
                <w:lang w:val="en-GB"/>
              </w:rPr>
              <w:t>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w:t>
            </w:r>
            <w:r w:rsidR="00207336" w:rsidRPr="00D822A3">
              <w:rPr>
                <w:noProof/>
                <w:webHidden/>
                <w:lang w:val="en-GB"/>
              </w:rPr>
              <w:fldChar w:fldCharType="end"/>
            </w:r>
          </w:hyperlink>
        </w:p>
        <w:p w14:paraId="0E38B006" w14:textId="5795E4CB"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57" w:history="1">
            <w:r w:rsidR="00207336" w:rsidRPr="00D822A3">
              <w:rPr>
                <w:rStyle w:val="Hyperlnk"/>
                <w:noProof/>
                <w:lang w:val="en-GB"/>
              </w:rPr>
              <w:t>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Backpatching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w:t>
            </w:r>
            <w:r w:rsidR="00207336" w:rsidRPr="00D822A3">
              <w:rPr>
                <w:noProof/>
                <w:webHidden/>
                <w:lang w:val="en-GB"/>
              </w:rPr>
              <w:fldChar w:fldCharType="end"/>
            </w:r>
          </w:hyperlink>
        </w:p>
        <w:p w14:paraId="2FC5A083" w14:textId="723E024F"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58" w:history="1">
            <w:r w:rsidR="00207336" w:rsidRPr="00D822A3">
              <w:rPr>
                <w:rStyle w:val="Hyperlnk"/>
                <w:noProof/>
                <w:lang w:val="en-GB"/>
              </w:rPr>
              <w:t>3.1.2.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Function Definition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w:t>
            </w:r>
            <w:r w:rsidR="00207336" w:rsidRPr="00D822A3">
              <w:rPr>
                <w:noProof/>
                <w:webHidden/>
                <w:lang w:val="en-GB"/>
              </w:rPr>
              <w:fldChar w:fldCharType="end"/>
            </w:r>
          </w:hyperlink>
        </w:p>
        <w:p w14:paraId="4BAB7C42" w14:textId="5F894CAD"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59" w:history="1">
            <w:r w:rsidR="00207336" w:rsidRPr="00D822A3">
              <w:rPr>
                <w:rStyle w:val="Hyperlnk"/>
                <w:noProof/>
                <w:highlight w:val="white"/>
                <w:lang w:val="en-GB"/>
              </w:rPr>
              <w:t>3.1.3.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Specifier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w:t>
            </w:r>
            <w:r w:rsidR="00207336" w:rsidRPr="00D822A3">
              <w:rPr>
                <w:noProof/>
                <w:webHidden/>
                <w:lang w:val="en-GB"/>
              </w:rPr>
              <w:fldChar w:fldCharType="end"/>
            </w:r>
          </w:hyperlink>
        </w:p>
        <w:p w14:paraId="0CCAD270" w14:textId="2220DA67"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60" w:history="1">
            <w:r w:rsidR="00207336" w:rsidRPr="00D822A3">
              <w:rPr>
                <w:rStyle w:val="Hyperlnk"/>
                <w:noProof/>
                <w:highlight w:val="white"/>
                <w:lang w:val="en-GB"/>
              </w:rPr>
              <w:t>3.1.4.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Declarator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49</w:t>
            </w:r>
            <w:r w:rsidR="00207336" w:rsidRPr="00D822A3">
              <w:rPr>
                <w:noProof/>
                <w:webHidden/>
                <w:lang w:val="en-GB"/>
              </w:rPr>
              <w:fldChar w:fldCharType="end"/>
            </w:r>
          </w:hyperlink>
        </w:p>
        <w:p w14:paraId="5BF7B9B9" w14:textId="69102F12" w:rsidR="00207336" w:rsidRPr="00D822A3" w:rsidRDefault="000D7AB5">
          <w:pPr>
            <w:pStyle w:val="Innehll2"/>
            <w:tabs>
              <w:tab w:val="left" w:pos="880"/>
              <w:tab w:val="right" w:leader="dot" w:pos="9350"/>
            </w:tabs>
            <w:rPr>
              <w:rFonts w:asciiTheme="minorHAnsi" w:eastAsiaTheme="minorEastAsia" w:hAnsiTheme="minorHAnsi"/>
              <w:noProof/>
              <w:color w:val="auto"/>
              <w:lang w:val="en-GB" w:eastAsia="sv-SE"/>
            </w:rPr>
          </w:pPr>
          <w:hyperlink w:anchor="_Toc54119861" w:history="1">
            <w:r w:rsidR="00207336" w:rsidRPr="00D822A3">
              <w:rPr>
                <w:rStyle w:val="Hyperlnk"/>
                <w:noProof/>
                <w:highlight w:val="white"/>
                <w:lang w:val="en-GB"/>
              </w:rPr>
              <w:t>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58</w:t>
            </w:r>
            <w:r w:rsidR="00207336" w:rsidRPr="00D822A3">
              <w:rPr>
                <w:noProof/>
                <w:webHidden/>
                <w:lang w:val="en-GB"/>
              </w:rPr>
              <w:fldChar w:fldCharType="end"/>
            </w:r>
          </w:hyperlink>
        </w:p>
        <w:p w14:paraId="499CE066" w14:textId="23BE5D70"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62"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Nested-If Problem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58</w:t>
            </w:r>
            <w:r w:rsidR="00207336" w:rsidRPr="00D822A3">
              <w:rPr>
                <w:noProof/>
                <w:webHidden/>
                <w:lang w:val="en-GB"/>
              </w:rPr>
              <w:fldChar w:fldCharType="end"/>
            </w:r>
          </w:hyperlink>
        </w:p>
        <w:p w14:paraId="22597C01" w14:textId="50A7B904"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63" w:history="1">
            <w:r w:rsidR="00207336" w:rsidRPr="00D822A3">
              <w:rPr>
                <w:rStyle w:val="Hyperlnk"/>
                <w:noProof/>
                <w:lang w:val="en-GB"/>
              </w:rPr>
              <w:t>3.2.2.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Forward-Jump Problem (Backpatching)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63</w:t>
            </w:r>
            <w:r w:rsidR="00207336" w:rsidRPr="00D822A3">
              <w:rPr>
                <w:noProof/>
                <w:webHidden/>
                <w:lang w:val="en-GB"/>
              </w:rPr>
              <w:fldChar w:fldCharType="end"/>
            </w:r>
          </w:hyperlink>
        </w:p>
        <w:p w14:paraId="5DF6E8C2" w14:textId="68B90DCB"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64"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Header Rules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65</w:t>
            </w:r>
            <w:r w:rsidR="00207336" w:rsidRPr="00D822A3">
              <w:rPr>
                <w:noProof/>
                <w:webHidden/>
                <w:lang w:val="en-GB"/>
              </w:rPr>
              <w:fldChar w:fldCharType="end"/>
            </w:r>
          </w:hyperlink>
        </w:p>
        <w:p w14:paraId="644C55BB" w14:textId="3432F059"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65" w:history="1">
            <w:r w:rsidR="00207336" w:rsidRPr="00D822A3">
              <w:rPr>
                <w:rStyle w:val="Hyperlnk"/>
                <w:noProof/>
                <w:lang w:val="en-GB"/>
              </w:rPr>
              <w:t>3.2.2.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Switch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65</w:t>
            </w:r>
            <w:r w:rsidR="00207336" w:rsidRPr="00D822A3">
              <w:rPr>
                <w:noProof/>
                <w:webHidden/>
                <w:lang w:val="en-GB"/>
              </w:rPr>
              <w:fldChar w:fldCharType="end"/>
            </w:r>
          </w:hyperlink>
        </w:p>
        <w:p w14:paraId="5F81DF6B" w14:textId="3E3EF90F"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66" w:history="1">
            <w:r w:rsidR="00207336" w:rsidRPr="00D822A3">
              <w:rPr>
                <w:rStyle w:val="Hyperlnk"/>
                <w:noProof/>
                <w:highlight w:val="white"/>
                <w:lang w:val="en-GB"/>
              </w:rPr>
              <w:t>3.2.3.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The Case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67</w:t>
            </w:r>
            <w:r w:rsidR="00207336" w:rsidRPr="00D822A3">
              <w:rPr>
                <w:noProof/>
                <w:webHidden/>
                <w:lang w:val="en-GB"/>
              </w:rPr>
              <w:fldChar w:fldCharType="end"/>
            </w:r>
          </w:hyperlink>
        </w:p>
        <w:p w14:paraId="1464E8B6" w14:textId="4900AC8B"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67"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Default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68</w:t>
            </w:r>
            <w:r w:rsidR="00207336" w:rsidRPr="00D822A3">
              <w:rPr>
                <w:noProof/>
                <w:webHidden/>
                <w:lang w:val="en-GB"/>
              </w:rPr>
              <w:fldChar w:fldCharType="end"/>
            </w:r>
          </w:hyperlink>
        </w:p>
        <w:p w14:paraId="7E40439D" w14:textId="738D3CA7"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68" w:history="1">
            <w:r w:rsidR="00207336" w:rsidRPr="00D822A3">
              <w:rPr>
                <w:rStyle w:val="Hyperlnk"/>
                <w:noProof/>
                <w:lang w:val="en-GB"/>
              </w:rPr>
              <w:t>3.2.2.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While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69</w:t>
            </w:r>
            <w:r w:rsidR="00207336" w:rsidRPr="00D822A3">
              <w:rPr>
                <w:noProof/>
                <w:webHidden/>
                <w:lang w:val="en-GB"/>
              </w:rPr>
              <w:fldChar w:fldCharType="end"/>
            </w:r>
          </w:hyperlink>
        </w:p>
        <w:p w14:paraId="026ED267" w14:textId="1A52F393"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69" w:history="1">
            <w:r w:rsidR="00207336" w:rsidRPr="00D822A3">
              <w:rPr>
                <w:rStyle w:val="Hyperlnk"/>
                <w:noProof/>
                <w:lang w:val="en-GB"/>
              </w:rPr>
              <w:t>3.2.3.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Do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70</w:t>
            </w:r>
            <w:r w:rsidR="00207336" w:rsidRPr="00D822A3">
              <w:rPr>
                <w:noProof/>
                <w:webHidden/>
                <w:lang w:val="en-GB"/>
              </w:rPr>
              <w:fldChar w:fldCharType="end"/>
            </w:r>
          </w:hyperlink>
        </w:p>
        <w:p w14:paraId="708A7056" w14:textId="25C119BF"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70" w:history="1">
            <w:r w:rsidR="00207336" w:rsidRPr="00D822A3">
              <w:rPr>
                <w:rStyle w:val="Hyperlnk"/>
                <w:noProof/>
                <w:lang w:val="en-GB"/>
              </w:rPr>
              <w:t>3.2.4.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For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71</w:t>
            </w:r>
            <w:r w:rsidR="00207336" w:rsidRPr="00D822A3">
              <w:rPr>
                <w:noProof/>
                <w:webHidden/>
                <w:lang w:val="en-GB"/>
              </w:rPr>
              <w:fldChar w:fldCharType="end"/>
            </w:r>
          </w:hyperlink>
        </w:p>
        <w:p w14:paraId="0A0498EC" w14:textId="7D3DE570"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71" w:history="1">
            <w:r w:rsidR="00207336" w:rsidRPr="00D822A3">
              <w:rPr>
                <w:rStyle w:val="Hyperlnk"/>
                <w:noProof/>
                <w:lang w:val="en-GB"/>
              </w:rPr>
              <w:t>3.2.5.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Label and Goto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73</w:t>
            </w:r>
            <w:r w:rsidR="00207336" w:rsidRPr="00D822A3">
              <w:rPr>
                <w:noProof/>
                <w:webHidden/>
                <w:lang w:val="en-GB"/>
              </w:rPr>
              <w:fldChar w:fldCharType="end"/>
            </w:r>
          </w:hyperlink>
        </w:p>
        <w:p w14:paraId="6D6B3BB8" w14:textId="399E5610"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72" w:history="1">
            <w:r w:rsidR="00207336" w:rsidRPr="00D822A3">
              <w:rPr>
                <w:rStyle w:val="Hyperlnk"/>
                <w:noProof/>
                <w:lang w:val="en-GB"/>
              </w:rPr>
              <w:t>3.2.6.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Return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74</w:t>
            </w:r>
            <w:r w:rsidR="00207336" w:rsidRPr="00D822A3">
              <w:rPr>
                <w:noProof/>
                <w:webHidden/>
                <w:lang w:val="en-GB"/>
              </w:rPr>
              <w:fldChar w:fldCharType="end"/>
            </w:r>
          </w:hyperlink>
        </w:p>
        <w:p w14:paraId="45DF0591" w14:textId="2D7C0468"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73" w:history="1">
            <w:r w:rsidR="00207336" w:rsidRPr="00D822A3">
              <w:rPr>
                <w:rStyle w:val="Hyperlnk"/>
                <w:noProof/>
                <w:lang w:val="en-GB"/>
              </w:rPr>
              <w:t>3.2.7.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Optional Expression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76</w:t>
            </w:r>
            <w:r w:rsidR="00207336" w:rsidRPr="00D822A3">
              <w:rPr>
                <w:noProof/>
                <w:webHidden/>
                <w:lang w:val="en-GB"/>
              </w:rPr>
              <w:fldChar w:fldCharType="end"/>
            </w:r>
          </w:hyperlink>
        </w:p>
        <w:p w14:paraId="17E5721B" w14:textId="7A9DB753"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74" w:history="1">
            <w:r w:rsidR="00207336" w:rsidRPr="00D822A3">
              <w:rPr>
                <w:rStyle w:val="Hyperlnk"/>
                <w:noProof/>
                <w:lang w:val="en-GB"/>
              </w:rPr>
              <w:t>3.2.8.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Block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76</w:t>
            </w:r>
            <w:r w:rsidR="00207336" w:rsidRPr="00D822A3">
              <w:rPr>
                <w:noProof/>
                <w:webHidden/>
                <w:lang w:val="en-GB"/>
              </w:rPr>
              <w:fldChar w:fldCharType="end"/>
            </w:r>
          </w:hyperlink>
        </w:p>
        <w:p w14:paraId="585734E6" w14:textId="144B1538"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75" w:history="1">
            <w:r w:rsidR="00207336" w:rsidRPr="00D822A3">
              <w:rPr>
                <w:rStyle w:val="Hyperlnk"/>
                <w:noProof/>
                <w:lang w:val="en-GB"/>
              </w:rPr>
              <w:t>3.2.9.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Declaration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77</w:t>
            </w:r>
            <w:r w:rsidR="00207336" w:rsidRPr="00D822A3">
              <w:rPr>
                <w:noProof/>
                <w:webHidden/>
                <w:lang w:val="en-GB"/>
              </w:rPr>
              <w:fldChar w:fldCharType="end"/>
            </w:r>
          </w:hyperlink>
        </w:p>
        <w:p w14:paraId="24953326" w14:textId="645C8743"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76" w:history="1">
            <w:r w:rsidR="00207336" w:rsidRPr="00D822A3">
              <w:rPr>
                <w:rStyle w:val="Hyperlnk"/>
                <w:noProof/>
                <w:lang w:val="en-GB"/>
              </w:rPr>
              <w:t>3.2.10.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Jump Register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77</w:t>
            </w:r>
            <w:r w:rsidR="00207336" w:rsidRPr="00D822A3">
              <w:rPr>
                <w:noProof/>
                <w:webHidden/>
                <w:lang w:val="en-GB"/>
              </w:rPr>
              <w:fldChar w:fldCharType="end"/>
            </w:r>
          </w:hyperlink>
        </w:p>
        <w:p w14:paraId="0AD7F93F" w14:textId="7A35951B"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77"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Interrupt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77</w:t>
            </w:r>
            <w:r w:rsidR="00207336" w:rsidRPr="00D822A3">
              <w:rPr>
                <w:noProof/>
                <w:webHidden/>
                <w:lang w:val="en-GB"/>
              </w:rPr>
              <w:fldChar w:fldCharType="end"/>
            </w:r>
          </w:hyperlink>
        </w:p>
        <w:p w14:paraId="1A81A175" w14:textId="4676D52D"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78"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System Call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78</w:t>
            </w:r>
            <w:r w:rsidR="00207336" w:rsidRPr="00D822A3">
              <w:rPr>
                <w:noProof/>
                <w:webHidden/>
                <w:lang w:val="en-GB"/>
              </w:rPr>
              <w:fldChar w:fldCharType="end"/>
            </w:r>
          </w:hyperlink>
        </w:p>
        <w:p w14:paraId="7A1BC87D" w14:textId="2B6253B0" w:rsidR="00207336" w:rsidRPr="00D822A3" w:rsidRDefault="000D7AB5">
          <w:pPr>
            <w:pStyle w:val="Innehll2"/>
            <w:tabs>
              <w:tab w:val="left" w:pos="880"/>
              <w:tab w:val="right" w:leader="dot" w:pos="9350"/>
            </w:tabs>
            <w:rPr>
              <w:rFonts w:asciiTheme="minorHAnsi" w:eastAsiaTheme="minorEastAsia" w:hAnsiTheme="minorHAnsi"/>
              <w:noProof/>
              <w:color w:val="auto"/>
              <w:lang w:val="en-GB" w:eastAsia="sv-SE"/>
            </w:rPr>
          </w:pPr>
          <w:hyperlink w:anchor="_Toc54119879" w:history="1">
            <w:r w:rsidR="00207336" w:rsidRPr="00D822A3">
              <w:rPr>
                <w:rStyle w:val="Hyperlnk"/>
                <w:noProof/>
                <w:lang w:val="en-GB"/>
              </w:rPr>
              <w:t>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78</w:t>
            </w:r>
            <w:r w:rsidR="00207336" w:rsidRPr="00D822A3">
              <w:rPr>
                <w:noProof/>
                <w:webHidden/>
                <w:lang w:val="en-GB"/>
              </w:rPr>
              <w:fldChar w:fldCharType="end"/>
            </w:r>
          </w:hyperlink>
        </w:p>
        <w:p w14:paraId="16E74C16" w14:textId="7C9F9F23"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80"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Assignment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79</w:t>
            </w:r>
            <w:r w:rsidR="00207336" w:rsidRPr="00D822A3">
              <w:rPr>
                <w:noProof/>
                <w:webHidden/>
                <w:lang w:val="en-GB"/>
              </w:rPr>
              <w:fldChar w:fldCharType="end"/>
            </w:r>
          </w:hyperlink>
        </w:p>
        <w:p w14:paraId="425EB864" w14:textId="190A3049"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81"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Condition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82</w:t>
            </w:r>
            <w:r w:rsidR="00207336" w:rsidRPr="00D822A3">
              <w:rPr>
                <w:noProof/>
                <w:webHidden/>
                <w:lang w:val="en-GB"/>
              </w:rPr>
              <w:fldChar w:fldCharType="end"/>
            </w:r>
          </w:hyperlink>
        </w:p>
        <w:p w14:paraId="46D4AA59" w14:textId="48FCFF92"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82"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Constant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84</w:t>
            </w:r>
            <w:r w:rsidR="00207336" w:rsidRPr="00D822A3">
              <w:rPr>
                <w:noProof/>
                <w:webHidden/>
                <w:lang w:val="en-GB"/>
              </w:rPr>
              <w:fldChar w:fldCharType="end"/>
            </w:r>
          </w:hyperlink>
        </w:p>
        <w:p w14:paraId="6797DFE3" w14:textId="4A8A514B"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83"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Logical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85</w:t>
            </w:r>
            <w:r w:rsidR="00207336" w:rsidRPr="00D822A3">
              <w:rPr>
                <w:noProof/>
                <w:webHidden/>
                <w:lang w:val="en-GB"/>
              </w:rPr>
              <w:fldChar w:fldCharType="end"/>
            </w:r>
          </w:hyperlink>
        </w:p>
        <w:p w14:paraId="4874F336" w14:textId="559D95F4"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84" w:history="1">
            <w:r w:rsidR="00207336" w:rsidRPr="00D822A3">
              <w:rPr>
                <w:rStyle w:val="Hyperlnk"/>
                <w:noProof/>
                <w:highlight w:val="white"/>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Bitwise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87</w:t>
            </w:r>
            <w:r w:rsidR="00207336" w:rsidRPr="00D822A3">
              <w:rPr>
                <w:noProof/>
                <w:webHidden/>
                <w:lang w:val="en-GB"/>
              </w:rPr>
              <w:fldChar w:fldCharType="end"/>
            </w:r>
          </w:hyperlink>
        </w:p>
        <w:p w14:paraId="49A34019" w14:textId="4D0F05D6"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85"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Shift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89</w:t>
            </w:r>
            <w:r w:rsidR="00207336" w:rsidRPr="00D822A3">
              <w:rPr>
                <w:noProof/>
                <w:webHidden/>
                <w:lang w:val="en-GB"/>
              </w:rPr>
              <w:fldChar w:fldCharType="end"/>
            </w:r>
          </w:hyperlink>
        </w:p>
        <w:p w14:paraId="16DEE4FD" w14:textId="214C303E"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86" w:history="1">
            <w:r w:rsidR="00207336" w:rsidRPr="00D822A3">
              <w:rPr>
                <w:rStyle w:val="Hyperlnk"/>
                <w:noProof/>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Equality and Relation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90</w:t>
            </w:r>
            <w:r w:rsidR="00207336" w:rsidRPr="00D822A3">
              <w:rPr>
                <w:noProof/>
                <w:webHidden/>
                <w:lang w:val="en-GB"/>
              </w:rPr>
              <w:fldChar w:fldCharType="end"/>
            </w:r>
          </w:hyperlink>
        </w:p>
        <w:p w14:paraId="00037297" w14:textId="0F14201C"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87" w:history="1">
            <w:r w:rsidR="00207336" w:rsidRPr="00D822A3">
              <w:rPr>
                <w:rStyle w:val="Hyperlnk"/>
                <w:noProof/>
                <w:lang w:val="en-GB"/>
              </w:rPr>
              <w:t>3.3.3.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Addition and Subtraction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91</w:t>
            </w:r>
            <w:r w:rsidR="00207336" w:rsidRPr="00D822A3">
              <w:rPr>
                <w:noProof/>
                <w:webHidden/>
                <w:lang w:val="en-GB"/>
              </w:rPr>
              <w:fldChar w:fldCharType="end"/>
            </w:r>
          </w:hyperlink>
        </w:p>
        <w:p w14:paraId="1F4FB292" w14:textId="06A8A423"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88" w:history="1">
            <w:r w:rsidR="00207336" w:rsidRPr="00D822A3">
              <w:rPr>
                <w:rStyle w:val="Hyperlnk"/>
                <w:noProof/>
                <w:highlight w:val="white"/>
                <w:lang w:val="en-GB"/>
              </w:rPr>
              <w:t>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Multiplication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94</w:t>
            </w:r>
            <w:r w:rsidR="00207336" w:rsidRPr="00D822A3">
              <w:rPr>
                <w:noProof/>
                <w:webHidden/>
                <w:lang w:val="en-GB"/>
              </w:rPr>
              <w:fldChar w:fldCharType="end"/>
            </w:r>
          </w:hyperlink>
        </w:p>
        <w:p w14:paraId="4F8248DB" w14:textId="2B5767BA"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89" w:history="1">
            <w:r w:rsidR="00207336" w:rsidRPr="00D822A3">
              <w:rPr>
                <w:rStyle w:val="Hyperlnk"/>
                <w:noProof/>
                <w:lang w:val="en-GB"/>
              </w:rPr>
              <w:t>3.3.5.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Cast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96</w:t>
            </w:r>
            <w:r w:rsidR="00207336" w:rsidRPr="00D822A3">
              <w:rPr>
                <w:noProof/>
                <w:webHidden/>
                <w:lang w:val="en-GB"/>
              </w:rPr>
              <w:fldChar w:fldCharType="end"/>
            </w:r>
          </w:hyperlink>
        </w:p>
        <w:p w14:paraId="5431DB9A" w14:textId="3D28ED32"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90" w:history="1">
            <w:r w:rsidR="00207336" w:rsidRPr="00D822A3">
              <w:rPr>
                <w:rStyle w:val="Hyperlnk"/>
                <w:noProof/>
                <w:lang w:val="en-GB"/>
              </w:rPr>
              <w:t>3.3.6.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Prefix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96</w:t>
            </w:r>
            <w:r w:rsidR="00207336" w:rsidRPr="00D822A3">
              <w:rPr>
                <w:noProof/>
                <w:webHidden/>
                <w:lang w:val="en-GB"/>
              </w:rPr>
              <w:fldChar w:fldCharType="end"/>
            </w:r>
          </w:hyperlink>
        </w:p>
        <w:p w14:paraId="17C2839B" w14:textId="39F33629"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91" w:history="1">
            <w:r w:rsidR="00207336" w:rsidRPr="00D822A3">
              <w:rPr>
                <w:rStyle w:val="Hyperlnk"/>
                <w:noProof/>
                <w:lang w:val="en-GB"/>
              </w:rPr>
              <w:t>3.3.7.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Unary Addition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97</w:t>
            </w:r>
            <w:r w:rsidR="00207336" w:rsidRPr="00D822A3">
              <w:rPr>
                <w:noProof/>
                <w:webHidden/>
                <w:lang w:val="en-GB"/>
              </w:rPr>
              <w:fldChar w:fldCharType="end"/>
            </w:r>
          </w:hyperlink>
        </w:p>
        <w:p w14:paraId="1C3F90ED" w14:textId="0642422B"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92" w:history="1">
            <w:r w:rsidR="00207336" w:rsidRPr="00D822A3">
              <w:rPr>
                <w:rStyle w:val="Hyperlnk"/>
                <w:noProof/>
                <w:highlight w:val="white"/>
                <w:lang w:val="en-GB"/>
              </w:rPr>
              <w:t>3.3.8.</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Logical Not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97</w:t>
            </w:r>
            <w:r w:rsidR="00207336" w:rsidRPr="00D822A3">
              <w:rPr>
                <w:noProof/>
                <w:webHidden/>
                <w:lang w:val="en-GB"/>
              </w:rPr>
              <w:fldChar w:fldCharType="end"/>
            </w:r>
          </w:hyperlink>
        </w:p>
        <w:p w14:paraId="4DA78FBD" w14:textId="18A97F50"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93" w:history="1">
            <w:r w:rsidR="00207336" w:rsidRPr="00D822A3">
              <w:rPr>
                <w:rStyle w:val="Hyperlnk"/>
                <w:noProof/>
                <w:highlight w:val="white"/>
                <w:lang w:val="en-GB"/>
              </w:rPr>
              <w:t>3.3.9.</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Bitwise Not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98</w:t>
            </w:r>
            <w:r w:rsidR="00207336" w:rsidRPr="00D822A3">
              <w:rPr>
                <w:noProof/>
                <w:webHidden/>
                <w:lang w:val="en-GB"/>
              </w:rPr>
              <w:fldChar w:fldCharType="end"/>
            </w:r>
          </w:hyperlink>
        </w:p>
        <w:p w14:paraId="304235FB" w14:textId="56F0CB0D"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94" w:history="1">
            <w:r w:rsidR="00207336" w:rsidRPr="00D822A3">
              <w:rPr>
                <w:rStyle w:val="Hyperlnk"/>
                <w:noProof/>
                <w:highlight w:val="white"/>
                <w:lang w:val="en-GB"/>
              </w:rPr>
              <w:t>3.3.10.</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The Sizeof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98</w:t>
            </w:r>
            <w:r w:rsidR="00207336" w:rsidRPr="00D822A3">
              <w:rPr>
                <w:noProof/>
                <w:webHidden/>
                <w:lang w:val="en-GB"/>
              </w:rPr>
              <w:fldChar w:fldCharType="end"/>
            </w:r>
          </w:hyperlink>
        </w:p>
        <w:p w14:paraId="771D9C5F" w14:textId="4824BD19"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95" w:history="1">
            <w:r w:rsidR="00207336" w:rsidRPr="00D822A3">
              <w:rPr>
                <w:rStyle w:val="Hyperlnk"/>
                <w:noProof/>
                <w:highlight w:val="white"/>
                <w:lang w:val="en-GB"/>
              </w:rPr>
              <w:t>3.3.11.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Address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99</w:t>
            </w:r>
            <w:r w:rsidR="00207336" w:rsidRPr="00D822A3">
              <w:rPr>
                <w:noProof/>
                <w:webHidden/>
                <w:lang w:val="en-GB"/>
              </w:rPr>
              <w:fldChar w:fldCharType="end"/>
            </w:r>
          </w:hyperlink>
        </w:p>
        <w:p w14:paraId="4604DF93" w14:textId="7B4DB365"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96" w:history="1">
            <w:r w:rsidR="00207336" w:rsidRPr="00D822A3">
              <w:rPr>
                <w:rStyle w:val="Hyperlnk"/>
                <w:noProof/>
                <w:highlight w:val="white"/>
                <w:lang w:val="en-GB"/>
              </w:rPr>
              <w:t>3.3.12.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Dereference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100</w:t>
            </w:r>
            <w:r w:rsidR="00207336" w:rsidRPr="00D822A3">
              <w:rPr>
                <w:noProof/>
                <w:webHidden/>
                <w:lang w:val="en-GB"/>
              </w:rPr>
              <w:fldChar w:fldCharType="end"/>
            </w:r>
          </w:hyperlink>
        </w:p>
        <w:p w14:paraId="4401D601" w14:textId="6F43FE09"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97" w:history="1">
            <w:r w:rsidR="00207336" w:rsidRPr="00D822A3">
              <w:rPr>
                <w:rStyle w:val="Hyperlnk"/>
                <w:noProof/>
                <w:highlight w:val="white"/>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Prefix Increment and Decrement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100</w:t>
            </w:r>
            <w:r w:rsidR="00207336" w:rsidRPr="00D822A3">
              <w:rPr>
                <w:noProof/>
                <w:webHidden/>
                <w:lang w:val="en-GB"/>
              </w:rPr>
              <w:fldChar w:fldCharType="end"/>
            </w:r>
          </w:hyperlink>
        </w:p>
        <w:p w14:paraId="157BC8C5" w14:textId="181524F8"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98" w:history="1">
            <w:r w:rsidR="00207336" w:rsidRPr="00D822A3">
              <w:rPr>
                <w:rStyle w:val="Hyperlnk"/>
                <w:noProof/>
                <w:highlight w:val="white"/>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Postfix Increment and Decrement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102</w:t>
            </w:r>
            <w:r w:rsidR="00207336" w:rsidRPr="00D822A3">
              <w:rPr>
                <w:noProof/>
                <w:webHidden/>
                <w:lang w:val="en-GB"/>
              </w:rPr>
              <w:fldChar w:fldCharType="end"/>
            </w:r>
          </w:hyperlink>
        </w:p>
        <w:p w14:paraId="48D1F054" w14:textId="6D239001"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899" w:history="1">
            <w:r w:rsidR="00207336" w:rsidRPr="00D822A3">
              <w:rPr>
                <w:rStyle w:val="Hyperlnk"/>
                <w:noProof/>
                <w:highlight w:val="white"/>
                <w:lang w:val="en-GB"/>
              </w:rPr>
              <w:t>3.3.3.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Arrow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103</w:t>
            </w:r>
            <w:r w:rsidR="00207336" w:rsidRPr="00D822A3">
              <w:rPr>
                <w:noProof/>
                <w:webHidden/>
                <w:lang w:val="en-GB"/>
              </w:rPr>
              <w:fldChar w:fldCharType="end"/>
            </w:r>
          </w:hyperlink>
        </w:p>
        <w:p w14:paraId="38FD9A49" w14:textId="0B99F7B2"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00" w:history="1">
            <w:r w:rsidR="00207336" w:rsidRPr="00D822A3">
              <w:rPr>
                <w:rStyle w:val="Hyperlnk"/>
                <w:noProof/>
                <w:highlight w:val="white"/>
                <w:lang w:val="en-GB"/>
              </w:rPr>
              <w:t>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Index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103</w:t>
            </w:r>
            <w:r w:rsidR="00207336" w:rsidRPr="00D822A3">
              <w:rPr>
                <w:noProof/>
                <w:webHidden/>
                <w:lang w:val="en-GB"/>
              </w:rPr>
              <w:fldChar w:fldCharType="end"/>
            </w:r>
          </w:hyperlink>
        </w:p>
        <w:p w14:paraId="7414BF34" w14:textId="7AED0BBF"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01" w:history="1">
            <w:r w:rsidR="00207336" w:rsidRPr="00D822A3">
              <w:rPr>
                <w:rStyle w:val="Hyperlnk"/>
                <w:noProof/>
                <w:highlight w:val="white"/>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Dot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105</w:t>
            </w:r>
            <w:r w:rsidR="00207336" w:rsidRPr="00D822A3">
              <w:rPr>
                <w:noProof/>
                <w:webHidden/>
                <w:lang w:val="en-GB"/>
              </w:rPr>
              <w:fldChar w:fldCharType="end"/>
            </w:r>
          </w:hyperlink>
        </w:p>
        <w:p w14:paraId="5AF8222E" w14:textId="623BCF1B"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02" w:history="1">
            <w:r w:rsidR="00207336" w:rsidRPr="00D822A3">
              <w:rPr>
                <w:rStyle w:val="Hyperlnk"/>
                <w:noProof/>
                <w:highlight w:val="white"/>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Function Call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106</w:t>
            </w:r>
            <w:r w:rsidR="00207336" w:rsidRPr="00D822A3">
              <w:rPr>
                <w:noProof/>
                <w:webHidden/>
                <w:lang w:val="en-GB"/>
              </w:rPr>
              <w:fldChar w:fldCharType="end"/>
            </w:r>
          </w:hyperlink>
        </w:p>
        <w:p w14:paraId="7C4414F3" w14:textId="58B1416F"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03" w:history="1">
            <w:r w:rsidR="00207336" w:rsidRPr="00D822A3">
              <w:rPr>
                <w:rStyle w:val="Hyperlnk"/>
                <w:noProof/>
                <w:lang w:val="en-GB"/>
              </w:rPr>
              <w:t>3.3.3.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Argument Expression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109</w:t>
            </w:r>
            <w:r w:rsidR="00207336" w:rsidRPr="00D822A3">
              <w:rPr>
                <w:noProof/>
                <w:webHidden/>
                <w:lang w:val="en-GB"/>
              </w:rPr>
              <w:fldChar w:fldCharType="end"/>
            </w:r>
          </w:hyperlink>
        </w:p>
        <w:p w14:paraId="5AE4B11A" w14:textId="43342D6B"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04" w:history="1">
            <w:r w:rsidR="00207336" w:rsidRPr="00D822A3">
              <w:rPr>
                <w:rStyle w:val="Hyperlnk"/>
                <w:noProof/>
                <w:highlight w:val="white"/>
                <w:lang w:val="en-GB"/>
              </w:rPr>
              <w:t>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Primary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110</w:t>
            </w:r>
            <w:r w:rsidR="00207336" w:rsidRPr="00D822A3">
              <w:rPr>
                <w:noProof/>
                <w:webHidden/>
                <w:lang w:val="en-GB"/>
              </w:rPr>
              <w:fldChar w:fldCharType="end"/>
            </w:r>
          </w:hyperlink>
        </w:p>
        <w:p w14:paraId="126B11FB" w14:textId="60200BF4" w:rsidR="00207336" w:rsidRPr="00D822A3" w:rsidRDefault="000D7AB5">
          <w:pPr>
            <w:pStyle w:val="Innehll1"/>
            <w:rPr>
              <w:rFonts w:asciiTheme="minorHAnsi" w:eastAsiaTheme="minorEastAsia" w:hAnsiTheme="minorHAnsi"/>
              <w:noProof/>
              <w:color w:val="auto"/>
              <w:lang w:val="en-GB" w:eastAsia="sv-SE"/>
            </w:rPr>
          </w:pPr>
          <w:hyperlink w:anchor="_Toc54119905" w:history="1">
            <w:r w:rsidR="00207336" w:rsidRPr="00D822A3">
              <w:rPr>
                <w:rStyle w:val="Hyperlnk"/>
                <w:noProof/>
                <w:lang w:val="en-GB"/>
              </w:rPr>
              <w:t>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Middle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113</w:t>
            </w:r>
            <w:r w:rsidR="00207336" w:rsidRPr="00D822A3">
              <w:rPr>
                <w:noProof/>
                <w:webHidden/>
                <w:lang w:val="en-GB"/>
              </w:rPr>
              <w:fldChar w:fldCharType="end"/>
            </w:r>
          </w:hyperlink>
        </w:p>
        <w:p w14:paraId="309D945D" w14:textId="72C88C21" w:rsidR="00207336" w:rsidRPr="00D822A3" w:rsidRDefault="000D7AB5">
          <w:pPr>
            <w:pStyle w:val="Innehll1"/>
            <w:rPr>
              <w:rFonts w:asciiTheme="minorHAnsi" w:eastAsiaTheme="minorEastAsia" w:hAnsiTheme="minorHAnsi"/>
              <w:noProof/>
              <w:color w:val="auto"/>
              <w:lang w:val="en-GB" w:eastAsia="sv-SE"/>
            </w:rPr>
          </w:pPr>
          <w:hyperlink w:anchor="_Toc54119906" w:history="1">
            <w:r w:rsidR="00207336" w:rsidRPr="00D822A3">
              <w:rPr>
                <w:rStyle w:val="Hyperlnk"/>
                <w:noProof/>
                <w:lang w:val="en-GB"/>
              </w:rPr>
              <w:t>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Initializers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114</w:t>
            </w:r>
            <w:r w:rsidR="00207336" w:rsidRPr="00D822A3">
              <w:rPr>
                <w:noProof/>
                <w:webHidden/>
                <w:lang w:val="en-GB"/>
              </w:rPr>
              <w:fldChar w:fldCharType="end"/>
            </w:r>
          </w:hyperlink>
        </w:p>
        <w:p w14:paraId="285186E2" w14:textId="15564FBD"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07" w:history="1">
            <w:r w:rsidR="00207336" w:rsidRPr="00D822A3">
              <w:rPr>
                <w:rStyle w:val="Hyperlnk"/>
                <w:noProof/>
                <w:lang w:val="en-GB"/>
              </w:rPr>
              <w:t>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114</w:t>
            </w:r>
            <w:r w:rsidR="00207336" w:rsidRPr="00D822A3">
              <w:rPr>
                <w:noProof/>
                <w:webHidden/>
                <w:lang w:val="en-GB"/>
              </w:rPr>
              <w:fldChar w:fldCharType="end"/>
            </w:r>
          </w:hyperlink>
        </w:p>
        <w:p w14:paraId="5AB0506F" w14:textId="10A28193"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08" w:history="1">
            <w:r w:rsidR="00207336" w:rsidRPr="00D822A3">
              <w:rPr>
                <w:rStyle w:val="Hyperlnk"/>
                <w:noProof/>
                <w:lang w:val="en-GB"/>
              </w:rPr>
              <w:t>5.1.2.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Stack 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114</w:t>
            </w:r>
            <w:r w:rsidR="00207336" w:rsidRPr="00D822A3">
              <w:rPr>
                <w:noProof/>
                <w:webHidden/>
                <w:lang w:val="en-GB"/>
              </w:rPr>
              <w:fldChar w:fldCharType="end"/>
            </w:r>
          </w:hyperlink>
        </w:p>
        <w:p w14:paraId="390AA557" w14:textId="3451D8A0" w:rsidR="00207336" w:rsidRPr="00D822A3" w:rsidRDefault="000D7AB5">
          <w:pPr>
            <w:pStyle w:val="Innehll1"/>
            <w:rPr>
              <w:rFonts w:asciiTheme="minorHAnsi" w:eastAsiaTheme="minorEastAsia" w:hAnsiTheme="minorHAnsi"/>
              <w:noProof/>
              <w:color w:val="auto"/>
              <w:lang w:val="en-GB" w:eastAsia="sv-SE"/>
            </w:rPr>
          </w:pPr>
          <w:hyperlink w:anchor="_Toc54119909" w:history="1">
            <w:r w:rsidR="00207336" w:rsidRPr="00D822A3">
              <w:rPr>
                <w:rStyle w:val="Hyperlnk"/>
                <w:noProof/>
                <w:lang w:val="en-GB"/>
              </w:rPr>
              <w:t>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Declaration Specifiers and Declarators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115</w:t>
            </w:r>
            <w:r w:rsidR="00207336" w:rsidRPr="00D822A3">
              <w:rPr>
                <w:noProof/>
                <w:webHidden/>
                <w:lang w:val="en-GB"/>
              </w:rPr>
              <w:fldChar w:fldCharType="end"/>
            </w:r>
          </w:hyperlink>
        </w:p>
        <w:p w14:paraId="6875CD79" w14:textId="2B553A75" w:rsidR="00207336" w:rsidRPr="00D822A3" w:rsidRDefault="000D7AB5">
          <w:pPr>
            <w:pStyle w:val="Innehll2"/>
            <w:tabs>
              <w:tab w:val="left" w:pos="880"/>
              <w:tab w:val="right" w:leader="dot" w:pos="9350"/>
            </w:tabs>
            <w:rPr>
              <w:rFonts w:asciiTheme="minorHAnsi" w:eastAsiaTheme="minorEastAsia" w:hAnsiTheme="minorHAnsi"/>
              <w:noProof/>
              <w:color w:val="auto"/>
              <w:lang w:val="en-GB" w:eastAsia="sv-SE"/>
            </w:rPr>
          </w:pPr>
          <w:hyperlink w:anchor="_Toc54119910" w:history="1">
            <w:r w:rsidR="00207336" w:rsidRPr="00D822A3">
              <w:rPr>
                <w:rStyle w:val="Hyperlnk"/>
                <w:noProof/>
                <w:lang w:val="en-GB"/>
              </w:rPr>
              <w:t>6.1.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121</w:t>
            </w:r>
            <w:r w:rsidR="00207336" w:rsidRPr="00D822A3">
              <w:rPr>
                <w:noProof/>
                <w:webHidden/>
                <w:lang w:val="en-GB"/>
              </w:rPr>
              <w:fldChar w:fldCharType="end"/>
            </w:r>
          </w:hyperlink>
        </w:p>
        <w:p w14:paraId="0A58971E" w14:textId="31FE79DC" w:rsidR="00207336" w:rsidRPr="00D822A3" w:rsidRDefault="000D7AB5">
          <w:pPr>
            <w:pStyle w:val="Innehll1"/>
            <w:rPr>
              <w:rFonts w:asciiTheme="minorHAnsi" w:eastAsiaTheme="minorEastAsia" w:hAnsiTheme="minorHAnsi"/>
              <w:noProof/>
              <w:color w:val="auto"/>
              <w:lang w:val="en-GB" w:eastAsia="sv-SE"/>
            </w:rPr>
          </w:pPr>
          <w:hyperlink w:anchor="_Toc54119911" w:history="1">
            <w:r w:rsidR="00207336" w:rsidRPr="00D822A3">
              <w:rPr>
                <w:rStyle w:val="Hyperlnk"/>
                <w:noProof/>
                <w:lang w:val="en-GB"/>
              </w:rPr>
              <w:t>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Symbol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123</w:t>
            </w:r>
            <w:r w:rsidR="00207336" w:rsidRPr="00D822A3">
              <w:rPr>
                <w:noProof/>
                <w:webHidden/>
                <w:lang w:val="en-GB"/>
              </w:rPr>
              <w:fldChar w:fldCharType="end"/>
            </w:r>
          </w:hyperlink>
        </w:p>
        <w:p w14:paraId="03AA0C8E" w14:textId="2CF5181D" w:rsidR="00207336" w:rsidRPr="00D822A3" w:rsidRDefault="000D7AB5">
          <w:pPr>
            <w:pStyle w:val="Innehll2"/>
            <w:tabs>
              <w:tab w:val="left" w:pos="880"/>
              <w:tab w:val="right" w:leader="dot" w:pos="9350"/>
            </w:tabs>
            <w:rPr>
              <w:rFonts w:asciiTheme="minorHAnsi" w:eastAsiaTheme="minorEastAsia" w:hAnsiTheme="minorHAnsi"/>
              <w:noProof/>
              <w:color w:val="auto"/>
              <w:lang w:val="en-GB" w:eastAsia="sv-SE"/>
            </w:rPr>
          </w:pPr>
          <w:hyperlink w:anchor="_Toc54119912" w:history="1">
            <w:r w:rsidR="00207336" w:rsidRPr="00D822A3">
              <w:rPr>
                <w:rStyle w:val="Hyperlnk"/>
                <w:noProof/>
                <w:lang w:val="en-GB"/>
              </w:rPr>
              <w:t>7.1.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Symbol</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129</w:t>
            </w:r>
            <w:r w:rsidR="00207336" w:rsidRPr="00D822A3">
              <w:rPr>
                <w:noProof/>
                <w:webHidden/>
                <w:lang w:val="en-GB"/>
              </w:rPr>
              <w:fldChar w:fldCharType="end"/>
            </w:r>
          </w:hyperlink>
        </w:p>
        <w:p w14:paraId="2DB04EF9" w14:textId="305E7FE8" w:rsidR="00207336" w:rsidRPr="00D822A3" w:rsidRDefault="000D7AB5">
          <w:pPr>
            <w:pStyle w:val="Innehll2"/>
            <w:tabs>
              <w:tab w:val="left" w:pos="880"/>
              <w:tab w:val="right" w:leader="dot" w:pos="9350"/>
            </w:tabs>
            <w:rPr>
              <w:rFonts w:asciiTheme="minorHAnsi" w:eastAsiaTheme="minorEastAsia" w:hAnsiTheme="minorHAnsi"/>
              <w:noProof/>
              <w:color w:val="auto"/>
              <w:lang w:val="en-GB" w:eastAsia="sv-SE"/>
            </w:rPr>
          </w:pPr>
          <w:hyperlink w:anchor="_Toc54119913" w:history="1">
            <w:r w:rsidR="00207336" w:rsidRPr="00D822A3">
              <w:rPr>
                <w:rStyle w:val="Hyperlnk"/>
                <w:noProof/>
                <w:lang w:val="en-GB"/>
              </w:rPr>
              <w:t>7.2.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Symbols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135</w:t>
            </w:r>
            <w:r w:rsidR="00207336" w:rsidRPr="00D822A3">
              <w:rPr>
                <w:noProof/>
                <w:webHidden/>
                <w:lang w:val="en-GB"/>
              </w:rPr>
              <w:fldChar w:fldCharType="end"/>
            </w:r>
          </w:hyperlink>
        </w:p>
        <w:p w14:paraId="5FD26073" w14:textId="54776E43" w:rsidR="00207336" w:rsidRPr="00D822A3" w:rsidRDefault="000D7AB5">
          <w:pPr>
            <w:pStyle w:val="Innehll1"/>
            <w:rPr>
              <w:rFonts w:asciiTheme="minorHAnsi" w:eastAsiaTheme="minorEastAsia" w:hAnsiTheme="minorHAnsi"/>
              <w:noProof/>
              <w:color w:val="auto"/>
              <w:lang w:val="en-GB" w:eastAsia="sv-SE"/>
            </w:rPr>
          </w:pPr>
          <w:hyperlink w:anchor="_Toc54119914" w:history="1">
            <w:r w:rsidR="00207336" w:rsidRPr="00D822A3">
              <w:rPr>
                <w:rStyle w:val="Hyperlnk"/>
                <w:noProof/>
                <w:lang w:val="en-GB"/>
              </w:rPr>
              <w:t>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 System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137</w:t>
            </w:r>
            <w:r w:rsidR="00207336" w:rsidRPr="00D822A3">
              <w:rPr>
                <w:noProof/>
                <w:webHidden/>
                <w:lang w:val="en-GB"/>
              </w:rPr>
              <w:fldChar w:fldCharType="end"/>
            </w:r>
          </w:hyperlink>
        </w:p>
        <w:p w14:paraId="24CB0C3F" w14:textId="71924789" w:rsidR="00207336" w:rsidRPr="00D822A3" w:rsidRDefault="000D7AB5">
          <w:pPr>
            <w:pStyle w:val="Innehll2"/>
            <w:tabs>
              <w:tab w:val="left" w:pos="880"/>
              <w:tab w:val="right" w:leader="dot" w:pos="9350"/>
            </w:tabs>
            <w:rPr>
              <w:rFonts w:asciiTheme="minorHAnsi" w:eastAsiaTheme="minorEastAsia" w:hAnsiTheme="minorHAnsi"/>
              <w:noProof/>
              <w:color w:val="auto"/>
              <w:lang w:val="en-GB" w:eastAsia="sv-SE"/>
            </w:rPr>
          </w:pPr>
          <w:hyperlink w:anchor="_Toc54119915" w:history="1">
            <w:r w:rsidR="00207336" w:rsidRPr="00D822A3">
              <w:rPr>
                <w:rStyle w:val="Hyperlnk"/>
                <w:noProof/>
                <w:lang w:val="en-GB"/>
              </w:rPr>
              <w:t>8.1.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Type Cast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151</w:t>
            </w:r>
            <w:r w:rsidR="00207336" w:rsidRPr="00D822A3">
              <w:rPr>
                <w:noProof/>
                <w:webHidden/>
                <w:lang w:val="en-GB"/>
              </w:rPr>
              <w:fldChar w:fldCharType="end"/>
            </w:r>
          </w:hyperlink>
        </w:p>
        <w:p w14:paraId="1CA19904" w14:textId="32FB9AA6" w:rsidR="00207336" w:rsidRPr="00D822A3" w:rsidRDefault="000D7AB5">
          <w:pPr>
            <w:pStyle w:val="Innehll2"/>
            <w:tabs>
              <w:tab w:val="left" w:pos="880"/>
              <w:tab w:val="right" w:leader="dot" w:pos="9350"/>
            </w:tabs>
            <w:rPr>
              <w:rFonts w:asciiTheme="minorHAnsi" w:eastAsiaTheme="minorEastAsia" w:hAnsiTheme="minorHAnsi"/>
              <w:noProof/>
              <w:color w:val="auto"/>
              <w:lang w:val="en-GB" w:eastAsia="sv-SE"/>
            </w:rPr>
          </w:pPr>
          <w:hyperlink w:anchor="_Toc54119916" w:history="1">
            <w:r w:rsidR="00207336" w:rsidRPr="00D822A3">
              <w:rPr>
                <w:rStyle w:val="Hyperlnk"/>
                <w:noProof/>
                <w:lang w:val="en-GB"/>
              </w:rPr>
              <w:t>8.2.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Type Promotion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156</w:t>
            </w:r>
            <w:r w:rsidR="00207336" w:rsidRPr="00D822A3">
              <w:rPr>
                <w:noProof/>
                <w:webHidden/>
                <w:lang w:val="en-GB"/>
              </w:rPr>
              <w:fldChar w:fldCharType="end"/>
            </w:r>
          </w:hyperlink>
        </w:p>
        <w:p w14:paraId="7E77F6E8" w14:textId="7CFE3E05" w:rsidR="00207336" w:rsidRPr="00D822A3" w:rsidRDefault="000D7AB5">
          <w:pPr>
            <w:pStyle w:val="Innehll1"/>
            <w:rPr>
              <w:rFonts w:asciiTheme="minorHAnsi" w:eastAsiaTheme="minorEastAsia" w:hAnsiTheme="minorHAnsi"/>
              <w:noProof/>
              <w:color w:val="auto"/>
              <w:lang w:val="en-GB" w:eastAsia="sv-SE"/>
            </w:rPr>
          </w:pPr>
          <w:hyperlink w:anchor="_Toc54119917" w:history="1">
            <w:r w:rsidR="00207336" w:rsidRPr="00D822A3">
              <w:rPr>
                <w:rStyle w:val="Hyperlnk"/>
                <w:noProof/>
                <w:lang w:val="en-GB"/>
              </w:rPr>
              <w:t>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Constant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157</w:t>
            </w:r>
            <w:r w:rsidR="00207336" w:rsidRPr="00D822A3">
              <w:rPr>
                <w:noProof/>
                <w:webHidden/>
                <w:lang w:val="en-GB"/>
              </w:rPr>
              <w:fldChar w:fldCharType="end"/>
            </w:r>
          </w:hyperlink>
        </w:p>
        <w:p w14:paraId="5B4814EC" w14:textId="6FAAED33" w:rsidR="00207336" w:rsidRPr="00D822A3" w:rsidRDefault="000D7AB5">
          <w:pPr>
            <w:pStyle w:val="Innehll2"/>
            <w:tabs>
              <w:tab w:val="left" w:pos="880"/>
              <w:tab w:val="right" w:leader="dot" w:pos="9350"/>
            </w:tabs>
            <w:rPr>
              <w:rFonts w:asciiTheme="minorHAnsi" w:eastAsiaTheme="minorEastAsia" w:hAnsiTheme="minorHAnsi"/>
              <w:noProof/>
              <w:color w:val="auto"/>
              <w:lang w:val="en-GB" w:eastAsia="sv-SE"/>
            </w:rPr>
          </w:pPr>
          <w:hyperlink w:anchor="_Toc54119918" w:history="1">
            <w:r w:rsidR="00207336" w:rsidRPr="00D822A3">
              <w:rPr>
                <w:rStyle w:val="Hyperlnk"/>
                <w:noProof/>
                <w:highlight w:val="white"/>
                <w:lang w:val="en-GB"/>
              </w:rPr>
              <w:t>9.1.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Relation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157</w:t>
            </w:r>
            <w:r w:rsidR="00207336" w:rsidRPr="00D822A3">
              <w:rPr>
                <w:noProof/>
                <w:webHidden/>
                <w:lang w:val="en-GB"/>
              </w:rPr>
              <w:fldChar w:fldCharType="end"/>
            </w:r>
          </w:hyperlink>
        </w:p>
        <w:p w14:paraId="77577846" w14:textId="1C1B1E0F" w:rsidR="00207336" w:rsidRPr="00D822A3" w:rsidRDefault="000D7AB5">
          <w:pPr>
            <w:pStyle w:val="Innehll2"/>
            <w:tabs>
              <w:tab w:val="left" w:pos="880"/>
              <w:tab w:val="right" w:leader="dot" w:pos="9350"/>
            </w:tabs>
            <w:rPr>
              <w:rFonts w:asciiTheme="minorHAnsi" w:eastAsiaTheme="minorEastAsia" w:hAnsiTheme="minorHAnsi"/>
              <w:noProof/>
              <w:color w:val="auto"/>
              <w:lang w:val="en-GB" w:eastAsia="sv-SE"/>
            </w:rPr>
          </w:pPr>
          <w:hyperlink w:anchor="_Toc54119919" w:history="1">
            <w:r w:rsidR="00207336" w:rsidRPr="00D822A3">
              <w:rPr>
                <w:rStyle w:val="Hyperlnk"/>
                <w:noProof/>
                <w:highlight w:val="white"/>
                <w:lang w:val="en-GB"/>
              </w:rPr>
              <w:t>9.2.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Arithmetic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161</w:t>
            </w:r>
            <w:r w:rsidR="00207336" w:rsidRPr="00D822A3">
              <w:rPr>
                <w:noProof/>
                <w:webHidden/>
                <w:lang w:val="en-GB"/>
              </w:rPr>
              <w:fldChar w:fldCharType="end"/>
            </w:r>
          </w:hyperlink>
        </w:p>
        <w:p w14:paraId="71AE0DC3" w14:textId="0BCBD0E2" w:rsidR="00207336" w:rsidRPr="00D822A3" w:rsidRDefault="000D7AB5">
          <w:pPr>
            <w:pStyle w:val="Innehll2"/>
            <w:tabs>
              <w:tab w:val="left" w:pos="880"/>
              <w:tab w:val="right" w:leader="dot" w:pos="9350"/>
            </w:tabs>
            <w:rPr>
              <w:rFonts w:asciiTheme="minorHAnsi" w:eastAsiaTheme="minorEastAsia" w:hAnsiTheme="minorHAnsi"/>
              <w:noProof/>
              <w:color w:val="auto"/>
              <w:lang w:val="en-GB" w:eastAsia="sv-SE"/>
            </w:rPr>
          </w:pPr>
          <w:hyperlink w:anchor="_Toc54119920" w:history="1">
            <w:r w:rsidR="00207336" w:rsidRPr="00D822A3">
              <w:rPr>
                <w:rStyle w:val="Hyperlnk"/>
                <w:noProof/>
                <w:highlight w:val="white"/>
                <w:lang w:val="en-GB"/>
              </w:rPr>
              <w:t>9.3.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Type Cast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167</w:t>
            </w:r>
            <w:r w:rsidR="00207336" w:rsidRPr="00D822A3">
              <w:rPr>
                <w:noProof/>
                <w:webHidden/>
                <w:lang w:val="en-GB"/>
              </w:rPr>
              <w:fldChar w:fldCharType="end"/>
            </w:r>
          </w:hyperlink>
        </w:p>
        <w:p w14:paraId="3D52E741" w14:textId="10838654" w:rsidR="00207336" w:rsidRPr="00D822A3" w:rsidRDefault="000D7AB5">
          <w:pPr>
            <w:pStyle w:val="Innehll1"/>
            <w:rPr>
              <w:rFonts w:asciiTheme="minorHAnsi" w:eastAsiaTheme="minorEastAsia" w:hAnsiTheme="minorHAnsi"/>
              <w:noProof/>
              <w:color w:val="auto"/>
              <w:lang w:val="en-GB" w:eastAsia="sv-SE"/>
            </w:rPr>
          </w:pPr>
          <w:hyperlink w:anchor="_Toc54119921" w:history="1">
            <w:r w:rsidR="00207336" w:rsidRPr="00D822A3">
              <w:rPr>
                <w:rStyle w:val="Hyperlnk"/>
                <w:noProof/>
                <w:lang w:val="en-GB"/>
              </w:rPr>
              <w:t>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Address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171</w:t>
            </w:r>
            <w:r w:rsidR="00207336" w:rsidRPr="00D822A3">
              <w:rPr>
                <w:noProof/>
                <w:webHidden/>
                <w:lang w:val="en-GB"/>
              </w:rPr>
              <w:fldChar w:fldCharType="end"/>
            </w:r>
          </w:hyperlink>
        </w:p>
        <w:p w14:paraId="307E745E" w14:textId="4F675906" w:rsidR="00207336" w:rsidRPr="00D822A3" w:rsidRDefault="000D7AB5">
          <w:pPr>
            <w:pStyle w:val="Innehll1"/>
            <w:rPr>
              <w:rFonts w:asciiTheme="minorHAnsi" w:eastAsiaTheme="minorEastAsia" w:hAnsiTheme="minorHAnsi"/>
              <w:noProof/>
              <w:color w:val="auto"/>
              <w:lang w:val="en-GB" w:eastAsia="sv-SE"/>
            </w:rPr>
          </w:pPr>
          <w:hyperlink w:anchor="_Toc54119922" w:history="1">
            <w:r w:rsidR="00207336" w:rsidRPr="00D822A3">
              <w:rPr>
                <w:rStyle w:val="Hyperlnk"/>
                <w:noProof/>
                <w:lang w:val="en-GB"/>
              </w:rPr>
              <w:t>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175</w:t>
            </w:r>
            <w:r w:rsidR="00207336" w:rsidRPr="00D822A3">
              <w:rPr>
                <w:noProof/>
                <w:webHidden/>
                <w:lang w:val="en-GB"/>
              </w:rPr>
              <w:fldChar w:fldCharType="end"/>
            </w:r>
          </w:hyperlink>
        </w:p>
        <w:p w14:paraId="7E43061F" w14:textId="6241E478" w:rsidR="00207336" w:rsidRPr="00D822A3" w:rsidRDefault="000D7AB5">
          <w:pPr>
            <w:pStyle w:val="Innehll1"/>
            <w:rPr>
              <w:rFonts w:asciiTheme="minorHAnsi" w:eastAsiaTheme="minorEastAsia" w:hAnsiTheme="minorHAnsi"/>
              <w:noProof/>
              <w:color w:val="auto"/>
              <w:lang w:val="en-GB" w:eastAsia="sv-SE"/>
            </w:rPr>
          </w:pPr>
          <w:hyperlink w:anchor="_Toc54119923" w:history="1">
            <w:r w:rsidR="00207336" w:rsidRPr="00D822A3">
              <w:rPr>
                <w:rStyle w:val="Hyperlnk"/>
                <w:noProof/>
                <w:lang w:val="en-GB"/>
              </w:rPr>
              <w:t>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Middle Code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183</w:t>
            </w:r>
            <w:r w:rsidR="00207336" w:rsidRPr="00D822A3">
              <w:rPr>
                <w:noProof/>
                <w:webHidden/>
                <w:lang w:val="en-GB"/>
              </w:rPr>
              <w:fldChar w:fldCharType="end"/>
            </w:r>
          </w:hyperlink>
        </w:p>
        <w:p w14:paraId="6C4EDA81" w14:textId="58494C9D"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24"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Object to Integer Addresses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184</w:t>
            </w:r>
            <w:r w:rsidR="00207336" w:rsidRPr="00D822A3">
              <w:rPr>
                <w:noProof/>
                <w:webHidden/>
                <w:lang w:val="en-GB"/>
              </w:rPr>
              <w:fldChar w:fldCharType="end"/>
            </w:r>
          </w:hyperlink>
        </w:p>
        <w:p w14:paraId="282181D3" w14:textId="102AC544"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25" w:history="1">
            <w:r w:rsidR="00207336" w:rsidRPr="00D822A3">
              <w:rPr>
                <w:rStyle w:val="Hyperlnk"/>
                <w:noProof/>
                <w:lang w:val="en-GB"/>
              </w:rPr>
              <w:t>12.1.2.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Goto Next Instructions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184</w:t>
            </w:r>
            <w:r w:rsidR="00207336" w:rsidRPr="00D822A3">
              <w:rPr>
                <w:noProof/>
                <w:webHidden/>
                <w:lang w:val="en-GB"/>
              </w:rPr>
              <w:fldChar w:fldCharType="end"/>
            </w:r>
          </w:hyperlink>
        </w:p>
        <w:p w14:paraId="287E31FA" w14:textId="6A4E5220"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26" w:history="1">
            <w:r w:rsidR="00207336" w:rsidRPr="00D822A3">
              <w:rPr>
                <w:rStyle w:val="Hyperlnk"/>
                <w:noProof/>
                <w:lang w:val="en-GB"/>
              </w:rPr>
              <w:t>12.1.3.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Next-Double Goto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185</w:t>
            </w:r>
            <w:r w:rsidR="00207336" w:rsidRPr="00D822A3">
              <w:rPr>
                <w:noProof/>
                <w:webHidden/>
                <w:lang w:val="en-GB"/>
              </w:rPr>
              <w:fldChar w:fldCharType="end"/>
            </w:r>
          </w:hyperlink>
        </w:p>
        <w:p w14:paraId="0C5011C0" w14:textId="5E7804B5"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27" w:history="1">
            <w:r w:rsidR="00207336" w:rsidRPr="00D822A3">
              <w:rPr>
                <w:rStyle w:val="Hyperlnk"/>
                <w:noProof/>
                <w:lang w:val="en-GB"/>
              </w:rPr>
              <w:t>12.1.4.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Goto Chains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186</w:t>
            </w:r>
            <w:r w:rsidR="00207336" w:rsidRPr="00D822A3">
              <w:rPr>
                <w:noProof/>
                <w:webHidden/>
                <w:lang w:val="en-GB"/>
              </w:rPr>
              <w:fldChar w:fldCharType="end"/>
            </w:r>
          </w:hyperlink>
        </w:p>
        <w:p w14:paraId="76C5A2A0" w14:textId="76054F11"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28" w:history="1">
            <w:r w:rsidR="00207336" w:rsidRPr="00D822A3">
              <w:rPr>
                <w:rStyle w:val="Hyperlnk"/>
                <w:noProof/>
                <w:lang w:val="en-GB"/>
              </w:rPr>
              <w:t>12.1.5.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Unreachable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187</w:t>
            </w:r>
            <w:r w:rsidR="00207336" w:rsidRPr="00D822A3">
              <w:rPr>
                <w:noProof/>
                <w:webHidden/>
                <w:lang w:val="en-GB"/>
              </w:rPr>
              <w:fldChar w:fldCharType="end"/>
            </w:r>
          </w:hyperlink>
        </w:p>
        <w:p w14:paraId="16FCD6F4" w14:textId="18DBCA5D"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29"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Push-Pop Chains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188</w:t>
            </w:r>
            <w:r w:rsidR="00207336" w:rsidRPr="00D822A3">
              <w:rPr>
                <w:noProof/>
                <w:webHidden/>
                <w:lang w:val="en-GB"/>
              </w:rPr>
              <w:fldChar w:fldCharType="end"/>
            </w:r>
          </w:hyperlink>
        </w:p>
        <w:p w14:paraId="7CCF07CF" w14:textId="0624CBFA"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30"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Merge Pop-Push Chains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188</w:t>
            </w:r>
            <w:r w:rsidR="00207336" w:rsidRPr="00D822A3">
              <w:rPr>
                <w:noProof/>
                <w:webHidden/>
                <w:lang w:val="en-GB"/>
              </w:rPr>
              <w:fldChar w:fldCharType="end"/>
            </w:r>
          </w:hyperlink>
        </w:p>
        <w:p w14:paraId="2D6B80BE" w14:textId="6CA800C0"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31" w:history="1">
            <w:r w:rsidR="00207336" w:rsidRPr="00D822A3">
              <w:rPr>
                <w:rStyle w:val="Hyperlnk"/>
                <w:noProof/>
                <w:lang w:val="en-GB"/>
              </w:rPr>
              <w:t>12.1.2.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Change Top-Pop to Pop</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188</w:t>
            </w:r>
            <w:r w:rsidR="00207336" w:rsidRPr="00D822A3">
              <w:rPr>
                <w:noProof/>
                <w:webHidden/>
                <w:lang w:val="en-GB"/>
              </w:rPr>
              <w:fldChar w:fldCharType="end"/>
            </w:r>
          </w:hyperlink>
        </w:p>
        <w:p w14:paraId="1036CC46" w14:textId="1B6A3EAF"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32" w:history="1">
            <w:r w:rsidR="00207336" w:rsidRPr="00D822A3">
              <w:rPr>
                <w:rStyle w:val="Hyperlnk"/>
                <w:noProof/>
                <w:highlight w:val="white"/>
                <w:lang w:val="en-GB"/>
              </w:rPr>
              <w:t>12.1.3.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Sematic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189</w:t>
            </w:r>
            <w:r w:rsidR="00207336" w:rsidRPr="00D822A3">
              <w:rPr>
                <w:noProof/>
                <w:webHidden/>
                <w:lang w:val="en-GB"/>
              </w:rPr>
              <w:fldChar w:fldCharType="end"/>
            </w:r>
          </w:hyperlink>
        </w:p>
        <w:p w14:paraId="21474557" w14:textId="005C5A49"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33" w:history="1">
            <w:r w:rsidR="00207336" w:rsidRPr="00D822A3">
              <w:rPr>
                <w:rStyle w:val="Hyperlnk"/>
                <w:noProof/>
                <w:highlight w:val="white"/>
                <w:lang w:val="en-GB"/>
              </w:rPr>
              <w:t>12.1.4.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Optimize Relation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192</w:t>
            </w:r>
            <w:r w:rsidR="00207336" w:rsidRPr="00D822A3">
              <w:rPr>
                <w:noProof/>
                <w:webHidden/>
                <w:lang w:val="en-GB"/>
              </w:rPr>
              <w:fldChar w:fldCharType="end"/>
            </w:r>
          </w:hyperlink>
        </w:p>
        <w:p w14:paraId="463BDF04" w14:textId="5765667F"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34" w:history="1">
            <w:r w:rsidR="00207336" w:rsidRPr="00D822A3">
              <w:rPr>
                <w:rStyle w:val="Hyperlnk"/>
                <w:noProof/>
                <w:highlight w:val="white"/>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Optimize Communicative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193</w:t>
            </w:r>
            <w:r w:rsidR="00207336" w:rsidRPr="00D822A3">
              <w:rPr>
                <w:noProof/>
                <w:webHidden/>
                <w:lang w:val="en-GB"/>
              </w:rPr>
              <w:fldChar w:fldCharType="end"/>
            </w:r>
          </w:hyperlink>
        </w:p>
        <w:p w14:paraId="01E77014" w14:textId="2743E7FC"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35" w:history="1">
            <w:r w:rsidR="00207336" w:rsidRPr="00D822A3">
              <w:rPr>
                <w:rStyle w:val="Hyperlnk"/>
                <w:noProof/>
                <w:lang w:val="en-GB"/>
              </w:rPr>
              <w:t>12.1.2.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Trivial Assignment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193</w:t>
            </w:r>
            <w:r w:rsidR="00207336" w:rsidRPr="00D822A3">
              <w:rPr>
                <w:noProof/>
                <w:webHidden/>
                <w:lang w:val="en-GB"/>
              </w:rPr>
              <w:fldChar w:fldCharType="end"/>
            </w:r>
          </w:hyperlink>
        </w:p>
        <w:p w14:paraId="26C357A7" w14:textId="1646096F"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36" w:history="1">
            <w:r w:rsidR="00207336" w:rsidRPr="00D822A3">
              <w:rPr>
                <w:rStyle w:val="Hyperlnk"/>
                <w:noProof/>
                <w:lang w:val="en-GB"/>
              </w:rPr>
              <w:t>12.1.3.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Cleared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194</w:t>
            </w:r>
            <w:r w:rsidR="00207336" w:rsidRPr="00D822A3">
              <w:rPr>
                <w:noProof/>
                <w:webHidden/>
                <w:lang w:val="en-GB"/>
              </w:rPr>
              <w:fldChar w:fldCharType="end"/>
            </w:r>
          </w:hyperlink>
        </w:p>
        <w:p w14:paraId="2F0677D7" w14:textId="3FF768DF" w:rsidR="00207336" w:rsidRPr="00D822A3" w:rsidRDefault="000D7AB5">
          <w:pPr>
            <w:pStyle w:val="Innehll1"/>
            <w:rPr>
              <w:rFonts w:asciiTheme="minorHAnsi" w:eastAsiaTheme="minorEastAsia" w:hAnsiTheme="minorHAnsi"/>
              <w:noProof/>
              <w:color w:val="auto"/>
              <w:lang w:val="en-GB" w:eastAsia="sv-SE"/>
            </w:rPr>
          </w:pPr>
          <w:hyperlink w:anchor="_Toc54119937" w:history="1">
            <w:r w:rsidR="00207336" w:rsidRPr="00D822A3">
              <w:rPr>
                <w:rStyle w:val="Hyperlnk"/>
                <w:noProof/>
                <w:lang w:val="en-GB"/>
              </w:rPr>
              <w:t>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195</w:t>
            </w:r>
            <w:r w:rsidR="00207336" w:rsidRPr="00D822A3">
              <w:rPr>
                <w:noProof/>
                <w:webHidden/>
                <w:lang w:val="en-GB"/>
              </w:rPr>
              <w:fldChar w:fldCharType="end"/>
            </w:r>
          </w:hyperlink>
        </w:p>
        <w:p w14:paraId="2630393E" w14:textId="34803DA1" w:rsidR="00207336" w:rsidRPr="00D822A3" w:rsidRDefault="000D7AB5">
          <w:pPr>
            <w:pStyle w:val="Innehll2"/>
            <w:tabs>
              <w:tab w:val="left" w:pos="1100"/>
              <w:tab w:val="right" w:leader="dot" w:pos="9350"/>
            </w:tabs>
            <w:rPr>
              <w:rFonts w:asciiTheme="minorHAnsi" w:eastAsiaTheme="minorEastAsia" w:hAnsiTheme="minorHAnsi"/>
              <w:noProof/>
              <w:color w:val="auto"/>
              <w:lang w:val="en-GB" w:eastAsia="sv-SE"/>
            </w:rPr>
          </w:pPr>
          <w:hyperlink w:anchor="_Toc54119938" w:history="1">
            <w:r w:rsidR="00207336" w:rsidRPr="00D822A3">
              <w:rPr>
                <w:rStyle w:val="Hyperlnk"/>
                <w:noProof/>
                <w:lang w:val="en-GB"/>
              </w:rPr>
              <w:t>13.1.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Runtime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195</w:t>
            </w:r>
            <w:r w:rsidR="00207336" w:rsidRPr="00D822A3">
              <w:rPr>
                <w:noProof/>
                <w:webHidden/>
                <w:lang w:val="en-GB"/>
              </w:rPr>
              <w:fldChar w:fldCharType="end"/>
            </w:r>
          </w:hyperlink>
        </w:p>
        <w:p w14:paraId="2310B39A" w14:textId="02856EEE" w:rsidR="00207336" w:rsidRPr="00D822A3" w:rsidRDefault="000D7AB5">
          <w:pPr>
            <w:pStyle w:val="Innehll2"/>
            <w:tabs>
              <w:tab w:val="left" w:pos="1100"/>
              <w:tab w:val="right" w:leader="dot" w:pos="9350"/>
            </w:tabs>
            <w:rPr>
              <w:rFonts w:asciiTheme="minorHAnsi" w:eastAsiaTheme="minorEastAsia" w:hAnsiTheme="minorHAnsi"/>
              <w:noProof/>
              <w:color w:val="auto"/>
              <w:lang w:val="en-GB" w:eastAsia="sv-SE"/>
            </w:rPr>
          </w:pPr>
          <w:hyperlink w:anchor="_Toc54119939" w:history="1">
            <w:r w:rsidR="00207336" w:rsidRPr="00D822A3">
              <w:rPr>
                <w:rStyle w:val="Hyperlnk"/>
                <w:noProof/>
                <w:lang w:val="en-GB"/>
              </w:rPr>
              <w:t>13.2.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Operator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197</w:t>
            </w:r>
            <w:r w:rsidR="00207336" w:rsidRPr="00D822A3">
              <w:rPr>
                <w:noProof/>
                <w:webHidden/>
                <w:lang w:val="en-GB"/>
              </w:rPr>
              <w:fldChar w:fldCharType="end"/>
            </w:r>
          </w:hyperlink>
        </w:p>
        <w:p w14:paraId="52C6D7A3" w14:textId="1D0344EA" w:rsidR="00207336" w:rsidRPr="00D822A3" w:rsidRDefault="000D7AB5">
          <w:pPr>
            <w:pStyle w:val="Innehll2"/>
            <w:tabs>
              <w:tab w:val="left" w:pos="1100"/>
              <w:tab w:val="right" w:leader="dot" w:pos="9350"/>
            </w:tabs>
            <w:rPr>
              <w:rFonts w:asciiTheme="minorHAnsi" w:eastAsiaTheme="minorEastAsia" w:hAnsiTheme="minorHAnsi"/>
              <w:noProof/>
              <w:color w:val="auto"/>
              <w:lang w:val="en-GB" w:eastAsia="sv-SE"/>
            </w:rPr>
          </w:pPr>
          <w:hyperlink w:anchor="_Toc54119940" w:history="1">
            <w:r w:rsidR="00207336" w:rsidRPr="00D822A3">
              <w:rPr>
                <w:rStyle w:val="Hyperlnk"/>
                <w:noProof/>
                <w:lang w:val="en-GB"/>
              </w:rPr>
              <w:t>13.3.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198</w:t>
            </w:r>
            <w:r w:rsidR="00207336" w:rsidRPr="00D822A3">
              <w:rPr>
                <w:noProof/>
                <w:webHidden/>
                <w:lang w:val="en-GB"/>
              </w:rPr>
              <w:fldChar w:fldCharType="end"/>
            </w:r>
          </w:hyperlink>
        </w:p>
        <w:p w14:paraId="314B6700" w14:textId="1F7FDD33"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41" w:history="1">
            <w:r w:rsidR="00207336" w:rsidRPr="00D822A3">
              <w:rPr>
                <w:rStyle w:val="Hyperlnk"/>
                <w:noProof/>
                <w:highlight w:val="white"/>
                <w:lang w:val="en-GB"/>
              </w:rPr>
              <w:t>13.3.1.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Assembly Code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199</w:t>
            </w:r>
            <w:r w:rsidR="00207336" w:rsidRPr="00D822A3">
              <w:rPr>
                <w:noProof/>
                <w:webHidden/>
                <w:lang w:val="en-GB"/>
              </w:rPr>
              <w:fldChar w:fldCharType="end"/>
            </w:r>
          </w:hyperlink>
        </w:p>
        <w:p w14:paraId="34BB3C39" w14:textId="642A64DC"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42" w:history="1">
            <w:r w:rsidR="00207336" w:rsidRPr="00D822A3">
              <w:rPr>
                <w:rStyle w:val="Hyperlnk"/>
                <w:noProof/>
                <w:highlight w:val="white"/>
                <w:lang w:val="en-GB"/>
              </w:rPr>
              <w:t>13.3.2.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Operator Test Methods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201</w:t>
            </w:r>
            <w:r w:rsidR="00207336" w:rsidRPr="00D822A3">
              <w:rPr>
                <w:noProof/>
                <w:webHidden/>
                <w:lang w:val="en-GB"/>
              </w:rPr>
              <w:fldChar w:fldCharType="end"/>
            </w:r>
          </w:hyperlink>
        </w:p>
        <w:p w14:paraId="0E022CA7" w14:textId="09D57C39"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43" w:history="1">
            <w:r w:rsidR="00207336" w:rsidRPr="00D822A3">
              <w:rPr>
                <w:rStyle w:val="Hyperlnk"/>
                <w:noProof/>
                <w:highlight w:val="white"/>
                <w:lang w:val="en-GB"/>
              </w:rPr>
              <w:t>13.3.3.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Register Overlapping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202</w:t>
            </w:r>
            <w:r w:rsidR="00207336" w:rsidRPr="00D822A3">
              <w:rPr>
                <w:noProof/>
                <w:webHidden/>
                <w:lang w:val="en-GB"/>
              </w:rPr>
              <w:fldChar w:fldCharType="end"/>
            </w:r>
          </w:hyperlink>
        </w:p>
        <w:p w14:paraId="0477C343" w14:textId="0F421A13"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44" w:history="1">
            <w:r w:rsidR="00207336" w:rsidRPr="00D822A3">
              <w:rPr>
                <w:rStyle w:val="Hyperlnk"/>
                <w:noProof/>
                <w:highlight w:val="white"/>
                <w:lang w:val="en-GB"/>
              </w:rPr>
              <w:t>13.3.4.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Register Size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203</w:t>
            </w:r>
            <w:r w:rsidR="00207336" w:rsidRPr="00D822A3">
              <w:rPr>
                <w:noProof/>
                <w:webHidden/>
                <w:lang w:val="en-GB"/>
              </w:rPr>
              <w:fldChar w:fldCharType="end"/>
            </w:r>
          </w:hyperlink>
        </w:p>
        <w:p w14:paraId="018A847C" w14:textId="4983B279"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45" w:history="1">
            <w:r w:rsidR="00207336" w:rsidRPr="00D822A3">
              <w:rPr>
                <w:rStyle w:val="Hyperlnk"/>
                <w:noProof/>
                <w:highlight w:val="white"/>
                <w:lang w:val="en-GB"/>
              </w:rPr>
              <w:t>13.3.5.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ToString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206</w:t>
            </w:r>
            <w:r w:rsidR="00207336" w:rsidRPr="00D822A3">
              <w:rPr>
                <w:noProof/>
                <w:webHidden/>
                <w:lang w:val="en-GB"/>
              </w:rPr>
              <w:fldChar w:fldCharType="end"/>
            </w:r>
          </w:hyperlink>
        </w:p>
        <w:p w14:paraId="3A0943CB" w14:textId="07D39DAC" w:rsidR="00207336" w:rsidRPr="00D822A3" w:rsidRDefault="000D7AB5">
          <w:pPr>
            <w:pStyle w:val="Innehll2"/>
            <w:tabs>
              <w:tab w:val="left" w:pos="1100"/>
              <w:tab w:val="right" w:leader="dot" w:pos="9350"/>
            </w:tabs>
            <w:rPr>
              <w:rFonts w:asciiTheme="minorHAnsi" w:eastAsiaTheme="minorEastAsia" w:hAnsiTheme="minorHAnsi"/>
              <w:noProof/>
              <w:color w:val="auto"/>
              <w:lang w:val="en-GB" w:eastAsia="sv-SE"/>
            </w:rPr>
          </w:pPr>
          <w:hyperlink w:anchor="_Toc54119946" w:history="1">
            <w:r w:rsidR="00207336" w:rsidRPr="00D822A3">
              <w:rPr>
                <w:rStyle w:val="Hyperlnk"/>
                <w:noProof/>
                <w:lang w:val="en-GB"/>
              </w:rPr>
              <w:t>13.4.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Tracks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210</w:t>
            </w:r>
            <w:r w:rsidR="00207336" w:rsidRPr="00D822A3">
              <w:rPr>
                <w:noProof/>
                <w:webHidden/>
                <w:lang w:val="en-GB"/>
              </w:rPr>
              <w:fldChar w:fldCharType="end"/>
            </w:r>
          </w:hyperlink>
        </w:p>
        <w:p w14:paraId="107A85D0" w14:textId="61C0F5F8" w:rsidR="00207336" w:rsidRPr="00D822A3" w:rsidRDefault="000D7AB5">
          <w:pPr>
            <w:pStyle w:val="Innehll2"/>
            <w:tabs>
              <w:tab w:val="left" w:pos="1100"/>
              <w:tab w:val="right" w:leader="dot" w:pos="9350"/>
            </w:tabs>
            <w:rPr>
              <w:rFonts w:asciiTheme="minorHAnsi" w:eastAsiaTheme="minorEastAsia" w:hAnsiTheme="minorHAnsi"/>
              <w:noProof/>
              <w:color w:val="auto"/>
              <w:lang w:val="en-GB" w:eastAsia="sv-SE"/>
            </w:rPr>
          </w:pPr>
          <w:hyperlink w:anchor="_Toc54119947" w:history="1">
            <w:r w:rsidR="00207336" w:rsidRPr="00D822A3">
              <w:rPr>
                <w:rStyle w:val="Hyperlnk"/>
                <w:noProof/>
                <w:lang w:val="en-GB"/>
              </w:rPr>
              <w:t>13.5.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Register Allocation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214</w:t>
            </w:r>
            <w:r w:rsidR="00207336" w:rsidRPr="00D822A3">
              <w:rPr>
                <w:noProof/>
                <w:webHidden/>
                <w:lang w:val="en-GB"/>
              </w:rPr>
              <w:fldChar w:fldCharType="end"/>
            </w:r>
          </w:hyperlink>
        </w:p>
        <w:p w14:paraId="476C2AF1" w14:textId="3645BCA1" w:rsidR="00207336" w:rsidRPr="00D822A3" w:rsidRDefault="000D7AB5">
          <w:pPr>
            <w:pStyle w:val="Innehll2"/>
            <w:tabs>
              <w:tab w:val="left" w:pos="1100"/>
              <w:tab w:val="right" w:leader="dot" w:pos="9350"/>
            </w:tabs>
            <w:rPr>
              <w:rFonts w:asciiTheme="minorHAnsi" w:eastAsiaTheme="minorEastAsia" w:hAnsiTheme="minorHAnsi"/>
              <w:noProof/>
              <w:color w:val="auto"/>
              <w:lang w:val="en-GB" w:eastAsia="sv-SE"/>
            </w:rPr>
          </w:pPr>
          <w:hyperlink w:anchor="_Toc54119948" w:history="1">
            <w:r w:rsidR="00207336" w:rsidRPr="00D822A3">
              <w:rPr>
                <w:rStyle w:val="Hyperlnk"/>
                <w:noProof/>
                <w:lang w:val="en-GB"/>
              </w:rPr>
              <w:t>13.6.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217</w:t>
            </w:r>
            <w:r w:rsidR="00207336" w:rsidRPr="00D822A3">
              <w:rPr>
                <w:noProof/>
                <w:webHidden/>
                <w:lang w:val="en-GB"/>
              </w:rPr>
              <w:fldChar w:fldCharType="end"/>
            </w:r>
          </w:hyperlink>
        </w:p>
        <w:p w14:paraId="1BB84A1A" w14:textId="632091A3"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49"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The Long Switch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219</w:t>
            </w:r>
            <w:r w:rsidR="00207336" w:rsidRPr="00D822A3">
              <w:rPr>
                <w:noProof/>
                <w:webHidden/>
                <w:lang w:val="en-GB"/>
              </w:rPr>
              <w:fldChar w:fldCharType="end"/>
            </w:r>
          </w:hyperlink>
        </w:p>
        <w:p w14:paraId="07FF862A" w14:textId="77998781"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50"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Track Set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224</w:t>
            </w:r>
            <w:r w:rsidR="00207336" w:rsidRPr="00D822A3">
              <w:rPr>
                <w:noProof/>
                <w:webHidden/>
                <w:lang w:val="en-GB"/>
              </w:rPr>
              <w:fldChar w:fldCharType="end"/>
            </w:r>
          </w:hyperlink>
        </w:p>
        <w:p w14:paraId="70CAAE01" w14:textId="4F29A799"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51"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Function Calls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225</w:t>
            </w:r>
            <w:r w:rsidR="00207336" w:rsidRPr="00D822A3">
              <w:rPr>
                <w:noProof/>
                <w:webHidden/>
                <w:lang w:val="en-GB"/>
              </w:rPr>
              <w:fldChar w:fldCharType="end"/>
            </w:r>
          </w:hyperlink>
        </w:p>
        <w:p w14:paraId="2A8257C6" w14:textId="47D7B6B8"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52" w:history="1">
            <w:r w:rsidR="00207336" w:rsidRPr="00D822A3">
              <w:rPr>
                <w:rStyle w:val="Hyperlnk"/>
                <w:noProof/>
                <w:highlight w:val="white"/>
                <w:lang w:val="en-GB"/>
              </w:rPr>
              <w:t>13.6.4.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Loading Values into Registers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229</w:t>
            </w:r>
            <w:r w:rsidR="00207336" w:rsidRPr="00D822A3">
              <w:rPr>
                <w:noProof/>
                <w:webHidden/>
                <w:lang w:val="en-GB"/>
              </w:rPr>
              <w:fldChar w:fldCharType="end"/>
            </w:r>
          </w:hyperlink>
        </w:p>
        <w:p w14:paraId="656E00B3" w14:textId="746C19CC"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53" w:history="1">
            <w:r w:rsidR="00207336" w:rsidRPr="00D822A3">
              <w:rPr>
                <w:rStyle w:val="Hyperlnk"/>
                <w:noProof/>
                <w:highlight w:val="white"/>
                <w:lang w:val="en-GB"/>
              </w:rPr>
              <w:t>13.6.5.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Return, Exit, and Goto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233</w:t>
            </w:r>
            <w:r w:rsidR="00207336" w:rsidRPr="00D822A3">
              <w:rPr>
                <w:noProof/>
                <w:webHidden/>
                <w:lang w:val="en-GB"/>
              </w:rPr>
              <w:fldChar w:fldCharType="end"/>
            </w:r>
          </w:hyperlink>
        </w:p>
        <w:p w14:paraId="481DAE97" w14:textId="1D0E2258"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54" w:history="1">
            <w:r w:rsidR="00207336" w:rsidRPr="00D822A3">
              <w:rPr>
                <w:rStyle w:val="Hyperlnk"/>
                <w:noProof/>
                <w:highlight w:val="white"/>
                <w:lang w:val="en-GB"/>
              </w:rPr>
              <w:t>13.6.6.</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Load and Inspect Registers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235</w:t>
            </w:r>
            <w:r w:rsidR="00207336" w:rsidRPr="00D822A3">
              <w:rPr>
                <w:noProof/>
                <w:webHidden/>
                <w:lang w:val="en-GB"/>
              </w:rPr>
              <w:fldChar w:fldCharType="end"/>
            </w:r>
          </w:hyperlink>
        </w:p>
        <w:p w14:paraId="35BFAF59" w14:textId="07BDEDD2"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55" w:history="1">
            <w:r w:rsidR="00207336" w:rsidRPr="00D822A3">
              <w:rPr>
                <w:rStyle w:val="Hyperlnk"/>
                <w:noProof/>
                <w:highlight w:val="white"/>
                <w:lang w:val="en-GB"/>
              </w:rPr>
              <w:t>13.6.7.</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236</w:t>
            </w:r>
            <w:r w:rsidR="00207336" w:rsidRPr="00D822A3">
              <w:rPr>
                <w:noProof/>
                <w:webHidden/>
                <w:lang w:val="en-GB"/>
              </w:rPr>
              <w:fldChar w:fldCharType="end"/>
            </w:r>
          </w:hyperlink>
        </w:p>
        <w:p w14:paraId="15B6B0AB" w14:textId="1DF5FE71"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56" w:history="1">
            <w:r w:rsidR="00207336" w:rsidRPr="00D822A3">
              <w:rPr>
                <w:rStyle w:val="Hyperlnk"/>
                <w:noProof/>
                <w:highlight w:val="white"/>
                <w:lang w:val="en-GB"/>
              </w:rPr>
              <w:t>13.6.8.</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Integral Multiplication, Division, and Modulo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237</w:t>
            </w:r>
            <w:r w:rsidR="00207336" w:rsidRPr="00D822A3">
              <w:rPr>
                <w:noProof/>
                <w:webHidden/>
                <w:lang w:val="en-GB"/>
              </w:rPr>
              <w:fldChar w:fldCharType="end"/>
            </w:r>
          </w:hyperlink>
        </w:p>
        <w:p w14:paraId="1CA4409A" w14:textId="47C34E51"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57"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Integral Assignment and Parameters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239</w:t>
            </w:r>
            <w:r w:rsidR="00207336" w:rsidRPr="00D822A3">
              <w:rPr>
                <w:noProof/>
                <w:webHidden/>
                <w:lang w:val="en-GB"/>
              </w:rPr>
              <w:fldChar w:fldCharType="end"/>
            </w:r>
          </w:hyperlink>
        </w:p>
        <w:p w14:paraId="644F1B6D" w14:textId="713B334C"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58"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Unary Integral Operations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240</w:t>
            </w:r>
            <w:r w:rsidR="00207336" w:rsidRPr="00D822A3">
              <w:rPr>
                <w:noProof/>
                <w:webHidden/>
                <w:lang w:val="en-GB"/>
              </w:rPr>
              <w:fldChar w:fldCharType="end"/>
            </w:r>
          </w:hyperlink>
        </w:p>
        <w:p w14:paraId="49DC0960" w14:textId="7702B870"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59"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Integral Binary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242</w:t>
            </w:r>
            <w:r w:rsidR="00207336" w:rsidRPr="00D822A3">
              <w:rPr>
                <w:noProof/>
                <w:webHidden/>
                <w:lang w:val="en-GB"/>
              </w:rPr>
              <w:fldChar w:fldCharType="end"/>
            </w:r>
          </w:hyperlink>
        </w:p>
        <w:p w14:paraId="19608D7B" w14:textId="094EA953"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60"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Base and Offset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246</w:t>
            </w:r>
            <w:r w:rsidR="00207336" w:rsidRPr="00D822A3">
              <w:rPr>
                <w:noProof/>
                <w:webHidden/>
                <w:lang w:val="en-GB"/>
              </w:rPr>
              <w:fldChar w:fldCharType="end"/>
            </w:r>
          </w:hyperlink>
        </w:p>
        <w:p w14:paraId="282066DA" w14:textId="37E702DA"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61"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Case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248</w:t>
            </w:r>
            <w:r w:rsidR="00207336" w:rsidRPr="00D822A3">
              <w:rPr>
                <w:noProof/>
                <w:webHidden/>
                <w:lang w:val="en-GB"/>
              </w:rPr>
              <w:fldChar w:fldCharType="end"/>
            </w:r>
          </w:hyperlink>
        </w:p>
        <w:p w14:paraId="7E167163" w14:textId="733CB190"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62"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Address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248</w:t>
            </w:r>
            <w:r w:rsidR="00207336" w:rsidRPr="00D822A3">
              <w:rPr>
                <w:noProof/>
                <w:webHidden/>
                <w:lang w:val="en-GB"/>
              </w:rPr>
              <w:fldChar w:fldCharType="end"/>
            </w:r>
          </w:hyperlink>
        </w:p>
        <w:p w14:paraId="3E08EC02" w14:textId="07B04446"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63"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Floating Binary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249</w:t>
            </w:r>
            <w:r w:rsidR="00207336" w:rsidRPr="00D822A3">
              <w:rPr>
                <w:noProof/>
                <w:webHidden/>
                <w:lang w:val="en-GB"/>
              </w:rPr>
              <w:fldChar w:fldCharType="end"/>
            </w:r>
          </w:hyperlink>
        </w:p>
        <w:p w14:paraId="7752EB1B" w14:textId="61870E75"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64"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Floating Relation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250</w:t>
            </w:r>
            <w:r w:rsidR="00207336" w:rsidRPr="00D822A3">
              <w:rPr>
                <w:noProof/>
                <w:webHidden/>
                <w:lang w:val="en-GB"/>
              </w:rPr>
              <w:fldChar w:fldCharType="end"/>
            </w:r>
          </w:hyperlink>
        </w:p>
        <w:p w14:paraId="4312579B" w14:textId="33F59156"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65"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Floating Push and Pop</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250</w:t>
            </w:r>
            <w:r w:rsidR="00207336" w:rsidRPr="00D822A3">
              <w:rPr>
                <w:noProof/>
                <w:webHidden/>
                <w:lang w:val="en-GB"/>
              </w:rPr>
              <w:fldChar w:fldCharType="end"/>
            </w:r>
          </w:hyperlink>
        </w:p>
        <w:p w14:paraId="31B7A542" w14:textId="7FA4A58A"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66"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Type Conversion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253</w:t>
            </w:r>
            <w:r w:rsidR="00207336" w:rsidRPr="00D822A3">
              <w:rPr>
                <w:noProof/>
                <w:webHidden/>
                <w:lang w:val="en-GB"/>
              </w:rPr>
              <w:fldChar w:fldCharType="end"/>
            </w:r>
          </w:hyperlink>
        </w:p>
        <w:p w14:paraId="6D4BA78C" w14:textId="56757294"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67" w:history="1">
            <w:r w:rsidR="00207336" w:rsidRPr="00D822A3">
              <w:rPr>
                <w:rStyle w:val="Hyperlnk"/>
                <w:noProof/>
                <w:highlight w:val="white"/>
                <w:lang w:val="en-GB"/>
              </w:rPr>
              <w:t>13.6.4.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Struct and Union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254</w:t>
            </w:r>
            <w:r w:rsidR="00207336" w:rsidRPr="00D822A3">
              <w:rPr>
                <w:noProof/>
                <w:webHidden/>
                <w:lang w:val="en-GB"/>
              </w:rPr>
              <w:fldChar w:fldCharType="end"/>
            </w:r>
          </w:hyperlink>
        </w:p>
        <w:p w14:paraId="0A678625" w14:textId="6741334D"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68" w:history="1">
            <w:r w:rsidR="00207336" w:rsidRPr="00D822A3">
              <w:rPr>
                <w:rStyle w:val="Hyperlnk"/>
                <w:noProof/>
                <w:highlight w:val="white"/>
                <w:lang w:val="en-GB"/>
              </w:rPr>
              <w:t>13.6.5.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Initialization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256</w:t>
            </w:r>
            <w:r w:rsidR="00207336" w:rsidRPr="00D822A3">
              <w:rPr>
                <w:noProof/>
                <w:webHidden/>
                <w:lang w:val="en-GB"/>
              </w:rPr>
              <w:fldChar w:fldCharType="end"/>
            </w:r>
          </w:hyperlink>
        </w:p>
        <w:p w14:paraId="4091FCA7" w14:textId="4C2F0841"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69" w:history="1">
            <w:r w:rsidR="00207336" w:rsidRPr="00D822A3">
              <w:rPr>
                <w:rStyle w:val="Hyperlnk"/>
                <w:noProof/>
                <w:highlight w:val="white"/>
                <w:lang w:val="en-GB"/>
              </w:rPr>
              <w:t>13.6.6.</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Command Line Arguments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257</w:t>
            </w:r>
            <w:r w:rsidR="00207336" w:rsidRPr="00D822A3">
              <w:rPr>
                <w:noProof/>
                <w:webHidden/>
                <w:lang w:val="en-GB"/>
              </w:rPr>
              <w:fldChar w:fldCharType="end"/>
            </w:r>
          </w:hyperlink>
        </w:p>
        <w:p w14:paraId="3B9669E3" w14:textId="14885A29"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70"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Text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260</w:t>
            </w:r>
            <w:r w:rsidR="00207336" w:rsidRPr="00D822A3">
              <w:rPr>
                <w:noProof/>
                <w:webHidden/>
                <w:lang w:val="en-GB"/>
              </w:rPr>
              <w:fldChar w:fldCharType="end"/>
            </w:r>
          </w:hyperlink>
        </w:p>
        <w:p w14:paraId="1468ED6E" w14:textId="3563289F" w:rsidR="00207336" w:rsidRPr="00D822A3" w:rsidRDefault="000D7AB5">
          <w:pPr>
            <w:pStyle w:val="Innehll1"/>
            <w:rPr>
              <w:rFonts w:asciiTheme="minorHAnsi" w:eastAsiaTheme="minorEastAsia" w:hAnsiTheme="minorHAnsi"/>
              <w:noProof/>
              <w:color w:val="auto"/>
              <w:lang w:val="en-GB" w:eastAsia="sv-SE"/>
            </w:rPr>
          </w:pPr>
          <w:hyperlink w:anchor="_Toc54119971" w:history="1">
            <w:r w:rsidR="00207336" w:rsidRPr="00D822A3">
              <w:rPr>
                <w:rStyle w:val="Hyperlnk"/>
                <w:noProof/>
                <w:lang w:val="en-GB"/>
              </w:rPr>
              <w:t>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Executable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262</w:t>
            </w:r>
            <w:r w:rsidR="00207336" w:rsidRPr="00D822A3">
              <w:rPr>
                <w:noProof/>
                <w:webHidden/>
                <w:lang w:val="en-GB"/>
              </w:rPr>
              <w:fldChar w:fldCharType="end"/>
            </w:r>
          </w:hyperlink>
        </w:p>
        <w:p w14:paraId="18693EC6" w14:textId="36238510" w:rsidR="00207336" w:rsidRPr="00D822A3" w:rsidRDefault="000D7AB5">
          <w:pPr>
            <w:pStyle w:val="Innehll2"/>
            <w:tabs>
              <w:tab w:val="left" w:pos="1100"/>
              <w:tab w:val="right" w:leader="dot" w:pos="9350"/>
            </w:tabs>
            <w:rPr>
              <w:rFonts w:asciiTheme="minorHAnsi" w:eastAsiaTheme="minorEastAsia" w:hAnsiTheme="minorHAnsi"/>
              <w:noProof/>
              <w:color w:val="auto"/>
              <w:lang w:val="en-GB" w:eastAsia="sv-SE"/>
            </w:rPr>
          </w:pPr>
          <w:hyperlink w:anchor="_Toc54119972" w:history="1">
            <w:r w:rsidR="00207336" w:rsidRPr="00D822A3">
              <w:rPr>
                <w:rStyle w:val="Hyperlnk"/>
                <w:noProof/>
                <w:lang w:val="en-GB"/>
              </w:rPr>
              <w:t>14.1.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Windows Mode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262</w:t>
            </w:r>
            <w:r w:rsidR="00207336" w:rsidRPr="00D822A3">
              <w:rPr>
                <w:noProof/>
                <w:webHidden/>
                <w:lang w:val="en-GB"/>
              </w:rPr>
              <w:fldChar w:fldCharType="end"/>
            </w:r>
          </w:hyperlink>
        </w:p>
        <w:p w14:paraId="1899F30C" w14:textId="05E10C77"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73" w:history="1">
            <w:r w:rsidR="00207336" w:rsidRPr="00D822A3">
              <w:rPr>
                <w:rStyle w:val="Hyperlnk"/>
                <w:noProof/>
                <w:highlight w:val="white"/>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Main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262</w:t>
            </w:r>
            <w:r w:rsidR="00207336" w:rsidRPr="00D822A3">
              <w:rPr>
                <w:noProof/>
                <w:webHidden/>
                <w:lang w:val="en-GB"/>
              </w:rPr>
              <w:fldChar w:fldCharType="end"/>
            </w:r>
          </w:hyperlink>
        </w:p>
        <w:p w14:paraId="650DC0EA" w14:textId="49C9FA32"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74" w:history="1">
            <w:r w:rsidR="00207336" w:rsidRPr="00D822A3">
              <w:rPr>
                <w:rStyle w:val="Hyperlnk"/>
                <w:noProof/>
                <w:highlight w:val="white"/>
                <w:lang w:val="en-GB"/>
              </w:rPr>
              <w:t>14.1.2.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Type Size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265</w:t>
            </w:r>
            <w:r w:rsidR="00207336" w:rsidRPr="00D822A3">
              <w:rPr>
                <w:noProof/>
                <w:webHidden/>
                <w:lang w:val="en-GB"/>
              </w:rPr>
              <w:fldChar w:fldCharType="end"/>
            </w:r>
          </w:hyperlink>
        </w:p>
        <w:p w14:paraId="5BAEBBA1" w14:textId="609649A0"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75" w:history="1">
            <w:r w:rsidR="00207336" w:rsidRPr="00D822A3">
              <w:rPr>
                <w:rStyle w:val="Hyperlnk"/>
                <w:noProof/>
                <w:highlight w:val="white"/>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Static Symbol</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266</w:t>
            </w:r>
            <w:r w:rsidR="00207336" w:rsidRPr="00D822A3">
              <w:rPr>
                <w:noProof/>
                <w:webHidden/>
                <w:lang w:val="en-GB"/>
              </w:rPr>
              <w:fldChar w:fldCharType="end"/>
            </w:r>
          </w:hyperlink>
        </w:p>
        <w:p w14:paraId="5960FB89" w14:textId="6B2F5D6B"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76" w:history="1">
            <w:r w:rsidR="00207336" w:rsidRPr="00D822A3">
              <w:rPr>
                <w:rStyle w:val="Hyperlnk"/>
                <w:noProof/>
                <w:highlight w:val="white"/>
                <w:lang w:val="en-GB"/>
              </w:rPr>
              <w:t>14.1.2.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Static Value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268</w:t>
            </w:r>
            <w:r w:rsidR="00207336" w:rsidRPr="00D822A3">
              <w:rPr>
                <w:noProof/>
                <w:webHidden/>
                <w:lang w:val="en-GB"/>
              </w:rPr>
              <w:fldChar w:fldCharType="end"/>
            </w:r>
          </w:hyperlink>
        </w:p>
        <w:p w14:paraId="789E8DC2" w14:textId="0EDBE118"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77" w:history="1">
            <w:r w:rsidR="00207336" w:rsidRPr="00D822A3">
              <w:rPr>
                <w:rStyle w:val="Hyperlnk"/>
                <w:noProof/>
                <w:highlight w:val="white"/>
                <w:lang w:val="en-GB"/>
              </w:rPr>
              <w:t>14.1.3.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Function End</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269</w:t>
            </w:r>
            <w:r w:rsidR="00207336" w:rsidRPr="00D822A3">
              <w:rPr>
                <w:noProof/>
                <w:webHidden/>
                <w:lang w:val="en-GB"/>
              </w:rPr>
              <w:fldChar w:fldCharType="end"/>
            </w:r>
          </w:hyperlink>
        </w:p>
        <w:p w14:paraId="75B14741" w14:textId="5D888892"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78" w:history="1">
            <w:r w:rsidR="00207336" w:rsidRPr="00D822A3">
              <w:rPr>
                <w:rStyle w:val="Hyperlnk"/>
                <w:noProof/>
                <w:highlight w:val="white"/>
                <w:lang w:val="en-GB"/>
              </w:rPr>
              <w:t>14.1.4.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Target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269</w:t>
            </w:r>
            <w:r w:rsidR="00207336" w:rsidRPr="00D822A3">
              <w:rPr>
                <w:noProof/>
                <w:webHidden/>
                <w:lang w:val="en-GB"/>
              </w:rPr>
              <w:fldChar w:fldCharType="end"/>
            </w:r>
          </w:hyperlink>
        </w:p>
        <w:p w14:paraId="2D078B84" w14:textId="23BC065B"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79" w:history="1">
            <w:r w:rsidR="00207336" w:rsidRPr="00D822A3">
              <w:rPr>
                <w:rStyle w:val="Hyperlnk"/>
                <w:noProof/>
                <w:highlight w:val="white"/>
                <w:lang w:val="en-GB"/>
              </w:rPr>
              <w:t>14.1.5.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Exit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270</w:t>
            </w:r>
            <w:r w:rsidR="00207336" w:rsidRPr="00D822A3">
              <w:rPr>
                <w:noProof/>
                <w:webHidden/>
                <w:lang w:val="en-GB"/>
              </w:rPr>
              <w:fldChar w:fldCharType="end"/>
            </w:r>
          </w:hyperlink>
        </w:p>
        <w:p w14:paraId="15800705" w14:textId="54BA8586"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80" w:history="1">
            <w:r w:rsidR="00207336" w:rsidRPr="00D822A3">
              <w:rPr>
                <w:rStyle w:val="Hyperlnk"/>
                <w:noProof/>
                <w:highlight w:val="white"/>
                <w:lang w:val="en-GB"/>
              </w:rPr>
              <w:t>14.1.6.</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Initialization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270</w:t>
            </w:r>
            <w:r w:rsidR="00207336" w:rsidRPr="00D822A3">
              <w:rPr>
                <w:noProof/>
                <w:webHidden/>
                <w:lang w:val="en-GB"/>
              </w:rPr>
              <w:fldChar w:fldCharType="end"/>
            </w:r>
          </w:hyperlink>
        </w:p>
        <w:p w14:paraId="6B9A09E7" w14:textId="3DB5D2AA"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81" w:history="1">
            <w:r w:rsidR="00207336" w:rsidRPr="00D822A3">
              <w:rPr>
                <w:rStyle w:val="Hyperlnk"/>
                <w:noProof/>
                <w:highlight w:val="white"/>
                <w:lang w:val="en-GB"/>
              </w:rPr>
              <w:t>14.1.7.</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Command Line Arguments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271</w:t>
            </w:r>
            <w:r w:rsidR="00207336" w:rsidRPr="00D822A3">
              <w:rPr>
                <w:noProof/>
                <w:webHidden/>
                <w:lang w:val="en-GB"/>
              </w:rPr>
              <w:fldChar w:fldCharType="end"/>
            </w:r>
          </w:hyperlink>
        </w:p>
        <w:p w14:paraId="0F7AE0E0" w14:textId="0C046CC6"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82" w:history="1">
            <w:r w:rsidR="00207336" w:rsidRPr="00D822A3">
              <w:rPr>
                <w:rStyle w:val="Hyperlnk"/>
                <w:noProof/>
                <w:highlight w:val="white"/>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Windows Jump Info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276</w:t>
            </w:r>
            <w:r w:rsidR="00207336" w:rsidRPr="00D822A3">
              <w:rPr>
                <w:noProof/>
                <w:webHidden/>
                <w:lang w:val="en-GB"/>
              </w:rPr>
              <w:fldChar w:fldCharType="end"/>
            </w:r>
          </w:hyperlink>
        </w:p>
        <w:p w14:paraId="7811B1E3" w14:textId="4C5DE999"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83" w:history="1">
            <w:r w:rsidR="00207336" w:rsidRPr="00D822A3">
              <w:rPr>
                <w:rStyle w:val="Hyperlnk"/>
                <w:noProof/>
                <w:highlight w:val="white"/>
                <w:lang w:val="en-GB"/>
              </w:rPr>
              <w:t>14.1.2.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Windows Byte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279</w:t>
            </w:r>
            <w:r w:rsidR="00207336" w:rsidRPr="00D822A3">
              <w:rPr>
                <w:noProof/>
                <w:webHidden/>
                <w:lang w:val="en-GB"/>
              </w:rPr>
              <w:fldChar w:fldCharType="end"/>
            </w:r>
          </w:hyperlink>
        </w:p>
        <w:p w14:paraId="59E23A5D" w14:textId="3CCA1DC0"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84" w:history="1">
            <w:r w:rsidR="00207336" w:rsidRPr="00D822A3">
              <w:rPr>
                <w:rStyle w:val="Hyperlnk"/>
                <w:noProof/>
                <w:highlight w:val="white"/>
                <w:lang w:val="en-GB"/>
              </w:rPr>
              <w:t>14.1.3.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Byte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280</w:t>
            </w:r>
            <w:r w:rsidR="00207336" w:rsidRPr="00D822A3">
              <w:rPr>
                <w:noProof/>
                <w:webHidden/>
                <w:lang w:val="en-GB"/>
              </w:rPr>
              <w:fldChar w:fldCharType="end"/>
            </w:r>
          </w:hyperlink>
        </w:p>
        <w:p w14:paraId="56E5E703" w14:textId="1AE1D458" w:rsidR="00207336" w:rsidRPr="00D822A3" w:rsidRDefault="000D7AB5">
          <w:pPr>
            <w:pStyle w:val="Innehll2"/>
            <w:tabs>
              <w:tab w:val="left" w:pos="1100"/>
              <w:tab w:val="right" w:leader="dot" w:pos="9350"/>
            </w:tabs>
            <w:rPr>
              <w:rFonts w:asciiTheme="minorHAnsi" w:eastAsiaTheme="minorEastAsia" w:hAnsiTheme="minorHAnsi"/>
              <w:noProof/>
              <w:color w:val="auto"/>
              <w:lang w:val="en-GB" w:eastAsia="sv-SE"/>
            </w:rPr>
          </w:pPr>
          <w:hyperlink w:anchor="_Toc54119985" w:history="1">
            <w:r w:rsidR="00207336" w:rsidRPr="00D822A3">
              <w:rPr>
                <w:rStyle w:val="Hyperlnk"/>
                <w:noProof/>
                <w:lang w:val="en-GB"/>
              </w:rPr>
              <w:t>14.2.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Linking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287</w:t>
            </w:r>
            <w:r w:rsidR="00207336" w:rsidRPr="00D822A3">
              <w:rPr>
                <w:noProof/>
                <w:webHidden/>
                <w:lang w:val="en-GB"/>
              </w:rPr>
              <w:fldChar w:fldCharType="end"/>
            </w:r>
          </w:hyperlink>
        </w:p>
        <w:p w14:paraId="4CDC4724" w14:textId="74801D06"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86" w:history="1">
            <w:r w:rsidR="00207336" w:rsidRPr="00D822A3">
              <w:rPr>
                <w:rStyle w:val="Hyperlnk"/>
                <w:noProof/>
                <w:lang w:val="en-GB"/>
              </w:rPr>
              <w:t>14.2.1.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Linker Class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288</w:t>
            </w:r>
            <w:r w:rsidR="00207336" w:rsidRPr="00D822A3">
              <w:rPr>
                <w:noProof/>
                <w:webHidden/>
                <w:lang w:val="en-GB"/>
              </w:rPr>
              <w:fldChar w:fldCharType="end"/>
            </w:r>
          </w:hyperlink>
        </w:p>
        <w:p w14:paraId="39A1FCE1" w14:textId="33BDF037" w:rsidR="00207336" w:rsidRPr="00D822A3" w:rsidRDefault="000D7AB5">
          <w:pPr>
            <w:pStyle w:val="Innehll1"/>
            <w:rPr>
              <w:rFonts w:asciiTheme="minorHAnsi" w:eastAsiaTheme="minorEastAsia" w:hAnsiTheme="minorHAnsi"/>
              <w:noProof/>
              <w:color w:val="auto"/>
              <w:lang w:val="en-GB" w:eastAsia="sv-SE"/>
            </w:rPr>
          </w:pPr>
          <w:hyperlink w:anchor="_Toc54119987" w:history="1">
            <w:r w:rsidR="00207336" w:rsidRPr="00D822A3">
              <w:rPr>
                <w:rStyle w:val="Hyperlnk"/>
                <w:noProof/>
                <w:lang w:val="en-GB"/>
              </w:rPr>
              <w:t>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294</w:t>
            </w:r>
            <w:r w:rsidR="00207336" w:rsidRPr="00D822A3">
              <w:rPr>
                <w:noProof/>
                <w:webHidden/>
                <w:lang w:val="en-GB"/>
              </w:rPr>
              <w:fldChar w:fldCharType="end"/>
            </w:r>
          </w:hyperlink>
        </w:p>
        <w:p w14:paraId="166F248C" w14:textId="0ED5FDC9" w:rsidR="00207336" w:rsidRPr="00D822A3" w:rsidRDefault="000D7AB5">
          <w:pPr>
            <w:pStyle w:val="Innehll2"/>
            <w:tabs>
              <w:tab w:val="left" w:pos="1100"/>
              <w:tab w:val="right" w:leader="dot" w:pos="9350"/>
            </w:tabs>
            <w:rPr>
              <w:rFonts w:asciiTheme="minorHAnsi" w:eastAsiaTheme="minorEastAsia" w:hAnsiTheme="minorHAnsi"/>
              <w:noProof/>
              <w:color w:val="auto"/>
              <w:lang w:val="en-GB" w:eastAsia="sv-SE"/>
            </w:rPr>
          </w:pPr>
          <w:hyperlink w:anchor="_Toc54119988" w:history="1">
            <w:r w:rsidR="00207336" w:rsidRPr="00D822A3">
              <w:rPr>
                <w:rStyle w:val="Hyperlnk"/>
                <w:noProof/>
                <w:lang w:val="en-GB"/>
              </w:rPr>
              <w:t>15.1.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Integral and Floating Limits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294</w:t>
            </w:r>
            <w:r w:rsidR="00207336" w:rsidRPr="00D822A3">
              <w:rPr>
                <w:noProof/>
                <w:webHidden/>
                <w:lang w:val="en-GB"/>
              </w:rPr>
              <w:fldChar w:fldCharType="end"/>
            </w:r>
          </w:hyperlink>
        </w:p>
        <w:p w14:paraId="40D9DC69" w14:textId="5D441929" w:rsidR="00207336" w:rsidRPr="00D822A3" w:rsidRDefault="000D7AB5">
          <w:pPr>
            <w:pStyle w:val="Innehll2"/>
            <w:tabs>
              <w:tab w:val="left" w:pos="1100"/>
              <w:tab w:val="right" w:leader="dot" w:pos="9350"/>
            </w:tabs>
            <w:rPr>
              <w:rFonts w:asciiTheme="minorHAnsi" w:eastAsiaTheme="minorEastAsia" w:hAnsiTheme="minorHAnsi"/>
              <w:noProof/>
              <w:color w:val="auto"/>
              <w:lang w:val="en-GB" w:eastAsia="sv-SE"/>
            </w:rPr>
          </w:pPr>
          <w:hyperlink w:anchor="_Toc54119989" w:history="1">
            <w:r w:rsidR="00207336" w:rsidRPr="00D822A3">
              <w:rPr>
                <w:rStyle w:val="Hyperlnk"/>
                <w:noProof/>
                <w:lang w:val="en-GB"/>
              </w:rPr>
              <w:t>15.2.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Assert Macro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295</w:t>
            </w:r>
            <w:r w:rsidR="00207336" w:rsidRPr="00D822A3">
              <w:rPr>
                <w:noProof/>
                <w:webHidden/>
                <w:lang w:val="en-GB"/>
              </w:rPr>
              <w:fldChar w:fldCharType="end"/>
            </w:r>
          </w:hyperlink>
        </w:p>
        <w:p w14:paraId="00E981EA" w14:textId="6AA15682" w:rsidR="00207336" w:rsidRPr="00D822A3" w:rsidRDefault="000D7AB5">
          <w:pPr>
            <w:pStyle w:val="Innehll2"/>
            <w:tabs>
              <w:tab w:val="left" w:pos="1100"/>
              <w:tab w:val="right" w:leader="dot" w:pos="9350"/>
            </w:tabs>
            <w:rPr>
              <w:rFonts w:asciiTheme="minorHAnsi" w:eastAsiaTheme="minorEastAsia" w:hAnsiTheme="minorHAnsi"/>
              <w:noProof/>
              <w:color w:val="auto"/>
              <w:lang w:val="en-GB" w:eastAsia="sv-SE"/>
            </w:rPr>
          </w:pPr>
          <w:hyperlink w:anchor="_Toc54119990" w:history="1">
            <w:r w:rsidR="00207336" w:rsidRPr="00D822A3">
              <w:rPr>
                <w:rStyle w:val="Hyperlnk"/>
                <w:noProof/>
                <w:lang w:val="en-GB"/>
              </w:rPr>
              <w:t>15.3.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Locale Data</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295</w:t>
            </w:r>
            <w:r w:rsidR="00207336" w:rsidRPr="00D822A3">
              <w:rPr>
                <w:noProof/>
                <w:webHidden/>
                <w:lang w:val="en-GB"/>
              </w:rPr>
              <w:fldChar w:fldCharType="end"/>
            </w:r>
          </w:hyperlink>
        </w:p>
        <w:p w14:paraId="1929925A" w14:textId="19AA6911" w:rsidR="00207336" w:rsidRPr="00D822A3" w:rsidRDefault="000D7AB5">
          <w:pPr>
            <w:pStyle w:val="Innehll2"/>
            <w:tabs>
              <w:tab w:val="left" w:pos="1100"/>
              <w:tab w:val="right" w:leader="dot" w:pos="9350"/>
            </w:tabs>
            <w:rPr>
              <w:rFonts w:asciiTheme="minorHAnsi" w:eastAsiaTheme="minorEastAsia" w:hAnsiTheme="minorHAnsi"/>
              <w:noProof/>
              <w:color w:val="auto"/>
              <w:lang w:val="en-GB" w:eastAsia="sv-SE"/>
            </w:rPr>
          </w:pPr>
          <w:hyperlink w:anchor="_Toc54119991" w:history="1">
            <w:r w:rsidR="00207336" w:rsidRPr="00D822A3">
              <w:rPr>
                <w:rStyle w:val="Hyperlnk"/>
                <w:noProof/>
                <w:lang w:val="en-GB"/>
              </w:rPr>
              <w:t>15.4.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Character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297</w:t>
            </w:r>
            <w:r w:rsidR="00207336" w:rsidRPr="00D822A3">
              <w:rPr>
                <w:noProof/>
                <w:webHidden/>
                <w:lang w:val="en-GB"/>
              </w:rPr>
              <w:fldChar w:fldCharType="end"/>
            </w:r>
          </w:hyperlink>
        </w:p>
        <w:p w14:paraId="6AE03DD7" w14:textId="3447BBBD" w:rsidR="00207336" w:rsidRPr="00D822A3" w:rsidRDefault="000D7AB5">
          <w:pPr>
            <w:pStyle w:val="Innehll2"/>
            <w:tabs>
              <w:tab w:val="left" w:pos="1100"/>
              <w:tab w:val="right" w:leader="dot" w:pos="9350"/>
            </w:tabs>
            <w:rPr>
              <w:rFonts w:asciiTheme="minorHAnsi" w:eastAsiaTheme="minorEastAsia" w:hAnsiTheme="minorHAnsi"/>
              <w:noProof/>
              <w:color w:val="auto"/>
              <w:lang w:val="en-GB" w:eastAsia="sv-SE"/>
            </w:rPr>
          </w:pPr>
          <w:hyperlink w:anchor="_Toc54119992" w:history="1">
            <w:r w:rsidR="00207336" w:rsidRPr="00D822A3">
              <w:rPr>
                <w:rStyle w:val="Hyperlnk"/>
                <w:noProof/>
                <w:lang w:val="en-GB"/>
              </w:rPr>
              <w:t>15.5.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Strings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299</w:t>
            </w:r>
            <w:r w:rsidR="00207336" w:rsidRPr="00D822A3">
              <w:rPr>
                <w:noProof/>
                <w:webHidden/>
                <w:lang w:val="en-GB"/>
              </w:rPr>
              <w:fldChar w:fldCharType="end"/>
            </w:r>
          </w:hyperlink>
        </w:p>
        <w:p w14:paraId="37B160D2" w14:textId="2A3DC3D3" w:rsidR="00207336" w:rsidRPr="00D822A3" w:rsidRDefault="000D7AB5">
          <w:pPr>
            <w:pStyle w:val="Innehll2"/>
            <w:tabs>
              <w:tab w:val="left" w:pos="1100"/>
              <w:tab w:val="right" w:leader="dot" w:pos="9350"/>
            </w:tabs>
            <w:rPr>
              <w:rFonts w:asciiTheme="minorHAnsi" w:eastAsiaTheme="minorEastAsia" w:hAnsiTheme="minorHAnsi"/>
              <w:noProof/>
              <w:color w:val="auto"/>
              <w:lang w:val="en-GB" w:eastAsia="sv-SE"/>
            </w:rPr>
          </w:pPr>
          <w:hyperlink w:anchor="_Toc54119993" w:history="1">
            <w:r w:rsidR="00207336" w:rsidRPr="00D822A3">
              <w:rPr>
                <w:rStyle w:val="Hyperlnk"/>
                <w:noProof/>
                <w:lang w:val="en-GB"/>
              </w:rPr>
              <w:t>15.6.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Long Jumps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306</w:t>
            </w:r>
            <w:r w:rsidR="00207336" w:rsidRPr="00D822A3">
              <w:rPr>
                <w:noProof/>
                <w:webHidden/>
                <w:lang w:val="en-GB"/>
              </w:rPr>
              <w:fldChar w:fldCharType="end"/>
            </w:r>
          </w:hyperlink>
        </w:p>
        <w:p w14:paraId="2ADC3653" w14:textId="2BC6B0CF" w:rsidR="00207336" w:rsidRPr="00D822A3" w:rsidRDefault="000D7AB5">
          <w:pPr>
            <w:pStyle w:val="Innehll2"/>
            <w:tabs>
              <w:tab w:val="left" w:pos="1100"/>
              <w:tab w:val="right" w:leader="dot" w:pos="9350"/>
            </w:tabs>
            <w:rPr>
              <w:rFonts w:asciiTheme="minorHAnsi" w:eastAsiaTheme="minorEastAsia" w:hAnsiTheme="minorHAnsi"/>
              <w:noProof/>
              <w:color w:val="auto"/>
              <w:lang w:val="en-GB" w:eastAsia="sv-SE"/>
            </w:rPr>
          </w:pPr>
          <w:hyperlink w:anchor="_Toc54119994" w:history="1">
            <w:r w:rsidR="00207336" w:rsidRPr="00D822A3">
              <w:rPr>
                <w:rStyle w:val="Hyperlnk"/>
                <w:noProof/>
                <w:lang w:val="en-GB"/>
              </w:rPr>
              <w:t>15.7.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Mathematical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306</w:t>
            </w:r>
            <w:r w:rsidR="00207336" w:rsidRPr="00D822A3">
              <w:rPr>
                <w:noProof/>
                <w:webHidden/>
                <w:lang w:val="en-GB"/>
              </w:rPr>
              <w:fldChar w:fldCharType="end"/>
            </w:r>
          </w:hyperlink>
        </w:p>
        <w:p w14:paraId="5D1CE66B" w14:textId="7A2DBE23" w:rsidR="00207336" w:rsidRPr="00D822A3" w:rsidRDefault="000D7AB5">
          <w:pPr>
            <w:pStyle w:val="Innehll2"/>
            <w:tabs>
              <w:tab w:val="left" w:pos="1100"/>
              <w:tab w:val="right" w:leader="dot" w:pos="9350"/>
            </w:tabs>
            <w:rPr>
              <w:rFonts w:asciiTheme="minorHAnsi" w:eastAsiaTheme="minorEastAsia" w:hAnsiTheme="minorHAnsi"/>
              <w:noProof/>
              <w:color w:val="auto"/>
              <w:lang w:val="en-GB" w:eastAsia="sv-SE"/>
            </w:rPr>
          </w:pPr>
          <w:hyperlink w:anchor="_Toc54119995" w:history="1">
            <w:r w:rsidR="00207336" w:rsidRPr="00D822A3">
              <w:rPr>
                <w:rStyle w:val="Hyperlnk"/>
                <w:noProof/>
                <w:lang w:val="en-GB"/>
              </w:rPr>
              <w:t>15.8.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Standard Input/Output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314</w:t>
            </w:r>
            <w:r w:rsidR="00207336" w:rsidRPr="00D822A3">
              <w:rPr>
                <w:noProof/>
                <w:webHidden/>
                <w:lang w:val="en-GB"/>
              </w:rPr>
              <w:fldChar w:fldCharType="end"/>
            </w:r>
          </w:hyperlink>
        </w:p>
        <w:p w14:paraId="38C06FA9" w14:textId="7FC685E3"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96" w:history="1">
            <w:r w:rsidR="00207336" w:rsidRPr="00D822A3">
              <w:rPr>
                <w:rStyle w:val="Hyperlnk"/>
                <w:noProof/>
                <w:lang w:val="en-GB"/>
              </w:rPr>
              <w:t>15.8.1.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Printing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314</w:t>
            </w:r>
            <w:r w:rsidR="00207336" w:rsidRPr="00D822A3">
              <w:rPr>
                <w:noProof/>
                <w:webHidden/>
                <w:lang w:val="en-GB"/>
              </w:rPr>
              <w:fldChar w:fldCharType="end"/>
            </w:r>
          </w:hyperlink>
        </w:p>
        <w:p w14:paraId="49888999" w14:textId="43B59E2A"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97" w:history="1">
            <w:r w:rsidR="00207336" w:rsidRPr="00D822A3">
              <w:rPr>
                <w:rStyle w:val="Hyperlnk"/>
                <w:noProof/>
                <w:lang w:val="en-GB"/>
              </w:rPr>
              <w:t>15.8.2.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Scanning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326</w:t>
            </w:r>
            <w:r w:rsidR="00207336" w:rsidRPr="00D822A3">
              <w:rPr>
                <w:noProof/>
                <w:webHidden/>
                <w:lang w:val="en-GB"/>
              </w:rPr>
              <w:fldChar w:fldCharType="end"/>
            </w:r>
          </w:hyperlink>
        </w:p>
        <w:p w14:paraId="16139F4E" w14:textId="6149E835"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19998" w:history="1">
            <w:r w:rsidR="00207336" w:rsidRPr="00D822A3">
              <w:rPr>
                <w:rStyle w:val="Hyperlnk"/>
                <w:noProof/>
                <w:lang w:val="en-GB"/>
              </w:rPr>
              <w:t>15.8.3.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File Handling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336</w:t>
            </w:r>
            <w:r w:rsidR="00207336" w:rsidRPr="00D822A3">
              <w:rPr>
                <w:noProof/>
                <w:webHidden/>
                <w:lang w:val="en-GB"/>
              </w:rPr>
              <w:fldChar w:fldCharType="end"/>
            </w:r>
          </w:hyperlink>
        </w:p>
        <w:p w14:paraId="09D33C52" w14:textId="4E68A9E9" w:rsidR="00207336" w:rsidRPr="00D822A3" w:rsidRDefault="000D7AB5">
          <w:pPr>
            <w:pStyle w:val="Innehll2"/>
            <w:tabs>
              <w:tab w:val="left" w:pos="1100"/>
              <w:tab w:val="right" w:leader="dot" w:pos="9350"/>
            </w:tabs>
            <w:rPr>
              <w:rFonts w:asciiTheme="minorHAnsi" w:eastAsiaTheme="minorEastAsia" w:hAnsiTheme="minorHAnsi"/>
              <w:noProof/>
              <w:color w:val="auto"/>
              <w:lang w:val="en-GB" w:eastAsia="sv-SE"/>
            </w:rPr>
          </w:pPr>
          <w:hyperlink w:anchor="_Toc54119999" w:history="1">
            <w:r w:rsidR="00207336" w:rsidRPr="00D822A3">
              <w:rPr>
                <w:rStyle w:val="Hyperlnk"/>
                <w:noProof/>
                <w:lang w:val="en-GB"/>
              </w:rPr>
              <w:t>15.9.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346</w:t>
            </w:r>
            <w:r w:rsidR="00207336" w:rsidRPr="00D822A3">
              <w:rPr>
                <w:noProof/>
                <w:webHidden/>
                <w:lang w:val="en-GB"/>
              </w:rPr>
              <w:fldChar w:fldCharType="end"/>
            </w:r>
          </w:hyperlink>
        </w:p>
        <w:p w14:paraId="07BDC61F" w14:textId="5BE3003C" w:rsidR="00207336" w:rsidRPr="00D822A3" w:rsidRDefault="000D7AB5">
          <w:pPr>
            <w:pStyle w:val="Innehll2"/>
            <w:tabs>
              <w:tab w:val="left" w:pos="1100"/>
              <w:tab w:val="right" w:leader="dot" w:pos="9350"/>
            </w:tabs>
            <w:rPr>
              <w:rFonts w:asciiTheme="minorHAnsi" w:eastAsiaTheme="minorEastAsia" w:hAnsiTheme="minorHAnsi"/>
              <w:noProof/>
              <w:color w:val="auto"/>
              <w:lang w:val="en-GB" w:eastAsia="sv-SE"/>
            </w:rPr>
          </w:pPr>
          <w:hyperlink w:anchor="_Toc54120000" w:history="1">
            <w:r w:rsidR="00207336" w:rsidRPr="00D822A3">
              <w:rPr>
                <w:rStyle w:val="Hyperlnk"/>
                <w:noProof/>
                <w:lang w:val="en-GB"/>
              </w:rPr>
              <w:t>15.10.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Time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351</w:t>
            </w:r>
            <w:r w:rsidR="00207336" w:rsidRPr="00D822A3">
              <w:rPr>
                <w:noProof/>
                <w:webHidden/>
                <w:lang w:val="en-GB"/>
              </w:rPr>
              <w:fldChar w:fldCharType="end"/>
            </w:r>
          </w:hyperlink>
        </w:p>
        <w:p w14:paraId="16664CCF" w14:textId="40C4D45F" w:rsidR="00207336" w:rsidRPr="00D822A3" w:rsidRDefault="000D7AB5">
          <w:pPr>
            <w:pStyle w:val="Innehll1"/>
            <w:rPr>
              <w:rFonts w:asciiTheme="minorHAnsi" w:eastAsiaTheme="minorEastAsia" w:hAnsiTheme="minorHAnsi"/>
              <w:noProof/>
              <w:color w:val="auto"/>
              <w:lang w:val="en-GB" w:eastAsia="sv-SE"/>
            </w:rPr>
          </w:pPr>
          <w:hyperlink w:anchor="_Toc54120001" w:history="1">
            <w:r w:rsidR="00207336" w:rsidRPr="00D822A3">
              <w:rPr>
                <w:rStyle w:val="Hyperlnk"/>
                <w:noProof/>
                <w:lang w:val="en-GB"/>
              </w:rPr>
              <w:t>A.</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360</w:t>
            </w:r>
            <w:r w:rsidR="00207336" w:rsidRPr="00D822A3">
              <w:rPr>
                <w:noProof/>
                <w:webHidden/>
                <w:lang w:val="en-GB"/>
              </w:rPr>
              <w:fldChar w:fldCharType="end"/>
            </w:r>
          </w:hyperlink>
        </w:p>
        <w:p w14:paraId="6D9D67DB" w14:textId="1D37F064" w:rsidR="00207336" w:rsidRPr="00D822A3" w:rsidRDefault="000D7AB5">
          <w:pPr>
            <w:pStyle w:val="Innehll2"/>
            <w:tabs>
              <w:tab w:val="left" w:pos="1100"/>
              <w:tab w:val="right" w:leader="dot" w:pos="9350"/>
            </w:tabs>
            <w:rPr>
              <w:rFonts w:asciiTheme="minorHAnsi" w:eastAsiaTheme="minorEastAsia" w:hAnsiTheme="minorHAnsi"/>
              <w:noProof/>
              <w:color w:val="auto"/>
              <w:lang w:val="en-GB" w:eastAsia="sv-SE"/>
            </w:rPr>
          </w:pPr>
          <w:hyperlink w:anchor="_Toc54120002" w:history="1">
            <w:r w:rsidR="00207336" w:rsidRPr="00D822A3">
              <w:rPr>
                <w:rStyle w:val="Hyperlnk"/>
                <w:noProof/>
                <w:lang w:val="en-GB"/>
              </w:rPr>
              <w:t>15.11.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Expression Parser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360</w:t>
            </w:r>
            <w:r w:rsidR="00207336" w:rsidRPr="00D822A3">
              <w:rPr>
                <w:noProof/>
                <w:webHidden/>
                <w:lang w:val="en-GB"/>
              </w:rPr>
              <w:fldChar w:fldCharType="end"/>
            </w:r>
          </w:hyperlink>
        </w:p>
        <w:p w14:paraId="4AA62169" w14:textId="11A036B5" w:rsidR="00207336" w:rsidRPr="00D822A3" w:rsidRDefault="000D7AB5">
          <w:pPr>
            <w:pStyle w:val="Innehll3"/>
            <w:tabs>
              <w:tab w:val="left" w:pos="1540"/>
              <w:tab w:val="right" w:leader="dot" w:pos="9350"/>
            </w:tabs>
            <w:rPr>
              <w:rFonts w:asciiTheme="minorHAnsi" w:eastAsiaTheme="minorEastAsia" w:hAnsiTheme="minorHAnsi"/>
              <w:noProof/>
              <w:color w:val="auto"/>
              <w:lang w:val="en-GB" w:eastAsia="sv-SE"/>
            </w:rPr>
          </w:pPr>
          <w:hyperlink w:anchor="_Toc54120003" w:history="1">
            <w:r w:rsidR="00207336" w:rsidRPr="00D822A3">
              <w:rPr>
                <w:rStyle w:val="Hyperlnk"/>
                <w:noProof/>
                <w:lang w:val="en-GB"/>
              </w:rPr>
              <w:t>15.11.1.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360</w:t>
            </w:r>
            <w:r w:rsidR="00207336" w:rsidRPr="00D822A3">
              <w:rPr>
                <w:noProof/>
                <w:webHidden/>
                <w:lang w:val="en-GB"/>
              </w:rPr>
              <w:fldChar w:fldCharType="end"/>
            </w:r>
          </w:hyperlink>
        </w:p>
        <w:p w14:paraId="625CA5DD" w14:textId="4410FB06" w:rsidR="00207336" w:rsidRPr="00D822A3" w:rsidRDefault="000D7AB5">
          <w:pPr>
            <w:pStyle w:val="Innehll3"/>
            <w:tabs>
              <w:tab w:val="left" w:pos="1540"/>
              <w:tab w:val="right" w:leader="dot" w:pos="9350"/>
            </w:tabs>
            <w:rPr>
              <w:rFonts w:asciiTheme="minorHAnsi" w:eastAsiaTheme="minorEastAsia" w:hAnsiTheme="minorHAnsi"/>
              <w:noProof/>
              <w:color w:val="auto"/>
              <w:lang w:val="en-GB" w:eastAsia="sv-SE"/>
            </w:rPr>
          </w:pPr>
          <w:hyperlink w:anchor="_Toc54120004" w:history="1">
            <w:r w:rsidR="00207336" w:rsidRPr="00D822A3">
              <w:rPr>
                <w:rStyle w:val="Hyperlnk"/>
                <w:noProof/>
                <w:lang w:val="en-GB"/>
              </w:rPr>
              <w:t>15.11.2.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Parser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361</w:t>
            </w:r>
            <w:r w:rsidR="00207336" w:rsidRPr="00D822A3">
              <w:rPr>
                <w:noProof/>
                <w:webHidden/>
                <w:lang w:val="en-GB"/>
              </w:rPr>
              <w:fldChar w:fldCharType="end"/>
            </w:r>
          </w:hyperlink>
        </w:p>
        <w:p w14:paraId="1753FEA2" w14:textId="2149BAD1" w:rsidR="00207336" w:rsidRPr="00D822A3" w:rsidRDefault="000D7AB5">
          <w:pPr>
            <w:pStyle w:val="Innehll3"/>
            <w:tabs>
              <w:tab w:val="left" w:pos="1540"/>
              <w:tab w:val="right" w:leader="dot" w:pos="9350"/>
            </w:tabs>
            <w:rPr>
              <w:rFonts w:asciiTheme="minorHAnsi" w:eastAsiaTheme="minorEastAsia" w:hAnsiTheme="minorHAnsi"/>
              <w:noProof/>
              <w:color w:val="auto"/>
              <w:lang w:val="en-GB" w:eastAsia="sv-SE"/>
            </w:rPr>
          </w:pPr>
          <w:hyperlink w:anchor="_Toc54120005" w:history="1">
            <w:r w:rsidR="00207336" w:rsidRPr="00D822A3">
              <w:rPr>
                <w:rStyle w:val="Hyperlnk"/>
                <w:noProof/>
                <w:lang w:val="en-GB"/>
              </w:rPr>
              <w:t>15.11.3.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Scanner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365</w:t>
            </w:r>
            <w:r w:rsidR="00207336" w:rsidRPr="00D822A3">
              <w:rPr>
                <w:noProof/>
                <w:webHidden/>
                <w:lang w:val="en-GB"/>
              </w:rPr>
              <w:fldChar w:fldCharType="end"/>
            </w:r>
          </w:hyperlink>
        </w:p>
        <w:p w14:paraId="0C5C3D2F" w14:textId="2D85E61E" w:rsidR="00207336" w:rsidRPr="00D822A3" w:rsidRDefault="000D7AB5">
          <w:pPr>
            <w:pStyle w:val="Innehll2"/>
            <w:tabs>
              <w:tab w:val="left" w:pos="1100"/>
              <w:tab w:val="right" w:leader="dot" w:pos="9350"/>
            </w:tabs>
            <w:rPr>
              <w:rFonts w:asciiTheme="minorHAnsi" w:eastAsiaTheme="minorEastAsia" w:hAnsiTheme="minorHAnsi"/>
              <w:noProof/>
              <w:color w:val="auto"/>
              <w:lang w:val="en-GB" w:eastAsia="sv-SE"/>
            </w:rPr>
          </w:pPr>
          <w:hyperlink w:anchor="_Toc54120006" w:history="1">
            <w:r w:rsidR="00207336" w:rsidRPr="00D822A3">
              <w:rPr>
                <w:rStyle w:val="Hyperlnk"/>
                <w:noProof/>
                <w:lang w:val="en-GB"/>
              </w:rPr>
              <w:t>15.12.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 Parser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366</w:t>
            </w:r>
            <w:r w:rsidR="00207336" w:rsidRPr="00D822A3">
              <w:rPr>
                <w:noProof/>
                <w:webHidden/>
                <w:lang w:val="en-GB"/>
              </w:rPr>
              <w:fldChar w:fldCharType="end"/>
            </w:r>
          </w:hyperlink>
        </w:p>
        <w:p w14:paraId="49A3ED9E" w14:textId="4F43EADB" w:rsidR="00207336" w:rsidRPr="00D822A3" w:rsidRDefault="000D7AB5">
          <w:pPr>
            <w:pStyle w:val="Innehll2"/>
            <w:tabs>
              <w:tab w:val="left" w:pos="1100"/>
              <w:tab w:val="right" w:leader="dot" w:pos="9350"/>
            </w:tabs>
            <w:rPr>
              <w:rFonts w:asciiTheme="minorHAnsi" w:eastAsiaTheme="minorEastAsia" w:hAnsiTheme="minorHAnsi"/>
              <w:noProof/>
              <w:color w:val="auto"/>
              <w:lang w:val="en-GB" w:eastAsia="sv-SE"/>
            </w:rPr>
          </w:pPr>
          <w:hyperlink w:anchor="_Toc54120007" w:history="1">
            <w:r w:rsidR="00207336" w:rsidRPr="00D822A3">
              <w:rPr>
                <w:rStyle w:val="Hyperlnk"/>
                <w:noProof/>
                <w:lang w:val="en-GB"/>
              </w:rPr>
              <w:t>15.13.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368</w:t>
            </w:r>
            <w:r w:rsidR="00207336" w:rsidRPr="00D822A3">
              <w:rPr>
                <w:noProof/>
                <w:webHidden/>
                <w:lang w:val="en-GB"/>
              </w:rPr>
              <w:fldChar w:fldCharType="end"/>
            </w:r>
          </w:hyperlink>
        </w:p>
        <w:p w14:paraId="30DFB36C" w14:textId="4544CC43" w:rsidR="00207336" w:rsidRPr="00D822A3" w:rsidRDefault="000D7AB5">
          <w:pPr>
            <w:pStyle w:val="Innehll3"/>
            <w:tabs>
              <w:tab w:val="left" w:pos="1540"/>
              <w:tab w:val="right" w:leader="dot" w:pos="9350"/>
            </w:tabs>
            <w:rPr>
              <w:rFonts w:asciiTheme="minorHAnsi" w:eastAsiaTheme="minorEastAsia" w:hAnsiTheme="minorHAnsi"/>
              <w:noProof/>
              <w:color w:val="auto"/>
              <w:lang w:val="en-GB" w:eastAsia="sv-SE"/>
            </w:rPr>
          </w:pPr>
          <w:hyperlink w:anchor="_Toc54120008" w:history="1">
            <w:r w:rsidR="00207336" w:rsidRPr="00D822A3">
              <w:rPr>
                <w:rStyle w:val="Hyperlnk"/>
                <w:noProof/>
                <w:lang w:val="en-GB"/>
              </w:rPr>
              <w:t>15.13.1.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Tri Graphs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370</w:t>
            </w:r>
            <w:r w:rsidR="00207336" w:rsidRPr="00D822A3">
              <w:rPr>
                <w:noProof/>
                <w:webHidden/>
                <w:lang w:val="en-GB"/>
              </w:rPr>
              <w:fldChar w:fldCharType="end"/>
            </w:r>
          </w:hyperlink>
        </w:p>
        <w:p w14:paraId="10F2F4BA" w14:textId="429E9CF7" w:rsidR="00207336" w:rsidRPr="00D822A3" w:rsidRDefault="000D7AB5">
          <w:pPr>
            <w:pStyle w:val="Innehll3"/>
            <w:tabs>
              <w:tab w:val="left" w:pos="1540"/>
              <w:tab w:val="right" w:leader="dot" w:pos="9350"/>
            </w:tabs>
            <w:rPr>
              <w:rFonts w:asciiTheme="minorHAnsi" w:eastAsiaTheme="minorEastAsia" w:hAnsiTheme="minorHAnsi"/>
              <w:noProof/>
              <w:color w:val="auto"/>
              <w:lang w:val="en-GB" w:eastAsia="sv-SE"/>
            </w:rPr>
          </w:pPr>
          <w:hyperlink w:anchor="_Toc54120009" w:history="1">
            <w:r w:rsidR="00207336" w:rsidRPr="00D822A3">
              <w:rPr>
                <w:rStyle w:val="Hyperlnk"/>
                <w:noProof/>
                <w:lang w:val="en-GB"/>
              </w:rPr>
              <w:t>15.13.1.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Comments, Strings, and Characters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371</w:t>
            </w:r>
            <w:r w:rsidR="00207336" w:rsidRPr="00D822A3">
              <w:rPr>
                <w:noProof/>
                <w:webHidden/>
                <w:lang w:val="en-GB"/>
              </w:rPr>
              <w:fldChar w:fldCharType="end"/>
            </w:r>
          </w:hyperlink>
        </w:p>
        <w:p w14:paraId="53A349C7" w14:textId="30D70C5F" w:rsidR="00207336" w:rsidRPr="00D822A3" w:rsidRDefault="000D7AB5">
          <w:pPr>
            <w:pStyle w:val="Innehll3"/>
            <w:tabs>
              <w:tab w:val="left" w:pos="1540"/>
              <w:tab w:val="right" w:leader="dot" w:pos="9350"/>
            </w:tabs>
            <w:rPr>
              <w:rFonts w:asciiTheme="minorHAnsi" w:eastAsiaTheme="minorEastAsia" w:hAnsiTheme="minorHAnsi"/>
              <w:noProof/>
              <w:color w:val="auto"/>
              <w:lang w:val="en-GB" w:eastAsia="sv-SE"/>
            </w:rPr>
          </w:pPr>
          <w:hyperlink w:anchor="_Toc54120010" w:history="1">
            <w:r w:rsidR="00207336" w:rsidRPr="00D822A3">
              <w:rPr>
                <w:rStyle w:val="Hyperlnk"/>
                <w:noProof/>
                <w:lang w:val="en-GB"/>
              </w:rPr>
              <w:t>15.13.2.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Slash Codes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373</w:t>
            </w:r>
            <w:r w:rsidR="00207336" w:rsidRPr="00D822A3">
              <w:rPr>
                <w:noProof/>
                <w:webHidden/>
                <w:lang w:val="en-GB"/>
              </w:rPr>
              <w:fldChar w:fldCharType="end"/>
            </w:r>
          </w:hyperlink>
        </w:p>
        <w:p w14:paraId="3A5238B3" w14:textId="152D6E82" w:rsidR="00207336" w:rsidRPr="00D822A3" w:rsidRDefault="000D7AB5">
          <w:pPr>
            <w:pStyle w:val="Innehll3"/>
            <w:tabs>
              <w:tab w:val="left" w:pos="1540"/>
              <w:tab w:val="right" w:leader="dot" w:pos="9350"/>
            </w:tabs>
            <w:rPr>
              <w:rFonts w:asciiTheme="minorHAnsi" w:eastAsiaTheme="minorEastAsia" w:hAnsiTheme="minorHAnsi"/>
              <w:noProof/>
              <w:color w:val="auto"/>
              <w:lang w:val="en-GB" w:eastAsia="sv-SE"/>
            </w:rPr>
          </w:pPr>
          <w:hyperlink w:anchor="_Toc54120011" w:history="1">
            <w:r w:rsidR="00207336" w:rsidRPr="00D822A3">
              <w:rPr>
                <w:rStyle w:val="Hyperlnk"/>
                <w:noProof/>
                <w:lang w:val="en-GB"/>
              </w:rPr>
              <w:t>15.13.3.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Line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373</w:t>
            </w:r>
            <w:r w:rsidR="00207336" w:rsidRPr="00D822A3">
              <w:rPr>
                <w:noProof/>
                <w:webHidden/>
                <w:lang w:val="en-GB"/>
              </w:rPr>
              <w:fldChar w:fldCharType="end"/>
            </w:r>
          </w:hyperlink>
        </w:p>
        <w:p w14:paraId="7F5609F5" w14:textId="7E41AF3E" w:rsidR="00207336" w:rsidRPr="00D822A3" w:rsidRDefault="000D7AB5">
          <w:pPr>
            <w:pStyle w:val="Innehll3"/>
            <w:tabs>
              <w:tab w:val="left" w:pos="1540"/>
              <w:tab w:val="right" w:leader="dot" w:pos="9350"/>
            </w:tabs>
            <w:rPr>
              <w:rFonts w:asciiTheme="minorHAnsi" w:eastAsiaTheme="minorEastAsia" w:hAnsiTheme="minorHAnsi"/>
              <w:noProof/>
              <w:color w:val="auto"/>
              <w:lang w:val="en-GB" w:eastAsia="sv-SE"/>
            </w:rPr>
          </w:pPr>
          <w:hyperlink w:anchor="_Toc54120012" w:history="1">
            <w:r w:rsidR="00207336" w:rsidRPr="00D822A3">
              <w:rPr>
                <w:rStyle w:val="Hyperlnk"/>
                <w:noProof/>
                <w:lang w:val="en-GB"/>
              </w:rPr>
              <w:t>15.13.4.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Lines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377</w:t>
            </w:r>
            <w:r w:rsidR="00207336" w:rsidRPr="00D822A3">
              <w:rPr>
                <w:noProof/>
                <w:webHidden/>
                <w:lang w:val="en-GB"/>
              </w:rPr>
              <w:fldChar w:fldCharType="end"/>
            </w:r>
          </w:hyperlink>
        </w:p>
        <w:p w14:paraId="22C90187" w14:textId="2C4AE5DF" w:rsidR="00207336" w:rsidRPr="00D822A3" w:rsidRDefault="000D7AB5">
          <w:pPr>
            <w:pStyle w:val="Innehll3"/>
            <w:tabs>
              <w:tab w:val="left" w:pos="1540"/>
              <w:tab w:val="right" w:leader="dot" w:pos="9350"/>
            </w:tabs>
            <w:rPr>
              <w:rFonts w:asciiTheme="minorHAnsi" w:eastAsiaTheme="minorEastAsia" w:hAnsiTheme="minorHAnsi"/>
              <w:noProof/>
              <w:color w:val="auto"/>
              <w:lang w:val="en-GB" w:eastAsia="sv-SE"/>
            </w:rPr>
          </w:pPr>
          <w:hyperlink w:anchor="_Toc54120013" w:history="1">
            <w:r w:rsidR="00207336" w:rsidRPr="00D822A3">
              <w:rPr>
                <w:rStyle w:val="Hyperlnk"/>
                <w:noProof/>
                <w:lang w:val="en-GB"/>
              </w:rPr>
              <w:t>15.13.5.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Includes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377</w:t>
            </w:r>
            <w:r w:rsidR="00207336" w:rsidRPr="00D822A3">
              <w:rPr>
                <w:noProof/>
                <w:webHidden/>
                <w:lang w:val="en-GB"/>
              </w:rPr>
              <w:fldChar w:fldCharType="end"/>
            </w:r>
          </w:hyperlink>
        </w:p>
        <w:p w14:paraId="144C65E5" w14:textId="67F99CA5" w:rsidR="00207336" w:rsidRPr="00D822A3" w:rsidRDefault="000D7AB5">
          <w:pPr>
            <w:pStyle w:val="Innehll3"/>
            <w:tabs>
              <w:tab w:val="left" w:pos="1540"/>
              <w:tab w:val="right" w:leader="dot" w:pos="9350"/>
            </w:tabs>
            <w:rPr>
              <w:rFonts w:asciiTheme="minorHAnsi" w:eastAsiaTheme="minorEastAsia" w:hAnsiTheme="minorHAnsi"/>
              <w:noProof/>
              <w:color w:val="auto"/>
              <w:lang w:val="en-GB" w:eastAsia="sv-SE"/>
            </w:rPr>
          </w:pPr>
          <w:hyperlink w:anchor="_Toc54120014" w:history="1">
            <w:r w:rsidR="00207336" w:rsidRPr="00D822A3">
              <w:rPr>
                <w:rStyle w:val="Hyperlnk"/>
                <w:noProof/>
                <w:lang w:val="en-GB"/>
              </w:rPr>
              <w:t>15.13.6.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Macros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378</w:t>
            </w:r>
            <w:r w:rsidR="00207336" w:rsidRPr="00D822A3">
              <w:rPr>
                <w:noProof/>
                <w:webHidden/>
                <w:lang w:val="en-GB"/>
              </w:rPr>
              <w:fldChar w:fldCharType="end"/>
            </w:r>
          </w:hyperlink>
        </w:p>
        <w:p w14:paraId="51EDD177" w14:textId="097CB118" w:rsidR="00207336" w:rsidRPr="00D822A3" w:rsidRDefault="000D7AB5">
          <w:pPr>
            <w:pStyle w:val="Innehll3"/>
            <w:tabs>
              <w:tab w:val="left" w:pos="1540"/>
              <w:tab w:val="right" w:leader="dot" w:pos="9350"/>
            </w:tabs>
            <w:rPr>
              <w:rFonts w:asciiTheme="minorHAnsi" w:eastAsiaTheme="minorEastAsia" w:hAnsiTheme="minorHAnsi"/>
              <w:noProof/>
              <w:color w:val="auto"/>
              <w:lang w:val="en-GB" w:eastAsia="sv-SE"/>
            </w:rPr>
          </w:pPr>
          <w:hyperlink w:anchor="_Toc54120015" w:history="1">
            <w:r w:rsidR="00207336" w:rsidRPr="00D822A3">
              <w:rPr>
                <w:rStyle w:val="Hyperlnk"/>
                <w:noProof/>
                <w:lang w:val="en-GB"/>
              </w:rPr>
              <w:t>15.13.7.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Conditional Programming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383</w:t>
            </w:r>
            <w:r w:rsidR="00207336" w:rsidRPr="00D822A3">
              <w:rPr>
                <w:noProof/>
                <w:webHidden/>
                <w:lang w:val="en-GB"/>
              </w:rPr>
              <w:fldChar w:fldCharType="end"/>
            </w:r>
          </w:hyperlink>
        </w:p>
        <w:p w14:paraId="2B89A2D1" w14:textId="4864FBA9" w:rsidR="00207336" w:rsidRPr="00D822A3" w:rsidRDefault="000D7AB5">
          <w:pPr>
            <w:pStyle w:val="Innehll3"/>
            <w:tabs>
              <w:tab w:val="left" w:pos="1540"/>
              <w:tab w:val="right" w:leader="dot" w:pos="9350"/>
            </w:tabs>
            <w:rPr>
              <w:rFonts w:asciiTheme="minorHAnsi" w:eastAsiaTheme="minorEastAsia" w:hAnsiTheme="minorHAnsi"/>
              <w:noProof/>
              <w:color w:val="auto"/>
              <w:lang w:val="en-GB" w:eastAsia="sv-SE"/>
            </w:rPr>
          </w:pPr>
          <w:hyperlink w:anchor="_Toc54120016" w:history="1">
            <w:r w:rsidR="00207336" w:rsidRPr="00D822A3">
              <w:rPr>
                <w:rStyle w:val="Hyperlnk"/>
                <w:noProof/>
                <w:lang w:val="en-GB"/>
              </w:rPr>
              <w:t>15.13.8.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Macro Expansion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385</w:t>
            </w:r>
            <w:r w:rsidR="00207336" w:rsidRPr="00D822A3">
              <w:rPr>
                <w:noProof/>
                <w:webHidden/>
                <w:lang w:val="en-GB"/>
              </w:rPr>
              <w:fldChar w:fldCharType="end"/>
            </w:r>
          </w:hyperlink>
        </w:p>
        <w:p w14:paraId="5A37E492" w14:textId="69F549C7" w:rsidR="00207336" w:rsidRPr="00D822A3" w:rsidRDefault="000D7AB5">
          <w:pPr>
            <w:pStyle w:val="Innehll3"/>
            <w:tabs>
              <w:tab w:val="left" w:pos="1540"/>
              <w:tab w:val="right" w:leader="dot" w:pos="9350"/>
            </w:tabs>
            <w:rPr>
              <w:rFonts w:asciiTheme="minorHAnsi" w:eastAsiaTheme="minorEastAsia" w:hAnsiTheme="minorHAnsi"/>
              <w:noProof/>
              <w:color w:val="auto"/>
              <w:lang w:val="en-GB" w:eastAsia="sv-SE"/>
            </w:rPr>
          </w:pPr>
          <w:hyperlink w:anchor="_Toc54120017" w:history="1">
            <w:r w:rsidR="00207336" w:rsidRPr="00D822A3">
              <w:rPr>
                <w:rStyle w:val="Hyperlnk"/>
                <w:noProof/>
                <w:lang w:val="en-GB"/>
              </w:rPr>
              <w:t>15.13.9.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String Merging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388</w:t>
            </w:r>
            <w:r w:rsidR="00207336" w:rsidRPr="00D822A3">
              <w:rPr>
                <w:noProof/>
                <w:webHidden/>
                <w:lang w:val="en-GB"/>
              </w:rPr>
              <w:fldChar w:fldCharType="end"/>
            </w:r>
          </w:hyperlink>
        </w:p>
        <w:p w14:paraId="2D489B2B" w14:textId="2E93AEAA" w:rsidR="00207336" w:rsidRPr="00D822A3" w:rsidRDefault="000D7AB5">
          <w:pPr>
            <w:pStyle w:val="Innehll1"/>
            <w:rPr>
              <w:rFonts w:asciiTheme="minorHAnsi" w:eastAsiaTheme="minorEastAsia" w:hAnsiTheme="minorHAnsi"/>
              <w:noProof/>
              <w:color w:val="auto"/>
              <w:lang w:val="en-GB" w:eastAsia="sv-SE"/>
            </w:rPr>
          </w:pPr>
          <w:hyperlink w:anchor="_Toc54120018" w:history="1">
            <w:r w:rsidR="00207336" w:rsidRPr="00D822A3">
              <w:rPr>
                <w:rStyle w:val="Hyperlnk"/>
                <w:noProof/>
                <w:lang w:val="en-GB"/>
              </w:rPr>
              <w:t>B.</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390</w:t>
            </w:r>
            <w:r w:rsidR="00207336" w:rsidRPr="00D822A3">
              <w:rPr>
                <w:noProof/>
                <w:webHidden/>
                <w:lang w:val="en-GB"/>
              </w:rPr>
              <w:fldChar w:fldCharType="end"/>
            </w:r>
          </w:hyperlink>
        </w:p>
        <w:p w14:paraId="55758A33" w14:textId="2E596829" w:rsidR="00207336" w:rsidRPr="00D822A3" w:rsidRDefault="000D7AB5">
          <w:pPr>
            <w:pStyle w:val="Innehll2"/>
            <w:tabs>
              <w:tab w:val="left" w:pos="1100"/>
              <w:tab w:val="right" w:leader="dot" w:pos="9350"/>
            </w:tabs>
            <w:rPr>
              <w:rFonts w:asciiTheme="minorHAnsi" w:eastAsiaTheme="minorEastAsia" w:hAnsiTheme="minorHAnsi"/>
              <w:noProof/>
              <w:color w:val="auto"/>
              <w:lang w:val="en-GB" w:eastAsia="sv-SE"/>
            </w:rPr>
          </w:pPr>
          <w:hyperlink w:anchor="_Toc54120019" w:history="1">
            <w:r w:rsidR="00207336" w:rsidRPr="00D822A3">
              <w:rPr>
                <w:rStyle w:val="Hyperlnk"/>
                <w:noProof/>
                <w:lang w:val="en-GB"/>
              </w:rPr>
              <w:t>15.14.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390</w:t>
            </w:r>
            <w:r w:rsidR="00207336" w:rsidRPr="00D822A3">
              <w:rPr>
                <w:noProof/>
                <w:webHidden/>
                <w:lang w:val="en-GB"/>
              </w:rPr>
              <w:fldChar w:fldCharType="end"/>
            </w:r>
          </w:hyperlink>
        </w:p>
        <w:p w14:paraId="1943AE9B" w14:textId="171D671B" w:rsidR="00207336" w:rsidRPr="00D822A3" w:rsidRDefault="000D7AB5">
          <w:pPr>
            <w:pStyle w:val="Innehll2"/>
            <w:tabs>
              <w:tab w:val="left" w:pos="1100"/>
              <w:tab w:val="right" w:leader="dot" w:pos="9350"/>
            </w:tabs>
            <w:rPr>
              <w:rFonts w:asciiTheme="minorHAnsi" w:eastAsiaTheme="minorEastAsia" w:hAnsiTheme="minorHAnsi"/>
              <w:noProof/>
              <w:color w:val="auto"/>
              <w:lang w:val="en-GB" w:eastAsia="sv-SE"/>
            </w:rPr>
          </w:pPr>
          <w:hyperlink w:anchor="_Toc54120020" w:history="1">
            <w:r w:rsidR="00207336" w:rsidRPr="00D822A3">
              <w:rPr>
                <w:rStyle w:val="Hyperlnk"/>
                <w:noProof/>
                <w:lang w:val="en-GB"/>
              </w:rPr>
              <w:t>15.15.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Language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390</w:t>
            </w:r>
            <w:r w:rsidR="00207336" w:rsidRPr="00D822A3">
              <w:rPr>
                <w:noProof/>
                <w:webHidden/>
                <w:lang w:val="en-GB"/>
              </w:rPr>
              <w:fldChar w:fldCharType="end"/>
            </w:r>
          </w:hyperlink>
        </w:p>
        <w:p w14:paraId="548E2F3F" w14:textId="24CD3FC2" w:rsidR="00207336" w:rsidRPr="00D822A3" w:rsidRDefault="000D7AB5">
          <w:pPr>
            <w:pStyle w:val="Innehll1"/>
            <w:rPr>
              <w:rFonts w:asciiTheme="minorHAnsi" w:eastAsiaTheme="minorEastAsia" w:hAnsiTheme="minorHAnsi"/>
              <w:noProof/>
              <w:color w:val="auto"/>
              <w:lang w:val="en-GB" w:eastAsia="sv-SE"/>
            </w:rPr>
          </w:pPr>
          <w:hyperlink w:anchor="_Toc54120021" w:history="1">
            <w:r w:rsidR="00207336" w:rsidRPr="00D822A3">
              <w:rPr>
                <w:rStyle w:val="Hyperlnk"/>
                <w:noProof/>
                <w:lang w:val="en-GB"/>
              </w:rPr>
              <w:t>C.</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GPPG and GPLEX</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397</w:t>
            </w:r>
            <w:r w:rsidR="00207336" w:rsidRPr="00D822A3">
              <w:rPr>
                <w:noProof/>
                <w:webHidden/>
                <w:lang w:val="en-GB"/>
              </w:rPr>
              <w:fldChar w:fldCharType="end"/>
            </w:r>
          </w:hyperlink>
        </w:p>
        <w:p w14:paraId="6DB773E7" w14:textId="5961430E" w:rsidR="00207336" w:rsidRPr="00D822A3" w:rsidRDefault="000D7AB5">
          <w:pPr>
            <w:pStyle w:val="Innehll3"/>
            <w:tabs>
              <w:tab w:val="left" w:pos="1540"/>
              <w:tab w:val="right" w:leader="dot" w:pos="9350"/>
            </w:tabs>
            <w:rPr>
              <w:rFonts w:asciiTheme="minorHAnsi" w:eastAsiaTheme="minorEastAsia" w:hAnsiTheme="minorHAnsi"/>
              <w:noProof/>
              <w:color w:val="auto"/>
              <w:lang w:val="en-GB" w:eastAsia="sv-SE"/>
            </w:rPr>
          </w:pPr>
          <w:hyperlink w:anchor="_Toc54120022" w:history="1">
            <w:r w:rsidR="00207336" w:rsidRPr="00D822A3">
              <w:rPr>
                <w:rStyle w:val="Hyperlnk"/>
                <w:noProof/>
                <w:lang w:val="en-GB"/>
              </w:rPr>
              <w:t>15.15.1.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Language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397</w:t>
            </w:r>
            <w:r w:rsidR="00207336" w:rsidRPr="00D822A3">
              <w:rPr>
                <w:noProof/>
                <w:webHidden/>
                <w:lang w:val="en-GB"/>
              </w:rPr>
              <w:fldChar w:fldCharType="end"/>
            </w:r>
          </w:hyperlink>
        </w:p>
        <w:p w14:paraId="31E653F7" w14:textId="7B950032" w:rsidR="00207336" w:rsidRPr="00D822A3" w:rsidRDefault="000D7AB5">
          <w:pPr>
            <w:pStyle w:val="Innehll3"/>
            <w:tabs>
              <w:tab w:val="left" w:pos="1540"/>
              <w:tab w:val="right" w:leader="dot" w:pos="9350"/>
            </w:tabs>
            <w:rPr>
              <w:rFonts w:asciiTheme="minorHAnsi" w:eastAsiaTheme="minorEastAsia" w:hAnsiTheme="minorHAnsi"/>
              <w:noProof/>
              <w:color w:val="auto"/>
              <w:lang w:val="en-GB" w:eastAsia="sv-SE"/>
            </w:rPr>
          </w:pPr>
          <w:hyperlink w:anchor="_Toc54120023" w:history="1">
            <w:r w:rsidR="00207336" w:rsidRPr="00D822A3">
              <w:rPr>
                <w:rStyle w:val="Hyperlnk"/>
                <w:noProof/>
                <w:lang w:val="en-GB"/>
              </w:rPr>
              <w:t>15.15.2.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398</w:t>
            </w:r>
            <w:r w:rsidR="00207336" w:rsidRPr="00D822A3">
              <w:rPr>
                <w:noProof/>
                <w:webHidden/>
                <w:lang w:val="en-GB"/>
              </w:rPr>
              <w:fldChar w:fldCharType="end"/>
            </w:r>
          </w:hyperlink>
        </w:p>
        <w:p w14:paraId="6C2FE5B2" w14:textId="1BB0B9A4" w:rsidR="00207336" w:rsidRPr="00D822A3" w:rsidRDefault="000D7AB5">
          <w:pPr>
            <w:pStyle w:val="Innehll3"/>
            <w:tabs>
              <w:tab w:val="left" w:pos="1540"/>
              <w:tab w:val="right" w:leader="dot" w:pos="9350"/>
            </w:tabs>
            <w:rPr>
              <w:rFonts w:asciiTheme="minorHAnsi" w:eastAsiaTheme="minorEastAsia" w:hAnsiTheme="minorHAnsi"/>
              <w:noProof/>
              <w:color w:val="auto"/>
              <w:lang w:val="en-GB" w:eastAsia="sv-SE"/>
            </w:rPr>
          </w:pPr>
          <w:hyperlink w:anchor="_Toc54120024" w:history="1">
            <w:r w:rsidR="00207336" w:rsidRPr="00D822A3">
              <w:rPr>
                <w:rStyle w:val="Hyperlnk"/>
                <w:noProof/>
                <w:lang w:val="en-GB"/>
              </w:rPr>
              <w:t>15.15.3.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GPPG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399</w:t>
            </w:r>
            <w:r w:rsidR="00207336" w:rsidRPr="00D822A3">
              <w:rPr>
                <w:noProof/>
                <w:webHidden/>
                <w:lang w:val="en-GB"/>
              </w:rPr>
              <w:fldChar w:fldCharType="end"/>
            </w:r>
          </w:hyperlink>
        </w:p>
        <w:p w14:paraId="048BDBFF" w14:textId="26713027" w:rsidR="00207336" w:rsidRPr="00D822A3" w:rsidRDefault="000D7AB5">
          <w:pPr>
            <w:pStyle w:val="Innehll3"/>
            <w:tabs>
              <w:tab w:val="left" w:pos="1540"/>
              <w:tab w:val="right" w:leader="dot" w:pos="9350"/>
            </w:tabs>
            <w:rPr>
              <w:rFonts w:asciiTheme="minorHAnsi" w:eastAsiaTheme="minorEastAsia" w:hAnsiTheme="minorHAnsi"/>
              <w:noProof/>
              <w:color w:val="auto"/>
              <w:lang w:val="en-GB" w:eastAsia="sv-SE"/>
            </w:rPr>
          </w:pPr>
          <w:hyperlink w:anchor="_Toc54120025" w:history="1">
            <w:r w:rsidR="00207336" w:rsidRPr="00D822A3">
              <w:rPr>
                <w:rStyle w:val="Hyperlnk"/>
                <w:noProof/>
                <w:lang w:val="en-GB"/>
              </w:rPr>
              <w:t>15.15.4.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JPlex</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403</w:t>
            </w:r>
            <w:r w:rsidR="00207336" w:rsidRPr="00D822A3">
              <w:rPr>
                <w:noProof/>
                <w:webHidden/>
                <w:lang w:val="en-GB"/>
              </w:rPr>
              <w:fldChar w:fldCharType="end"/>
            </w:r>
          </w:hyperlink>
        </w:p>
        <w:p w14:paraId="048382B5" w14:textId="4D539194" w:rsidR="00207336" w:rsidRPr="00D822A3" w:rsidRDefault="000D7AB5">
          <w:pPr>
            <w:pStyle w:val="Innehll3"/>
            <w:tabs>
              <w:tab w:val="left" w:pos="1540"/>
              <w:tab w:val="right" w:leader="dot" w:pos="9350"/>
            </w:tabs>
            <w:rPr>
              <w:rFonts w:asciiTheme="minorHAnsi" w:eastAsiaTheme="minorEastAsia" w:hAnsiTheme="minorHAnsi"/>
              <w:noProof/>
              <w:color w:val="auto"/>
              <w:lang w:val="en-GB" w:eastAsia="sv-SE"/>
            </w:rPr>
          </w:pPr>
          <w:hyperlink w:anchor="_Toc54120026" w:history="1">
            <w:r w:rsidR="00207336" w:rsidRPr="00D822A3">
              <w:rPr>
                <w:rStyle w:val="Hyperlnk"/>
                <w:noProof/>
                <w:lang w:val="en-GB"/>
              </w:rPr>
              <w:t>15.15.5.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Main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405</w:t>
            </w:r>
            <w:r w:rsidR="00207336" w:rsidRPr="00D822A3">
              <w:rPr>
                <w:noProof/>
                <w:webHidden/>
                <w:lang w:val="en-GB"/>
              </w:rPr>
              <w:fldChar w:fldCharType="end"/>
            </w:r>
          </w:hyperlink>
        </w:p>
        <w:p w14:paraId="443A0EA7" w14:textId="7A5E9FDD" w:rsidR="00207336" w:rsidRPr="00D822A3" w:rsidRDefault="000D7AB5">
          <w:pPr>
            <w:pStyle w:val="Innehll1"/>
            <w:rPr>
              <w:rFonts w:asciiTheme="minorHAnsi" w:eastAsiaTheme="minorEastAsia" w:hAnsiTheme="minorHAnsi"/>
              <w:noProof/>
              <w:color w:val="auto"/>
              <w:lang w:val="en-GB" w:eastAsia="sv-SE"/>
            </w:rPr>
          </w:pPr>
          <w:hyperlink w:anchor="_Toc54120027" w:history="1">
            <w:r w:rsidR="00207336" w:rsidRPr="00D822A3">
              <w:rPr>
                <w:rStyle w:val="Hyperlnk"/>
                <w:noProof/>
                <w:lang w:val="en-GB"/>
              </w:rPr>
              <w:t>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Auxiliary Classes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407</w:t>
            </w:r>
            <w:r w:rsidR="00207336" w:rsidRPr="00D822A3">
              <w:rPr>
                <w:noProof/>
                <w:webHidden/>
                <w:lang w:val="en-GB"/>
              </w:rPr>
              <w:fldChar w:fldCharType="end"/>
            </w:r>
          </w:hyperlink>
        </w:p>
        <w:p w14:paraId="0250FFA7" w14:textId="5CDD1B52" w:rsidR="00207336" w:rsidRPr="00D822A3" w:rsidRDefault="000D7AB5">
          <w:pPr>
            <w:pStyle w:val="Innehll2"/>
            <w:tabs>
              <w:tab w:val="left" w:pos="1100"/>
              <w:tab w:val="right" w:leader="dot" w:pos="9350"/>
            </w:tabs>
            <w:rPr>
              <w:rFonts w:asciiTheme="minorHAnsi" w:eastAsiaTheme="minorEastAsia" w:hAnsiTheme="minorHAnsi"/>
              <w:noProof/>
              <w:color w:val="auto"/>
              <w:lang w:val="en-GB" w:eastAsia="sv-SE"/>
            </w:rPr>
          </w:pPr>
          <w:hyperlink w:anchor="_Toc54120028" w:history="1">
            <w:r w:rsidR="00207336" w:rsidRPr="00D822A3">
              <w:rPr>
                <w:rStyle w:val="Hyperlnk"/>
                <w:noProof/>
                <w:lang w:val="en-GB"/>
              </w:rPr>
              <w:t>16.1.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Error Handling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407</w:t>
            </w:r>
            <w:r w:rsidR="00207336" w:rsidRPr="00D822A3">
              <w:rPr>
                <w:noProof/>
                <w:webHidden/>
                <w:lang w:val="en-GB"/>
              </w:rPr>
              <w:fldChar w:fldCharType="end"/>
            </w:r>
          </w:hyperlink>
        </w:p>
        <w:p w14:paraId="786C5B1E" w14:textId="72AD0BFE" w:rsidR="00207336" w:rsidRPr="00D822A3" w:rsidRDefault="000D7AB5">
          <w:pPr>
            <w:pStyle w:val="Innehll2"/>
            <w:tabs>
              <w:tab w:val="left" w:pos="1100"/>
              <w:tab w:val="right" w:leader="dot" w:pos="9350"/>
            </w:tabs>
            <w:rPr>
              <w:rFonts w:asciiTheme="minorHAnsi" w:eastAsiaTheme="minorEastAsia" w:hAnsiTheme="minorHAnsi"/>
              <w:noProof/>
              <w:color w:val="auto"/>
              <w:lang w:val="en-GB" w:eastAsia="sv-SE"/>
            </w:rPr>
          </w:pPr>
          <w:hyperlink w:anchor="_Toc54120029" w:history="1">
            <w:r w:rsidR="00207336" w:rsidRPr="00D822A3">
              <w:rPr>
                <w:rStyle w:val="Hyperlnk"/>
                <w:noProof/>
                <w:lang w:val="en-GB"/>
              </w:rPr>
              <w:t>16.2.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Container Classes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411</w:t>
            </w:r>
            <w:r w:rsidR="00207336" w:rsidRPr="00D822A3">
              <w:rPr>
                <w:noProof/>
                <w:webHidden/>
                <w:lang w:val="en-GB"/>
              </w:rPr>
              <w:fldChar w:fldCharType="end"/>
            </w:r>
          </w:hyperlink>
        </w:p>
        <w:p w14:paraId="6FF0899B" w14:textId="288D2758"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20030" w:history="1">
            <w:r w:rsidR="00207336" w:rsidRPr="00D822A3">
              <w:rPr>
                <w:rStyle w:val="Hyperlnk"/>
                <w:noProof/>
                <w:lang w:val="en-GB"/>
              </w:rPr>
              <w:t>16.2.1.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Ordered Pair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411</w:t>
            </w:r>
            <w:r w:rsidR="00207336" w:rsidRPr="00D822A3">
              <w:rPr>
                <w:noProof/>
                <w:webHidden/>
                <w:lang w:val="en-GB"/>
              </w:rPr>
              <w:fldChar w:fldCharType="end"/>
            </w:r>
          </w:hyperlink>
        </w:p>
        <w:p w14:paraId="79DBEBE0" w14:textId="1B6E2173"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20031" w:history="1">
            <w:r w:rsidR="00207336" w:rsidRPr="00D822A3">
              <w:rPr>
                <w:rStyle w:val="Hyperlnk"/>
                <w:noProof/>
                <w:lang w:val="en-GB"/>
              </w:rPr>
              <w:t>16.2.2.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Triple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412</w:t>
            </w:r>
            <w:r w:rsidR="00207336" w:rsidRPr="00D822A3">
              <w:rPr>
                <w:noProof/>
                <w:webHidden/>
                <w:lang w:val="en-GB"/>
              </w:rPr>
              <w:fldChar w:fldCharType="end"/>
            </w:r>
          </w:hyperlink>
        </w:p>
        <w:p w14:paraId="04F4F839" w14:textId="7BF4E15A" w:rsidR="00207336" w:rsidRPr="00D822A3" w:rsidRDefault="000D7AB5">
          <w:pPr>
            <w:pStyle w:val="Innehll2"/>
            <w:tabs>
              <w:tab w:val="left" w:pos="1100"/>
              <w:tab w:val="right" w:leader="dot" w:pos="9350"/>
            </w:tabs>
            <w:rPr>
              <w:rFonts w:asciiTheme="minorHAnsi" w:eastAsiaTheme="minorEastAsia" w:hAnsiTheme="minorHAnsi"/>
              <w:noProof/>
              <w:color w:val="auto"/>
              <w:lang w:val="en-GB" w:eastAsia="sv-SE"/>
            </w:rPr>
          </w:pPr>
          <w:hyperlink w:anchor="_Toc54120032" w:history="1">
            <w:r w:rsidR="00207336" w:rsidRPr="00D822A3">
              <w:rPr>
                <w:rStyle w:val="Hyperlnk"/>
                <w:noProof/>
                <w:lang w:val="en-GB"/>
              </w:rPr>
              <w:t>16.3.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Graph</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413</w:t>
            </w:r>
            <w:r w:rsidR="00207336" w:rsidRPr="00D822A3">
              <w:rPr>
                <w:noProof/>
                <w:webHidden/>
                <w:lang w:val="en-GB"/>
              </w:rPr>
              <w:fldChar w:fldCharType="end"/>
            </w:r>
          </w:hyperlink>
        </w:p>
        <w:p w14:paraId="44E36252" w14:textId="1B8C8E9A"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20033" w:history="1">
            <w:r w:rsidR="00207336" w:rsidRPr="00D822A3">
              <w:rPr>
                <w:rStyle w:val="Hyperlnk"/>
                <w:noProof/>
                <w:lang w:val="en-GB"/>
              </w:rPr>
              <w:t>16.3.1.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Addition and Removal of Vertices and Edges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414</w:t>
            </w:r>
            <w:r w:rsidR="00207336" w:rsidRPr="00D822A3">
              <w:rPr>
                <w:noProof/>
                <w:webHidden/>
                <w:lang w:val="en-GB"/>
              </w:rPr>
              <w:fldChar w:fldCharType="end"/>
            </w:r>
          </w:hyperlink>
        </w:p>
        <w:p w14:paraId="623FC5CB" w14:textId="330AF0E1"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20034" w:history="1">
            <w:r w:rsidR="00207336" w:rsidRPr="00D822A3">
              <w:rPr>
                <w:rStyle w:val="Hyperlnk"/>
                <w:noProof/>
                <w:lang w:val="en-GB"/>
              </w:rPr>
              <w:t>16.3.2.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Graph Partition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415</w:t>
            </w:r>
            <w:r w:rsidR="00207336" w:rsidRPr="00D822A3">
              <w:rPr>
                <w:noProof/>
                <w:webHidden/>
                <w:lang w:val="en-GB"/>
              </w:rPr>
              <w:fldChar w:fldCharType="end"/>
            </w:r>
          </w:hyperlink>
        </w:p>
        <w:p w14:paraId="4393ED10" w14:textId="38B3C6A1" w:rsidR="00207336" w:rsidRPr="00D822A3" w:rsidRDefault="000D7AB5">
          <w:pPr>
            <w:pStyle w:val="Innehll2"/>
            <w:tabs>
              <w:tab w:val="left" w:pos="1100"/>
              <w:tab w:val="right" w:leader="dot" w:pos="9350"/>
            </w:tabs>
            <w:rPr>
              <w:rFonts w:asciiTheme="minorHAnsi" w:eastAsiaTheme="minorEastAsia" w:hAnsiTheme="minorHAnsi"/>
              <w:noProof/>
              <w:color w:val="auto"/>
              <w:lang w:val="en-GB" w:eastAsia="sv-SE"/>
            </w:rPr>
          </w:pPr>
          <w:hyperlink w:anchor="_Toc54120035" w:history="1">
            <w:r w:rsidR="00207336" w:rsidRPr="00D822A3">
              <w:rPr>
                <w:rStyle w:val="Hyperlnk"/>
                <w:noProof/>
                <w:lang w:val="en-GB"/>
              </w:rPr>
              <w:t>16.4.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ListSet and ListMap</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416</w:t>
            </w:r>
            <w:r w:rsidR="00207336" w:rsidRPr="00D822A3">
              <w:rPr>
                <w:noProof/>
                <w:webHidden/>
                <w:lang w:val="en-GB"/>
              </w:rPr>
              <w:fldChar w:fldCharType="end"/>
            </w:r>
          </w:hyperlink>
        </w:p>
        <w:p w14:paraId="1CFA635E" w14:textId="586D4582" w:rsidR="00207336" w:rsidRPr="00D822A3" w:rsidRDefault="000D7AB5">
          <w:pPr>
            <w:pStyle w:val="Innehll1"/>
            <w:rPr>
              <w:rFonts w:asciiTheme="minorHAnsi" w:eastAsiaTheme="minorEastAsia" w:hAnsiTheme="minorHAnsi"/>
              <w:noProof/>
              <w:color w:val="auto"/>
              <w:lang w:val="en-GB" w:eastAsia="sv-SE"/>
            </w:rPr>
          </w:pPr>
          <w:hyperlink w:anchor="_Toc54120036" w:history="1">
            <w:r w:rsidR="00207336" w:rsidRPr="00D822A3">
              <w:rPr>
                <w:rStyle w:val="Hyperlnk"/>
                <w:noProof/>
                <w:lang w:val="en-GB"/>
              </w:rPr>
              <w:t>D.</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ASCII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425</w:t>
            </w:r>
            <w:r w:rsidR="00207336" w:rsidRPr="00D822A3">
              <w:rPr>
                <w:noProof/>
                <w:webHidden/>
                <w:lang w:val="en-GB"/>
              </w:rPr>
              <w:fldChar w:fldCharType="end"/>
            </w:r>
          </w:hyperlink>
        </w:p>
        <w:p w14:paraId="4CC2DDD9" w14:textId="07A3BBD4" w:rsidR="00207336" w:rsidRPr="00D822A3" w:rsidRDefault="000D7AB5">
          <w:pPr>
            <w:pStyle w:val="Innehll1"/>
            <w:rPr>
              <w:rFonts w:asciiTheme="minorHAnsi" w:eastAsiaTheme="minorEastAsia" w:hAnsiTheme="minorHAnsi"/>
              <w:noProof/>
              <w:color w:val="auto"/>
              <w:lang w:val="en-GB" w:eastAsia="sv-SE"/>
            </w:rPr>
          </w:pPr>
          <w:hyperlink w:anchor="_Toc54120037" w:history="1">
            <w:r w:rsidR="00207336" w:rsidRPr="00D822A3">
              <w:rPr>
                <w:rStyle w:val="Hyperlnk"/>
                <w:noProof/>
                <w:lang w:val="en-GB"/>
              </w:rPr>
              <w:t>E.</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 Crash Course in C</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427</w:t>
            </w:r>
            <w:r w:rsidR="00207336" w:rsidRPr="00D822A3">
              <w:rPr>
                <w:noProof/>
                <w:webHidden/>
                <w:lang w:val="en-GB"/>
              </w:rPr>
              <w:fldChar w:fldCharType="end"/>
            </w:r>
          </w:hyperlink>
        </w:p>
        <w:p w14:paraId="6AC5995C" w14:textId="0D83C3EC" w:rsidR="00207336" w:rsidRPr="00D822A3" w:rsidRDefault="000D7AB5">
          <w:pPr>
            <w:pStyle w:val="Innehll2"/>
            <w:tabs>
              <w:tab w:val="left" w:pos="1100"/>
              <w:tab w:val="right" w:leader="dot" w:pos="9350"/>
            </w:tabs>
            <w:rPr>
              <w:rFonts w:asciiTheme="minorHAnsi" w:eastAsiaTheme="minorEastAsia" w:hAnsiTheme="minorHAnsi"/>
              <w:noProof/>
              <w:color w:val="auto"/>
              <w:lang w:val="en-GB" w:eastAsia="sv-SE"/>
            </w:rPr>
          </w:pPr>
          <w:hyperlink w:anchor="_Toc54120038" w:history="1">
            <w:r w:rsidR="00207336" w:rsidRPr="00D822A3">
              <w:rPr>
                <w:rStyle w:val="Hyperlnk"/>
                <w:noProof/>
                <w:lang w:val="en-GB"/>
              </w:rPr>
              <w:t>16.5.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Compiler and the Linker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427</w:t>
            </w:r>
            <w:r w:rsidR="00207336" w:rsidRPr="00D822A3">
              <w:rPr>
                <w:noProof/>
                <w:webHidden/>
                <w:lang w:val="en-GB"/>
              </w:rPr>
              <w:fldChar w:fldCharType="end"/>
            </w:r>
          </w:hyperlink>
        </w:p>
        <w:p w14:paraId="39993BDC" w14:textId="4480FA89" w:rsidR="00207336" w:rsidRPr="00D822A3" w:rsidRDefault="000D7AB5">
          <w:pPr>
            <w:pStyle w:val="Innehll2"/>
            <w:tabs>
              <w:tab w:val="left" w:pos="1100"/>
              <w:tab w:val="right" w:leader="dot" w:pos="9350"/>
            </w:tabs>
            <w:rPr>
              <w:rFonts w:asciiTheme="minorHAnsi" w:eastAsiaTheme="minorEastAsia" w:hAnsiTheme="minorHAnsi"/>
              <w:noProof/>
              <w:color w:val="auto"/>
              <w:lang w:val="en-GB" w:eastAsia="sv-SE"/>
            </w:rPr>
          </w:pPr>
          <w:hyperlink w:anchor="_Toc54120039" w:history="1">
            <w:r w:rsidR="00207336" w:rsidRPr="00D822A3">
              <w:rPr>
                <w:rStyle w:val="Hyperlnk"/>
                <w:noProof/>
                <w:lang w:val="en-GB"/>
              </w:rPr>
              <w:t>16.6.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Hello-World Program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428</w:t>
            </w:r>
            <w:r w:rsidR="00207336" w:rsidRPr="00D822A3">
              <w:rPr>
                <w:noProof/>
                <w:webHidden/>
                <w:lang w:val="en-GB"/>
              </w:rPr>
              <w:fldChar w:fldCharType="end"/>
            </w:r>
          </w:hyperlink>
        </w:p>
        <w:p w14:paraId="469A2DE1" w14:textId="0111BF77" w:rsidR="00207336" w:rsidRPr="00D822A3" w:rsidRDefault="000D7AB5">
          <w:pPr>
            <w:pStyle w:val="Innehll2"/>
            <w:tabs>
              <w:tab w:val="left" w:pos="1100"/>
              <w:tab w:val="right" w:leader="dot" w:pos="9350"/>
            </w:tabs>
            <w:rPr>
              <w:rFonts w:asciiTheme="minorHAnsi" w:eastAsiaTheme="minorEastAsia" w:hAnsiTheme="minorHAnsi"/>
              <w:noProof/>
              <w:color w:val="auto"/>
              <w:lang w:val="en-GB" w:eastAsia="sv-SE"/>
            </w:rPr>
          </w:pPr>
          <w:hyperlink w:anchor="_Toc54120040" w:history="1">
            <w:r w:rsidR="00207336" w:rsidRPr="00D822A3">
              <w:rPr>
                <w:rStyle w:val="Hyperlnk"/>
                <w:noProof/>
                <w:lang w:val="en-GB"/>
              </w:rPr>
              <w:t>16.7.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Comments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429</w:t>
            </w:r>
            <w:r w:rsidR="00207336" w:rsidRPr="00D822A3">
              <w:rPr>
                <w:noProof/>
                <w:webHidden/>
                <w:lang w:val="en-GB"/>
              </w:rPr>
              <w:fldChar w:fldCharType="end"/>
            </w:r>
          </w:hyperlink>
        </w:p>
        <w:p w14:paraId="23DEEB1B" w14:textId="1434D3E7" w:rsidR="00207336" w:rsidRPr="00D822A3" w:rsidRDefault="000D7AB5">
          <w:pPr>
            <w:pStyle w:val="Innehll2"/>
            <w:tabs>
              <w:tab w:val="left" w:pos="1100"/>
              <w:tab w:val="right" w:leader="dot" w:pos="9350"/>
            </w:tabs>
            <w:rPr>
              <w:rFonts w:asciiTheme="minorHAnsi" w:eastAsiaTheme="minorEastAsia" w:hAnsiTheme="minorHAnsi"/>
              <w:noProof/>
              <w:color w:val="auto"/>
              <w:lang w:val="en-GB" w:eastAsia="sv-SE"/>
            </w:rPr>
          </w:pPr>
          <w:hyperlink w:anchor="_Toc54120041" w:history="1">
            <w:r w:rsidR="00207336" w:rsidRPr="00D822A3">
              <w:rPr>
                <w:rStyle w:val="Hyperlnk"/>
                <w:noProof/>
                <w:lang w:val="en-GB"/>
              </w:rPr>
              <w:t>16.8.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Types and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429</w:t>
            </w:r>
            <w:r w:rsidR="00207336" w:rsidRPr="00D822A3">
              <w:rPr>
                <w:noProof/>
                <w:webHidden/>
                <w:lang w:val="en-GB"/>
              </w:rPr>
              <w:fldChar w:fldCharType="end"/>
            </w:r>
          </w:hyperlink>
        </w:p>
        <w:p w14:paraId="39EE2088" w14:textId="046157B1"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20042" w:history="1">
            <w:r w:rsidR="00207336" w:rsidRPr="00D822A3">
              <w:rPr>
                <w:rStyle w:val="Hyperlnk"/>
                <w:noProof/>
                <w:lang w:val="en-GB"/>
              </w:rPr>
              <w:t>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Simple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430</w:t>
            </w:r>
            <w:r w:rsidR="00207336" w:rsidRPr="00D822A3">
              <w:rPr>
                <w:noProof/>
                <w:webHidden/>
                <w:lang w:val="en-GB"/>
              </w:rPr>
              <w:fldChar w:fldCharType="end"/>
            </w:r>
          </w:hyperlink>
        </w:p>
        <w:p w14:paraId="7F62E44F" w14:textId="60C6F468"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20043" w:history="1">
            <w:r w:rsidR="00207336" w:rsidRPr="00D822A3">
              <w:rPr>
                <w:rStyle w:val="Hyperlnk"/>
                <w:noProof/>
                <w:lang w:val="en-GB"/>
              </w:rPr>
              <w:t>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430</w:t>
            </w:r>
            <w:r w:rsidR="00207336" w:rsidRPr="00D822A3">
              <w:rPr>
                <w:noProof/>
                <w:webHidden/>
                <w:lang w:val="en-GB"/>
              </w:rPr>
              <w:fldChar w:fldCharType="end"/>
            </w:r>
          </w:hyperlink>
        </w:p>
        <w:p w14:paraId="0FDDA1EA" w14:textId="44F00FAF"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20044" w:history="1">
            <w:r w:rsidR="00207336" w:rsidRPr="00D822A3">
              <w:rPr>
                <w:rStyle w:val="Hyperlnk"/>
                <w:noProof/>
                <w:lang w:val="en-GB"/>
              </w:rPr>
              <w:t>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Constants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431</w:t>
            </w:r>
            <w:r w:rsidR="00207336" w:rsidRPr="00D822A3">
              <w:rPr>
                <w:noProof/>
                <w:webHidden/>
                <w:lang w:val="en-GB"/>
              </w:rPr>
              <w:fldChar w:fldCharType="end"/>
            </w:r>
          </w:hyperlink>
        </w:p>
        <w:p w14:paraId="4499412F" w14:textId="41E7AD00"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20045" w:history="1">
            <w:r w:rsidR="00207336" w:rsidRPr="00D822A3">
              <w:rPr>
                <w:rStyle w:val="Hyperlnk"/>
                <w:noProof/>
                <w:lang w:val="en-GB"/>
              </w:rPr>
              <w:t>4.1.1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Output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431</w:t>
            </w:r>
            <w:r w:rsidR="00207336" w:rsidRPr="00D822A3">
              <w:rPr>
                <w:noProof/>
                <w:webHidden/>
                <w:lang w:val="en-GB"/>
              </w:rPr>
              <w:fldChar w:fldCharType="end"/>
            </w:r>
          </w:hyperlink>
        </w:p>
        <w:p w14:paraId="4666843C" w14:textId="73FA2B67"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20046" w:history="1">
            <w:r w:rsidR="00207336" w:rsidRPr="00D822A3">
              <w:rPr>
                <w:rStyle w:val="Hyperlnk"/>
                <w:noProof/>
                <w:lang w:val="en-GB"/>
              </w:rPr>
              <w:t>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Input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432</w:t>
            </w:r>
            <w:r w:rsidR="00207336" w:rsidRPr="00D822A3">
              <w:rPr>
                <w:noProof/>
                <w:webHidden/>
                <w:lang w:val="en-GB"/>
              </w:rPr>
              <w:fldChar w:fldCharType="end"/>
            </w:r>
          </w:hyperlink>
        </w:p>
        <w:p w14:paraId="65EBDBAB" w14:textId="17CB413D"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20047" w:history="1">
            <w:r w:rsidR="00207336" w:rsidRPr="00D822A3">
              <w:rPr>
                <w:rStyle w:val="Hyperlnk"/>
                <w:noProof/>
                <w:lang w:val="en-GB"/>
              </w:rPr>
              <w:t>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Enumerations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433</w:t>
            </w:r>
            <w:r w:rsidR="00207336" w:rsidRPr="00D822A3">
              <w:rPr>
                <w:noProof/>
                <w:webHidden/>
                <w:lang w:val="en-GB"/>
              </w:rPr>
              <w:fldChar w:fldCharType="end"/>
            </w:r>
          </w:hyperlink>
        </w:p>
        <w:p w14:paraId="24572237" w14:textId="11A21A40"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20048" w:history="1">
            <w:r w:rsidR="00207336" w:rsidRPr="00D822A3">
              <w:rPr>
                <w:rStyle w:val="Hyperlnk"/>
                <w:noProof/>
                <w:lang w:val="en-GB"/>
              </w:rPr>
              <w:t>7.1.1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Arrays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434</w:t>
            </w:r>
            <w:r w:rsidR="00207336" w:rsidRPr="00D822A3">
              <w:rPr>
                <w:noProof/>
                <w:webHidden/>
                <w:lang w:val="en-GB"/>
              </w:rPr>
              <w:fldChar w:fldCharType="end"/>
            </w:r>
          </w:hyperlink>
        </w:p>
        <w:p w14:paraId="3DC84B75" w14:textId="230C3112"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20049" w:history="1">
            <w:r w:rsidR="00207336" w:rsidRPr="00D822A3">
              <w:rPr>
                <w:rStyle w:val="Hyperlnk"/>
                <w:noProof/>
                <w:lang w:val="en-GB"/>
              </w:rPr>
              <w:t>8.1.1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Characters and Strings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434</w:t>
            </w:r>
            <w:r w:rsidR="00207336" w:rsidRPr="00D822A3">
              <w:rPr>
                <w:noProof/>
                <w:webHidden/>
                <w:lang w:val="en-GB"/>
              </w:rPr>
              <w:fldChar w:fldCharType="end"/>
            </w:r>
          </w:hyperlink>
        </w:p>
        <w:p w14:paraId="4803992D" w14:textId="45B92FBF"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20050" w:history="1">
            <w:r w:rsidR="00207336" w:rsidRPr="00D822A3">
              <w:rPr>
                <w:rStyle w:val="Hyperlnk"/>
                <w:noProof/>
                <w:lang w:val="en-GB"/>
              </w:rPr>
              <w:t>9.1.1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ASCII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435</w:t>
            </w:r>
            <w:r w:rsidR="00207336" w:rsidRPr="00D822A3">
              <w:rPr>
                <w:noProof/>
                <w:webHidden/>
                <w:lang w:val="en-GB"/>
              </w:rPr>
              <w:fldChar w:fldCharType="end"/>
            </w:r>
          </w:hyperlink>
        </w:p>
        <w:p w14:paraId="4D182CBD" w14:textId="3823549A"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20051" w:history="1">
            <w:r w:rsidR="00207336" w:rsidRPr="00D822A3">
              <w:rPr>
                <w:rStyle w:val="Hyperlnk"/>
                <w:noProof/>
                <w:lang w:val="en-GB"/>
              </w:rPr>
              <w:t>10.1.1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Pointers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435</w:t>
            </w:r>
            <w:r w:rsidR="00207336" w:rsidRPr="00D822A3">
              <w:rPr>
                <w:noProof/>
                <w:webHidden/>
                <w:lang w:val="en-GB"/>
              </w:rPr>
              <w:fldChar w:fldCharType="end"/>
            </w:r>
          </w:hyperlink>
        </w:p>
        <w:p w14:paraId="33791CE3" w14:textId="567E47A4"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20052" w:history="1">
            <w:r w:rsidR="00207336" w:rsidRPr="00D822A3">
              <w:rPr>
                <w:rStyle w:val="Hyperlnk"/>
                <w:noProof/>
                <w:lang w:val="en-GB"/>
              </w:rPr>
              <w:t>11.1.1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Pointers and Dynamic Memory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436</w:t>
            </w:r>
            <w:r w:rsidR="00207336" w:rsidRPr="00D822A3">
              <w:rPr>
                <w:noProof/>
                <w:webHidden/>
                <w:lang w:val="en-GB"/>
              </w:rPr>
              <w:fldChar w:fldCharType="end"/>
            </w:r>
          </w:hyperlink>
        </w:p>
        <w:p w14:paraId="4855FC38" w14:textId="35C03A33"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20053"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Defining our own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438</w:t>
            </w:r>
            <w:r w:rsidR="00207336" w:rsidRPr="00D822A3">
              <w:rPr>
                <w:noProof/>
                <w:webHidden/>
                <w:lang w:val="en-GB"/>
              </w:rPr>
              <w:fldChar w:fldCharType="end"/>
            </w:r>
          </w:hyperlink>
        </w:p>
        <w:p w14:paraId="25B9BC53" w14:textId="61CA3D83"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20054" w:history="1">
            <w:r w:rsidR="00207336" w:rsidRPr="00D822A3">
              <w:rPr>
                <w:rStyle w:val="Hyperlnk"/>
                <w:noProof/>
                <w:lang w:val="en-GB"/>
              </w:rPr>
              <w:t>13.1.1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 Size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439</w:t>
            </w:r>
            <w:r w:rsidR="00207336" w:rsidRPr="00D822A3">
              <w:rPr>
                <w:noProof/>
                <w:webHidden/>
                <w:lang w:val="en-GB"/>
              </w:rPr>
              <w:fldChar w:fldCharType="end"/>
            </w:r>
          </w:hyperlink>
        </w:p>
        <w:p w14:paraId="617A76AB" w14:textId="65AC2400" w:rsidR="00207336" w:rsidRPr="00D822A3" w:rsidRDefault="000D7AB5">
          <w:pPr>
            <w:pStyle w:val="Innehll2"/>
            <w:tabs>
              <w:tab w:val="left" w:pos="1100"/>
              <w:tab w:val="right" w:leader="dot" w:pos="9350"/>
            </w:tabs>
            <w:rPr>
              <w:rFonts w:asciiTheme="minorHAnsi" w:eastAsiaTheme="minorEastAsia" w:hAnsiTheme="minorHAnsi"/>
              <w:noProof/>
              <w:color w:val="auto"/>
              <w:lang w:val="en-GB" w:eastAsia="sv-SE"/>
            </w:rPr>
          </w:pPr>
          <w:hyperlink w:anchor="_Toc54120055" w:history="1">
            <w:r w:rsidR="00207336" w:rsidRPr="00D822A3">
              <w:rPr>
                <w:rStyle w:val="Hyperlnk"/>
                <w:noProof/>
                <w:lang w:val="en-GB"/>
              </w:rPr>
              <w:t>16.9.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Expressions and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439</w:t>
            </w:r>
            <w:r w:rsidR="00207336" w:rsidRPr="00D822A3">
              <w:rPr>
                <w:noProof/>
                <w:webHidden/>
                <w:lang w:val="en-GB"/>
              </w:rPr>
              <w:fldChar w:fldCharType="end"/>
            </w:r>
          </w:hyperlink>
        </w:p>
        <w:p w14:paraId="32277901" w14:textId="3B036961"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20056" w:history="1">
            <w:r w:rsidR="00207336" w:rsidRPr="00D822A3">
              <w:rPr>
                <w:rStyle w:val="Hyperlnk"/>
                <w:noProof/>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Arithmetic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439</w:t>
            </w:r>
            <w:r w:rsidR="00207336" w:rsidRPr="00D822A3">
              <w:rPr>
                <w:noProof/>
                <w:webHidden/>
                <w:lang w:val="en-GB"/>
              </w:rPr>
              <w:fldChar w:fldCharType="end"/>
            </w:r>
          </w:hyperlink>
        </w:p>
        <w:p w14:paraId="2F59F102" w14:textId="68B93537"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20057" w:history="1">
            <w:r w:rsidR="00207336" w:rsidRPr="00D822A3">
              <w:rPr>
                <w:rStyle w:val="Hyperlnk"/>
                <w:noProof/>
                <w:lang w:val="en-GB"/>
              </w:rPr>
              <w:t>15.1.1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Pointer Arithmetic</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440</w:t>
            </w:r>
            <w:r w:rsidR="00207336" w:rsidRPr="00D822A3">
              <w:rPr>
                <w:noProof/>
                <w:webHidden/>
                <w:lang w:val="en-GB"/>
              </w:rPr>
              <w:fldChar w:fldCharType="end"/>
            </w:r>
          </w:hyperlink>
        </w:p>
        <w:p w14:paraId="287FA4CE" w14:textId="4E36BA53"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20058" w:history="1">
            <w:r w:rsidR="00207336" w:rsidRPr="00D822A3">
              <w:rPr>
                <w:rStyle w:val="Hyperlnk"/>
                <w:noProof/>
                <w:lang w:val="en-GB"/>
              </w:rPr>
              <w:t>16.1.1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Increment and decrement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441</w:t>
            </w:r>
            <w:r w:rsidR="00207336" w:rsidRPr="00D822A3">
              <w:rPr>
                <w:noProof/>
                <w:webHidden/>
                <w:lang w:val="en-GB"/>
              </w:rPr>
              <w:fldChar w:fldCharType="end"/>
            </w:r>
          </w:hyperlink>
        </w:p>
        <w:p w14:paraId="43E24CD3" w14:textId="592003DF"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20059" w:history="1">
            <w:r w:rsidR="00207336" w:rsidRPr="00D822A3">
              <w:rPr>
                <w:rStyle w:val="Hyperlnk"/>
                <w:noProof/>
                <w:lang w:val="en-GB"/>
              </w:rPr>
              <w:t>17.1.1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Relational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441</w:t>
            </w:r>
            <w:r w:rsidR="00207336" w:rsidRPr="00D822A3">
              <w:rPr>
                <w:noProof/>
                <w:webHidden/>
                <w:lang w:val="en-GB"/>
              </w:rPr>
              <w:fldChar w:fldCharType="end"/>
            </w:r>
          </w:hyperlink>
        </w:p>
        <w:p w14:paraId="5BAA1A42" w14:textId="0FF793E7"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20060" w:history="1">
            <w:r w:rsidR="00207336" w:rsidRPr="00D822A3">
              <w:rPr>
                <w:rStyle w:val="Hyperlnk"/>
                <w:noProof/>
                <w:lang w:val="en-GB"/>
              </w:rPr>
              <w:t>18.1.1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Logical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441</w:t>
            </w:r>
            <w:r w:rsidR="00207336" w:rsidRPr="00D822A3">
              <w:rPr>
                <w:noProof/>
                <w:webHidden/>
                <w:lang w:val="en-GB"/>
              </w:rPr>
              <w:fldChar w:fldCharType="end"/>
            </w:r>
          </w:hyperlink>
        </w:p>
        <w:p w14:paraId="27BE4D7D" w14:textId="48DF0256"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20061" w:history="1">
            <w:r w:rsidR="00207336" w:rsidRPr="00D822A3">
              <w:rPr>
                <w:rStyle w:val="Hyperlnk"/>
                <w:noProof/>
                <w:lang w:val="en-GB"/>
              </w:rPr>
              <w:t>19.1.1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Bitwise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442</w:t>
            </w:r>
            <w:r w:rsidR="00207336" w:rsidRPr="00D822A3">
              <w:rPr>
                <w:noProof/>
                <w:webHidden/>
                <w:lang w:val="en-GB"/>
              </w:rPr>
              <w:fldChar w:fldCharType="end"/>
            </w:r>
          </w:hyperlink>
        </w:p>
        <w:p w14:paraId="4AAF8362" w14:textId="1DB1FE67"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20062" w:history="1">
            <w:r w:rsidR="00207336" w:rsidRPr="00D822A3">
              <w:rPr>
                <w:rStyle w:val="Hyperlnk"/>
                <w:noProof/>
                <w:lang w:val="en-GB"/>
              </w:rPr>
              <w:t>20.1.1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Assignment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443</w:t>
            </w:r>
            <w:r w:rsidR="00207336" w:rsidRPr="00D822A3">
              <w:rPr>
                <w:noProof/>
                <w:webHidden/>
                <w:lang w:val="en-GB"/>
              </w:rPr>
              <w:fldChar w:fldCharType="end"/>
            </w:r>
          </w:hyperlink>
        </w:p>
        <w:p w14:paraId="4A5031AC" w14:textId="563DABC7"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20063" w:history="1">
            <w:r w:rsidR="00207336" w:rsidRPr="00D822A3">
              <w:rPr>
                <w:rStyle w:val="Hyperlnk"/>
                <w:noProof/>
                <w:lang w:val="en-GB"/>
              </w:rPr>
              <w:t>21.1.1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Condition Operator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443</w:t>
            </w:r>
            <w:r w:rsidR="00207336" w:rsidRPr="00D822A3">
              <w:rPr>
                <w:noProof/>
                <w:webHidden/>
                <w:lang w:val="en-GB"/>
              </w:rPr>
              <w:fldChar w:fldCharType="end"/>
            </w:r>
          </w:hyperlink>
        </w:p>
        <w:p w14:paraId="018E82FB" w14:textId="155BC080"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20064" w:history="1">
            <w:r w:rsidR="00207336" w:rsidRPr="00D822A3">
              <w:rPr>
                <w:rStyle w:val="Hyperlnk"/>
                <w:noProof/>
                <w:lang w:val="en-GB"/>
              </w:rPr>
              <w:t>22.1.1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Precedence and Associatively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443</w:t>
            </w:r>
            <w:r w:rsidR="00207336" w:rsidRPr="00D822A3">
              <w:rPr>
                <w:noProof/>
                <w:webHidden/>
                <w:lang w:val="en-GB"/>
              </w:rPr>
              <w:fldChar w:fldCharType="end"/>
            </w:r>
          </w:hyperlink>
        </w:p>
        <w:p w14:paraId="53439573" w14:textId="64ABBD1D" w:rsidR="00207336" w:rsidRPr="00D822A3" w:rsidRDefault="000D7AB5">
          <w:pPr>
            <w:pStyle w:val="Innehll2"/>
            <w:tabs>
              <w:tab w:val="left" w:pos="1100"/>
              <w:tab w:val="right" w:leader="dot" w:pos="9350"/>
            </w:tabs>
            <w:rPr>
              <w:rFonts w:asciiTheme="minorHAnsi" w:eastAsiaTheme="minorEastAsia" w:hAnsiTheme="minorHAnsi"/>
              <w:noProof/>
              <w:color w:val="auto"/>
              <w:lang w:val="en-GB" w:eastAsia="sv-SE"/>
            </w:rPr>
          </w:pPr>
          <w:hyperlink w:anchor="_Toc54120065" w:history="1">
            <w:r w:rsidR="00207336" w:rsidRPr="00D822A3">
              <w:rPr>
                <w:rStyle w:val="Hyperlnk"/>
                <w:noProof/>
                <w:lang w:val="en-GB"/>
              </w:rPr>
              <w:t>16.10.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444</w:t>
            </w:r>
            <w:r w:rsidR="00207336" w:rsidRPr="00D822A3">
              <w:rPr>
                <w:noProof/>
                <w:webHidden/>
                <w:lang w:val="en-GB"/>
              </w:rPr>
              <w:fldChar w:fldCharType="end"/>
            </w:r>
          </w:hyperlink>
        </w:p>
        <w:p w14:paraId="62C93471" w14:textId="501DA39B"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20066" w:history="1">
            <w:r w:rsidR="00207336" w:rsidRPr="00D822A3">
              <w:rPr>
                <w:rStyle w:val="Hyperlnk"/>
                <w:noProof/>
                <w:lang w:val="en-GB"/>
              </w:rPr>
              <w:t>23.1.1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Selection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444</w:t>
            </w:r>
            <w:r w:rsidR="00207336" w:rsidRPr="00D822A3">
              <w:rPr>
                <w:noProof/>
                <w:webHidden/>
                <w:lang w:val="en-GB"/>
              </w:rPr>
              <w:fldChar w:fldCharType="end"/>
            </w:r>
          </w:hyperlink>
        </w:p>
        <w:p w14:paraId="5BEDCC49" w14:textId="03F2E286"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20067" w:history="1">
            <w:r w:rsidR="00207336" w:rsidRPr="00D822A3">
              <w:rPr>
                <w:rStyle w:val="Hyperlnk"/>
                <w:noProof/>
                <w:lang w:val="en-GB"/>
              </w:rPr>
              <w:t>24.1.1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Iteration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446</w:t>
            </w:r>
            <w:r w:rsidR="00207336" w:rsidRPr="00D822A3">
              <w:rPr>
                <w:noProof/>
                <w:webHidden/>
                <w:lang w:val="en-GB"/>
              </w:rPr>
              <w:fldChar w:fldCharType="end"/>
            </w:r>
          </w:hyperlink>
        </w:p>
        <w:p w14:paraId="4CC2E250" w14:textId="62DEF869"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20068" w:history="1">
            <w:r w:rsidR="00207336" w:rsidRPr="00D822A3">
              <w:rPr>
                <w:rStyle w:val="Hyperlnk"/>
                <w:noProof/>
                <w:lang w:val="en-GB"/>
              </w:rPr>
              <w:t>25.1.1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Jump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6B70F013" w14:textId="37B7EE89"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20069" w:history="1">
            <w:r w:rsidR="00207336" w:rsidRPr="00D822A3">
              <w:rPr>
                <w:rStyle w:val="Hyperlnk"/>
                <w:noProof/>
                <w:lang w:val="en-GB"/>
              </w:rPr>
              <w:t>26.1.1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Expression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66B70103" w14:textId="11836616" w:rsidR="00207336" w:rsidRPr="00D822A3" w:rsidRDefault="000D7AB5">
          <w:pPr>
            <w:pStyle w:val="Innehll3"/>
            <w:tabs>
              <w:tab w:val="left" w:pos="1320"/>
              <w:tab w:val="right" w:leader="dot" w:pos="9350"/>
            </w:tabs>
            <w:rPr>
              <w:rFonts w:asciiTheme="minorHAnsi" w:eastAsiaTheme="minorEastAsia" w:hAnsiTheme="minorHAnsi"/>
              <w:noProof/>
              <w:color w:val="auto"/>
              <w:lang w:val="en-GB" w:eastAsia="sv-SE"/>
            </w:rPr>
          </w:pPr>
          <w:hyperlink w:anchor="_Toc54120070" w:history="1">
            <w:r w:rsidR="00207336" w:rsidRPr="00D822A3">
              <w:rPr>
                <w:rStyle w:val="Hyperlnk"/>
                <w:noProof/>
                <w:lang w:val="en-GB"/>
              </w:rPr>
              <w:t>27.1.1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Volatile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15AEB087" w14:textId="2035E7DF" w:rsidR="00207336" w:rsidRPr="00D822A3" w:rsidRDefault="000D7AB5">
          <w:pPr>
            <w:pStyle w:val="Innehll2"/>
            <w:tabs>
              <w:tab w:val="left" w:pos="1100"/>
              <w:tab w:val="right" w:leader="dot" w:pos="9350"/>
            </w:tabs>
            <w:rPr>
              <w:rFonts w:asciiTheme="minorHAnsi" w:eastAsiaTheme="minorEastAsia" w:hAnsiTheme="minorHAnsi"/>
              <w:noProof/>
              <w:color w:val="auto"/>
              <w:lang w:val="en-GB" w:eastAsia="sv-SE"/>
            </w:rPr>
          </w:pPr>
          <w:hyperlink w:anchor="_Toc54120071" w:history="1">
            <w:r w:rsidR="00207336" w:rsidRPr="00D822A3">
              <w:rPr>
                <w:rStyle w:val="Hyperlnk"/>
                <w:noProof/>
                <w:lang w:val="en-GB"/>
              </w:rPr>
              <w:t>16.11.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69B6D5C0" w14:textId="3F84356A" w:rsidR="00207336" w:rsidRPr="00D822A3" w:rsidRDefault="000D7AB5">
          <w:pPr>
            <w:pStyle w:val="Innehll3"/>
            <w:tabs>
              <w:tab w:val="left" w:pos="1540"/>
              <w:tab w:val="right" w:leader="dot" w:pos="9350"/>
            </w:tabs>
            <w:rPr>
              <w:rFonts w:asciiTheme="minorHAnsi" w:eastAsiaTheme="minorEastAsia" w:hAnsiTheme="minorHAnsi"/>
              <w:noProof/>
              <w:color w:val="auto"/>
              <w:lang w:val="en-GB" w:eastAsia="sv-SE"/>
            </w:rPr>
          </w:pPr>
          <w:hyperlink w:anchor="_Toc54120072" w:history="1">
            <w:r w:rsidR="00207336" w:rsidRPr="00D822A3">
              <w:rPr>
                <w:rStyle w:val="Hyperlnk"/>
                <w:noProof/>
                <w:lang w:val="en-GB"/>
              </w:rPr>
              <w:t>16.11.1.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Void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450</w:t>
            </w:r>
            <w:r w:rsidR="00207336" w:rsidRPr="00D822A3">
              <w:rPr>
                <w:noProof/>
                <w:webHidden/>
                <w:lang w:val="en-GB"/>
              </w:rPr>
              <w:fldChar w:fldCharType="end"/>
            </w:r>
          </w:hyperlink>
        </w:p>
        <w:p w14:paraId="2633151F" w14:textId="42A3AAD1" w:rsidR="00207336" w:rsidRPr="00D822A3" w:rsidRDefault="000D7AB5">
          <w:pPr>
            <w:pStyle w:val="Innehll3"/>
            <w:tabs>
              <w:tab w:val="left" w:pos="1540"/>
              <w:tab w:val="right" w:leader="dot" w:pos="9350"/>
            </w:tabs>
            <w:rPr>
              <w:rFonts w:asciiTheme="minorHAnsi" w:eastAsiaTheme="minorEastAsia" w:hAnsiTheme="minorHAnsi"/>
              <w:noProof/>
              <w:color w:val="auto"/>
              <w:lang w:val="en-GB" w:eastAsia="sv-SE"/>
            </w:rPr>
          </w:pPr>
          <w:hyperlink w:anchor="_Toc54120073" w:history="1">
            <w:r w:rsidR="00207336" w:rsidRPr="00D822A3">
              <w:rPr>
                <w:rStyle w:val="Hyperlnk"/>
                <w:noProof/>
                <w:lang w:val="en-GB"/>
              </w:rPr>
              <w:t>16.11.2.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Local and global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450</w:t>
            </w:r>
            <w:r w:rsidR="00207336" w:rsidRPr="00D822A3">
              <w:rPr>
                <w:noProof/>
                <w:webHidden/>
                <w:lang w:val="en-GB"/>
              </w:rPr>
              <w:fldChar w:fldCharType="end"/>
            </w:r>
          </w:hyperlink>
        </w:p>
        <w:p w14:paraId="10BE0F18" w14:textId="18742CE0" w:rsidR="00207336" w:rsidRPr="00D822A3" w:rsidRDefault="000D7AB5">
          <w:pPr>
            <w:pStyle w:val="Innehll3"/>
            <w:tabs>
              <w:tab w:val="left" w:pos="1540"/>
              <w:tab w:val="right" w:leader="dot" w:pos="9350"/>
            </w:tabs>
            <w:rPr>
              <w:rFonts w:asciiTheme="minorHAnsi" w:eastAsiaTheme="minorEastAsia" w:hAnsiTheme="minorHAnsi"/>
              <w:noProof/>
              <w:color w:val="auto"/>
              <w:lang w:val="en-GB" w:eastAsia="sv-SE"/>
            </w:rPr>
          </w:pPr>
          <w:hyperlink w:anchor="_Toc54120074" w:history="1">
            <w:r w:rsidR="00207336" w:rsidRPr="00D822A3">
              <w:rPr>
                <w:rStyle w:val="Hyperlnk"/>
                <w:noProof/>
                <w:lang w:val="en-GB"/>
              </w:rPr>
              <w:t>16.11.3.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Inner Blocks with Local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451</w:t>
            </w:r>
            <w:r w:rsidR="00207336" w:rsidRPr="00D822A3">
              <w:rPr>
                <w:noProof/>
                <w:webHidden/>
                <w:lang w:val="en-GB"/>
              </w:rPr>
              <w:fldChar w:fldCharType="end"/>
            </w:r>
          </w:hyperlink>
        </w:p>
        <w:p w14:paraId="6655D479" w14:textId="4E409671" w:rsidR="00207336" w:rsidRPr="00D822A3" w:rsidRDefault="000D7AB5">
          <w:pPr>
            <w:pStyle w:val="Innehll3"/>
            <w:tabs>
              <w:tab w:val="left" w:pos="1540"/>
              <w:tab w:val="right" w:leader="dot" w:pos="9350"/>
            </w:tabs>
            <w:rPr>
              <w:rFonts w:asciiTheme="minorHAnsi" w:eastAsiaTheme="minorEastAsia" w:hAnsiTheme="minorHAnsi"/>
              <w:noProof/>
              <w:color w:val="auto"/>
              <w:lang w:val="en-GB" w:eastAsia="sv-SE"/>
            </w:rPr>
          </w:pPr>
          <w:hyperlink w:anchor="_Toc54120075" w:history="1">
            <w:r w:rsidR="00207336" w:rsidRPr="00D822A3">
              <w:rPr>
                <w:rStyle w:val="Hyperlnk"/>
                <w:noProof/>
                <w:lang w:val="en-GB"/>
              </w:rPr>
              <w:t>16.11.4.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Call-by-Value and Call-by-Reference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452</w:t>
            </w:r>
            <w:r w:rsidR="00207336" w:rsidRPr="00D822A3">
              <w:rPr>
                <w:noProof/>
                <w:webHidden/>
                <w:lang w:val="en-GB"/>
              </w:rPr>
              <w:fldChar w:fldCharType="end"/>
            </w:r>
          </w:hyperlink>
        </w:p>
        <w:p w14:paraId="05C50E1C" w14:textId="3CD8BB3F" w:rsidR="00207336" w:rsidRPr="00D822A3" w:rsidRDefault="000D7AB5">
          <w:pPr>
            <w:pStyle w:val="Innehll3"/>
            <w:tabs>
              <w:tab w:val="left" w:pos="1540"/>
              <w:tab w:val="right" w:leader="dot" w:pos="9350"/>
            </w:tabs>
            <w:rPr>
              <w:rFonts w:asciiTheme="minorHAnsi" w:eastAsiaTheme="minorEastAsia" w:hAnsiTheme="minorHAnsi"/>
              <w:noProof/>
              <w:color w:val="auto"/>
              <w:lang w:val="en-GB" w:eastAsia="sv-SE"/>
            </w:rPr>
          </w:pPr>
          <w:hyperlink w:anchor="_Toc54120076" w:history="1">
            <w:r w:rsidR="00207336" w:rsidRPr="00D822A3">
              <w:rPr>
                <w:rStyle w:val="Hyperlnk"/>
                <w:noProof/>
                <w:lang w:val="en-GB"/>
              </w:rPr>
              <w:t>16.11.5.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Extern, and Register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454</w:t>
            </w:r>
            <w:r w:rsidR="00207336" w:rsidRPr="00D822A3">
              <w:rPr>
                <w:noProof/>
                <w:webHidden/>
                <w:lang w:val="en-GB"/>
              </w:rPr>
              <w:fldChar w:fldCharType="end"/>
            </w:r>
          </w:hyperlink>
        </w:p>
        <w:p w14:paraId="73BB0E14" w14:textId="69206A30" w:rsidR="00207336" w:rsidRPr="00D822A3" w:rsidRDefault="000D7AB5">
          <w:pPr>
            <w:pStyle w:val="Innehll3"/>
            <w:tabs>
              <w:tab w:val="left" w:pos="1540"/>
              <w:tab w:val="right" w:leader="dot" w:pos="9350"/>
            </w:tabs>
            <w:rPr>
              <w:rFonts w:asciiTheme="minorHAnsi" w:eastAsiaTheme="minorEastAsia" w:hAnsiTheme="minorHAnsi"/>
              <w:noProof/>
              <w:color w:val="auto"/>
              <w:lang w:val="en-GB" w:eastAsia="sv-SE"/>
            </w:rPr>
          </w:pPr>
          <w:hyperlink w:anchor="_Toc54120077" w:history="1">
            <w:r w:rsidR="00207336" w:rsidRPr="00D822A3">
              <w:rPr>
                <w:rStyle w:val="Hyperlnk"/>
                <w:noProof/>
                <w:lang w:val="en-GB"/>
              </w:rPr>
              <w:t>16.11.6.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Recursion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455</w:t>
            </w:r>
            <w:r w:rsidR="00207336" w:rsidRPr="00D822A3">
              <w:rPr>
                <w:noProof/>
                <w:webHidden/>
                <w:lang w:val="en-GB"/>
              </w:rPr>
              <w:fldChar w:fldCharType="end"/>
            </w:r>
          </w:hyperlink>
        </w:p>
        <w:p w14:paraId="6A180129" w14:textId="0BBD14CC" w:rsidR="00207336" w:rsidRPr="00D822A3" w:rsidRDefault="000D7AB5">
          <w:pPr>
            <w:pStyle w:val="Innehll3"/>
            <w:tabs>
              <w:tab w:val="left" w:pos="1540"/>
              <w:tab w:val="right" w:leader="dot" w:pos="9350"/>
            </w:tabs>
            <w:rPr>
              <w:rFonts w:asciiTheme="minorHAnsi" w:eastAsiaTheme="minorEastAsia" w:hAnsiTheme="minorHAnsi"/>
              <w:noProof/>
              <w:color w:val="auto"/>
              <w:lang w:val="en-GB" w:eastAsia="sv-SE"/>
            </w:rPr>
          </w:pPr>
          <w:hyperlink w:anchor="_Toc54120078" w:history="1">
            <w:r w:rsidR="00207336" w:rsidRPr="00D822A3">
              <w:rPr>
                <w:rStyle w:val="Hyperlnk"/>
                <w:noProof/>
                <w:lang w:val="en-GB"/>
              </w:rPr>
              <w:t>16.11.7.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Definition and Declaration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455</w:t>
            </w:r>
            <w:r w:rsidR="00207336" w:rsidRPr="00D822A3">
              <w:rPr>
                <w:noProof/>
                <w:webHidden/>
                <w:lang w:val="en-GB"/>
              </w:rPr>
              <w:fldChar w:fldCharType="end"/>
            </w:r>
          </w:hyperlink>
        </w:p>
        <w:p w14:paraId="35F17150" w14:textId="74B1F0EE" w:rsidR="00207336" w:rsidRPr="00D822A3" w:rsidRDefault="000D7AB5">
          <w:pPr>
            <w:pStyle w:val="Innehll3"/>
            <w:tabs>
              <w:tab w:val="left" w:pos="1540"/>
              <w:tab w:val="right" w:leader="dot" w:pos="9350"/>
            </w:tabs>
            <w:rPr>
              <w:rFonts w:asciiTheme="minorHAnsi" w:eastAsiaTheme="minorEastAsia" w:hAnsiTheme="minorHAnsi"/>
              <w:noProof/>
              <w:color w:val="auto"/>
              <w:lang w:val="en-GB" w:eastAsia="sv-SE"/>
            </w:rPr>
          </w:pPr>
          <w:hyperlink w:anchor="_Toc54120079" w:history="1">
            <w:r w:rsidR="00207336" w:rsidRPr="00D822A3">
              <w:rPr>
                <w:rStyle w:val="Hyperlnk"/>
                <w:noProof/>
                <w:lang w:val="en-GB"/>
              </w:rPr>
              <w:t>16.11.8.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Higher-Order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456</w:t>
            </w:r>
            <w:r w:rsidR="00207336" w:rsidRPr="00D822A3">
              <w:rPr>
                <w:noProof/>
                <w:webHidden/>
                <w:lang w:val="en-GB"/>
              </w:rPr>
              <w:fldChar w:fldCharType="end"/>
            </w:r>
          </w:hyperlink>
        </w:p>
        <w:p w14:paraId="0A94E7BA" w14:textId="57420FDE" w:rsidR="00207336" w:rsidRPr="00D822A3" w:rsidRDefault="000D7AB5">
          <w:pPr>
            <w:pStyle w:val="Innehll2"/>
            <w:tabs>
              <w:tab w:val="left" w:pos="1100"/>
              <w:tab w:val="right" w:leader="dot" w:pos="9350"/>
            </w:tabs>
            <w:rPr>
              <w:rFonts w:asciiTheme="minorHAnsi" w:eastAsiaTheme="minorEastAsia" w:hAnsiTheme="minorHAnsi"/>
              <w:noProof/>
              <w:color w:val="auto"/>
              <w:lang w:val="en-GB" w:eastAsia="sv-SE"/>
            </w:rPr>
          </w:pPr>
          <w:hyperlink w:anchor="_Toc54120080" w:history="1">
            <w:r w:rsidR="00207336" w:rsidRPr="00D822A3">
              <w:rPr>
                <w:rStyle w:val="Hyperlnk"/>
                <w:noProof/>
                <w:lang w:val="en-GB"/>
              </w:rPr>
              <w:t>16.12.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Structures and Linked Lists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458</w:t>
            </w:r>
            <w:r w:rsidR="00207336" w:rsidRPr="00D822A3">
              <w:rPr>
                <w:noProof/>
                <w:webHidden/>
                <w:lang w:val="en-GB"/>
              </w:rPr>
              <w:fldChar w:fldCharType="end"/>
            </w:r>
          </w:hyperlink>
        </w:p>
        <w:p w14:paraId="0D8A7FFF" w14:textId="244E8E5C" w:rsidR="00207336" w:rsidRPr="00D822A3" w:rsidRDefault="000D7AB5">
          <w:pPr>
            <w:pStyle w:val="Innehll3"/>
            <w:tabs>
              <w:tab w:val="left" w:pos="1540"/>
              <w:tab w:val="right" w:leader="dot" w:pos="9350"/>
            </w:tabs>
            <w:rPr>
              <w:rFonts w:asciiTheme="minorHAnsi" w:eastAsiaTheme="minorEastAsia" w:hAnsiTheme="minorHAnsi"/>
              <w:noProof/>
              <w:color w:val="auto"/>
              <w:lang w:val="en-GB" w:eastAsia="sv-SE"/>
            </w:rPr>
          </w:pPr>
          <w:hyperlink w:anchor="_Toc54120081" w:history="1">
            <w:r w:rsidR="00207336" w:rsidRPr="00D822A3">
              <w:rPr>
                <w:rStyle w:val="Hyperlnk"/>
                <w:noProof/>
                <w:lang w:val="en-GB"/>
              </w:rPr>
              <w:t>16.12.1.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Stacks and Linked Lists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458</w:t>
            </w:r>
            <w:r w:rsidR="00207336" w:rsidRPr="00D822A3">
              <w:rPr>
                <w:noProof/>
                <w:webHidden/>
                <w:lang w:val="en-GB"/>
              </w:rPr>
              <w:fldChar w:fldCharType="end"/>
            </w:r>
          </w:hyperlink>
        </w:p>
        <w:p w14:paraId="155D20AC" w14:textId="2BA94EE6" w:rsidR="00207336" w:rsidRPr="00D822A3" w:rsidRDefault="000D7AB5">
          <w:pPr>
            <w:pStyle w:val="Innehll3"/>
            <w:tabs>
              <w:tab w:val="left" w:pos="1540"/>
              <w:tab w:val="right" w:leader="dot" w:pos="9350"/>
            </w:tabs>
            <w:rPr>
              <w:rFonts w:asciiTheme="minorHAnsi" w:eastAsiaTheme="minorEastAsia" w:hAnsiTheme="minorHAnsi"/>
              <w:noProof/>
              <w:color w:val="auto"/>
              <w:lang w:val="en-GB" w:eastAsia="sv-SE"/>
            </w:rPr>
          </w:pPr>
          <w:hyperlink w:anchor="_Toc54120082" w:history="1">
            <w:r w:rsidR="00207336" w:rsidRPr="00D822A3">
              <w:rPr>
                <w:rStyle w:val="Hyperlnk"/>
                <w:noProof/>
                <w:lang w:val="en-GB"/>
              </w:rPr>
              <w:t>16.12.2.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Unions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461</w:t>
            </w:r>
            <w:r w:rsidR="00207336" w:rsidRPr="00D822A3">
              <w:rPr>
                <w:noProof/>
                <w:webHidden/>
                <w:lang w:val="en-GB"/>
              </w:rPr>
              <w:fldChar w:fldCharType="end"/>
            </w:r>
          </w:hyperlink>
        </w:p>
        <w:p w14:paraId="30BB2174" w14:textId="152E7E47" w:rsidR="00207336" w:rsidRPr="00D822A3" w:rsidRDefault="000D7AB5">
          <w:pPr>
            <w:pStyle w:val="Innehll3"/>
            <w:tabs>
              <w:tab w:val="left" w:pos="1540"/>
              <w:tab w:val="right" w:leader="dot" w:pos="9350"/>
            </w:tabs>
            <w:rPr>
              <w:rFonts w:asciiTheme="minorHAnsi" w:eastAsiaTheme="minorEastAsia" w:hAnsiTheme="minorHAnsi"/>
              <w:noProof/>
              <w:color w:val="auto"/>
              <w:lang w:val="en-GB" w:eastAsia="sv-SE"/>
            </w:rPr>
          </w:pPr>
          <w:hyperlink w:anchor="_Toc54120083" w:history="1">
            <w:r w:rsidR="00207336" w:rsidRPr="00D822A3">
              <w:rPr>
                <w:rStyle w:val="Hyperlnk"/>
                <w:noProof/>
                <w:lang w:val="en-GB"/>
              </w:rPr>
              <w:t>16.12.3.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Bitfields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461</w:t>
            </w:r>
            <w:r w:rsidR="00207336" w:rsidRPr="00D822A3">
              <w:rPr>
                <w:noProof/>
                <w:webHidden/>
                <w:lang w:val="en-GB"/>
              </w:rPr>
              <w:fldChar w:fldCharType="end"/>
            </w:r>
          </w:hyperlink>
        </w:p>
        <w:p w14:paraId="15FF371C" w14:textId="5A9DA643" w:rsidR="00207336" w:rsidRPr="00D822A3" w:rsidRDefault="000D7AB5">
          <w:pPr>
            <w:pStyle w:val="Innehll2"/>
            <w:tabs>
              <w:tab w:val="left" w:pos="1100"/>
              <w:tab w:val="right" w:leader="dot" w:pos="9350"/>
            </w:tabs>
            <w:rPr>
              <w:rFonts w:asciiTheme="minorHAnsi" w:eastAsiaTheme="minorEastAsia" w:hAnsiTheme="minorHAnsi"/>
              <w:noProof/>
              <w:color w:val="auto"/>
              <w:lang w:val="en-GB" w:eastAsia="sv-SE"/>
            </w:rPr>
          </w:pPr>
          <w:hyperlink w:anchor="_Toc54120084" w:history="1">
            <w:r w:rsidR="00207336" w:rsidRPr="00D822A3">
              <w:rPr>
                <w:rStyle w:val="Hyperlnk"/>
                <w:noProof/>
                <w:lang w:val="en-GB"/>
              </w:rPr>
              <w:t>16.13.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Structures with function pointers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462</w:t>
            </w:r>
            <w:r w:rsidR="00207336" w:rsidRPr="00D822A3">
              <w:rPr>
                <w:noProof/>
                <w:webHidden/>
                <w:lang w:val="en-GB"/>
              </w:rPr>
              <w:fldChar w:fldCharType="end"/>
            </w:r>
          </w:hyperlink>
        </w:p>
        <w:p w14:paraId="7AF1EA16" w14:textId="52E43E1C" w:rsidR="00207336" w:rsidRPr="00D822A3" w:rsidRDefault="000D7AB5">
          <w:pPr>
            <w:pStyle w:val="Innehll2"/>
            <w:tabs>
              <w:tab w:val="left" w:pos="1100"/>
              <w:tab w:val="right" w:leader="dot" w:pos="9350"/>
            </w:tabs>
            <w:rPr>
              <w:rFonts w:asciiTheme="minorHAnsi" w:eastAsiaTheme="minorEastAsia" w:hAnsiTheme="minorHAnsi"/>
              <w:noProof/>
              <w:color w:val="auto"/>
              <w:lang w:val="en-GB" w:eastAsia="sv-SE"/>
            </w:rPr>
          </w:pPr>
          <w:hyperlink w:anchor="_Toc54120085" w:history="1">
            <w:r w:rsidR="00207336" w:rsidRPr="00D822A3">
              <w:rPr>
                <w:rStyle w:val="Hyperlnk"/>
                <w:noProof/>
                <w:lang w:val="en-GB"/>
              </w:rPr>
              <w:t>16.14.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462</w:t>
            </w:r>
            <w:r w:rsidR="00207336" w:rsidRPr="00D822A3">
              <w:rPr>
                <w:noProof/>
                <w:webHidden/>
                <w:lang w:val="en-GB"/>
              </w:rPr>
              <w:fldChar w:fldCharType="end"/>
            </w:r>
          </w:hyperlink>
        </w:p>
        <w:p w14:paraId="2DAE41AF" w14:textId="5C9B4AF6" w:rsidR="00207336" w:rsidRPr="00D822A3" w:rsidRDefault="000D7AB5">
          <w:pPr>
            <w:pStyle w:val="Innehll2"/>
            <w:tabs>
              <w:tab w:val="left" w:pos="1100"/>
              <w:tab w:val="right" w:leader="dot" w:pos="9350"/>
            </w:tabs>
            <w:rPr>
              <w:rFonts w:asciiTheme="minorHAnsi" w:eastAsiaTheme="minorEastAsia" w:hAnsiTheme="minorHAnsi"/>
              <w:noProof/>
              <w:color w:val="auto"/>
              <w:lang w:val="en-GB" w:eastAsia="sv-SE"/>
            </w:rPr>
          </w:pPr>
          <w:hyperlink w:anchor="_Toc54120086" w:history="1">
            <w:r w:rsidR="00207336" w:rsidRPr="00D822A3">
              <w:rPr>
                <w:rStyle w:val="Hyperlnk"/>
                <w:noProof/>
                <w:lang w:val="en-GB"/>
              </w:rPr>
              <w:t>16.15.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463</w:t>
            </w:r>
            <w:r w:rsidR="00207336" w:rsidRPr="00D822A3">
              <w:rPr>
                <w:noProof/>
                <w:webHidden/>
                <w:lang w:val="en-GB"/>
              </w:rPr>
              <w:fldChar w:fldCharType="end"/>
            </w:r>
          </w:hyperlink>
        </w:p>
        <w:p w14:paraId="111A9B70" w14:textId="15571C32" w:rsidR="00207336" w:rsidRPr="00D822A3" w:rsidRDefault="000D7AB5">
          <w:pPr>
            <w:pStyle w:val="Innehll3"/>
            <w:tabs>
              <w:tab w:val="left" w:pos="1540"/>
              <w:tab w:val="right" w:leader="dot" w:pos="9350"/>
            </w:tabs>
            <w:rPr>
              <w:rFonts w:asciiTheme="minorHAnsi" w:eastAsiaTheme="minorEastAsia" w:hAnsiTheme="minorHAnsi"/>
              <w:noProof/>
              <w:color w:val="auto"/>
              <w:lang w:val="en-GB" w:eastAsia="sv-SE"/>
            </w:rPr>
          </w:pPr>
          <w:hyperlink w:anchor="_Toc54120087" w:history="1">
            <w:r w:rsidR="00207336" w:rsidRPr="00D822A3">
              <w:rPr>
                <w:rStyle w:val="Hyperlnk"/>
                <w:noProof/>
                <w:lang w:val="en-GB"/>
              </w:rPr>
              <w:t>16.15.1.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File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463</w:t>
            </w:r>
            <w:r w:rsidR="00207336" w:rsidRPr="00D822A3">
              <w:rPr>
                <w:noProof/>
                <w:webHidden/>
                <w:lang w:val="en-GB"/>
              </w:rPr>
              <w:fldChar w:fldCharType="end"/>
            </w:r>
          </w:hyperlink>
        </w:p>
        <w:p w14:paraId="44C9C864" w14:textId="1AE21317" w:rsidR="00207336" w:rsidRPr="00D822A3" w:rsidRDefault="000D7AB5">
          <w:pPr>
            <w:pStyle w:val="Innehll3"/>
            <w:tabs>
              <w:tab w:val="left" w:pos="1540"/>
              <w:tab w:val="right" w:leader="dot" w:pos="9350"/>
            </w:tabs>
            <w:rPr>
              <w:rFonts w:asciiTheme="minorHAnsi" w:eastAsiaTheme="minorEastAsia" w:hAnsiTheme="minorHAnsi"/>
              <w:noProof/>
              <w:color w:val="auto"/>
              <w:lang w:val="en-GB" w:eastAsia="sv-SE"/>
            </w:rPr>
          </w:pPr>
          <w:hyperlink w:anchor="_Toc54120088" w:history="1">
            <w:r w:rsidR="00207336" w:rsidRPr="00D822A3">
              <w:rPr>
                <w:rStyle w:val="Hyperlnk"/>
                <w:noProof/>
                <w:lang w:val="en-GB"/>
              </w:rPr>
              <w:t>16.15.2.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Program Parameters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465</w:t>
            </w:r>
            <w:r w:rsidR="00207336" w:rsidRPr="00D822A3">
              <w:rPr>
                <w:noProof/>
                <w:webHidden/>
                <w:lang w:val="en-GB"/>
              </w:rPr>
              <w:fldChar w:fldCharType="end"/>
            </w:r>
          </w:hyperlink>
        </w:p>
        <w:p w14:paraId="0C1980B8" w14:textId="2624639D" w:rsidR="00207336" w:rsidRPr="00D822A3" w:rsidRDefault="000D7AB5">
          <w:pPr>
            <w:pStyle w:val="Innehll3"/>
            <w:tabs>
              <w:tab w:val="left" w:pos="1540"/>
              <w:tab w:val="right" w:leader="dot" w:pos="9350"/>
            </w:tabs>
            <w:rPr>
              <w:rFonts w:asciiTheme="minorHAnsi" w:eastAsiaTheme="minorEastAsia" w:hAnsiTheme="minorHAnsi"/>
              <w:noProof/>
              <w:color w:val="auto"/>
              <w:lang w:val="en-GB" w:eastAsia="sv-SE"/>
            </w:rPr>
          </w:pPr>
          <w:hyperlink w:anchor="_Toc54120089" w:history="1">
            <w:r w:rsidR="00207336" w:rsidRPr="00D822A3">
              <w:rPr>
                <w:rStyle w:val="Hyperlnk"/>
                <w:noProof/>
                <w:lang w:val="en-GB"/>
              </w:rPr>
              <w:t>16.15.3.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Environment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465</w:t>
            </w:r>
            <w:r w:rsidR="00207336" w:rsidRPr="00D822A3">
              <w:rPr>
                <w:noProof/>
                <w:webHidden/>
                <w:lang w:val="en-GB"/>
              </w:rPr>
              <w:fldChar w:fldCharType="end"/>
            </w:r>
          </w:hyperlink>
        </w:p>
        <w:p w14:paraId="496BC4E5" w14:textId="5F055476" w:rsidR="00207336" w:rsidRPr="00D822A3" w:rsidRDefault="000D7AB5">
          <w:pPr>
            <w:pStyle w:val="Innehll3"/>
            <w:tabs>
              <w:tab w:val="left" w:pos="1540"/>
              <w:tab w:val="right" w:leader="dot" w:pos="9350"/>
            </w:tabs>
            <w:rPr>
              <w:rFonts w:asciiTheme="minorHAnsi" w:eastAsiaTheme="minorEastAsia" w:hAnsiTheme="minorHAnsi"/>
              <w:noProof/>
              <w:color w:val="auto"/>
              <w:lang w:val="en-GB" w:eastAsia="sv-SE"/>
            </w:rPr>
          </w:pPr>
          <w:hyperlink w:anchor="_Toc54120090" w:history="1">
            <w:r w:rsidR="00207336" w:rsidRPr="00D822A3">
              <w:rPr>
                <w:rStyle w:val="Hyperlnk"/>
                <w:noProof/>
                <w:lang w:val="en-GB"/>
              </w:rPr>
              <w:t>16.15.4.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Searching and Sorting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466</w:t>
            </w:r>
            <w:r w:rsidR="00207336" w:rsidRPr="00D822A3">
              <w:rPr>
                <w:noProof/>
                <w:webHidden/>
                <w:lang w:val="en-GB"/>
              </w:rPr>
              <w:fldChar w:fldCharType="end"/>
            </w:r>
          </w:hyperlink>
        </w:p>
        <w:p w14:paraId="466D6BEB" w14:textId="13CA7ABA" w:rsidR="00207336" w:rsidRPr="00D822A3" w:rsidRDefault="000D7AB5">
          <w:pPr>
            <w:pStyle w:val="Innehll3"/>
            <w:tabs>
              <w:tab w:val="left" w:pos="1540"/>
              <w:tab w:val="right" w:leader="dot" w:pos="9350"/>
            </w:tabs>
            <w:rPr>
              <w:rFonts w:asciiTheme="minorHAnsi" w:eastAsiaTheme="minorEastAsia" w:hAnsiTheme="minorHAnsi"/>
              <w:noProof/>
              <w:color w:val="auto"/>
              <w:lang w:val="en-GB" w:eastAsia="sv-SE"/>
            </w:rPr>
          </w:pPr>
          <w:hyperlink w:anchor="_Toc54120091" w:history="1">
            <w:r w:rsidR="00207336" w:rsidRPr="00D822A3">
              <w:rPr>
                <w:rStyle w:val="Hyperlnk"/>
                <w:noProof/>
                <w:lang w:val="en-GB"/>
              </w:rPr>
              <w:t>16.15.5.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Functions with Variable Number of Parameters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467</w:t>
            </w:r>
            <w:r w:rsidR="00207336" w:rsidRPr="00D822A3">
              <w:rPr>
                <w:noProof/>
                <w:webHidden/>
                <w:lang w:val="en-GB"/>
              </w:rPr>
              <w:fldChar w:fldCharType="end"/>
            </w:r>
          </w:hyperlink>
        </w:p>
        <w:p w14:paraId="6ED1F155" w14:textId="1BB9F4E1" w:rsidR="00207336" w:rsidRPr="00D822A3" w:rsidRDefault="000D7AB5">
          <w:pPr>
            <w:pStyle w:val="Innehll3"/>
            <w:tabs>
              <w:tab w:val="left" w:pos="1540"/>
              <w:tab w:val="right" w:leader="dot" w:pos="9350"/>
            </w:tabs>
            <w:rPr>
              <w:rFonts w:asciiTheme="minorHAnsi" w:eastAsiaTheme="minorEastAsia" w:hAnsiTheme="minorHAnsi"/>
              <w:noProof/>
              <w:color w:val="auto"/>
              <w:lang w:val="en-GB" w:eastAsia="sv-SE"/>
            </w:rPr>
          </w:pPr>
          <w:hyperlink w:anchor="_Toc54120092" w:history="1">
            <w:r w:rsidR="00207336" w:rsidRPr="00D822A3">
              <w:rPr>
                <w:rStyle w:val="Hyperlnk"/>
                <w:noProof/>
                <w:lang w:val="en-GB"/>
              </w:rPr>
              <w:t>16.15.6.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String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467</w:t>
            </w:r>
            <w:r w:rsidR="00207336" w:rsidRPr="00D822A3">
              <w:rPr>
                <w:noProof/>
                <w:webHidden/>
                <w:lang w:val="en-GB"/>
              </w:rPr>
              <w:fldChar w:fldCharType="end"/>
            </w:r>
          </w:hyperlink>
        </w:p>
        <w:p w14:paraId="0724375A" w14:textId="626AFC48" w:rsidR="00207336" w:rsidRPr="00D822A3" w:rsidRDefault="000D7AB5">
          <w:pPr>
            <w:pStyle w:val="Innehll3"/>
            <w:tabs>
              <w:tab w:val="left" w:pos="1540"/>
              <w:tab w:val="right" w:leader="dot" w:pos="9350"/>
            </w:tabs>
            <w:rPr>
              <w:rFonts w:asciiTheme="minorHAnsi" w:eastAsiaTheme="minorEastAsia" w:hAnsiTheme="minorHAnsi"/>
              <w:noProof/>
              <w:color w:val="auto"/>
              <w:lang w:val="en-GB" w:eastAsia="sv-SE"/>
            </w:rPr>
          </w:pPr>
          <w:hyperlink w:anchor="_Toc54120093" w:history="1">
            <w:r w:rsidR="00207336" w:rsidRPr="00D822A3">
              <w:rPr>
                <w:rStyle w:val="Hyperlnk"/>
                <w:noProof/>
                <w:lang w:val="en-GB"/>
              </w:rPr>
              <w:t>16.15.7.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Memory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469</w:t>
            </w:r>
            <w:r w:rsidR="00207336" w:rsidRPr="00D822A3">
              <w:rPr>
                <w:noProof/>
                <w:webHidden/>
                <w:lang w:val="en-GB"/>
              </w:rPr>
              <w:fldChar w:fldCharType="end"/>
            </w:r>
          </w:hyperlink>
        </w:p>
        <w:p w14:paraId="136C39B6" w14:textId="3B5EA1F7" w:rsidR="00207336" w:rsidRPr="00D822A3" w:rsidRDefault="000D7AB5">
          <w:pPr>
            <w:pStyle w:val="Innehll3"/>
            <w:tabs>
              <w:tab w:val="left" w:pos="1540"/>
              <w:tab w:val="right" w:leader="dot" w:pos="9350"/>
            </w:tabs>
            <w:rPr>
              <w:rFonts w:asciiTheme="minorHAnsi" w:eastAsiaTheme="minorEastAsia" w:hAnsiTheme="minorHAnsi"/>
              <w:noProof/>
              <w:color w:val="auto"/>
              <w:lang w:val="en-GB" w:eastAsia="sv-SE"/>
            </w:rPr>
          </w:pPr>
          <w:hyperlink w:anchor="_Toc54120094" w:history="1">
            <w:r w:rsidR="00207336" w:rsidRPr="00D822A3">
              <w:rPr>
                <w:rStyle w:val="Hyperlnk"/>
                <w:noProof/>
                <w:lang w:val="en-GB"/>
              </w:rPr>
              <w:t>16.15.8.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Mathematical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469</w:t>
            </w:r>
            <w:r w:rsidR="00207336" w:rsidRPr="00D822A3">
              <w:rPr>
                <w:noProof/>
                <w:webHidden/>
                <w:lang w:val="en-GB"/>
              </w:rPr>
              <w:fldChar w:fldCharType="end"/>
            </w:r>
          </w:hyperlink>
        </w:p>
        <w:p w14:paraId="39EEAF91" w14:textId="5DF3AC62" w:rsidR="00207336" w:rsidRPr="00D822A3" w:rsidRDefault="000D7AB5">
          <w:pPr>
            <w:pStyle w:val="Innehll3"/>
            <w:tabs>
              <w:tab w:val="left" w:pos="1540"/>
              <w:tab w:val="right" w:leader="dot" w:pos="9350"/>
            </w:tabs>
            <w:rPr>
              <w:rFonts w:asciiTheme="minorHAnsi" w:eastAsiaTheme="minorEastAsia" w:hAnsiTheme="minorHAnsi"/>
              <w:noProof/>
              <w:color w:val="auto"/>
              <w:lang w:val="en-GB" w:eastAsia="sv-SE"/>
            </w:rPr>
          </w:pPr>
          <w:hyperlink w:anchor="_Toc54120095" w:history="1">
            <w:r w:rsidR="00207336" w:rsidRPr="00D822A3">
              <w:rPr>
                <w:rStyle w:val="Hyperlnk"/>
                <w:noProof/>
                <w:lang w:val="en-GB"/>
              </w:rPr>
              <w:t>16.15.9.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Long Jumps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469</w:t>
            </w:r>
            <w:r w:rsidR="00207336" w:rsidRPr="00D822A3">
              <w:rPr>
                <w:noProof/>
                <w:webHidden/>
                <w:lang w:val="en-GB"/>
              </w:rPr>
              <w:fldChar w:fldCharType="end"/>
            </w:r>
          </w:hyperlink>
        </w:p>
        <w:p w14:paraId="14D22D36" w14:textId="7F0F84F6" w:rsidR="00207336" w:rsidRPr="00D822A3" w:rsidRDefault="000D7AB5">
          <w:pPr>
            <w:pStyle w:val="Innehll3"/>
            <w:tabs>
              <w:tab w:val="left" w:pos="1540"/>
              <w:tab w:val="right" w:leader="dot" w:pos="9350"/>
            </w:tabs>
            <w:rPr>
              <w:rFonts w:asciiTheme="minorHAnsi" w:eastAsiaTheme="minorEastAsia" w:hAnsiTheme="minorHAnsi"/>
              <w:noProof/>
              <w:color w:val="auto"/>
              <w:lang w:val="en-GB" w:eastAsia="sv-SE"/>
            </w:rPr>
          </w:pPr>
          <w:hyperlink w:anchor="_Toc54120096" w:history="1">
            <w:r w:rsidR="00207336" w:rsidRPr="00D822A3">
              <w:rPr>
                <w:rStyle w:val="Hyperlnk"/>
                <w:noProof/>
                <w:lang w:val="en-GB"/>
              </w:rPr>
              <w:t>16.15.10.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Time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470</w:t>
            </w:r>
            <w:r w:rsidR="00207336" w:rsidRPr="00D822A3">
              <w:rPr>
                <w:noProof/>
                <w:webHidden/>
                <w:lang w:val="en-GB"/>
              </w:rPr>
              <w:fldChar w:fldCharType="end"/>
            </w:r>
          </w:hyperlink>
        </w:p>
        <w:p w14:paraId="5E1D3ACB" w14:textId="39DA9EC9" w:rsidR="00207336" w:rsidRPr="00D822A3" w:rsidRDefault="000D7AB5">
          <w:pPr>
            <w:pStyle w:val="Innehll3"/>
            <w:tabs>
              <w:tab w:val="left" w:pos="1540"/>
              <w:tab w:val="right" w:leader="dot" w:pos="9350"/>
            </w:tabs>
            <w:rPr>
              <w:rFonts w:asciiTheme="minorHAnsi" w:eastAsiaTheme="minorEastAsia" w:hAnsiTheme="minorHAnsi"/>
              <w:noProof/>
              <w:color w:val="auto"/>
              <w:lang w:val="en-GB" w:eastAsia="sv-SE"/>
            </w:rPr>
          </w:pPr>
          <w:hyperlink w:anchor="_Toc54120097" w:history="1">
            <w:r w:rsidR="00207336" w:rsidRPr="00D822A3">
              <w:rPr>
                <w:rStyle w:val="Hyperlnk"/>
                <w:noProof/>
                <w:lang w:val="en-GB"/>
              </w:rPr>
              <w:t>16.15.11.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Random Numbers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471</w:t>
            </w:r>
            <w:r w:rsidR="00207336" w:rsidRPr="00D822A3">
              <w:rPr>
                <w:noProof/>
                <w:webHidden/>
                <w:lang w:val="en-GB"/>
              </w:rPr>
              <w:fldChar w:fldCharType="end"/>
            </w:r>
          </w:hyperlink>
        </w:p>
        <w:p w14:paraId="22657735" w14:textId="11E1F38B" w:rsidR="00207336" w:rsidRPr="00D822A3" w:rsidRDefault="000D7AB5">
          <w:pPr>
            <w:pStyle w:val="Innehll3"/>
            <w:tabs>
              <w:tab w:val="left" w:pos="1540"/>
              <w:tab w:val="right" w:leader="dot" w:pos="9350"/>
            </w:tabs>
            <w:rPr>
              <w:rFonts w:asciiTheme="minorHAnsi" w:eastAsiaTheme="minorEastAsia" w:hAnsiTheme="minorHAnsi"/>
              <w:noProof/>
              <w:color w:val="auto"/>
              <w:lang w:val="en-GB" w:eastAsia="sv-SE"/>
            </w:rPr>
          </w:pPr>
          <w:hyperlink w:anchor="_Toc54120098" w:history="1">
            <w:r w:rsidR="00207336" w:rsidRPr="00D822A3">
              <w:rPr>
                <w:rStyle w:val="Hyperlnk"/>
                <w:noProof/>
                <w:lang w:val="en-GB"/>
              </w:rPr>
              <w:t>16.15.12.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Limits of Integral and Floating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471</w:t>
            </w:r>
            <w:r w:rsidR="00207336" w:rsidRPr="00D822A3">
              <w:rPr>
                <w:noProof/>
                <w:webHidden/>
                <w:lang w:val="en-GB"/>
              </w:rPr>
              <w:fldChar w:fldCharType="end"/>
            </w:r>
          </w:hyperlink>
        </w:p>
        <w:p w14:paraId="299AF097" w14:textId="4B7C5A52" w:rsidR="00207336" w:rsidRPr="00D822A3" w:rsidRDefault="000D7AB5">
          <w:pPr>
            <w:pStyle w:val="Innehll3"/>
            <w:tabs>
              <w:tab w:val="left" w:pos="1540"/>
              <w:tab w:val="right" w:leader="dot" w:pos="9350"/>
            </w:tabs>
            <w:rPr>
              <w:rFonts w:asciiTheme="minorHAnsi" w:eastAsiaTheme="minorEastAsia" w:hAnsiTheme="minorHAnsi"/>
              <w:noProof/>
              <w:color w:val="auto"/>
              <w:lang w:val="en-GB" w:eastAsia="sv-SE"/>
            </w:rPr>
          </w:pPr>
          <w:hyperlink w:anchor="_Toc54120099" w:history="1">
            <w:r w:rsidR="00207336" w:rsidRPr="00D822A3">
              <w:rPr>
                <w:rStyle w:val="Hyperlnk"/>
                <w:noProof/>
                <w:lang w:val="en-GB"/>
              </w:rPr>
              <w:t>16.15.13.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Character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472</w:t>
            </w:r>
            <w:r w:rsidR="00207336" w:rsidRPr="00D822A3">
              <w:rPr>
                <w:noProof/>
                <w:webHidden/>
                <w:lang w:val="en-GB"/>
              </w:rPr>
              <w:fldChar w:fldCharType="end"/>
            </w:r>
          </w:hyperlink>
        </w:p>
        <w:p w14:paraId="380C9D82" w14:textId="3C1B2CC9" w:rsidR="00207336" w:rsidRPr="00D822A3" w:rsidRDefault="000D7AB5">
          <w:pPr>
            <w:pStyle w:val="Innehll2"/>
            <w:tabs>
              <w:tab w:val="left" w:pos="1100"/>
              <w:tab w:val="right" w:leader="dot" w:pos="9350"/>
            </w:tabs>
            <w:rPr>
              <w:rFonts w:asciiTheme="minorHAnsi" w:eastAsiaTheme="minorEastAsia" w:hAnsiTheme="minorHAnsi"/>
              <w:noProof/>
              <w:color w:val="auto"/>
              <w:lang w:val="en-GB" w:eastAsia="sv-SE"/>
            </w:rPr>
          </w:pPr>
          <w:hyperlink w:anchor="_Toc54120100" w:history="1">
            <w:r w:rsidR="00207336" w:rsidRPr="00D822A3">
              <w:rPr>
                <w:rStyle w:val="Hyperlnk"/>
                <w:noProof/>
                <w:lang w:val="en-GB"/>
              </w:rPr>
              <w:t>16.16.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Further Reading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_Toc54120100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473</w:t>
            </w:r>
            <w:r w:rsidR="00207336" w:rsidRPr="00D822A3">
              <w:rPr>
                <w:noProof/>
                <w:webHidden/>
                <w:lang w:val="en-GB"/>
              </w:rPr>
              <w:fldChar w:fldCharType="end"/>
            </w:r>
          </w:hyperlink>
        </w:p>
        <w:p w14:paraId="57035719" w14:textId="50C648EA" w:rsidR="00207336" w:rsidRPr="00D822A3" w:rsidRDefault="000D7AB5">
          <w:pPr>
            <w:pStyle w:val="Innehll1"/>
            <w:rPr>
              <w:rFonts w:asciiTheme="minorHAnsi" w:eastAsiaTheme="minorEastAsia" w:hAnsiTheme="minorHAnsi"/>
              <w:noProof/>
              <w:color w:val="auto"/>
              <w:lang w:val="en-GB" w:eastAsia="sv-SE"/>
            </w:rPr>
          </w:pPr>
          <w:hyperlink w:anchor="_Toc54120101" w:history="1">
            <w:r w:rsidR="00207336" w:rsidRPr="00D822A3">
              <w:rPr>
                <w:rStyle w:val="Hyperlnk"/>
                <w:noProof/>
                <w:lang w:val="en-GB"/>
              </w:rPr>
              <w:t>Foreword</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_Toc54120101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474</w:t>
            </w:r>
            <w:r w:rsidR="00207336" w:rsidRPr="00D822A3">
              <w:rPr>
                <w:noProof/>
                <w:webHidden/>
                <w:lang w:val="en-GB"/>
              </w:rPr>
              <w:fldChar w:fldCharType="end"/>
            </w:r>
          </w:hyperlink>
        </w:p>
        <w:p w14:paraId="1D894A0A" w14:textId="36312FE0"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119833"/>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together with a makefile with instructions for further assemblering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119834"/>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E41D6D" w:rsidRPr="00D2146B" w:rsidRDefault="00E41D6D"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E41D6D" w:rsidRPr="00D2146B" w:rsidRDefault="00E41D6D"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E41D6D" w:rsidRDefault="00E41D6D"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E41D6D" w:rsidRDefault="00E41D6D" w:rsidP="00942B30">
                              <w:pPr>
                                <w:spacing w:before="60" w:line="256" w:lineRule="auto"/>
                                <w:jc w:val="center"/>
                                <w:rPr>
                                  <w:sz w:val="24"/>
                                  <w:szCs w:val="24"/>
                                </w:rPr>
                              </w:pPr>
                              <w:r>
                                <w:rPr>
                                  <w:rFonts w:eastAsia="Calibri"/>
                                  <w:color w:val="000000"/>
                                  <w:sz w:val="18"/>
                                  <w:szCs w:val="18"/>
                                </w:rPr>
                                <w:t>Parser</w:t>
                              </w:r>
                            </w:p>
                            <w:p w14:paraId="1ABFD117" w14:textId="77777777" w:rsidR="00E41D6D" w:rsidRDefault="00E41D6D"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E41D6D" w:rsidRDefault="00E41D6D" w:rsidP="003727AB">
                              <w:pPr>
                                <w:spacing w:before="60" w:line="254" w:lineRule="auto"/>
                                <w:jc w:val="center"/>
                                <w:rPr>
                                  <w:sz w:val="24"/>
                                  <w:szCs w:val="24"/>
                                </w:rPr>
                              </w:pPr>
                              <w:r>
                                <w:rPr>
                                  <w:rFonts w:eastAsia="Calibri"/>
                                  <w:color w:val="000000"/>
                                  <w:sz w:val="18"/>
                                  <w:szCs w:val="18"/>
                                </w:rPr>
                                <w:t>Scanner</w:t>
                              </w:r>
                            </w:p>
                            <w:p w14:paraId="03FD0412" w14:textId="77777777" w:rsidR="00E41D6D" w:rsidRDefault="00E41D6D"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E41D6D" w:rsidRDefault="00E41D6D"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E41D6D" w:rsidRDefault="00E41D6D" w:rsidP="003567A1">
                              <w:pPr>
                                <w:spacing w:before="0" w:line="252" w:lineRule="auto"/>
                                <w:jc w:val="center"/>
                                <w:rPr>
                                  <w:sz w:val="24"/>
                                  <w:szCs w:val="24"/>
                                </w:rPr>
                              </w:pPr>
                            </w:p>
                            <w:p w14:paraId="217B84F7" w14:textId="77777777" w:rsidR="00E41D6D" w:rsidRDefault="00E41D6D"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E41D6D" w:rsidRDefault="00E41D6D"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E41D6D" w:rsidRPr="00EF6288" w:rsidRDefault="00E41D6D"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E41D6D" w:rsidRDefault="00E41D6D"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E41D6D" w:rsidRDefault="00E41D6D"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E41D6D" w:rsidRDefault="00E41D6D"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E41D6D" w:rsidRPr="00E962F6" w:rsidRDefault="00E41D6D"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E41D6D" w:rsidRDefault="00E41D6D"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E41D6D" w:rsidRDefault="00E41D6D"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E41D6D" w:rsidRDefault="00E41D6D"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E41D6D" w:rsidRDefault="00E41D6D"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E41D6D" w:rsidRDefault="00E41D6D"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E41D6D" w:rsidRPr="00D2146B" w:rsidRDefault="00E41D6D"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E41D6D" w:rsidRPr="00D2146B" w:rsidRDefault="00E41D6D"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E41D6D" w:rsidRDefault="00E41D6D"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E41D6D" w:rsidRDefault="00E41D6D" w:rsidP="00942B30">
                        <w:pPr>
                          <w:spacing w:before="60" w:line="256" w:lineRule="auto"/>
                          <w:jc w:val="center"/>
                          <w:rPr>
                            <w:sz w:val="24"/>
                            <w:szCs w:val="24"/>
                          </w:rPr>
                        </w:pPr>
                        <w:r>
                          <w:rPr>
                            <w:rFonts w:eastAsia="Calibri"/>
                            <w:color w:val="000000"/>
                            <w:sz w:val="18"/>
                            <w:szCs w:val="18"/>
                          </w:rPr>
                          <w:t>Parser</w:t>
                        </w:r>
                      </w:p>
                      <w:p w14:paraId="1ABFD117" w14:textId="77777777" w:rsidR="00E41D6D" w:rsidRDefault="00E41D6D"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E41D6D" w:rsidRDefault="00E41D6D" w:rsidP="003727AB">
                        <w:pPr>
                          <w:spacing w:before="60" w:line="254" w:lineRule="auto"/>
                          <w:jc w:val="center"/>
                          <w:rPr>
                            <w:sz w:val="24"/>
                            <w:szCs w:val="24"/>
                          </w:rPr>
                        </w:pPr>
                        <w:r>
                          <w:rPr>
                            <w:rFonts w:eastAsia="Calibri"/>
                            <w:color w:val="000000"/>
                            <w:sz w:val="18"/>
                            <w:szCs w:val="18"/>
                          </w:rPr>
                          <w:t>Scanner</w:t>
                        </w:r>
                      </w:p>
                      <w:p w14:paraId="03FD0412" w14:textId="77777777" w:rsidR="00E41D6D" w:rsidRDefault="00E41D6D"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E41D6D" w:rsidRDefault="00E41D6D"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E41D6D" w:rsidRDefault="00E41D6D" w:rsidP="003567A1">
                        <w:pPr>
                          <w:spacing w:before="0" w:line="252" w:lineRule="auto"/>
                          <w:jc w:val="center"/>
                          <w:rPr>
                            <w:sz w:val="24"/>
                            <w:szCs w:val="24"/>
                          </w:rPr>
                        </w:pPr>
                      </w:p>
                      <w:p w14:paraId="217B84F7" w14:textId="77777777" w:rsidR="00E41D6D" w:rsidRDefault="00E41D6D"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E41D6D" w:rsidRDefault="00E41D6D"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E41D6D" w:rsidRPr="00EF6288" w:rsidRDefault="00E41D6D"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E41D6D" w:rsidRDefault="00E41D6D"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E41D6D" w:rsidRDefault="00E41D6D"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E41D6D" w:rsidRDefault="00E41D6D"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E41D6D" w:rsidRPr="00E962F6" w:rsidRDefault="00E41D6D"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E41D6D" w:rsidRDefault="00E41D6D"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E41D6D" w:rsidRDefault="00E41D6D"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E41D6D" w:rsidRDefault="00E41D6D"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E41D6D" w:rsidRDefault="00E41D6D"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E41D6D" w:rsidRDefault="00E41D6D"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E41D6D" w:rsidRPr="00D2146B" w:rsidRDefault="00E41D6D"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E41D6D" w:rsidRPr="00D2146B" w:rsidRDefault="00E41D6D"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E41D6D" w:rsidRDefault="00E41D6D"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E41D6D" w:rsidRDefault="00E41D6D" w:rsidP="00541B67">
                              <w:pPr>
                                <w:spacing w:before="60" w:line="256" w:lineRule="auto"/>
                                <w:jc w:val="center"/>
                                <w:rPr>
                                  <w:sz w:val="24"/>
                                  <w:szCs w:val="24"/>
                                </w:rPr>
                              </w:pPr>
                              <w:r>
                                <w:rPr>
                                  <w:rFonts w:eastAsia="Calibri"/>
                                  <w:color w:val="000000"/>
                                  <w:sz w:val="18"/>
                                  <w:szCs w:val="18"/>
                                </w:rPr>
                                <w:t>Parser</w:t>
                              </w:r>
                            </w:p>
                            <w:p w14:paraId="738A4637" w14:textId="77777777" w:rsidR="00E41D6D" w:rsidRDefault="00E41D6D"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E41D6D" w:rsidRDefault="00E41D6D" w:rsidP="00541B67">
                              <w:pPr>
                                <w:spacing w:before="60" w:line="254" w:lineRule="auto"/>
                                <w:jc w:val="center"/>
                                <w:rPr>
                                  <w:sz w:val="24"/>
                                  <w:szCs w:val="24"/>
                                </w:rPr>
                              </w:pPr>
                              <w:r>
                                <w:rPr>
                                  <w:rFonts w:eastAsia="Calibri"/>
                                  <w:color w:val="000000"/>
                                  <w:sz w:val="18"/>
                                  <w:szCs w:val="18"/>
                                </w:rPr>
                                <w:t>Scanner</w:t>
                              </w:r>
                            </w:p>
                            <w:p w14:paraId="1FC59E41" w14:textId="77777777" w:rsidR="00E41D6D" w:rsidRDefault="00E41D6D"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E41D6D" w:rsidRDefault="00E41D6D"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E41D6D" w:rsidRDefault="00E41D6D" w:rsidP="00541B67">
                              <w:pPr>
                                <w:spacing w:before="0" w:line="252" w:lineRule="auto"/>
                                <w:jc w:val="center"/>
                                <w:rPr>
                                  <w:sz w:val="24"/>
                                  <w:szCs w:val="24"/>
                                </w:rPr>
                              </w:pPr>
                            </w:p>
                            <w:p w14:paraId="1164C4DA" w14:textId="77777777" w:rsidR="00E41D6D" w:rsidRDefault="00E41D6D"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E41D6D" w:rsidRDefault="00E41D6D"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E41D6D" w:rsidRPr="00EF6288" w:rsidRDefault="00E41D6D"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E41D6D" w:rsidRDefault="00E41D6D"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E41D6D" w:rsidRDefault="00E41D6D"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E41D6D" w:rsidRDefault="00E41D6D"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E41D6D" w:rsidRPr="00E962F6" w:rsidRDefault="00E41D6D"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E41D6D" w:rsidRDefault="00E41D6D"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E41D6D" w:rsidRDefault="00E41D6D"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E41D6D" w:rsidRDefault="00E41D6D"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E41D6D" w:rsidRDefault="00E41D6D"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E41D6D" w:rsidRDefault="00E41D6D"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E41D6D" w:rsidRPr="00D2146B" w:rsidRDefault="00E41D6D"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E41D6D" w:rsidRPr="00D2146B" w:rsidRDefault="00E41D6D"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E41D6D" w:rsidRDefault="00E41D6D"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E41D6D" w:rsidRDefault="00E41D6D" w:rsidP="00541B67">
                        <w:pPr>
                          <w:spacing w:before="60" w:line="256" w:lineRule="auto"/>
                          <w:jc w:val="center"/>
                          <w:rPr>
                            <w:sz w:val="24"/>
                            <w:szCs w:val="24"/>
                          </w:rPr>
                        </w:pPr>
                        <w:r>
                          <w:rPr>
                            <w:rFonts w:eastAsia="Calibri"/>
                            <w:color w:val="000000"/>
                            <w:sz w:val="18"/>
                            <w:szCs w:val="18"/>
                          </w:rPr>
                          <w:t>Parser</w:t>
                        </w:r>
                      </w:p>
                      <w:p w14:paraId="738A4637" w14:textId="77777777" w:rsidR="00E41D6D" w:rsidRDefault="00E41D6D"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E41D6D" w:rsidRDefault="00E41D6D" w:rsidP="00541B67">
                        <w:pPr>
                          <w:spacing w:before="60" w:line="254" w:lineRule="auto"/>
                          <w:jc w:val="center"/>
                          <w:rPr>
                            <w:sz w:val="24"/>
                            <w:szCs w:val="24"/>
                          </w:rPr>
                        </w:pPr>
                        <w:r>
                          <w:rPr>
                            <w:rFonts w:eastAsia="Calibri"/>
                            <w:color w:val="000000"/>
                            <w:sz w:val="18"/>
                            <w:szCs w:val="18"/>
                          </w:rPr>
                          <w:t>Scanner</w:t>
                        </w:r>
                      </w:p>
                      <w:p w14:paraId="1FC59E41" w14:textId="77777777" w:rsidR="00E41D6D" w:rsidRDefault="00E41D6D"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E41D6D" w:rsidRDefault="00E41D6D"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E41D6D" w:rsidRDefault="00E41D6D" w:rsidP="00541B67">
                        <w:pPr>
                          <w:spacing w:before="0" w:line="252" w:lineRule="auto"/>
                          <w:jc w:val="center"/>
                          <w:rPr>
                            <w:sz w:val="24"/>
                            <w:szCs w:val="24"/>
                          </w:rPr>
                        </w:pPr>
                      </w:p>
                      <w:p w14:paraId="1164C4DA" w14:textId="77777777" w:rsidR="00E41D6D" w:rsidRDefault="00E41D6D"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E41D6D" w:rsidRDefault="00E41D6D"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E41D6D" w:rsidRPr="00EF6288" w:rsidRDefault="00E41D6D"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E41D6D" w:rsidRDefault="00E41D6D"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E41D6D" w:rsidRDefault="00E41D6D"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E41D6D" w:rsidRDefault="00E41D6D"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E41D6D" w:rsidRPr="00E962F6" w:rsidRDefault="00E41D6D"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E41D6D" w:rsidRDefault="00E41D6D"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E41D6D" w:rsidRDefault="00E41D6D"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E41D6D" w:rsidRDefault="00E41D6D"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E41D6D" w:rsidRDefault="00E41D6D"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E41D6D" w:rsidRDefault="00E41D6D"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119835"/>
      <w:r w:rsidRPr="00D822A3">
        <w:rPr>
          <w:lang w:val="en-GB"/>
        </w:rPr>
        <w:t>The Preprocessor</w:t>
      </w:r>
      <w:bookmarkEnd w:id="2"/>
    </w:p>
    <w:p w14:paraId="5669FD68" w14:textId="21C8823E" w:rsidR="00396DE9" w:rsidRPr="00D822A3" w:rsidRDefault="00396DE9" w:rsidP="00EA0D62">
      <w:pPr>
        <w:rPr>
          <w:lang w:val="en-GB"/>
        </w:rPr>
      </w:pPr>
      <w:r w:rsidRPr="00D822A3">
        <w:rPr>
          <w:lang w:val="en-GB"/>
        </w:rPr>
        <w:t>As the name implies, the pr</w:t>
      </w:r>
      <w:r w:rsidR="002F250A" w:rsidRPr="00D822A3">
        <w:rPr>
          <w:lang w:val="en-GB"/>
        </w:rPr>
        <w:t>e</w:t>
      </w:r>
      <w:r w:rsidRPr="00D822A3">
        <w:rPr>
          <w:lang w:val="en-GB"/>
        </w:rPr>
        <w:t>processor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look into the preprocessor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207336" w:rsidRPr="00D822A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119836"/>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‘i</w:t>
      </w:r>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119837"/>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tokes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119838"/>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119839"/>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119840"/>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119841"/>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119842"/>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The symbol table is actually a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119843"/>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119844"/>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119845"/>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The register allocator creates a graph where the tracks is the vertices, and two vertices have an edge if their tracks overlaps in the code. Then we perform a color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r w:rsidR="00DA1753" w:rsidRPr="00D822A3">
        <w:rPr>
          <w:rStyle w:val="KeyWord0"/>
          <w:lang w:val="en-GB"/>
        </w:rPr>
        <w:t>d</w:t>
      </w:r>
      <w:r w:rsidR="00DA1753" w:rsidRPr="00D822A3">
        <w:rPr>
          <w:lang w:val="en-GB"/>
        </w:rPr>
        <w:t xml:space="preserve"> are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119846"/>
      <w:r w:rsidRPr="00D822A3">
        <w:rPr>
          <w:lang w:val="en-GB"/>
        </w:rPr>
        <w:t>The Object Code Generator and Linker</w:t>
      </w:r>
      <w:bookmarkEnd w:id="13"/>
    </w:p>
    <w:p w14:paraId="369FA846" w14:textId="470B7149"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207336" w:rsidRPr="00D822A3">
        <w:rPr>
          <w:lang w:val="en-GB"/>
        </w:rPr>
        <w:t>14</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119847"/>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Toc54119848"/>
      <w:bookmarkStart w:id="16" w:name="_Ref54199481"/>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r w:rsidR="002C6C03" w:rsidRPr="00D822A3">
        <w:rPr>
          <w:lang w:val="en-GB"/>
        </w:rPr>
        <w:t>makefile</w:t>
      </w:r>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r w:rsidRPr="00D822A3">
        <w:rPr>
          <w:lang w:val="en-GB"/>
        </w:rPr>
        <w:t>Main.cs</w:t>
      </w:r>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0503EC03" w:rsidR="00DD147E" w:rsidRPr="00D822A3" w:rsidRDefault="000340B6" w:rsidP="00DD147E">
      <w:pPr>
        <w:rPr>
          <w:highlight w:val="white"/>
          <w:lang w:val="en-GB"/>
        </w:rPr>
      </w:pPr>
      <w:r w:rsidRPr="00D822A3">
        <w:rPr>
          <w:highlight w:val="white"/>
          <w:lang w:val="en-GB"/>
        </w:rPr>
        <w:t xml:space="preserve">First of all,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s and a makefile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207336" w:rsidRPr="00D822A3">
        <w:rPr>
          <w:lang w:val="en-GB"/>
        </w:rPr>
        <w:t>14</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499EC036"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207336" w:rsidRPr="00D822A3">
        <w:rPr>
          <w:lang w:val="en-GB"/>
        </w:rPr>
        <w:t>14</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r w:rsidR="003C44DF" w:rsidRPr="00D822A3">
        <w:rPr>
          <w:highlight w:val="white"/>
          <w:lang w:val="en-GB"/>
        </w:rPr>
        <w:t>makefile.</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119849"/>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preprocessing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he preprocessing</w:t>
      </w:r>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preprocessed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preprocessed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in order to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3453F232" w14:textId="77777777" w:rsidR="000848EB" w:rsidRPr="00D822A3" w:rsidRDefault="000848EB" w:rsidP="000848EB">
      <w:pPr>
        <w:pStyle w:val="Code"/>
        <w:rPr>
          <w:highlight w:val="white"/>
          <w:lang w:val="en-GB"/>
        </w:rPr>
      </w:pPr>
      <w:r w:rsidRPr="00D822A3">
        <w:rPr>
          <w:highlight w:val="white"/>
          <w:lang w:val="en-GB"/>
        </w:rPr>
        <w:t xml:space="preserve">        CCompiler_Main.Scanner.Path = sourceFile;</w:t>
      </w:r>
    </w:p>
    <w:p w14:paraId="137F2D40" w14:textId="77777777" w:rsidR="000848EB" w:rsidRPr="00D822A3" w:rsidRDefault="000848EB" w:rsidP="000848EB">
      <w:pPr>
        <w:pStyle w:val="Code"/>
        <w:rPr>
          <w:highlight w:val="white"/>
          <w:lang w:val="en-GB"/>
        </w:rPr>
      </w:pPr>
      <w:r w:rsidRPr="00D822A3">
        <w:rPr>
          <w:highlight w:val="white"/>
          <w:lang w:val="en-GB"/>
        </w:rPr>
        <w:t xml:space="preserve">        CCompiler_Main.Scanner.Line = 1;</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796AABC2" w:rsidR="009842AA" w:rsidRPr="00D822A3" w:rsidRDefault="009842AA" w:rsidP="009842AA">
      <w:pPr>
        <w:rPr>
          <w:highlight w:val="white"/>
          <w:lang w:val="en-GB"/>
        </w:rPr>
      </w:pPr>
      <w:r w:rsidRPr="00D822A3">
        <w:rPr>
          <w:highlight w:val="white"/>
          <w:lang w:val="en-GB"/>
        </w:rPr>
        <w:lastRenderedPageBreak/>
        <w:t xml:space="preserve">The result of the parsing is the </w:t>
      </w:r>
      <w:r w:rsidRPr="00D822A3">
        <w:rPr>
          <w:rStyle w:val="KeyWord0"/>
          <w:highlight w:val="white"/>
          <w:lang w:val="en-GB"/>
        </w:rPr>
        <w:t>SymbolTable.StaticSet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is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264A19BA"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the static set.</w:t>
      </w:r>
    </w:p>
    <w:p w14:paraId="394812E9" w14:textId="0E497725"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union of the extern sets of the symbol in the static set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7777777" w:rsidR="008F3070" w:rsidRPr="00D822A3" w:rsidRDefault="008F3070" w:rsidP="009842AA">
      <w:pPr>
        <w:pStyle w:val="Code"/>
        <w:rPr>
          <w:highlight w:val="white"/>
          <w:lang w:val="en-GB"/>
        </w:rPr>
      </w:pPr>
      <w:r w:rsidRPr="00D822A3">
        <w:rPr>
          <w:highlight w:val="white"/>
          <w:lang w:val="en-GB"/>
        </w:rPr>
        <w:t xml:space="preserve">        foreach (StaticSymbol staticSymbol in SymbolTable.StaticSet)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62736312" w:rsidR="008F3070" w:rsidRPr="00D822A3" w:rsidRDefault="00564075" w:rsidP="00564075">
      <w:pPr>
        <w:rPr>
          <w:highlight w:val="white"/>
          <w:lang w:val="en-GB"/>
        </w:rPr>
      </w:pPr>
      <w:r w:rsidRPr="00D822A3">
        <w:rPr>
          <w:highlight w:val="white"/>
          <w:lang w:val="en-GB"/>
        </w:rPr>
        <w:t>We remove the names of the symbols of the static</w:t>
      </w:r>
      <w:r w:rsidR="002B043B" w:rsidRPr="00D822A3">
        <w:rPr>
          <w:highlight w:val="white"/>
          <w:lang w:val="en-GB"/>
        </w:rPr>
        <w:t xml:space="preserve"> </w:t>
      </w:r>
      <w:r w:rsidRPr="00D822A3">
        <w:rPr>
          <w:highlight w:val="white"/>
          <w:lang w:val="en-GB"/>
        </w:rPr>
        <w:t xml:space="preserve">set,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77777777" w:rsidR="008F3070" w:rsidRPr="00D822A3" w:rsidRDefault="008F3070" w:rsidP="009842AA">
      <w:pPr>
        <w:pStyle w:val="Code"/>
        <w:rPr>
          <w:highlight w:val="white"/>
          <w:lang w:val="en-GB"/>
        </w:rPr>
      </w:pPr>
      <w:r w:rsidRPr="00D822A3">
        <w:rPr>
          <w:highlight w:val="white"/>
          <w:lang w:val="en-GB"/>
        </w:rPr>
        <w:t xml:space="preserve">        foreach (StaticSymbol staticSymbol in SymbolTable.StaticSet)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7777777" w:rsidR="008F3070" w:rsidRPr="00D822A3" w:rsidRDefault="008F3070" w:rsidP="009842AA">
      <w:pPr>
        <w:pStyle w:val="Code"/>
        <w:rPr>
          <w:highlight w:val="white"/>
          <w:lang w:val="en-GB"/>
        </w:rPr>
      </w:pPr>
      <w:r w:rsidRPr="00D822A3">
        <w:rPr>
          <w:highlight w:val="white"/>
          <w:lang w:val="en-GB"/>
        </w:rPr>
        <w:t xml:space="preserve">        foreach (StaticSymbol staticSymbol in SymbolTable.StaticSet)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r w:rsidR="00124599" w:rsidRPr="00D822A3">
        <w:rPr>
          <w:highlight w:val="white"/>
          <w:lang w:val="en-GB"/>
        </w:rPr>
        <w:t xml:space="preserve">shall </w:t>
      </w:r>
      <w:r w:rsidR="00601724" w:rsidRPr="00D822A3">
        <w:rPr>
          <w:highlight w:val="white"/>
          <w:lang w:val="en-GB"/>
        </w:rPr>
        <w:t xml:space="preserve">marker shall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lastRenderedPageBreak/>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0B300711" w:rsidR="008F3070" w:rsidRPr="00D822A3" w:rsidRDefault="005A1F8A" w:rsidP="00AE46DE">
      <w:pPr>
        <w:rPr>
          <w:highlight w:val="white"/>
          <w:lang w:val="en-GB"/>
        </w:rPr>
      </w:pPr>
      <w:r w:rsidRPr="00D822A3">
        <w:rPr>
          <w:highlight w:val="white"/>
          <w:lang w:val="en-GB"/>
        </w:rPr>
        <w:t>Then we iterate through the static set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77777777" w:rsidR="008F3070" w:rsidRPr="00D822A3" w:rsidRDefault="008F3070" w:rsidP="009842AA">
      <w:pPr>
        <w:pStyle w:val="Code"/>
        <w:rPr>
          <w:highlight w:val="white"/>
          <w:lang w:val="en-GB"/>
        </w:rPr>
      </w:pPr>
      <w:r w:rsidRPr="00D822A3">
        <w:rPr>
          <w:highlight w:val="white"/>
          <w:lang w:val="en-GB"/>
        </w:rPr>
        <w:t xml:space="preserve">        foreach (StaticSymbol staticSymbol in SymbolTable.StaticSet)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119850"/>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makefile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We call the resulting executable file “main”, and we state that it is dependent of the object files; that is, the file names with the “.o”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r w:rsidRPr="00D822A3">
        <w:rPr>
          <w:rStyle w:val="KeyWord0"/>
          <w:highlight w:val="white"/>
          <w:lang w:val="en-GB"/>
        </w:rPr>
        <w:t>ld</w:t>
      </w:r>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lastRenderedPageBreak/>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r w:rsidRPr="00D822A3">
        <w:rPr>
          <w:rStyle w:val="KeyWord0"/>
          <w:highlight w:val="white"/>
          <w:lang w:val="en-GB"/>
        </w:rPr>
        <w:t>nasm</w:t>
      </w:r>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Below is an example of how the makefile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119851"/>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preprocessor directive.</w:t>
      </w:r>
      <w:r w:rsidR="00F561C8" w:rsidRPr="00D822A3">
        <w:rPr>
          <w:highlight w:val="white"/>
          <w:lang w:val="en-GB"/>
        </w:rPr>
        <w:t xml:space="preserve"> We use the set of include files information extracted by the preprocessor.</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lastRenderedPageBreak/>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have to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r w:rsidR="00F136C4" w:rsidRPr="00D822A3">
        <w:rPr>
          <w:highlight w:val="white"/>
          <w:lang w:val="en-GB"/>
        </w:rPr>
        <w:t xml:space="preserve">look into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r w:rsidR="00FA5797" w:rsidRPr="00D822A3">
        <w:rPr>
          <w:highlight w:val="white"/>
          <w:lang w:val="en-GB"/>
        </w:rPr>
        <w:t>fresh</w:t>
      </w:r>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r w:rsidRPr="00D822A3">
        <w:rPr>
          <w:highlight w:val="white"/>
          <w:lang w:val="en-GB"/>
        </w:rPr>
        <w:t>In order for the parsers of this book to work properly, we add three parser classes.</w:t>
      </w:r>
      <w:r w:rsidR="006A0812" w:rsidRPr="00D822A3">
        <w:rPr>
          <w:highlight w:val="white"/>
          <w:lang w:val="en-GB"/>
        </w:rPr>
        <w:t xml:space="preserve"> We need them in order to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lastRenderedPageBreak/>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preprocessor,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119852"/>
      <w:bookmarkEnd w:id="17"/>
      <w:r w:rsidRPr="00D822A3">
        <w:rPr>
          <w:lang w:val="en-GB"/>
        </w:rPr>
        <w:lastRenderedPageBreak/>
        <w:t>Scanning</w:t>
      </w:r>
      <w:bookmarkEnd w:id="21"/>
      <w:bookmarkEnd w:id="22"/>
      <w:bookmarkEnd w:id="23"/>
    </w:p>
    <w:p w14:paraId="61A78CB4" w14:textId="519C5EE2"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207336" w:rsidRPr="00D822A3">
        <w:rPr>
          <w:lang w:val="en-GB"/>
        </w:rPr>
        <w:t>C</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119854"/>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r w:rsidRPr="00D822A3">
        <w:rPr>
          <w:lang w:val="en-GB"/>
        </w:rPr>
        <w:t>Scanner.</w:t>
      </w:r>
      <w:r w:rsidR="009E5232" w:rsidRPr="00D822A3">
        <w:rPr>
          <w:lang w:val="en-GB"/>
        </w:rPr>
        <w:t>gplex</w:t>
      </w:r>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sequence ’\n’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r w:rsidR="00874EA5" w:rsidRPr="00D822A3">
        <w:rPr>
          <w:rStyle w:val="KeyWord0"/>
          <w:highlight w:val="white"/>
          <w:lang w:val="en-GB"/>
        </w:rPr>
        <w:t>m_escapeMap</w:t>
      </w:r>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r w:rsidR="00E7078E" w:rsidRPr="00D822A3">
        <w:rPr>
          <w:highlight w:val="white"/>
          <w:lang w:val="en-GB"/>
        </w:rPr>
        <w:t>FF</w:t>
      </w:r>
      <w:r w:rsidR="00E7078E" w:rsidRPr="00D822A3">
        <w:rPr>
          <w:rStyle w:val="Index"/>
          <w:highlight w:val="white"/>
          <w:lang w:val="en-GB"/>
        </w:rPr>
        <w:t>16</w:t>
      </w:r>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r w:rsidR="00F71851" w:rsidRPr="00D822A3">
        <w:rPr>
          <w:highlight w:val="white"/>
          <w:lang w:val="en-GB"/>
        </w:rPr>
        <w:t>preprocessor</w:t>
      </w:r>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“0x” or “0X”</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79E01241"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11885" w:rsidRPr="00D822A3">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77777777" w:rsidR="00311885" w:rsidRPr="00D822A3" w:rsidRDefault="00311885" w:rsidP="00311885">
      <w:pPr>
        <w:pStyle w:val="Code"/>
        <w:rPr>
          <w:highlight w:val="white"/>
          <w:lang w:val="en-GB"/>
        </w:rPr>
      </w:pPr>
      <w:r w:rsidRPr="00D822A3">
        <w:rPr>
          <w:highlight w:val="white"/>
          <w:lang w:val="en-GB"/>
        </w:rPr>
        <w:t xml:space="preserve">      SymbolTable.StaticSet.Add(yylval.symbol.StaticSymbol);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77777777" w:rsidR="00311885" w:rsidRPr="00D822A3" w:rsidRDefault="00311885" w:rsidP="00311885">
      <w:pPr>
        <w:pStyle w:val="Code"/>
        <w:rPr>
          <w:highlight w:val="white"/>
          <w:lang w:val="en-GB"/>
        </w:rPr>
      </w:pPr>
      <w:r w:rsidRPr="00D822A3">
        <w:rPr>
          <w:highlight w:val="white"/>
          <w:lang w:val="en-GB"/>
        </w:rPr>
        <w:t xml:space="preserve">      SymbolTable.StaticSet.Add(yylval.symbol.StaticSymbol);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77777777" w:rsidR="00311885" w:rsidRPr="00D822A3" w:rsidRDefault="00311885" w:rsidP="00311885">
      <w:pPr>
        <w:pStyle w:val="Code"/>
        <w:rPr>
          <w:highlight w:val="white"/>
          <w:lang w:val="en-GB"/>
        </w:rPr>
      </w:pPr>
      <w:r w:rsidRPr="00D822A3">
        <w:rPr>
          <w:highlight w:val="white"/>
          <w:lang w:val="en-GB"/>
        </w:rPr>
        <w:t xml:space="preserve">    SymbolTable.StaticSet.Add(yylval.symbol.StaticSymbol);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preprocessor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r w:rsidR="0065097A" w:rsidRPr="00D822A3">
        <w:rPr>
          <w:highlight w:val="white"/>
          <w:lang w:val="en-GB"/>
        </w:rPr>
        <w:t>two dollar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Finally, when the scanner finds a character that has not been handled by the rules above, a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119853"/>
      <w:bookmarkStart w:id="28" w:name="_Ref54016552"/>
      <w:bookmarkStart w:id="29" w:name="_Toc54119855"/>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r w:rsidRPr="00D822A3">
        <w:rPr>
          <w:lang w:val="en-GB"/>
        </w:rPr>
        <w:lastRenderedPageBreak/>
        <w:t>Parsing</w:t>
      </w:r>
      <w:bookmarkEnd w:id="26"/>
      <w:bookmarkEnd w:id="28"/>
      <w:bookmarkEnd w:id="29"/>
    </w:p>
    <w:p w14:paraId="60103DBC" w14:textId="1B0AFE46" w:rsidR="00DF6A2B" w:rsidRPr="00D822A3" w:rsidRDefault="00DF6A2B" w:rsidP="00E40B78">
      <w:pPr>
        <w:rPr>
          <w:lang w:val="en-GB"/>
        </w:rPr>
      </w:pPr>
      <w:r w:rsidRPr="00D822A3">
        <w:rPr>
          <w:lang w:val="en-GB"/>
        </w:rPr>
        <w:t>The parser can be considered</w:t>
      </w:r>
      <w:r w:rsidR="00FE48E6" w:rsidRPr="00D822A3">
        <w:rPr>
          <w:lang w:val="en-GB"/>
        </w:rPr>
        <w:t xml:space="preserve"> to be</w:t>
      </w:r>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r w:rsidRPr="00D822A3">
        <w:rPr>
          <w:lang w:val="en-GB"/>
        </w:rPr>
        <w:t>MainParser.gppg</w:t>
      </w:r>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7FC89140"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D822A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are enums,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threee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regular parentheses ’(’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The interrupt, jump_register, syscall,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been taken care of by the preprocessor.</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0A161C5E" w14:textId="77777777" w:rsidR="00F023DC" w:rsidRPr="00D822A3" w:rsidRDefault="00F023DC" w:rsidP="00F91A23">
      <w:pPr>
        <w:pStyle w:val="Code"/>
        <w:rPr>
          <w:highlight w:val="white"/>
          <w:lang w:val="en-GB"/>
        </w:rPr>
      </w:pPr>
      <w:r w:rsidRPr="00D822A3">
        <w:rPr>
          <w:highlight w:val="white"/>
          <w:lang w:val="en-GB"/>
        </w:rPr>
        <w:t xml:space="preserve">  public Pair&lt;string,Symbol&gt; string_symbol_pair;</w:t>
      </w:r>
    </w:p>
    <w:p w14:paraId="0D4AFC72" w14:textId="77777777" w:rsidR="00F023DC" w:rsidRPr="00D822A3" w:rsidRDefault="00F023DC" w:rsidP="00F91A23">
      <w:pPr>
        <w:pStyle w:val="Code"/>
        <w:rPr>
          <w:highlight w:val="white"/>
          <w:lang w:val="en-GB"/>
        </w:rPr>
      </w:pPr>
      <w:r w:rsidRPr="00D822A3">
        <w:rPr>
          <w:highlight w:val="white"/>
          <w:lang w:val="en-GB"/>
        </w:rPr>
        <w:t xml:space="preserve">  public List&lt;Pair&lt;string,Symbol&gt;&gt; string_symbol_pair_list;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77777777" w:rsidR="00F023DC" w:rsidRPr="00D822A3" w:rsidRDefault="00F023DC" w:rsidP="00F91A23">
      <w:pPr>
        <w:pStyle w:val="Code"/>
        <w:rPr>
          <w:highlight w:val="white"/>
          <w:lang w:val="en-GB"/>
        </w:rPr>
      </w:pPr>
      <w:r w:rsidRPr="00D822A3">
        <w:rPr>
          <w:highlight w:val="white"/>
          <w:lang w:val="en-GB"/>
        </w:rPr>
        <w:t xml:space="preserve">  public Pair&lt;List&lt;Pair&lt;string,Symbol&gt;&gt;,Boolean&gt;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450EDDFF" w14:textId="2F7257AB" w:rsidR="00F023DC" w:rsidRPr="00D822A3" w:rsidRDefault="00F023DC" w:rsidP="00F91A23">
      <w:pPr>
        <w:pStyle w:val="Code"/>
        <w:rPr>
          <w:highlight w:val="white"/>
          <w:lang w:val="en-GB"/>
        </w:rPr>
      </w:pPr>
      <w:r w:rsidRPr="00D822A3">
        <w:rPr>
          <w:highlight w:val="white"/>
          <w:lang w:val="en-GB"/>
        </w:rPr>
        <w:t xml:space="preserve">%type &lt;middle_code_list&gt; </w:t>
      </w:r>
      <w:r w:rsidR="00B473E1" w:rsidRPr="00D822A3">
        <w:rPr>
          <w:highlight w:val="white"/>
          <w:lang w:val="en-GB"/>
        </w:rPr>
        <w:t>declarator_list</w:t>
      </w:r>
      <w:r w:rsidR="00EB58FF">
        <w:rPr>
          <w:highlight w:val="white"/>
          <w:lang w:val="en-GB"/>
        </w:rPr>
        <w:t xml:space="preserve"> </w:t>
      </w:r>
      <w:r w:rsidR="00EB58FF" w:rsidRPr="00D822A3">
        <w:rPr>
          <w:highlight w:val="white"/>
          <w:lang w:val="en-GB"/>
        </w:rPr>
        <w:t>declaration</w:t>
      </w:r>
    </w:p>
    <w:p w14:paraId="6667689C" w14:textId="0E35DA8A" w:rsidR="00F023DC" w:rsidRPr="00D822A3" w:rsidRDefault="00F023DC" w:rsidP="00F91A23">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282514DF" w14:textId="77777777" w:rsidR="00F023DC" w:rsidRPr="00D822A3" w:rsidRDefault="00F023DC" w:rsidP="00F91A23">
      <w:pPr>
        <w:pStyle w:val="Code"/>
        <w:rPr>
          <w:highlight w:val="white"/>
          <w:lang w:val="en-GB"/>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77777777" w:rsidR="00F023DC" w:rsidRPr="00D822A3" w:rsidRDefault="00F023DC" w:rsidP="00F91A23">
      <w:pPr>
        <w:pStyle w:val="Code"/>
        <w:rPr>
          <w:highlight w:val="white"/>
          <w:lang w:val="en-GB"/>
        </w:rPr>
      </w:pPr>
      <w:r w:rsidRPr="00D822A3">
        <w:rPr>
          <w:highlight w:val="white"/>
          <w:lang w:val="en-GB"/>
        </w:rPr>
        <w:t>%type &lt;type&gt; pointer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7777777" w:rsidR="00F023DC" w:rsidRPr="00D822A3" w:rsidRDefault="00F023DC" w:rsidP="00F91A23">
      <w:pPr>
        <w:pStyle w:val="Code"/>
        <w:rPr>
          <w:highlight w:val="white"/>
          <w:lang w:val="en-GB"/>
        </w:rPr>
      </w:pPr>
      <w:r w:rsidRPr="00D822A3">
        <w:rPr>
          <w:highlight w:val="white"/>
          <w:lang w:val="en-GB"/>
        </w:rPr>
        <w:t>%type &lt;string_symbol_pair_list&gt; parameter_list</w:t>
      </w:r>
    </w:p>
    <w:p w14:paraId="632C170A" w14:textId="77777777" w:rsidR="00F023DC" w:rsidRPr="00D822A3" w:rsidRDefault="00F023DC" w:rsidP="00F91A23">
      <w:pPr>
        <w:pStyle w:val="Code"/>
        <w:rPr>
          <w:highlight w:val="white"/>
          <w:lang w:val="en-GB"/>
        </w:rPr>
      </w:pPr>
      <w:r w:rsidRPr="00D822A3">
        <w:rPr>
          <w:highlight w:val="white"/>
          <w:lang w:val="en-GB"/>
        </w:rPr>
        <w:t>%type &lt;string_symbol_pair&gt;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67C17C5E" w14:textId="03FDA647" w:rsidR="00F91A23" w:rsidRPr="00D822A3" w:rsidRDefault="00E40B78" w:rsidP="00F91A23">
      <w:pPr>
        <w:pStyle w:val="Rubrik2"/>
        <w:rPr>
          <w:lang w:val="en-GB"/>
        </w:rPr>
      </w:pPr>
      <w:bookmarkStart w:id="30" w:name="_Toc54119856"/>
      <w:r w:rsidRPr="00D822A3">
        <w:rPr>
          <w:lang w:val="en-GB"/>
        </w:rPr>
        <w:lastRenderedPageBreak/>
        <w:t>Declarations</w:t>
      </w:r>
      <w:bookmarkEnd w:id="30"/>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1" w:author="Stefan Bjornander" w:date="2015-04-26T09:16:00Z">
        <w:r w:rsidR="000865C3" w:rsidRPr="00D822A3">
          <w:rPr>
            <w:lang w:val="en-GB"/>
          </w:rPr>
          <w:t xml:space="preserve">The </w:t>
        </w:r>
      </w:ins>
      <w:r w:rsidR="00563AF1" w:rsidRPr="00D822A3">
        <w:rPr>
          <w:rStyle w:val="KeyWord0"/>
          <w:lang w:val="en-GB"/>
        </w:rPr>
        <w:t>source_code_file</w:t>
      </w:r>
      <w:ins w:id="32"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r w:rsidRPr="00D822A3">
        <w:rPr>
          <w:lang w:val="en-GB"/>
        </w:rPr>
        <w:t>MiddleCodeGenerator.cs</w:t>
      </w:r>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3" w:name="_Toc54119857"/>
      <w:r w:rsidRPr="00D822A3">
        <w:rPr>
          <w:lang w:val="en-GB"/>
        </w:rPr>
        <w:t>Backpatching</w:t>
      </w:r>
      <w:bookmarkEnd w:id="33"/>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in order to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r w:rsidRPr="00D822A3">
        <w:rPr>
          <w:lang w:val="en-GB"/>
        </w:rPr>
        <w:t>MiddleCodeGenerator.cs</w:t>
      </w:r>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lastRenderedPageBreak/>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4" w:name="_Toc54119858"/>
      <w:r w:rsidRPr="00D822A3">
        <w:rPr>
          <w:lang w:val="en-GB"/>
        </w:rPr>
        <w:t>Function</w:t>
      </w:r>
      <w:r w:rsidR="00015AA9" w:rsidRPr="00D822A3">
        <w:rPr>
          <w:lang w:val="en-GB"/>
        </w:rPr>
        <w:t xml:space="preserve"> </w:t>
      </w:r>
      <w:r w:rsidR="00FC52DE" w:rsidRPr="00D822A3">
        <w:rPr>
          <w:lang w:val="en-GB"/>
        </w:rPr>
        <w:t>Definition</w:t>
      </w:r>
      <w:bookmarkEnd w:id="34"/>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r w:rsidR="00C52DCF" w:rsidRPr="00D822A3">
        <w:rPr>
          <w:rStyle w:val="CodeInText0"/>
          <w:lang w:val="en-GB"/>
        </w:rPr>
        <w:t>square</w:t>
      </w:r>
      <w:r w:rsidR="00E667B3" w:rsidRPr="00D822A3">
        <w:rPr>
          <w:rStyle w:val="CodeInText0"/>
          <w:lang w:val="en-GB"/>
        </w:rPr>
        <w:t>(</w:t>
      </w:r>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1C72D7FC"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hanles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generates the assembly code of the function and saves it in the static set.</w:t>
      </w:r>
    </w:p>
    <w:p w14:paraId="057C7340" w14:textId="1981A080" w:rsidR="00E40B78" w:rsidRPr="00D822A3" w:rsidRDefault="002E67B8" w:rsidP="00E40B78">
      <w:pPr>
        <w:pStyle w:val="CodeHeader"/>
        <w:rPr>
          <w:lang w:val="en-GB"/>
        </w:rPr>
      </w:pPr>
      <w:r w:rsidRPr="00D822A3">
        <w:rPr>
          <w:lang w:val="en-GB"/>
        </w:rPr>
        <w:t>MainParser.gppg</w:t>
      </w:r>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1C086C53"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0A3077FC"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0077AB22" w14:textId="77777777" w:rsidR="005642E5" w:rsidRPr="00D822A3" w:rsidRDefault="005642E5" w:rsidP="005642E5">
      <w:pPr>
        <w:pStyle w:val="Code"/>
        <w:rPr>
          <w:highlight w:val="white"/>
          <w:lang w:val="en-GB"/>
        </w:rPr>
      </w:pPr>
      <w:r w:rsidRPr="00D822A3">
        <w:rPr>
          <w:highlight w:val="white"/>
          <w:lang w:val="en-GB"/>
        </w:rPr>
        <w:t xml:space="preserve">      MiddleCodeGenerator.FunctionEnd($7);</w:t>
      </w:r>
    </w:p>
    <w:p w14:paraId="09ECEDC1" w14:textId="2199EF36" w:rsidR="005642E5" w:rsidRPr="00D822A3" w:rsidRDefault="005642E5" w:rsidP="005642E5">
      <w:pPr>
        <w:pStyle w:val="Code"/>
        <w:rPr>
          <w:highlight w:val="white"/>
          <w:lang w:val="en-GB"/>
        </w:rPr>
      </w:pPr>
      <w:r w:rsidRPr="00D822A3">
        <w:rPr>
          <w:highlight w:val="white"/>
          <w:lang w:val="en-GB"/>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lastRenderedPageBreak/>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7A3AE740"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40C66C20"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172ED46E" w14:textId="77777777" w:rsidR="005642E5" w:rsidRPr="00D822A3" w:rsidRDefault="005642E5" w:rsidP="005642E5">
      <w:pPr>
        <w:pStyle w:val="Code"/>
        <w:rPr>
          <w:highlight w:val="white"/>
          <w:lang w:val="en-GB"/>
        </w:rPr>
      </w:pPr>
      <w:r w:rsidRPr="00D822A3">
        <w:rPr>
          <w:highlight w:val="white"/>
          <w:lang w:val="en-GB"/>
        </w:rPr>
        <w:t xml:space="preserve">      MiddleCodeGenerator.FunctionEnd($6);</w:t>
      </w:r>
    </w:p>
    <w:p w14:paraId="7A983A67" w14:textId="77777777" w:rsidR="005642E5" w:rsidRPr="00D822A3" w:rsidRDefault="005642E5" w:rsidP="005642E5">
      <w:pPr>
        <w:pStyle w:val="Code"/>
        <w:rPr>
          <w:highlight w:val="white"/>
          <w:lang w:val="en-GB"/>
        </w:rPr>
      </w:pPr>
      <w:r w:rsidRPr="00D822A3">
        <w:rPr>
          <w:highlight w:val="white"/>
          <w:lang w:val="en-GB"/>
        </w:rPr>
        <w:t xml:space="preserve">    };</w:t>
      </w:r>
    </w:p>
    <w:p w14:paraId="53CAC5B9" w14:textId="77777777" w:rsidR="002B7454" w:rsidRPr="00D822A3" w:rsidRDefault="002B7454" w:rsidP="00F57EEC">
      <w:pPr>
        <w:pStyle w:val="Code"/>
        <w:rPr>
          <w:highlight w:val="white"/>
          <w:lang w:val="en-GB"/>
        </w:rPr>
      </w:pPr>
    </w:p>
    <w:p w14:paraId="64E3B8F7" w14:textId="77777777" w:rsidR="00F57EEC" w:rsidRPr="00D822A3" w:rsidRDefault="00F57EEC" w:rsidP="00F57EEC">
      <w:pPr>
        <w:pStyle w:val="Code"/>
        <w:rPr>
          <w:highlight w:val="white"/>
          <w:lang w:val="en-GB"/>
        </w:rPr>
      </w:pPr>
      <w:r w:rsidRPr="00D822A3">
        <w:rPr>
          <w:highlight w:val="white"/>
          <w:lang w:val="en-GB"/>
        </w:rPr>
        <w:t>optional_declaration_list:</w:t>
      </w:r>
    </w:p>
    <w:p w14:paraId="0F3BD4BE" w14:textId="77777777" w:rsidR="00F57EEC" w:rsidRPr="00D822A3" w:rsidRDefault="00F57EEC" w:rsidP="00F57EEC">
      <w:pPr>
        <w:pStyle w:val="Code"/>
        <w:rPr>
          <w:highlight w:val="white"/>
          <w:lang w:val="en-GB"/>
        </w:rPr>
      </w:pPr>
      <w:r w:rsidRPr="00D822A3">
        <w:rPr>
          <w:highlight w:val="white"/>
          <w:lang w:val="en-GB"/>
        </w:rPr>
        <w:t xml:space="preserve">    /* Empty */</w:t>
      </w:r>
    </w:p>
    <w:p w14:paraId="055D3DEA" w14:textId="77777777" w:rsidR="00F57EEC" w:rsidRPr="00D822A3" w:rsidRDefault="00F57EEC" w:rsidP="00F57EEC">
      <w:pPr>
        <w:pStyle w:val="Code"/>
        <w:rPr>
          <w:highlight w:val="white"/>
          <w:lang w:val="en-GB"/>
        </w:rPr>
      </w:pPr>
      <w:r w:rsidRPr="00D822A3">
        <w:rPr>
          <w:highlight w:val="white"/>
          <w:lang w:val="en-GB"/>
        </w:rPr>
        <w:t xml:space="preserve">  | declaration_list;</w:t>
      </w:r>
    </w:p>
    <w:p w14:paraId="65B1B951" w14:textId="7BFBEFDD" w:rsidR="00E40B78" w:rsidRPr="00D822A3" w:rsidRDefault="00E40B78" w:rsidP="00E40B78">
      <w:pPr>
        <w:rPr>
          <w:lang w:val="en-GB"/>
        </w:rPr>
      </w:pPr>
      <w:r w:rsidRPr="00D822A3">
        <w:rPr>
          <w:lang w:val="en-GB"/>
        </w:rPr>
        <w:t xml:space="preserve">The </w:t>
      </w:r>
      <w:r w:rsidR="00EB324E">
        <w:rPr>
          <w:rStyle w:val="CodeInText"/>
          <w:lang w:val="en-GB"/>
        </w:rPr>
        <w:t>G</w:t>
      </w:r>
      <w:r w:rsidRPr="00D822A3">
        <w:rPr>
          <w:rStyle w:val="CodeInText"/>
          <w:lang w:val="en-GB"/>
        </w:rPr>
        <w:t>enerateFunctionHeader</w:t>
      </w:r>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r w:rsidRPr="00D822A3">
        <w:rPr>
          <w:lang w:val="en-GB"/>
        </w:rPr>
        <w:t>MiddleCodeGenerator.cs</w:t>
      </w:r>
    </w:p>
    <w:p w14:paraId="21BA0FBA" w14:textId="77777777" w:rsidR="008F2CF5" w:rsidRPr="00D822A3" w:rsidRDefault="008F2CF5" w:rsidP="00B35B83">
      <w:pPr>
        <w:pStyle w:val="Code"/>
        <w:rPr>
          <w:highlight w:val="white"/>
          <w:lang w:val="en-GB"/>
        </w:rPr>
      </w:pPr>
      <w:r w:rsidRPr="00D822A3">
        <w:rPr>
          <w:highlight w:val="white"/>
          <w:lang w:val="en-GB"/>
        </w:rPr>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0B3C9C49"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w:t>
      </w:r>
      <w:r w:rsidR="00AD6DA9" w:rsidRPr="00D822A3">
        <w:rPr>
          <w:highlight w:val="white"/>
          <w:lang w:val="en-GB"/>
        </w:rPr>
        <w:t xml:space="preserve"> </w:t>
      </w:r>
      <w:r w:rsidR="00040D85" w:rsidRPr="00D822A3">
        <w:rPr>
          <w:highlight w:val="white"/>
          <w:lang w:val="en-GB"/>
        </w:rPr>
        <w:t xml:space="preserve">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lastRenderedPageBreak/>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4E9FBB44"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the static set.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lastRenderedPageBreak/>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7777777" w:rsidR="00C32DBB" w:rsidRPr="00D822A3" w:rsidRDefault="00C32DBB" w:rsidP="00C32DBB">
      <w:pPr>
        <w:pStyle w:val="Code"/>
        <w:rPr>
          <w:highlight w:val="white"/>
          <w:lang w:val="en-GB"/>
        </w:rPr>
      </w:pPr>
      <w:r w:rsidRPr="00D822A3">
        <w:rPr>
          <w:highlight w:val="white"/>
          <w:lang w:val="en-GB"/>
        </w:rPr>
        <w:t xml:space="preserve">        foreach (Pair&lt;string,Symbol&gt; pair in funcType.ParameterList){</w:t>
      </w:r>
    </w:p>
    <w:p w14:paraId="3CB720A0" w14:textId="77777777" w:rsidR="00C32DBB" w:rsidRPr="00D822A3" w:rsidRDefault="00C32DBB" w:rsidP="00C32DBB">
      <w:pPr>
        <w:pStyle w:val="Code"/>
        <w:rPr>
          <w:highlight w:val="white"/>
          <w:lang w:val="en-GB"/>
        </w:rPr>
      </w:pPr>
      <w:r w:rsidRPr="00D822A3">
        <w:rPr>
          <w:highlight w:val="white"/>
          <w:lang w:val="en-GB"/>
        </w:rPr>
        <w:t xml:space="preserve">          SymbolTable.CurrentTable.AddSymbol(pair.Second);</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actually</w:t>
      </w:r>
      <w:r w:rsidR="003761A3" w:rsidRPr="00D822A3">
        <w:rPr>
          <w:highlight w:val="white"/>
          <w:lang w:val="en-GB"/>
        </w:rPr>
        <w:t xml:space="preserve"> </w:t>
      </w:r>
      <w:r w:rsidR="00F2052D" w:rsidRPr="00D822A3">
        <w:rPr>
          <w:highlight w:val="white"/>
          <w:lang w:val="en-GB"/>
        </w:rPr>
        <w:t>the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r w:rsidRPr="00D822A3">
        <w:rPr>
          <w:lang w:val="en-GB"/>
        </w:rPr>
        <w:t>MiddleCodeGenerator.cs</w:t>
      </w:r>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lastRenderedPageBreak/>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a </w:t>
      </w:r>
      <w:r w:rsidR="002C5092" w:rsidRPr="00D822A3">
        <w:rPr>
          <w:rStyle w:val="KeyWord0"/>
          <w:highlight w:val="white"/>
          <w:lang w:val="en-GB"/>
        </w:rPr>
        <w:t>for</w:t>
      </w:r>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1017E864"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73A88FD4"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13</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4A7FC09C"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w:t>
      </w:r>
      <w:r w:rsidR="0086738F" w:rsidRPr="00D822A3">
        <w:rPr>
          <w:highlight w:val="white"/>
          <w:lang w:val="en-GB"/>
        </w:rPr>
        <w:lastRenderedPageBreak/>
        <w:t xml:space="preserve">16-bit Windows. In the case where we need to distinguish between the two cases, we test whether the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r w:rsidR="0086738F" w:rsidRPr="00D822A3">
        <w:rPr>
          <w:highlight w:val="white"/>
          <w:lang w:val="en-GB"/>
        </w:rPr>
        <w:t xml:space="preserve"> or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207336" w:rsidRPr="00D822A3">
        <w:rPr>
          <w:lang w:val="en-GB"/>
        </w:rPr>
        <w:t>14</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39DD5DF2"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the static set.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the static set is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712E3A">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77777777" w:rsidR="00E52658" w:rsidRPr="00D822A3" w:rsidRDefault="00E52658" w:rsidP="00E52658">
      <w:pPr>
        <w:pStyle w:val="Code"/>
        <w:rPr>
          <w:highlight w:val="white"/>
          <w:lang w:val="en-GB"/>
        </w:rPr>
      </w:pPr>
      <w:r w:rsidRPr="00D822A3">
        <w:rPr>
          <w:highlight w:val="white"/>
          <w:lang w:val="en-GB"/>
        </w:rPr>
        <w:t xml:space="preserve">        SymbolTable.StaticSet.Add(staticSymbol);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5" w:name="_Toc54119859"/>
      <w:r w:rsidRPr="00D822A3">
        <w:rPr>
          <w:highlight w:val="white"/>
          <w:lang w:val="en-GB"/>
        </w:rPr>
        <w:t>Specifier</w:t>
      </w:r>
      <w:r w:rsidR="0095481A" w:rsidRPr="00D822A3">
        <w:rPr>
          <w:highlight w:val="white"/>
          <w:lang w:val="en-GB"/>
        </w:rPr>
        <w:t xml:space="preserve"> List</w:t>
      </w:r>
      <w:bookmarkEnd w:id="35"/>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lastRenderedPageBreak/>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r w:rsidRPr="00D822A3">
        <w:rPr>
          <w:highlight w:val="white"/>
          <w:lang w:val="en-GB"/>
        </w:rPr>
        <w:t>MainParser.gppg</w:t>
      </w:r>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lastRenderedPageBreak/>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an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r w:rsidRPr="00D822A3">
        <w:rPr>
          <w:highlight w:val="white"/>
          <w:lang w:val="en-GB"/>
        </w:rPr>
        <w:t>MainParser.gppg</w:t>
      </w:r>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lastRenderedPageBreak/>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D822A3" w:rsidRDefault="00037FA3" w:rsidP="00037FA3">
      <w:pPr>
        <w:pStyle w:val="Code"/>
        <w:rPr>
          <w:highlight w:val="white"/>
          <w:lang w:val="en-GB"/>
        </w:rPr>
      </w:pPr>
    </w:p>
    <w:p w14:paraId="0190A1C0" w14:textId="0E5C707A" w:rsidR="00037FA3" w:rsidRPr="00D822A3" w:rsidRDefault="00037FA3" w:rsidP="00037FA3">
      <w:pPr>
        <w:pStyle w:val="Code"/>
        <w:rPr>
          <w:highlight w:val="white"/>
          <w:lang w:val="en-GB"/>
        </w:rPr>
      </w:pPr>
      <w:r w:rsidRPr="00D822A3">
        <w:rPr>
          <w:highlight w:val="white"/>
          <w:lang w:val="en-GB"/>
        </w:rPr>
        <w:t>declaration_list:</w:t>
      </w:r>
    </w:p>
    <w:p w14:paraId="2499EF09" w14:textId="77777777" w:rsidR="00037FA3" w:rsidRPr="00D822A3" w:rsidRDefault="00037FA3" w:rsidP="00037FA3">
      <w:pPr>
        <w:pStyle w:val="Code"/>
        <w:rPr>
          <w:highlight w:val="white"/>
          <w:lang w:val="en-GB"/>
        </w:rPr>
      </w:pPr>
      <w:r w:rsidRPr="00D822A3">
        <w:rPr>
          <w:highlight w:val="white"/>
          <w:lang w:val="en-GB"/>
        </w:rPr>
        <w:t xml:space="preserve">    declaration</w:t>
      </w:r>
    </w:p>
    <w:p w14:paraId="471ED020" w14:textId="312FB5C1" w:rsidR="00037FA3" w:rsidRPr="00D822A3" w:rsidRDefault="00037FA3" w:rsidP="00037FA3">
      <w:pPr>
        <w:pStyle w:val="Code"/>
        <w:rPr>
          <w:highlight w:val="white"/>
          <w:lang w:val="en-GB"/>
        </w:rPr>
      </w:pPr>
      <w:r w:rsidRPr="00D822A3">
        <w:rPr>
          <w:highlight w:val="white"/>
          <w:lang w:val="en-GB"/>
        </w:rPr>
        <w:t xml:space="preserve">  | declaration_list declaration;</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We need to do this in order for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r w:rsidRPr="00D822A3">
        <w:rPr>
          <w:highlight w:val="white"/>
          <w:lang w:val="en-GB"/>
        </w:rPr>
        <w:t>MiddleCodeGenerator.cs</w:t>
      </w:r>
    </w:p>
    <w:p w14:paraId="197A8704" w14:textId="0FEC4774" w:rsidR="00B65D09" w:rsidRPr="00D822A3" w:rsidRDefault="00B65D09" w:rsidP="00B65D09">
      <w:pPr>
        <w:pStyle w:val="Code"/>
        <w:rPr>
          <w:highlight w:val="white"/>
          <w:lang w:val="en-GB"/>
        </w:rPr>
      </w:pPr>
      <w:r w:rsidRPr="00D822A3">
        <w:rPr>
          <w:highlight w:val="white"/>
          <w:lang w:val="en-GB"/>
        </w:rPr>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5B22BECC" w14:textId="77777777" w:rsidR="00D77A6B" w:rsidRPr="00D822A3" w:rsidRDefault="00D77A6B" w:rsidP="00D77A6B">
      <w:pPr>
        <w:pStyle w:val="Code"/>
        <w:rPr>
          <w:highlight w:val="white"/>
          <w:lang w:val="en-GB"/>
        </w:rPr>
      </w:pPr>
      <w:r w:rsidRPr="00D822A3">
        <w:rPr>
          <w:highlight w:val="white"/>
          <w:lang w:val="en-GB"/>
        </w:rPr>
        <w:t xml:space="preserve">        return (new Type(sort, SymbolTable.CurrentTable.EntryMap));</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lastRenderedPageBreak/>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r w:rsidRPr="00D822A3">
        <w:rPr>
          <w:highlight w:val="white"/>
          <w:lang w:val="en-GB"/>
        </w:rPr>
        <w:t>MainParser.</w:t>
      </w:r>
      <w:r w:rsidR="00A85C92" w:rsidRPr="00D822A3">
        <w:rPr>
          <w:highlight w:val="white"/>
          <w:lang w:val="en-GB"/>
        </w:rPr>
        <w:t>gppg</w:t>
      </w:r>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lastRenderedPageBreak/>
        <w:t>enum {a = 1, b} extern;</w:t>
      </w:r>
    </w:p>
    <w:p w14:paraId="2F963A49" w14:textId="28F71345"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2B563D">
        <w:rPr>
          <w:highlight w:val="white"/>
          <w:lang w:val="en-GB"/>
        </w:rPr>
        <w:t>6</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r w:rsidRPr="00D822A3">
        <w:rPr>
          <w:highlight w:val="white"/>
          <w:lang w:val="en-GB"/>
        </w:rPr>
        <w:t>MiddleCodeGenerator.cs</w:t>
      </w:r>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lastRenderedPageBreak/>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r w:rsidRPr="00D822A3">
        <w:rPr>
          <w:highlight w:val="white"/>
          <w:lang w:val="en-GB"/>
        </w:rPr>
        <w:t>MiddleCodeGenerator.cs</w:t>
      </w:r>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6" w:name="_Toc54119860"/>
      <w:r w:rsidRPr="00D822A3">
        <w:rPr>
          <w:highlight w:val="white"/>
          <w:lang w:val="en-GB"/>
        </w:rPr>
        <w:t>Declarator</w:t>
      </w:r>
      <w:bookmarkEnd w:id="36"/>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543F9A40"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od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4BB45F00" w14:textId="22DF25DB" w:rsidR="007C241D" w:rsidRPr="002F6A71" w:rsidRDefault="007C241D" w:rsidP="007C241D">
      <w:pPr>
        <w:pStyle w:val="Liststycke"/>
        <w:numPr>
          <w:ilvl w:val="0"/>
          <w:numId w:val="169"/>
        </w:numPr>
        <w:rPr>
          <w:highlight w:val="white"/>
          <w:lang w:val="en-GB"/>
        </w:rPr>
      </w:pPr>
      <w:r>
        <w:rPr>
          <w:highlight w:val="white"/>
          <w:lang w:val="en-GB"/>
        </w:rPr>
        <w:t>Assignment</w:t>
      </w:r>
      <w:r w:rsidR="005F5539">
        <w:rPr>
          <w:highlight w:val="white"/>
          <w:lang w:val="en-GB"/>
        </w:rPr>
        <w:t xml:space="preserve">, such as </w:t>
      </w:r>
      <w:r w:rsidRPr="007C241D">
        <w:rPr>
          <w:rStyle w:val="KeyWord0"/>
          <w:highlight w:val="white"/>
        </w:rPr>
        <w:t>int</w:t>
      </w:r>
      <w:r>
        <w:rPr>
          <w:highlight w:val="white"/>
          <w:lang w:val="en-GB"/>
        </w:rPr>
        <w:t xml:space="preserve"> </w:t>
      </w:r>
      <w:r>
        <w:rPr>
          <w:rStyle w:val="KeyWord0"/>
          <w:highlight w:val="white"/>
        </w:rPr>
        <w:t>i = 3</w:t>
      </w:r>
      <w:r w:rsidRPr="007C241D">
        <w:rPr>
          <w:rStyle w:val="KeyWord0"/>
          <w:highlight w:val="white"/>
        </w:rPr>
        <w:t>;</w:t>
      </w:r>
    </w:p>
    <w:p w14:paraId="441DF106" w14:textId="5EE85F1B" w:rsidR="007C241D" w:rsidRPr="005F5539" w:rsidRDefault="007C241D" w:rsidP="0096580A">
      <w:pPr>
        <w:pStyle w:val="Liststycke"/>
        <w:numPr>
          <w:ilvl w:val="0"/>
          <w:numId w:val="169"/>
        </w:numPr>
        <w:rPr>
          <w:rStyle w:val="KeyWord0"/>
          <w:b w:val="0"/>
          <w:noProof w:val="0"/>
          <w:highlight w:val="white"/>
          <w:lang w:val="en-GB"/>
        </w:rPr>
      </w:pPr>
      <w:r w:rsidRPr="0096580A">
        <w:rPr>
          <w:highlight w:val="white"/>
          <w:lang w:val="en-GB"/>
        </w:rPr>
        <w:t>Bitfield</w:t>
      </w:r>
      <w:r w:rsidR="0096580A">
        <w:rPr>
          <w:highlight w:val="white"/>
          <w:lang w:val="en-GB"/>
        </w:rPr>
        <w:t>, o</w:t>
      </w:r>
      <w:r w:rsidR="0096580A" w:rsidRPr="0096580A">
        <w:rPr>
          <w:highlight w:val="white"/>
          <w:lang w:val="en-GB"/>
        </w:rPr>
        <w:t>nly allowed in structs</w:t>
      </w:r>
      <w:r w:rsidR="005F5539">
        <w:rPr>
          <w:highlight w:val="white"/>
          <w:lang w:val="en-GB"/>
        </w:rPr>
        <w:t>, such as</w:t>
      </w:r>
      <w:r w:rsidRPr="0096580A">
        <w:rPr>
          <w:highlight w:val="white"/>
          <w:lang w:val="en-GB"/>
        </w:rPr>
        <w:t xml:space="preserve"> </w:t>
      </w:r>
      <w:r w:rsidRPr="0096580A">
        <w:rPr>
          <w:rStyle w:val="KeyWord0"/>
          <w:highlight w:val="white"/>
        </w:rPr>
        <w:t>int</w:t>
      </w:r>
      <w:r w:rsidRPr="0096580A">
        <w:rPr>
          <w:highlight w:val="white"/>
          <w:lang w:val="en-GB"/>
        </w:rPr>
        <w:t xml:space="preserve"> </w:t>
      </w:r>
      <w:r w:rsidRPr="0096580A">
        <w:rPr>
          <w:rStyle w:val="KeyWord0"/>
          <w:highlight w:val="white"/>
        </w:rPr>
        <w:t>i : 3;</w:t>
      </w:r>
    </w:p>
    <w:p w14:paraId="639D14B3" w14:textId="2F6B8383" w:rsidR="005F5539" w:rsidRPr="0096580A" w:rsidRDefault="005F5539" w:rsidP="005F5539">
      <w:pPr>
        <w:rPr>
          <w:highlight w:val="white"/>
          <w:lang w:val="en-GB"/>
        </w:rPr>
      </w:pPr>
      <w:r>
        <w:rPr>
          <w:highlight w:val="white"/>
          <w:lang w:val="en-GB"/>
        </w:rPr>
        <w:t xml:space="preserve">Note that it is not possible to combine </w:t>
      </w:r>
      <w:r w:rsidR="00950350">
        <w:rPr>
          <w:highlight w:val="white"/>
          <w:lang w:val="en-GB"/>
        </w:rPr>
        <w:t>assignment and bitfield.</w:t>
      </w:r>
    </w:p>
    <w:p w14:paraId="72C96A35" w14:textId="488496D5" w:rsidR="000E6C3B" w:rsidRPr="00D822A3" w:rsidRDefault="000E6C3B" w:rsidP="00876D3B">
      <w:pPr>
        <w:pStyle w:val="CodeHeader"/>
        <w:rPr>
          <w:highlight w:val="white"/>
          <w:lang w:val="en-GB"/>
        </w:rPr>
      </w:pPr>
      <w:r w:rsidRPr="00D822A3">
        <w:rPr>
          <w:highlight w:val="white"/>
          <w:lang w:val="en-GB"/>
        </w:rPr>
        <w:t>MainParser.gppg</w:t>
      </w:r>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r w:rsidRPr="00D822A3">
        <w:rPr>
          <w:highlight w:val="white"/>
          <w:lang w:val="en-GB"/>
        </w:rPr>
        <w:t>MainParser.gppg</w:t>
      </w:r>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77777777" w:rsidR="0013125E" w:rsidRPr="00D822A3" w:rsidRDefault="0013125E" w:rsidP="009013A8">
      <w:pPr>
        <w:pStyle w:val="Code"/>
        <w:rPr>
          <w:highlight w:val="white"/>
          <w:lang w:val="en-GB"/>
        </w:rPr>
      </w:pPr>
      <w:r w:rsidRPr="00D822A3">
        <w:rPr>
          <w:highlight w:val="white"/>
          <w:lang w:val="en-GB"/>
        </w:rPr>
        <w:t xml:space="preserve">      $$ = MiddleCodeGenerator.AssignmentDeclarator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lastRenderedPageBreak/>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069D5435" w:rsidR="0013125E" w:rsidRPr="00D822A3" w:rsidRDefault="0013125E" w:rsidP="009013A8">
      <w:pPr>
        <w:pStyle w:val="Code"/>
        <w:rPr>
          <w:highlight w:val="white"/>
          <w:lang w:val="en-GB"/>
        </w:rPr>
      </w:pPr>
      <w:r w:rsidRPr="00D822A3">
        <w:rPr>
          <w:highlight w:val="white"/>
          <w:lang w:val="en-GB"/>
        </w:rPr>
        <w:t xml:space="preserve">    };</w:t>
      </w:r>
    </w:p>
    <w:p w14:paraId="5CB41938" w14:textId="5E2EC180" w:rsidR="00806795" w:rsidRPr="00D822A3" w:rsidRDefault="008D1660" w:rsidP="008D1660">
      <w:pPr>
        <w:pStyle w:val="CodeHeader"/>
        <w:rPr>
          <w:highlight w:val="white"/>
          <w:lang w:val="en-GB"/>
        </w:rPr>
      </w:pPr>
      <w:r w:rsidRPr="00D822A3">
        <w:rPr>
          <w:highlight w:val="white"/>
          <w:lang w:val="en-GB"/>
        </w:rPr>
        <w:t>MiddleCodeGenerator.cs</w:t>
      </w:r>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7E822409" w14:textId="77777777" w:rsidR="005C422F" w:rsidRPr="00D822A3" w:rsidRDefault="005C422F" w:rsidP="005C422F">
      <w:pPr>
        <w:pStyle w:val="Code"/>
        <w:rPr>
          <w:highlight w:val="white"/>
          <w:lang w:val="en-GB"/>
        </w:rPr>
      </w:pPr>
      <w:r w:rsidRPr="00D822A3">
        <w:rPr>
          <w:highlight w:val="white"/>
          <w:lang w:val="en-GB"/>
        </w:rPr>
        <w:t xml:space="preserve">      Storage? storage = specifier.StorageX;</w:t>
      </w:r>
    </w:p>
    <w:p w14:paraId="61AD76C3" w14:textId="77777777" w:rsidR="005C422F" w:rsidRPr="00D822A3" w:rsidRDefault="005C422F" w:rsidP="005C422F">
      <w:pPr>
        <w:pStyle w:val="Code"/>
        <w:rPr>
          <w:highlight w:val="white"/>
          <w:lang w:val="en-GB"/>
        </w:rPr>
      </w:pPr>
      <w:r w:rsidRPr="00D822A3">
        <w:rPr>
          <w:highlight w:val="white"/>
          <w:lang w:val="en-GB"/>
        </w:rPr>
        <w:t xml:space="preserve">      declarator.Add(specifier.Type);</w:t>
      </w:r>
    </w:p>
    <w:p w14:paraId="56B1FCAB" w14:textId="77777777" w:rsidR="005C422F" w:rsidRPr="00D822A3" w:rsidRDefault="005C422F" w:rsidP="005C422F">
      <w:pPr>
        <w:pStyle w:val="Code"/>
        <w:rPr>
          <w:highlight w:val="white"/>
          <w:lang w:val="en-GB"/>
        </w:rPr>
      </w:pP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7BD0521F" w14:textId="77777777" w:rsidR="00E41D6D"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w:t>
      </w:r>
      <w:r>
        <w:rPr>
          <w:highlight w:val="white"/>
          <w:lang w:val="en-GB"/>
        </w:rPr>
        <w:t xml:space="preserve"> </w:t>
      </w:r>
      <w:r w:rsidR="005C422F" w:rsidRPr="00D822A3">
        <w:rPr>
          <w:highlight w:val="white"/>
          <w:lang w:val="en-GB"/>
        </w:rPr>
        <w:t>||</w:t>
      </w:r>
    </w:p>
    <w:p w14:paraId="22CAFF71" w14:textId="39526970"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Storage.Typedef),  storage, Message.</w:t>
      </w:r>
    </w:p>
    <w:p w14:paraId="60B669CA" w14:textId="15722DAE"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Only_static___extern_or_typedef_storage_allowed_for_functions);</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77777777" w:rsidR="005C422F" w:rsidRPr="00D822A3" w:rsidRDefault="005C422F" w:rsidP="005C422F">
      <w:pPr>
        <w:pStyle w:val="Code"/>
        <w:rPr>
          <w:highlight w:val="white"/>
          <w:lang w:val="en-GB"/>
        </w:rPr>
      </w:pP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0EE66C3C"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5C422F" w:rsidRPr="00D822A3">
        <w:rPr>
          <w:highlight w:val="white"/>
          <w:lang w:val="en-GB"/>
        </w:rPr>
        <w:t>storage.Value,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77777777" w:rsidR="005C422F" w:rsidRPr="00D822A3" w:rsidRDefault="005C422F" w:rsidP="005C422F">
      <w:pPr>
        <w:pStyle w:val="Code"/>
        <w:rPr>
          <w:highlight w:val="white"/>
          <w:lang w:val="en-GB"/>
        </w:rPr>
      </w:pPr>
    </w:p>
    <w:p w14:paraId="1C7EAD0F" w14:textId="77777777" w:rsidR="005C422F" w:rsidRPr="00D822A3" w:rsidRDefault="005C422F" w:rsidP="005C422F">
      <w:pPr>
        <w:pStyle w:val="Code"/>
        <w:rPr>
          <w:highlight w:val="white"/>
          <w:lang w:val="en-GB"/>
        </w:rPr>
      </w:pPr>
      <w:r w:rsidRPr="00D822A3">
        <w:rPr>
          <w:highlight w:val="white"/>
          <w:lang w:val="en-GB"/>
        </w:rPr>
        <w:t xml:space="preserve">      if (symbol.IsStatic() &amp;&amp; !symbol.Type.IsFunction()) {</w:t>
      </w:r>
    </w:p>
    <w:p w14:paraId="42C1E327" w14:textId="77777777" w:rsidR="005C422F" w:rsidRPr="00D822A3" w:rsidRDefault="005C422F" w:rsidP="005C422F">
      <w:pPr>
        <w:pStyle w:val="Code"/>
        <w:rPr>
          <w:highlight w:val="white"/>
          <w:lang w:val="en-GB"/>
        </w:rPr>
      </w:pPr>
      <w:r w:rsidRPr="00D822A3">
        <w:rPr>
          <w:highlight w:val="white"/>
          <w:lang w:val="en-GB"/>
        </w:rPr>
        <w:t xml:space="preserve">        SymbolTable.StaticSet.Add(ConstantExpression.Value(symbol));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77777777" w:rsidR="005C422F" w:rsidRPr="00D822A3" w:rsidRDefault="005C422F" w:rsidP="005C422F">
      <w:pPr>
        <w:pStyle w:val="Code"/>
        <w:rPr>
          <w:highlight w:val="white"/>
          <w:lang w:val="en-GB"/>
        </w:rPr>
      </w:pPr>
      <w:r w:rsidRPr="00D822A3">
        <w:rPr>
          <w:highlight w:val="white"/>
          <w:lang w:val="en-GB"/>
        </w:rPr>
        <w:t xml:space="preserve">  </w:t>
      </w:r>
    </w:p>
    <w:p w14:paraId="4C7CF293" w14:textId="77777777" w:rsidR="005C422F" w:rsidRPr="00D822A3" w:rsidRDefault="005C422F" w:rsidP="005C422F">
      <w:pPr>
        <w:pStyle w:val="Code"/>
        <w:rPr>
          <w:highlight w:val="white"/>
          <w:lang w:val="en-GB"/>
        </w:rPr>
      </w:pPr>
      <w:r w:rsidRPr="00D822A3">
        <w:rPr>
          <w:highlight w:val="white"/>
          <w:lang w:val="en-GB"/>
        </w:rPr>
        <w:t xml:space="preserve">    public static List&lt;MiddleCode&gt; AssignmentDeclarator(Specifier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7FB23245" w14:textId="77777777" w:rsidR="005C422F" w:rsidRPr="00D822A3" w:rsidRDefault="005C422F" w:rsidP="005C422F">
      <w:pPr>
        <w:pStyle w:val="Code"/>
        <w:rPr>
          <w:highlight w:val="white"/>
          <w:lang w:val="en-GB"/>
        </w:rPr>
      </w:pPr>
      <w:r w:rsidRPr="00D822A3">
        <w:rPr>
          <w:highlight w:val="white"/>
          <w:lang w:val="en-GB"/>
        </w:rPr>
        <w:t xml:space="preserve">      Storage? storage = specifier.StorageX;</w:t>
      </w:r>
    </w:p>
    <w:p w14:paraId="723F7115" w14:textId="77777777" w:rsidR="005C422F" w:rsidRPr="00D822A3" w:rsidRDefault="005C422F" w:rsidP="005C422F">
      <w:pPr>
        <w:pStyle w:val="Code"/>
        <w:rPr>
          <w:highlight w:val="white"/>
          <w:lang w:val="en-GB"/>
        </w:rPr>
      </w:pPr>
      <w:r w:rsidRPr="00D822A3">
        <w:rPr>
          <w:highlight w:val="white"/>
          <w:lang w:val="en-GB"/>
        </w:rPr>
        <w:t xml:space="preserve">      Type specifierType = specifier.Type;</w:t>
      </w:r>
    </w:p>
    <w:p w14:paraId="06E221C0" w14:textId="77777777" w:rsidR="005C422F" w:rsidRPr="00D822A3" w:rsidRDefault="005C422F" w:rsidP="005C422F">
      <w:pPr>
        <w:pStyle w:val="Code"/>
        <w:rPr>
          <w:highlight w:val="white"/>
          <w:lang w:val="en-GB"/>
        </w:rPr>
      </w:pPr>
    </w:p>
    <w:p w14:paraId="2C35849D" w14:textId="77777777" w:rsidR="005C422F" w:rsidRPr="00D822A3" w:rsidRDefault="005C422F" w:rsidP="005C422F">
      <w:pPr>
        <w:pStyle w:val="Code"/>
        <w:rPr>
          <w:highlight w:val="white"/>
          <w:lang w:val="en-GB"/>
        </w:rPr>
      </w:pPr>
      <w:r w:rsidRPr="00D822A3">
        <w:rPr>
          <w:highlight w:val="white"/>
          <w:lang w:val="en-GB"/>
        </w:rPr>
        <w:t xml:space="preserve">      declarator.Add(specifierType);</w:t>
      </w:r>
    </w:p>
    <w:p w14:paraId="1C2D47EA" w14:textId="77777777" w:rsidR="005C422F" w:rsidRPr="00D822A3" w:rsidRDefault="005C422F" w:rsidP="005C422F">
      <w:pPr>
        <w:pStyle w:val="Code"/>
        <w:rPr>
          <w:highlight w:val="white"/>
          <w:lang w:val="en-GB"/>
        </w:rPr>
      </w:pPr>
      <w:r w:rsidRPr="00D822A3">
        <w:rPr>
          <w:highlight w:val="white"/>
          <w:lang w:val="en-GB"/>
        </w:rPr>
        <w:t xml:space="preserve">      string name = declarator.Name;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AA001AB" w14:textId="77777777" w:rsidR="005C422F" w:rsidRPr="00D822A3" w:rsidRDefault="005C422F" w:rsidP="005C422F">
      <w:pPr>
        <w:pStyle w:val="Code"/>
        <w:rPr>
          <w:highlight w:val="white"/>
          <w:lang w:val="en-GB"/>
        </w:rPr>
      </w:pP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4F540492" w14:textId="77777777" w:rsidR="00571936" w:rsidRPr="00D822A3" w:rsidRDefault="005C422F" w:rsidP="005C422F">
      <w:pPr>
        <w:pStyle w:val="Code"/>
        <w:rPr>
          <w:highlight w:val="white"/>
          <w:lang w:val="en-GB"/>
        </w:rPr>
      </w:pPr>
      <w:r w:rsidRPr="00D822A3">
        <w:rPr>
          <w:highlight w:val="white"/>
          <w:lang w:val="en-GB"/>
        </w:rPr>
        <w:t xml:space="preserve">      Assert.Error(storage != Storage.Typedef, name,</w:t>
      </w:r>
    </w:p>
    <w:p w14:paraId="6FCB2EBC" w14:textId="6E0A1515"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Message.Typedef_cannot_be_initialized);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2C90777A"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t xml:space="preserve">                   (SymbolTable.CurrentTable.Scope != Scope.Union),</w:t>
      </w:r>
    </w:p>
    <w:p w14:paraId="7F894429" w14:textId="77777777" w:rsidR="005C422F" w:rsidRPr="00D822A3" w:rsidRDefault="005C422F" w:rsidP="005C422F">
      <w:pPr>
        <w:pStyle w:val="Code"/>
        <w:rPr>
          <w:highlight w:val="white"/>
          <w:lang w:val="en-GB"/>
        </w:rPr>
      </w:pPr>
      <w:r w:rsidRPr="00D822A3">
        <w:rPr>
          <w:highlight w:val="white"/>
          <w:lang w:val="en-GB"/>
        </w:rPr>
        <w:t xml:space="preserve">                   name, Message.Struct_or_union_field_cannot_be_initialized);</w:t>
      </w:r>
    </w:p>
    <w:p w14:paraId="5008E802"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Scope.Global) ||</w:t>
      </w:r>
    </w:p>
    <w:p w14:paraId="3B2BE25A" w14:textId="77777777" w:rsidR="00571936" w:rsidRPr="00D822A3" w:rsidRDefault="005C422F" w:rsidP="005C422F">
      <w:pPr>
        <w:pStyle w:val="Code"/>
        <w:rPr>
          <w:highlight w:val="white"/>
          <w:lang w:val="en-GB"/>
        </w:rPr>
      </w:pPr>
      <w:r w:rsidRPr="00D822A3">
        <w:rPr>
          <w:highlight w:val="white"/>
          <w:lang w:val="en-GB"/>
        </w:rPr>
        <w:t xml:space="preserve">                   ((storage != Storage.Auto) &amp;&amp;</w:t>
      </w:r>
    </w:p>
    <w:p w14:paraId="00B96C2C" w14:textId="34951BE9"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(storage != Storage.Register)),</w:t>
      </w:r>
    </w:p>
    <w:p w14:paraId="6477867C" w14:textId="151CF306" w:rsidR="005C422F" w:rsidRPr="00D822A3" w:rsidRDefault="005C422F" w:rsidP="005C422F">
      <w:pPr>
        <w:pStyle w:val="Code"/>
        <w:rPr>
          <w:highlight w:val="white"/>
          <w:lang w:val="en-GB"/>
        </w:rPr>
      </w:pPr>
      <w:r w:rsidRPr="00D822A3">
        <w:rPr>
          <w:highlight w:val="white"/>
          <w:lang w:val="en-GB"/>
        </w:rPr>
        <w:t xml:space="preserve">                   null, Message.Auto_or_register_storage_in_global_scope);</w:t>
      </w:r>
    </w:p>
    <w:p w14:paraId="586F2D38" w14:textId="77777777" w:rsidR="005C422F" w:rsidRPr="00D822A3" w:rsidRDefault="005C422F" w:rsidP="005C422F">
      <w:pPr>
        <w:pStyle w:val="Code"/>
        <w:rPr>
          <w:highlight w:val="white"/>
          <w:lang w:val="en-GB"/>
        </w:rPr>
      </w:pPr>
    </w:p>
    <w:p w14:paraId="178B8F79" w14:textId="77777777" w:rsidR="001E2DDF" w:rsidRPr="00D822A3" w:rsidRDefault="005C422F" w:rsidP="005C422F">
      <w:pPr>
        <w:pStyle w:val="Code"/>
        <w:rPr>
          <w:highlight w:val="white"/>
          <w:lang w:val="en-GB"/>
        </w:rPr>
      </w:pPr>
      <w:r w:rsidRPr="00D822A3">
        <w:rPr>
          <w:highlight w:val="white"/>
          <w:lang w:val="en-GB"/>
        </w:rPr>
        <w:t xml:space="preserve">      if ((SymbolTable.CurrentTable.Scope == Scope.Global) ||</w:t>
      </w:r>
    </w:p>
    <w:p w14:paraId="3C26B169" w14:textId="1866DED0"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C8BC4F6"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0914B983" w14:textId="77777777" w:rsidR="005C422F" w:rsidRPr="00D822A3" w:rsidRDefault="005C422F" w:rsidP="005C422F">
      <w:pPr>
        <w:pStyle w:val="Code"/>
        <w:rPr>
          <w:highlight w:val="white"/>
          <w:lang w:val="en-GB"/>
        </w:rPr>
      </w:pPr>
    </w:p>
    <w:p w14:paraId="1EAE90BE" w14:textId="77777777" w:rsidR="001E2DDF" w:rsidRPr="00D822A3" w:rsidRDefault="005C422F" w:rsidP="005C422F">
      <w:pPr>
        <w:pStyle w:val="Code"/>
        <w:rPr>
          <w:highlight w:val="white"/>
          <w:lang w:val="en-GB"/>
        </w:rPr>
      </w:pPr>
      <w:r w:rsidRPr="00D822A3">
        <w:rPr>
          <w:highlight w:val="white"/>
          <w:lang w:val="en-GB"/>
        </w:rPr>
        <w:t xml:space="preserve">        Symbol symbol = new Symbol(name, specifier.ExternalLinkage,</w:t>
      </w:r>
    </w:p>
    <w:p w14:paraId="7B1D8E7C" w14:textId="518AB57A"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storage.Value, type);</w:t>
      </w:r>
    </w:p>
    <w:p w14:paraId="37F01838"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10DDE8D9" w14:textId="77777777" w:rsidR="005C422F" w:rsidRPr="00D822A3" w:rsidRDefault="005C422F" w:rsidP="005C422F">
      <w:pPr>
        <w:pStyle w:val="Code"/>
        <w:rPr>
          <w:highlight w:val="white"/>
          <w:lang w:val="en-GB"/>
        </w:rPr>
      </w:pPr>
    </w:p>
    <w:p w14:paraId="0EA69A2C" w14:textId="77777777" w:rsidR="001E2DDF" w:rsidRPr="00D822A3" w:rsidRDefault="005C422F" w:rsidP="005C422F">
      <w:pPr>
        <w:pStyle w:val="Code"/>
        <w:rPr>
          <w:highlight w:val="white"/>
          <w:lang w:val="en-GB"/>
        </w:rPr>
      </w:pPr>
      <w:r w:rsidRPr="00D822A3">
        <w:rPr>
          <w:highlight w:val="white"/>
          <w:lang w:val="en-GB"/>
        </w:rPr>
        <w:lastRenderedPageBreak/>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77777777" w:rsidR="005C422F" w:rsidRPr="00D822A3" w:rsidRDefault="005C422F" w:rsidP="005C422F">
      <w:pPr>
        <w:pStyle w:val="Code"/>
        <w:rPr>
          <w:highlight w:val="white"/>
          <w:lang w:val="en-GB"/>
        </w:rPr>
      </w:pPr>
      <w:r w:rsidRPr="00D822A3">
        <w:rPr>
          <w:highlight w:val="white"/>
          <w:lang w:val="en-GB"/>
        </w:rPr>
        <w:t xml:space="preserve">        SymbolTable.StaticSet.Add(staticSymbol);</w:t>
      </w:r>
    </w:p>
    <w:p w14:paraId="6484FE6C" w14:textId="77777777" w:rsidR="005C422F" w:rsidRPr="00D822A3" w:rsidRDefault="005C422F" w:rsidP="005C422F">
      <w:pPr>
        <w:pStyle w:val="Code"/>
        <w:rPr>
          <w:highlight w:val="white"/>
          <w:lang w:val="en-GB"/>
        </w:rPr>
      </w:pPr>
      <w:r w:rsidRPr="00D822A3">
        <w:rPr>
          <w:highlight w:val="white"/>
          <w:lang w:val="en-GB"/>
        </w:rPr>
        <w:t xml:space="preserve">        </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7777777" w:rsidR="005C422F" w:rsidRPr="00D822A3" w:rsidRDefault="005C422F" w:rsidP="005C422F">
      <w:pPr>
        <w:pStyle w:val="Code"/>
        <w:rPr>
          <w:highlight w:val="white"/>
          <w:lang w:val="en-GB"/>
        </w:rPr>
      </w:pPr>
      <w:r w:rsidRPr="00D822A3">
        <w:rPr>
          <w:highlight w:val="white"/>
          <w:lang w:val="en-GB"/>
        </w:rPr>
        <w:t xml:space="preserve">      }</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2C1499B"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storage.Value,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77777777" w:rsidR="005C422F" w:rsidRPr="00D822A3" w:rsidRDefault="005C422F" w:rsidP="005C422F">
      <w:pPr>
        <w:pStyle w:val="Code"/>
        <w:rPr>
          <w:highlight w:val="white"/>
          <w:lang w:val="en-GB"/>
        </w:rPr>
      </w:pP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77777777" w:rsidR="005C422F" w:rsidRPr="00D822A3" w:rsidRDefault="005C422F" w:rsidP="005C422F">
      <w:pPr>
        <w:pStyle w:val="Code"/>
        <w:rPr>
          <w:highlight w:val="white"/>
          <w:lang w:val="en-GB"/>
        </w:rPr>
      </w:pPr>
      <w:r w:rsidRPr="00D822A3">
        <w:rPr>
          <w:highlight w:val="white"/>
          <w:lang w:val="en-GB"/>
        </w:rPr>
        <w:t xml:space="preserve">      Storage? storage = specifier.StorageX;</w:t>
      </w:r>
    </w:p>
    <w:p w14:paraId="241472B6" w14:textId="77777777" w:rsidR="005C422F" w:rsidRPr="00D822A3" w:rsidRDefault="005C422F" w:rsidP="005C422F">
      <w:pPr>
        <w:pStyle w:val="Code"/>
        <w:rPr>
          <w:highlight w:val="white"/>
          <w:lang w:val="en-GB"/>
        </w:rPr>
      </w:pPr>
      <w:r w:rsidRPr="00D822A3">
        <w:rPr>
          <w:highlight w:val="white"/>
          <w:lang w:val="en-GB"/>
        </w:rPr>
        <w:t xml:space="preserve">      Type specifierType = specifier.Type;</w:t>
      </w:r>
    </w:p>
    <w:p w14:paraId="3F8179FF" w14:textId="77777777" w:rsidR="005C422F" w:rsidRPr="00D822A3" w:rsidRDefault="005C422F" w:rsidP="005C422F">
      <w:pPr>
        <w:pStyle w:val="Code"/>
        <w:rPr>
          <w:highlight w:val="white"/>
          <w:lang w:val="en-GB"/>
        </w:rPr>
      </w:pP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4B98A487" w14:textId="77777777"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39EC9A32" w14:textId="77777777" w:rsidR="005C422F" w:rsidRPr="00D822A3" w:rsidRDefault="005C422F" w:rsidP="005C422F">
      <w:pPr>
        <w:pStyle w:val="Code"/>
        <w:rPr>
          <w:highlight w:val="white"/>
          <w:lang w:val="en-GB"/>
        </w:rPr>
      </w:pP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77777777" w:rsidR="005C422F" w:rsidRPr="00D822A3" w:rsidRDefault="005C422F" w:rsidP="005C422F">
      <w:pPr>
        <w:pStyle w:val="Code"/>
        <w:rPr>
          <w:highlight w:val="white"/>
          <w:lang w:val="en-GB"/>
        </w:rPr>
      </w:pPr>
    </w:p>
    <w:p w14:paraId="4C9838E2" w14:textId="77777777" w:rsidR="005C422F" w:rsidRPr="00D822A3" w:rsidRDefault="005C422F" w:rsidP="005C422F">
      <w:pPr>
        <w:pStyle w:val="Code"/>
        <w:rPr>
          <w:highlight w:val="white"/>
          <w:lang w:val="en-GB"/>
        </w:rPr>
      </w:pPr>
      <w:r w:rsidRPr="00D822A3">
        <w:rPr>
          <w:highlight w:val="white"/>
          <w:lang w:val="en-GB"/>
        </w:rPr>
        <w:t xml:space="preserve">      object bitsValue = bitsSymbol.Value;</w:t>
      </w:r>
    </w:p>
    <w:p w14:paraId="06CB0C93" w14:textId="77777777" w:rsidR="005C422F" w:rsidRPr="00D822A3" w:rsidRDefault="005C422F" w:rsidP="005C422F">
      <w:pPr>
        <w:pStyle w:val="Code"/>
        <w:rPr>
          <w:highlight w:val="white"/>
          <w:lang w:val="en-GB"/>
        </w:rPr>
      </w:pPr>
      <w:r w:rsidRPr="00D822A3">
        <w:rPr>
          <w:highlight w:val="white"/>
          <w:lang w:val="en-GB"/>
        </w:rPr>
        <w:t xml:space="preserve">      int bits = int.Parse(bitsValue.ToString());</w:t>
      </w:r>
    </w:p>
    <w:p w14:paraId="36AE080B" w14:textId="77777777" w:rsidR="005C422F" w:rsidRPr="00D822A3" w:rsidRDefault="005C422F" w:rsidP="005C422F">
      <w:pPr>
        <w:pStyle w:val="Code"/>
        <w:rPr>
          <w:highlight w:val="white"/>
          <w:lang w:val="en-GB"/>
        </w:rPr>
      </w:pP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77D1BA2E" w14:textId="77777777" w:rsidR="005C422F" w:rsidRPr="00D822A3" w:rsidRDefault="005C422F" w:rsidP="005C422F">
      <w:pPr>
        <w:pStyle w:val="Code"/>
        <w:rPr>
          <w:highlight w:val="white"/>
          <w:lang w:val="en-GB"/>
        </w:rPr>
      </w:pPr>
      <w:r w:rsidRPr="00D822A3">
        <w:rPr>
          <w:highlight w:val="white"/>
          <w:lang w:val="en-GB"/>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77777777" w:rsidR="005C422F" w:rsidRPr="00D822A3" w:rsidRDefault="005C422F" w:rsidP="005C422F">
      <w:pPr>
        <w:pStyle w:val="Code"/>
        <w:rPr>
          <w:highlight w:val="white"/>
          <w:lang w:val="en-GB"/>
        </w:rPr>
      </w:pPr>
      <w:r w:rsidRPr="00D822A3">
        <w:rPr>
          <w:highlight w:val="white"/>
          <w:lang w:val="en-GB"/>
        </w:rPr>
        <w:t xml:space="preserve">      </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72F0A406"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storage.Value, type);</w:t>
      </w:r>
    </w:p>
    <w:p w14:paraId="575C0217"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7FC90F08" w14:textId="77777777" w:rsidR="005C422F" w:rsidRPr="00D822A3" w:rsidRDefault="005C422F" w:rsidP="005C422F">
      <w:pPr>
        <w:pStyle w:val="Code"/>
        <w:rPr>
          <w:highlight w:val="white"/>
          <w:lang w:val="en-GB"/>
        </w:rPr>
      </w:pPr>
    </w:p>
    <w:p w14:paraId="5F52AE93" w14:textId="77777777" w:rsidR="005C422F" w:rsidRPr="00D822A3" w:rsidRDefault="005C422F" w:rsidP="005C422F">
      <w:pPr>
        <w:pStyle w:val="Code"/>
        <w:rPr>
          <w:highlight w:val="white"/>
          <w:lang w:val="en-GB"/>
        </w:rPr>
      </w:pPr>
      <w:r w:rsidRPr="00D822A3">
        <w:rPr>
          <w:highlight w:val="white"/>
          <w:lang w:val="en-GB"/>
        </w:rPr>
        <w:t xml:space="preserve">        if (symbol.IsStatic()) {</w:t>
      </w:r>
    </w:p>
    <w:p w14:paraId="0200233C" w14:textId="77777777" w:rsidR="005C422F" w:rsidRPr="00D822A3" w:rsidRDefault="005C422F" w:rsidP="005C422F">
      <w:pPr>
        <w:pStyle w:val="Code"/>
        <w:rPr>
          <w:highlight w:val="white"/>
          <w:lang w:val="en-GB"/>
        </w:rPr>
      </w:pPr>
      <w:r w:rsidRPr="00D822A3">
        <w:rPr>
          <w:highlight w:val="white"/>
          <w:lang w:val="en-GB"/>
        </w:rPr>
        <w:t xml:space="preserve">          SymbolTable.StaticSet.Add(ConstantExpression.Value(symbol));</w:t>
      </w:r>
    </w:p>
    <w:p w14:paraId="5A546280" w14:textId="77777777" w:rsidR="005C422F" w:rsidRPr="00D822A3" w:rsidRDefault="005C422F" w:rsidP="005C422F">
      <w:pPr>
        <w:pStyle w:val="Code"/>
        <w:rPr>
          <w:highlight w:val="white"/>
          <w:lang w:val="en-GB"/>
        </w:rPr>
      </w:pPr>
      <w:r w:rsidRPr="00D822A3">
        <w:rPr>
          <w:highlight w:val="white"/>
          <w:lang w:val="en-GB"/>
        </w:rPr>
        <w:t xml:space="preserve">        }</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12225743" w14:textId="77777777"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28725076" w:rsidR="00215100" w:rsidRPr="00D822A3" w:rsidRDefault="0046223F" w:rsidP="008E06B1">
      <w:pPr>
        <w:pStyle w:val="Rubrik4"/>
        <w:rPr>
          <w:highlight w:val="white"/>
          <w:lang w:val="en-GB"/>
        </w:rPr>
      </w:pPr>
      <w:r w:rsidRPr="00D822A3">
        <w:rPr>
          <w:highlight w:val="white"/>
          <w:lang w:val="en-GB"/>
        </w:rPr>
        <w:lastRenderedPageBreak/>
        <w:t>Pointer Declarator</w:t>
      </w:r>
    </w:p>
    <w:p w14:paraId="165DE589" w14:textId="77777777" w:rsidR="003A31CE" w:rsidRPr="00D822A3" w:rsidRDefault="003A31CE" w:rsidP="003A31CE">
      <w:pPr>
        <w:pStyle w:val="CodeHeader"/>
        <w:rPr>
          <w:highlight w:val="white"/>
          <w:lang w:val="en-GB"/>
        </w:rPr>
      </w:pPr>
      <w:r w:rsidRPr="00D822A3">
        <w:rPr>
          <w:highlight w:val="white"/>
          <w:lang w:val="en-GB"/>
        </w:rPr>
        <w:t>MainParser.gppg</w:t>
      </w:r>
    </w:p>
    <w:p w14:paraId="76399011" w14:textId="620B3E1A" w:rsidR="00DB3B82" w:rsidRPr="00D822A3" w:rsidRDefault="00DB3B82" w:rsidP="00F01419">
      <w:pPr>
        <w:pStyle w:val="Code"/>
        <w:rPr>
          <w:highlight w:val="white"/>
          <w:lang w:val="en-GB"/>
        </w:rPr>
      </w:pPr>
      <w:r w:rsidRPr="00D822A3">
        <w:rPr>
          <w:highlight w:val="white"/>
          <w:lang w:val="en-GB"/>
        </w:rPr>
        <w:t>optional_</w:t>
      </w:r>
      <w:r w:rsidR="001D4FEE">
        <w:rPr>
          <w:highlight w:val="white"/>
          <w:lang w:val="en-GB"/>
        </w:rPr>
        <w:t>declarator</w:t>
      </w:r>
      <w:r w:rsidRPr="00D822A3">
        <w:rPr>
          <w:highlight w:val="white"/>
          <w:lang w:val="en-GB"/>
        </w:rPr>
        <w:t>:</w:t>
      </w:r>
    </w:p>
    <w:p w14:paraId="1958DF61" w14:textId="02BF1519" w:rsidR="00DB3B82" w:rsidRPr="00D822A3" w:rsidRDefault="00DB3B82" w:rsidP="00DB3B82">
      <w:pPr>
        <w:pStyle w:val="Code"/>
        <w:rPr>
          <w:highlight w:val="white"/>
          <w:lang w:val="en-GB"/>
        </w:rPr>
      </w:pPr>
      <w:r w:rsidRPr="00D822A3">
        <w:rPr>
          <w:highlight w:val="white"/>
          <w:lang w:val="en-GB"/>
        </w:rPr>
        <w:t xml:space="preserve">    /* Empty */</w:t>
      </w:r>
      <w:r w:rsidR="00F01419">
        <w:rPr>
          <w:highlight w:val="white"/>
          <w:lang w:val="en-GB"/>
        </w:rPr>
        <w:t xml:space="preserve"> </w:t>
      </w:r>
      <w:r w:rsidRPr="00D822A3">
        <w:rPr>
          <w:highlight w:val="white"/>
          <w:lang w:val="en-GB"/>
        </w:rPr>
        <w:t>{ $$ = null; }</w:t>
      </w:r>
    </w:p>
    <w:p w14:paraId="017E41D1" w14:textId="7AF1FBB5" w:rsidR="00DB3B82" w:rsidRPr="00D822A3" w:rsidRDefault="00DB3B82" w:rsidP="00F0141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 $$ = $1;   };</w:t>
      </w:r>
    </w:p>
    <w:p w14:paraId="63AF9D88" w14:textId="54C4FFDD" w:rsidR="00DB3B82" w:rsidRPr="00D822A3" w:rsidRDefault="0075321C" w:rsidP="0075321C">
      <w:pPr>
        <w:rPr>
          <w:highlight w:val="white"/>
          <w:lang w:val="en-GB"/>
        </w:rPr>
      </w:pPr>
      <w:r w:rsidRPr="00D822A3">
        <w:rPr>
          <w:highlight w:val="white"/>
          <w:lang w:val="en-GB"/>
        </w:rPr>
        <w:t xml:space="preserve">A </w:t>
      </w:r>
      <w:r w:rsidR="00597B14" w:rsidRPr="00D822A3">
        <w:rPr>
          <w:highlight w:val="white"/>
          <w:lang w:val="en-GB"/>
        </w:rPr>
        <w:t>pointer declarator</w:t>
      </w:r>
      <w:r w:rsidRPr="00D822A3">
        <w:rPr>
          <w:highlight w:val="white"/>
          <w:lang w:val="en-GB"/>
        </w:rPr>
        <w:t xml:space="preserve"> is made up by an </w:t>
      </w:r>
      <w:r w:rsidR="00C86225" w:rsidRPr="00D822A3">
        <w:rPr>
          <w:highlight w:val="white"/>
          <w:lang w:val="en-GB"/>
        </w:rPr>
        <w:t xml:space="preserve">optional </w:t>
      </w:r>
      <w:r w:rsidR="00AC6721" w:rsidRPr="00D822A3">
        <w:rPr>
          <w:highlight w:val="white"/>
          <w:lang w:val="en-GB"/>
        </w:rPr>
        <w:t xml:space="preserve">list of pointer </w:t>
      </w:r>
      <w:r w:rsidR="00375989">
        <w:rPr>
          <w:highlight w:val="white"/>
          <w:lang w:val="en-GB"/>
        </w:rPr>
        <w:t>markers</w:t>
      </w:r>
      <w:r w:rsidR="00C6238C" w:rsidRPr="00D822A3">
        <w:rPr>
          <w:highlight w:val="white"/>
          <w:lang w:val="en-GB"/>
        </w:rPr>
        <w:t xml:space="preserve"> and a direct </w:t>
      </w:r>
      <w:r w:rsidR="00597B14" w:rsidRPr="00D822A3">
        <w:rPr>
          <w:highlight w:val="white"/>
          <w:lang w:val="en-GB"/>
        </w:rPr>
        <w:t>declarator</w:t>
      </w:r>
      <w:r w:rsidR="00C6238C" w:rsidRPr="00D822A3">
        <w:rPr>
          <w:highlight w:val="white"/>
          <w:lang w:val="en-GB"/>
        </w:rPr>
        <w:t>.</w:t>
      </w:r>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77777777" w:rsidR="00D504B7" w:rsidRPr="00D822A3" w:rsidRDefault="00D504B7" w:rsidP="00D504B7">
      <w:pPr>
        <w:pStyle w:val="Code"/>
        <w:rPr>
          <w:highlight w:val="white"/>
          <w:lang w:val="en-GB"/>
        </w:rPr>
      </w:pPr>
      <w:r w:rsidRPr="00D822A3">
        <w:rPr>
          <w:highlight w:val="white"/>
          <w:lang w:val="en-GB"/>
        </w:rPr>
        <w:t xml:space="preserve">    pointer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t xml:space="preserve">    }</w:t>
      </w:r>
    </w:p>
    <w:p w14:paraId="440540DF" w14:textId="77777777" w:rsidR="006037AC" w:rsidRPr="00D822A3" w:rsidRDefault="006037AC" w:rsidP="00DA4DD2">
      <w:pPr>
        <w:pStyle w:val="Code"/>
        <w:rPr>
          <w:highlight w:val="white"/>
          <w:lang w:val="en-GB"/>
        </w:rPr>
      </w:pPr>
      <w:r w:rsidRPr="00D822A3">
        <w:rPr>
          <w:highlight w:val="white"/>
          <w:lang w:val="en-GB"/>
        </w:rPr>
        <w:t xml:space="preserve">  | pointer_list pointer {</w:t>
      </w:r>
    </w:p>
    <w:p w14:paraId="189679B0" w14:textId="77777777" w:rsidR="006037AC" w:rsidRPr="00D822A3" w:rsidRDefault="006037AC" w:rsidP="00DA4DD2">
      <w:pPr>
        <w:pStyle w:val="Code"/>
        <w:rPr>
          <w:highlight w:val="white"/>
          <w:lang w:val="en-GB"/>
        </w:rPr>
      </w:pPr>
      <w:r w:rsidRPr="00D822A3">
        <w:rPr>
          <w:highlight w:val="white"/>
          <w:lang w:val="en-GB"/>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75C22C53" w14:textId="77777777" w:rsidR="006037AC" w:rsidRPr="00D822A3" w:rsidRDefault="006037AC" w:rsidP="00DA4DD2">
      <w:pPr>
        <w:pStyle w:val="Code"/>
        <w:rPr>
          <w:highlight w:val="white"/>
          <w:lang w:val="en-GB"/>
        </w:rPr>
      </w:pPr>
      <w:r w:rsidRPr="00D822A3">
        <w:rPr>
          <w:highlight w:val="white"/>
          <w:lang w:val="en-GB"/>
        </w:rPr>
        <w:t xml:space="preserve">    };</w:t>
      </w:r>
    </w:p>
    <w:p w14:paraId="352B75A6" w14:textId="77777777" w:rsidR="006037AC" w:rsidRPr="00D822A3" w:rsidRDefault="006037AC" w:rsidP="003A037F">
      <w:pPr>
        <w:pStyle w:val="Code"/>
        <w:rPr>
          <w:highlight w:val="white"/>
          <w:lang w:val="en-GB"/>
        </w:rPr>
      </w:pPr>
    </w:p>
    <w:p w14:paraId="0C3EE29E" w14:textId="2C284002" w:rsidR="00284CFE" w:rsidRPr="00D822A3" w:rsidRDefault="00284CFE" w:rsidP="00284CFE">
      <w:pPr>
        <w:pStyle w:val="Code"/>
        <w:rPr>
          <w:highlight w:val="white"/>
          <w:lang w:val="en-GB"/>
        </w:rPr>
      </w:pPr>
      <w:r w:rsidRPr="00D822A3">
        <w:rPr>
          <w:highlight w:val="white"/>
          <w:lang w:val="en-GB"/>
        </w:rPr>
        <w:t>pointer:</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7CC9D43" w14:textId="0387BE41" w:rsidR="009D4820" w:rsidRPr="00D822A3" w:rsidRDefault="009D4820" w:rsidP="009D4820">
      <w:pPr>
        <w:pStyle w:val="CodeHeader"/>
        <w:rPr>
          <w:highlight w:val="white"/>
          <w:lang w:val="en-GB"/>
        </w:rPr>
      </w:pPr>
      <w:r w:rsidRPr="00D822A3">
        <w:rPr>
          <w:highlight w:val="white"/>
          <w:lang w:val="en-GB"/>
        </w:rPr>
        <w:t>MiddleCodeGenerator.cs</w:t>
      </w:r>
    </w:p>
    <w:p w14:paraId="71DC4767" w14:textId="77777777" w:rsidR="00DF17B4" w:rsidRPr="00D822A3" w:rsidRDefault="00DF17B4" w:rsidP="00DF17B4">
      <w:pPr>
        <w:pStyle w:val="Code"/>
        <w:rPr>
          <w:highlight w:val="white"/>
          <w:lang w:val="en-GB"/>
        </w:rPr>
      </w:pPr>
      <w:r w:rsidRPr="00D822A3">
        <w:rPr>
          <w:highlight w:val="white"/>
          <w:lang w:val="en-GB"/>
        </w:rPr>
        <w:t xml:space="preserve">    public static Declarator PointerDeclarator(List&lt;Type&gt; typeList,</w:t>
      </w:r>
    </w:p>
    <w:p w14:paraId="2AAC36F3" w14:textId="77777777" w:rsidR="00DF17B4" w:rsidRPr="00D822A3" w:rsidRDefault="00DF17B4" w:rsidP="00DF17B4">
      <w:pPr>
        <w:pStyle w:val="Code"/>
        <w:rPr>
          <w:highlight w:val="white"/>
          <w:lang w:val="en-GB"/>
        </w:rPr>
      </w:pPr>
      <w:r w:rsidRPr="00D822A3">
        <w:rPr>
          <w:highlight w:val="white"/>
          <w:lang w:val="en-GB"/>
        </w:rPr>
        <w:t xml:space="preserve">                                               Declarator declarator) {</w:t>
      </w:r>
    </w:p>
    <w:p w14:paraId="2BC4DDEC" w14:textId="77777777" w:rsidR="00DF17B4" w:rsidRPr="00D822A3" w:rsidRDefault="00DF17B4" w:rsidP="00DF17B4">
      <w:pPr>
        <w:pStyle w:val="Code"/>
        <w:rPr>
          <w:highlight w:val="white"/>
          <w:lang w:val="en-GB"/>
        </w:rPr>
      </w:pPr>
      <w:r w:rsidRPr="00D822A3">
        <w:rPr>
          <w:highlight w:val="white"/>
          <w:lang w:val="en-GB"/>
        </w:rPr>
        <w:t xml:space="preserve">      if (declarator == null) {</w:t>
      </w:r>
    </w:p>
    <w:p w14:paraId="3A8271D0" w14:textId="77777777" w:rsidR="00DF17B4" w:rsidRPr="00D822A3" w:rsidRDefault="00DF17B4" w:rsidP="00DF17B4">
      <w:pPr>
        <w:pStyle w:val="Code"/>
        <w:rPr>
          <w:highlight w:val="white"/>
          <w:lang w:val="en-GB"/>
        </w:rPr>
      </w:pPr>
      <w:r w:rsidRPr="00D822A3">
        <w:rPr>
          <w:highlight w:val="white"/>
          <w:lang w:val="en-GB"/>
        </w:rPr>
        <w:t xml:space="preserve">        declarator = new Declarator(null);</w:t>
      </w:r>
    </w:p>
    <w:p w14:paraId="3955128D" w14:textId="77777777" w:rsidR="00DF17B4" w:rsidRPr="00D822A3" w:rsidRDefault="00DF17B4" w:rsidP="00DF17B4">
      <w:pPr>
        <w:pStyle w:val="Code"/>
        <w:rPr>
          <w:highlight w:val="white"/>
          <w:lang w:val="en-GB"/>
        </w:rPr>
      </w:pPr>
      <w:r w:rsidRPr="00D822A3">
        <w:rPr>
          <w:highlight w:val="white"/>
          <w:lang w:val="en-GB"/>
        </w:rPr>
        <w:t xml:space="preserve">      }</w:t>
      </w:r>
    </w:p>
    <w:p w14:paraId="0FB58AD6" w14:textId="77777777" w:rsidR="00DF17B4" w:rsidRPr="00D822A3" w:rsidRDefault="00DF17B4" w:rsidP="00DF17B4">
      <w:pPr>
        <w:pStyle w:val="Code"/>
        <w:rPr>
          <w:highlight w:val="white"/>
          <w:lang w:val="en-GB"/>
        </w:rPr>
      </w:pPr>
      <w:r w:rsidRPr="00D822A3">
        <w:rPr>
          <w:highlight w:val="white"/>
          <w:lang w:val="en-GB"/>
        </w:rPr>
        <w:t xml:space="preserve">    </w:t>
      </w:r>
    </w:p>
    <w:p w14:paraId="429BDE87" w14:textId="77777777" w:rsidR="00DF17B4" w:rsidRPr="00D822A3" w:rsidRDefault="00DF17B4" w:rsidP="00DF17B4">
      <w:pPr>
        <w:pStyle w:val="Code"/>
        <w:rPr>
          <w:highlight w:val="white"/>
          <w:lang w:val="en-GB"/>
        </w:rPr>
      </w:pPr>
      <w:r w:rsidRPr="00D822A3">
        <w:rPr>
          <w:highlight w:val="white"/>
          <w:lang w:val="en-GB"/>
        </w:rPr>
        <w:t xml:space="preserve">      foreach (Type type in typeList) {</w:t>
      </w:r>
    </w:p>
    <w:p w14:paraId="70B4B004" w14:textId="77777777" w:rsidR="00DF17B4" w:rsidRPr="00D822A3" w:rsidRDefault="00DF17B4" w:rsidP="00DF17B4">
      <w:pPr>
        <w:pStyle w:val="Code"/>
        <w:rPr>
          <w:highlight w:val="white"/>
          <w:lang w:val="en-GB"/>
        </w:rPr>
      </w:pPr>
      <w:r w:rsidRPr="00D822A3">
        <w:rPr>
          <w:highlight w:val="white"/>
          <w:lang w:val="en-GB"/>
        </w:rPr>
        <w:t xml:space="preserve">        Type pointerType = new Type((Type) null);</w:t>
      </w:r>
    </w:p>
    <w:p w14:paraId="5ED17486" w14:textId="77777777" w:rsidR="00DF17B4" w:rsidRPr="00D822A3" w:rsidRDefault="00DF17B4" w:rsidP="00DF17B4">
      <w:pPr>
        <w:pStyle w:val="Code"/>
        <w:rPr>
          <w:highlight w:val="white"/>
          <w:lang w:val="en-GB"/>
        </w:rPr>
      </w:pPr>
      <w:r w:rsidRPr="00D822A3">
        <w:rPr>
          <w:highlight w:val="white"/>
          <w:lang w:val="en-GB"/>
        </w:rPr>
        <w:t xml:space="preserve">        pointerType.Constant = type.Constant;</w:t>
      </w:r>
    </w:p>
    <w:p w14:paraId="24702840" w14:textId="77777777" w:rsidR="00DF17B4" w:rsidRPr="00D822A3" w:rsidRDefault="00DF17B4" w:rsidP="00DF17B4">
      <w:pPr>
        <w:pStyle w:val="Code"/>
        <w:rPr>
          <w:highlight w:val="white"/>
          <w:lang w:val="en-GB"/>
        </w:rPr>
      </w:pPr>
      <w:r w:rsidRPr="00D822A3">
        <w:rPr>
          <w:highlight w:val="white"/>
          <w:lang w:val="en-GB"/>
        </w:rPr>
        <w:t xml:space="preserve">        pointerType.Volatile = type.Volatile;</w:t>
      </w:r>
    </w:p>
    <w:p w14:paraId="7DC4E47B" w14:textId="77777777" w:rsidR="00DF17B4" w:rsidRPr="00D822A3" w:rsidRDefault="00DF17B4" w:rsidP="00DF17B4">
      <w:pPr>
        <w:pStyle w:val="Code"/>
        <w:rPr>
          <w:highlight w:val="white"/>
          <w:lang w:val="en-GB"/>
        </w:rPr>
      </w:pPr>
      <w:r w:rsidRPr="00D822A3">
        <w:rPr>
          <w:highlight w:val="white"/>
          <w:lang w:val="en-GB"/>
        </w:rPr>
        <w:t xml:space="preserve">        declarator.Add(pointerType);</w:t>
      </w:r>
    </w:p>
    <w:p w14:paraId="057E3C99" w14:textId="77777777" w:rsidR="00DF17B4" w:rsidRPr="00D822A3" w:rsidRDefault="00DF17B4" w:rsidP="00DF17B4">
      <w:pPr>
        <w:pStyle w:val="Code"/>
        <w:rPr>
          <w:highlight w:val="white"/>
          <w:lang w:val="en-GB"/>
        </w:rPr>
      </w:pPr>
      <w:r w:rsidRPr="00D822A3">
        <w:rPr>
          <w:highlight w:val="white"/>
          <w:lang w:val="en-GB"/>
        </w:rPr>
        <w:t xml:space="preserve">      }</w:t>
      </w:r>
    </w:p>
    <w:p w14:paraId="56E75B13" w14:textId="77777777" w:rsidR="00DF17B4" w:rsidRPr="00D822A3" w:rsidRDefault="00DF17B4" w:rsidP="00DF17B4">
      <w:pPr>
        <w:pStyle w:val="Code"/>
        <w:rPr>
          <w:highlight w:val="white"/>
          <w:lang w:val="en-GB"/>
        </w:rPr>
      </w:pPr>
    </w:p>
    <w:p w14:paraId="049DC92A" w14:textId="77777777" w:rsidR="00DF17B4" w:rsidRPr="00D822A3" w:rsidRDefault="00DF17B4" w:rsidP="00DF17B4">
      <w:pPr>
        <w:pStyle w:val="Code"/>
        <w:rPr>
          <w:highlight w:val="white"/>
          <w:lang w:val="en-GB"/>
        </w:rPr>
      </w:pPr>
      <w:r w:rsidRPr="00D822A3">
        <w:rPr>
          <w:highlight w:val="white"/>
          <w:lang w:val="en-GB"/>
        </w:rPr>
        <w:t xml:space="preserve">      return declarator;</w:t>
      </w:r>
    </w:p>
    <w:p w14:paraId="343AFAE5" w14:textId="77777777" w:rsidR="00DF17B4" w:rsidRPr="00D822A3" w:rsidRDefault="00DF17B4" w:rsidP="00DF17B4">
      <w:pPr>
        <w:pStyle w:val="Code"/>
        <w:rPr>
          <w:highlight w:val="white"/>
          <w:lang w:val="en-GB"/>
        </w:rPr>
      </w:pPr>
      <w:r w:rsidRPr="00D822A3">
        <w:rPr>
          <w:highlight w:val="white"/>
          <w:lang w:val="en-GB"/>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198C41A5" w:rsidR="00840DDD" w:rsidRPr="00D822A3" w:rsidRDefault="00103A8E" w:rsidP="00103A8E">
      <w:pPr>
        <w:rPr>
          <w:highlight w:val="white"/>
          <w:lang w:val="en-GB"/>
        </w:rPr>
      </w:pPr>
      <w:r w:rsidRPr="00D822A3">
        <w:rPr>
          <w:highlight w:val="white"/>
          <w:lang w:val="en-GB"/>
        </w:rPr>
        <w:t xml:space="preserve">A direct declarator </w:t>
      </w:r>
      <w:r w:rsidR="00BD02FC" w:rsidRPr="00D822A3">
        <w:rPr>
          <w:highlight w:val="white"/>
          <w:lang w:val="en-GB"/>
        </w:rPr>
        <w:t xml:space="preserve">is </w:t>
      </w:r>
      <w:r w:rsidR="00057667" w:rsidRPr="00D822A3">
        <w:rPr>
          <w:highlight w:val="white"/>
          <w:lang w:val="en-GB"/>
        </w:rPr>
        <w:t xml:space="preserve">a name, a declarator inside a parenthesis pair, another direct declarator followed by </w:t>
      </w:r>
      <w:r w:rsidR="005771DF" w:rsidRPr="00D822A3">
        <w:rPr>
          <w:highlight w:val="white"/>
          <w:lang w:val="en-GB"/>
        </w:rPr>
        <w:t xml:space="preserve">a parameter-ellipse list inside a parenthesis pair. </w:t>
      </w:r>
    </w:p>
    <w:p w14:paraId="34BF0390" w14:textId="2AE88835" w:rsidR="0061106F" w:rsidRPr="00D822A3" w:rsidRDefault="0061106F" w:rsidP="00103A8E">
      <w:pPr>
        <w:rPr>
          <w:highlight w:val="white"/>
          <w:lang w:val="en-GB"/>
        </w:rPr>
      </w:pPr>
      <w:r w:rsidRPr="00D822A3">
        <w:rPr>
          <w:highlight w:val="white"/>
          <w:lang w:val="en-GB"/>
        </w:rPr>
        <w:t xml:space="preserve">A direct declarator in its simplest form is just name. </w:t>
      </w:r>
      <w:r w:rsidR="00EF478E" w:rsidRPr="00D822A3">
        <w:rPr>
          <w:highlight w:val="white"/>
          <w:lang w:val="en-GB"/>
        </w:rPr>
        <w:t xml:space="preserve">For instance,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3657A5AD" w:rsidR="00CD004E" w:rsidRPr="00D822A3" w:rsidRDefault="00CD004E" w:rsidP="00FD5814">
      <w:pPr>
        <w:rPr>
          <w:highlight w:val="white"/>
          <w:lang w:val="en-GB"/>
        </w:rPr>
      </w:pPr>
      <w:r w:rsidRPr="00D822A3">
        <w:rPr>
          <w:highlight w:val="white"/>
          <w:lang w:val="en-GB"/>
        </w:rPr>
        <w:t>Another form of direct declarator is another declarator</w:t>
      </w:r>
      <w:r w:rsidR="00D57162" w:rsidRPr="00D822A3">
        <w:rPr>
          <w:highlight w:val="white"/>
          <w:lang w:val="en-GB"/>
        </w:rPr>
        <w:t xml:space="preserve">. In that case we simply return the declarator. The parentheses is only present to change the precidence of the declarator. For instance: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06CB60D9" w:rsidR="00CD004E" w:rsidRPr="00D822A3" w:rsidRDefault="00CD004E" w:rsidP="002A02F6">
      <w:pPr>
        <w:rPr>
          <w:highlight w:val="white"/>
          <w:lang w:val="en-GB"/>
        </w:rPr>
      </w:pPr>
      <w:r w:rsidRPr="00D822A3">
        <w:rPr>
          <w:highlight w:val="white"/>
          <w:lang w:val="en-GB"/>
        </w:rPr>
        <w:t xml:space="preserve">A direct declarator can be an array declarator; that is, </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2413D596" w14:textId="3DAF5554" w:rsidR="0030745E" w:rsidRPr="00D822A3" w:rsidRDefault="0030745E" w:rsidP="0030745E">
      <w:pPr>
        <w:pStyle w:val="CodeHeader"/>
        <w:rPr>
          <w:highlight w:val="white"/>
          <w:lang w:val="en-GB"/>
        </w:rPr>
      </w:pPr>
      <w:r w:rsidRPr="00D822A3">
        <w:rPr>
          <w:highlight w:val="white"/>
          <w:lang w:val="en-GB"/>
        </w:rPr>
        <w:t>MiddleCodeGenerator.cs</w:t>
      </w:r>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04AF69E1" w:rsidR="00522BB0" w:rsidRPr="00D822A3" w:rsidRDefault="00522BB0" w:rsidP="00522BB0">
      <w:pPr>
        <w:pStyle w:val="Code"/>
        <w:rPr>
          <w:highlight w:val="white"/>
          <w:lang w:val="en-GB"/>
        </w:rPr>
      </w:pPr>
      <w:r w:rsidRPr="00D822A3">
        <w:rPr>
          <w:highlight w:val="white"/>
          <w:lang w:val="en-GB"/>
        </w:rPr>
        <w:t xml:space="preserve">                                       Expression optSizeExpression)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77777777" w:rsidR="00522BB0" w:rsidRPr="00D822A3" w:rsidRDefault="00522BB0" w:rsidP="00522BB0">
      <w:pPr>
        <w:pStyle w:val="Code"/>
        <w:rPr>
          <w:highlight w:val="white"/>
          <w:lang w:val="en-GB"/>
        </w:rPr>
      </w:pPr>
      <w:r w:rsidRPr="00D822A3">
        <w:rPr>
          <w:highlight w:val="white"/>
          <w:lang w:val="en-GB"/>
        </w:rPr>
        <w:t xml:space="preserve">    </w:t>
      </w:r>
    </w:p>
    <w:p w14:paraId="0747C556" w14:textId="77777777" w:rsidR="00522BB0" w:rsidRPr="00D822A3" w:rsidRDefault="00522BB0" w:rsidP="00522BB0">
      <w:pPr>
        <w:pStyle w:val="Code"/>
        <w:rPr>
          <w:highlight w:val="white"/>
          <w:lang w:val="en-GB"/>
        </w:rPr>
      </w:pPr>
      <w:r w:rsidRPr="00D822A3">
        <w:rPr>
          <w:highlight w:val="white"/>
          <w:lang w:val="en-GB"/>
        </w:rPr>
        <w:t xml:space="preserve">      if (optSizeExpression != null) {</w:t>
      </w:r>
    </w:p>
    <w:p w14:paraId="676A1A01" w14:textId="77777777" w:rsidR="00522BB0" w:rsidRPr="00D822A3" w:rsidRDefault="00522BB0" w:rsidP="00522BB0">
      <w:pPr>
        <w:pStyle w:val="Code"/>
        <w:rPr>
          <w:highlight w:val="white"/>
          <w:lang w:val="en-GB"/>
        </w:rPr>
      </w:pPr>
      <w:r w:rsidRPr="00D822A3">
        <w:rPr>
          <w:highlight w:val="white"/>
          <w:lang w:val="en-GB"/>
        </w:rPr>
        <w:t xml:space="preserve">        Symbol optSizeSymbol = optSizeExpression.Symbol;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77777777" w:rsidR="00522BB0" w:rsidRPr="00D822A3" w:rsidRDefault="00522BB0" w:rsidP="00522BB0">
      <w:pPr>
        <w:pStyle w:val="Code"/>
        <w:rPr>
          <w:highlight w:val="white"/>
          <w:lang w:val="en-GB"/>
        </w:rPr>
      </w:pPr>
      <w:r w:rsidRPr="00D822A3">
        <w:rPr>
          <w:highlight w:val="white"/>
          <w:lang w:val="en-GB"/>
        </w:rPr>
        <w:t xml:space="preserve">        Type arrayType = new Type(arraySize, null);</w:t>
      </w:r>
    </w:p>
    <w:p w14:paraId="1A058F22" w14:textId="77777777" w:rsidR="00522BB0" w:rsidRPr="00D822A3" w:rsidRDefault="00522BB0" w:rsidP="00522BB0">
      <w:pPr>
        <w:pStyle w:val="Code"/>
        <w:rPr>
          <w:highlight w:val="white"/>
          <w:lang w:val="en-GB"/>
        </w:rPr>
      </w:pPr>
      <w:r w:rsidRPr="00D822A3">
        <w:rPr>
          <w:highlight w:val="white"/>
          <w:lang w:val="en-GB"/>
        </w:rPr>
        <w:t xml:space="preserve">        declarator.Add(arrayType);</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77777777" w:rsidR="00522BB0" w:rsidRPr="00D822A3" w:rsidRDefault="00522BB0" w:rsidP="00522BB0">
      <w:pPr>
        <w:pStyle w:val="Code"/>
        <w:rPr>
          <w:highlight w:val="white"/>
          <w:lang w:val="en-GB"/>
        </w:rPr>
      </w:pPr>
      <w:r w:rsidRPr="00D822A3">
        <w:rPr>
          <w:highlight w:val="white"/>
          <w:lang w:val="en-GB"/>
        </w:rPr>
        <w:t xml:space="preserve">        Type arrayType = new Type(0, null);</w:t>
      </w:r>
    </w:p>
    <w:p w14:paraId="46AD3FF4" w14:textId="77777777" w:rsidR="00522BB0" w:rsidRPr="00D822A3" w:rsidRDefault="00522BB0" w:rsidP="00522BB0">
      <w:pPr>
        <w:pStyle w:val="Code"/>
        <w:rPr>
          <w:highlight w:val="white"/>
          <w:lang w:val="en-GB"/>
        </w:rPr>
      </w:pPr>
      <w:r w:rsidRPr="00D822A3">
        <w:rPr>
          <w:highlight w:val="white"/>
          <w:lang w:val="en-GB"/>
        </w:rPr>
        <w:t xml:space="preserve">        declarator.Add(arrayType);</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77777777" w:rsidR="00522BB0" w:rsidRPr="00D822A3" w:rsidRDefault="00522BB0" w:rsidP="00522BB0">
      <w:pPr>
        <w:pStyle w:val="Code"/>
        <w:rPr>
          <w:highlight w:val="white"/>
          <w:lang w:val="en-GB"/>
        </w:rPr>
      </w:pPr>
      <w:r w:rsidRPr="00D822A3">
        <w:rPr>
          <w:highlight w:val="white"/>
          <w:lang w:val="en-GB"/>
        </w:rPr>
        <w:t xml:space="preserve">    </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0A693B7B" w14:textId="07C09B9E" w:rsidR="00522BB0" w:rsidRPr="00D822A3" w:rsidRDefault="00522BB0" w:rsidP="0030745E">
      <w:pPr>
        <w:pStyle w:val="CodeHeader"/>
        <w:rPr>
          <w:highlight w:val="white"/>
          <w:lang w:val="en-GB"/>
        </w:rPr>
      </w:pPr>
      <w:r w:rsidRPr="00D822A3">
        <w:rPr>
          <w:highlight w:val="white"/>
          <w:lang w:val="en-GB"/>
        </w:rPr>
        <w:t>MainParser.gppg</w:t>
      </w:r>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1BFAF5F0" w14:textId="2031A9BA" w:rsidR="008223BF" w:rsidRPr="00D822A3" w:rsidRDefault="008223BF" w:rsidP="008223BF">
      <w:pPr>
        <w:pStyle w:val="CodeHeader"/>
        <w:rPr>
          <w:highlight w:val="white"/>
          <w:lang w:val="en-GB"/>
        </w:rPr>
      </w:pPr>
      <w:r w:rsidRPr="00D822A3">
        <w:rPr>
          <w:highlight w:val="white"/>
          <w:lang w:val="en-GB"/>
        </w:rPr>
        <w:t>MiddleCodeGenerator.cs</w:t>
      </w:r>
    </w:p>
    <w:p w14:paraId="610302AF" w14:textId="77777777" w:rsidR="002C2E81" w:rsidRPr="00D822A3" w:rsidRDefault="002C2E81" w:rsidP="002C2E81">
      <w:pPr>
        <w:pStyle w:val="Code"/>
        <w:rPr>
          <w:highlight w:val="white"/>
          <w:lang w:val="en-GB"/>
        </w:rPr>
      </w:pPr>
      <w:r w:rsidRPr="00D822A3">
        <w:rPr>
          <w:highlight w:val="white"/>
          <w:lang w:val="en-GB"/>
        </w:rPr>
        <w:t xml:space="preserve">    public static Declarator NewFunctionDeclaration(Declarator declarator,</w:t>
      </w:r>
    </w:p>
    <w:p w14:paraId="735BE3F6" w14:textId="3A234B90" w:rsidR="002C2E81" w:rsidRPr="00D822A3" w:rsidRDefault="002C2E81" w:rsidP="002C2E81">
      <w:pPr>
        <w:pStyle w:val="Code"/>
        <w:rPr>
          <w:highlight w:val="white"/>
          <w:lang w:val="en-GB"/>
        </w:rPr>
      </w:pPr>
      <w:r w:rsidRPr="00D822A3">
        <w:rPr>
          <w:highlight w:val="white"/>
          <w:lang w:val="en-GB"/>
        </w:rPr>
        <w:t xml:space="preserve">                                        List&lt;Pair&lt;string,Symbol&gt;&gt; paramList,</w:t>
      </w:r>
    </w:p>
    <w:p w14:paraId="27454CB4" w14:textId="77777777" w:rsidR="002C2E81" w:rsidRPr="00D822A3" w:rsidRDefault="002C2E81" w:rsidP="002C2E81">
      <w:pPr>
        <w:pStyle w:val="Code"/>
        <w:rPr>
          <w:highlight w:val="white"/>
          <w:lang w:val="en-GB"/>
        </w:rPr>
      </w:pPr>
      <w:r w:rsidRPr="00D822A3">
        <w:rPr>
          <w:highlight w:val="white"/>
          <w:lang w:val="en-GB"/>
        </w:rPr>
        <w:t xml:space="preserve">                                                            bool ellipse) {</w:t>
      </w:r>
    </w:p>
    <w:p w14:paraId="289C6471" w14:textId="77777777" w:rsidR="002C2E81" w:rsidRPr="00D822A3" w:rsidRDefault="002C2E81" w:rsidP="002C2E81">
      <w:pPr>
        <w:pStyle w:val="Code"/>
        <w:rPr>
          <w:highlight w:val="white"/>
          <w:lang w:val="en-GB"/>
        </w:rPr>
      </w:pPr>
      <w:r w:rsidRPr="00D822A3">
        <w:rPr>
          <w:highlight w:val="white"/>
          <w:lang w:val="en-GB"/>
        </w:rPr>
        <w:t xml:space="preserve">      if (paramList.Count == 0) {</w:t>
      </w:r>
    </w:p>
    <w:p w14:paraId="12C60EBB" w14:textId="77169EFD" w:rsidR="002C2E81" w:rsidRPr="00D822A3" w:rsidRDefault="002C2E81" w:rsidP="002C2E81">
      <w:pPr>
        <w:pStyle w:val="Code"/>
        <w:rPr>
          <w:highlight w:val="white"/>
          <w:lang w:val="en-GB"/>
        </w:rPr>
      </w:pPr>
      <w:r w:rsidRPr="00D822A3">
        <w:rPr>
          <w:highlight w:val="white"/>
          <w:lang w:val="en-GB"/>
        </w:rPr>
        <w:t xml:space="preserve">        Assert.Error(!ellipse, "...",</w:t>
      </w:r>
    </w:p>
    <w:p w14:paraId="532FE0F1" w14:textId="4A2A3547" w:rsidR="002C2E81" w:rsidRPr="00D822A3" w:rsidRDefault="002C2E81" w:rsidP="002C2E81">
      <w:pPr>
        <w:pStyle w:val="Code"/>
        <w:rPr>
          <w:highlight w:val="white"/>
          <w:lang w:val="en-GB"/>
        </w:rPr>
      </w:pPr>
      <w:r w:rsidRPr="00D822A3">
        <w:rPr>
          <w:highlight w:val="white"/>
          <w:lang w:val="en-GB"/>
        </w:rPr>
        <w:t xml:space="preserve">            Message.An_elliptic_function_must_have_at_least_one_parameter);</w:t>
      </w:r>
    </w:p>
    <w:p w14:paraId="6ED5628D" w14:textId="77777777" w:rsidR="002C2E81" w:rsidRPr="00D822A3" w:rsidRDefault="002C2E81" w:rsidP="002C2E81">
      <w:pPr>
        <w:pStyle w:val="Code"/>
        <w:rPr>
          <w:highlight w:val="white"/>
          <w:lang w:val="en-GB"/>
        </w:rPr>
      </w:pPr>
      <w:r w:rsidRPr="00D822A3">
        <w:rPr>
          <w:highlight w:val="white"/>
          <w:lang w:val="en-GB"/>
        </w:rPr>
        <w:t xml:space="preserve">      }</w:t>
      </w:r>
    </w:p>
    <w:p w14:paraId="0B32B5BC" w14:textId="77777777" w:rsidR="002C2E81" w:rsidRPr="00D822A3" w:rsidRDefault="002C2E81" w:rsidP="002C2E81">
      <w:pPr>
        <w:pStyle w:val="Code"/>
        <w:rPr>
          <w:highlight w:val="white"/>
          <w:lang w:val="en-GB"/>
        </w:rPr>
      </w:pPr>
      <w:r w:rsidRPr="00D822A3">
        <w:rPr>
          <w:highlight w:val="white"/>
          <w:lang w:val="en-GB"/>
        </w:rPr>
        <w:t xml:space="preserve">      else if ((paramList.Count == 1) &amp;&amp; paramList[0].Second.Type.IsVoid()) {</w:t>
      </w:r>
    </w:p>
    <w:p w14:paraId="4AB05091" w14:textId="77777777" w:rsidR="00BA3F23" w:rsidRPr="00D822A3" w:rsidRDefault="002C2E81" w:rsidP="002C2E81">
      <w:pPr>
        <w:pStyle w:val="Code"/>
        <w:rPr>
          <w:highlight w:val="white"/>
          <w:lang w:val="en-GB"/>
        </w:rPr>
      </w:pPr>
      <w:r w:rsidRPr="00D822A3">
        <w:rPr>
          <w:highlight w:val="white"/>
          <w:lang w:val="en-GB"/>
        </w:rPr>
        <w:t xml:space="preserve">        Assert.Error(paramList[0].Second.Name == null,</w:t>
      </w:r>
    </w:p>
    <w:p w14:paraId="3372A02D" w14:textId="2390D098" w:rsidR="002C2E81" w:rsidRPr="00D822A3" w:rsidRDefault="00BA3F23" w:rsidP="002C2E81">
      <w:pPr>
        <w:pStyle w:val="Code"/>
        <w:rPr>
          <w:highlight w:val="white"/>
          <w:lang w:val="en-GB"/>
        </w:rPr>
      </w:pPr>
      <w:r w:rsidRPr="00D822A3">
        <w:rPr>
          <w:highlight w:val="white"/>
          <w:lang w:val="en-GB"/>
        </w:rPr>
        <w:t xml:space="preserve">                    </w:t>
      </w:r>
      <w:r w:rsidR="002C2E81" w:rsidRPr="00D822A3">
        <w:rPr>
          <w:highlight w:val="white"/>
          <w:lang w:val="en-GB"/>
        </w:rPr>
        <w:t xml:space="preserve"> paramList[0].Second.Name,</w:t>
      </w:r>
    </w:p>
    <w:p w14:paraId="4F779EA3" w14:textId="059F0E85" w:rsidR="002C2E81" w:rsidRPr="00D822A3" w:rsidRDefault="002C2E81" w:rsidP="002C2E81">
      <w:pPr>
        <w:pStyle w:val="Code"/>
        <w:rPr>
          <w:highlight w:val="white"/>
          <w:lang w:val="en-GB"/>
        </w:rPr>
      </w:pPr>
      <w:r w:rsidRPr="00D822A3">
        <w:rPr>
          <w:highlight w:val="white"/>
          <w:lang w:val="en-GB"/>
        </w:rPr>
        <w:t xml:space="preserve">                     Message.A_void_parameter_cannot_be_named);</w:t>
      </w:r>
    </w:p>
    <w:p w14:paraId="038D7B6C" w14:textId="0FD4C517" w:rsidR="00BA3F23" w:rsidRPr="00D822A3" w:rsidRDefault="002C2E81" w:rsidP="002C2E81">
      <w:pPr>
        <w:pStyle w:val="Code"/>
        <w:rPr>
          <w:highlight w:val="white"/>
          <w:lang w:val="en-GB"/>
        </w:rPr>
      </w:pPr>
      <w:r w:rsidRPr="00D822A3">
        <w:rPr>
          <w:highlight w:val="white"/>
          <w:lang w:val="en-GB"/>
        </w:rPr>
        <w:t xml:space="preserve">        Assert.Error(!ellipse, "...",</w:t>
      </w:r>
      <w:r w:rsidR="005C5A88" w:rsidRPr="00D822A3">
        <w:rPr>
          <w:highlight w:val="white"/>
          <w:lang w:val="en-GB"/>
        </w:rPr>
        <w:t xml:space="preserve"> </w:t>
      </w:r>
      <w:r w:rsidRPr="00D822A3">
        <w:rPr>
          <w:highlight w:val="white"/>
          <w:lang w:val="en-GB"/>
        </w:rPr>
        <w:t>Message.</w:t>
      </w:r>
    </w:p>
    <w:p w14:paraId="15D48DD9" w14:textId="385FE349" w:rsidR="002C2E81" w:rsidRPr="00D822A3" w:rsidRDefault="00BA3F23" w:rsidP="002C2E81">
      <w:pPr>
        <w:pStyle w:val="Code"/>
        <w:rPr>
          <w:highlight w:val="white"/>
          <w:lang w:val="en-GB"/>
        </w:rPr>
      </w:pPr>
      <w:r w:rsidRPr="00D822A3">
        <w:rPr>
          <w:highlight w:val="white"/>
          <w:lang w:val="en-GB"/>
        </w:rPr>
        <w:t xml:space="preserve">                     </w:t>
      </w:r>
      <w:r w:rsidR="002C2E81" w:rsidRPr="00D822A3">
        <w:rPr>
          <w:highlight w:val="white"/>
          <w:lang w:val="en-GB"/>
        </w:rPr>
        <w:t>An_elliptic_function_cannot_have_a_void_parameter);</w:t>
      </w:r>
    </w:p>
    <w:p w14:paraId="16527F66" w14:textId="77777777" w:rsidR="002C2E81" w:rsidRPr="00D822A3" w:rsidRDefault="002C2E81" w:rsidP="002C2E81">
      <w:pPr>
        <w:pStyle w:val="Code"/>
        <w:rPr>
          <w:highlight w:val="white"/>
          <w:lang w:val="en-GB"/>
        </w:rPr>
      </w:pPr>
      <w:r w:rsidRPr="00D822A3">
        <w:rPr>
          <w:highlight w:val="white"/>
          <w:lang w:val="en-GB"/>
        </w:rPr>
        <w:t xml:space="preserve">        paramList.Clear();</w:t>
      </w:r>
    </w:p>
    <w:p w14:paraId="75EE1D0E" w14:textId="77777777" w:rsidR="002C2E81" w:rsidRPr="00D822A3" w:rsidRDefault="002C2E81" w:rsidP="002C2E81">
      <w:pPr>
        <w:pStyle w:val="Code"/>
        <w:rPr>
          <w:highlight w:val="white"/>
          <w:lang w:val="en-GB"/>
        </w:rPr>
      </w:pPr>
      <w:r w:rsidRPr="00D822A3">
        <w:rPr>
          <w:highlight w:val="white"/>
          <w:lang w:val="en-GB"/>
        </w:rPr>
        <w:t xml:space="preserve">      }</w:t>
      </w:r>
    </w:p>
    <w:p w14:paraId="4ADD9A58" w14:textId="77777777" w:rsidR="002C2E81" w:rsidRPr="00D822A3" w:rsidRDefault="002C2E81" w:rsidP="002C2E81">
      <w:pPr>
        <w:pStyle w:val="Code"/>
        <w:rPr>
          <w:highlight w:val="white"/>
          <w:lang w:val="en-GB"/>
        </w:rPr>
      </w:pPr>
      <w:r w:rsidRPr="00D822A3">
        <w:rPr>
          <w:highlight w:val="white"/>
          <w:lang w:val="en-GB"/>
        </w:rPr>
        <w:t xml:space="preserve">      else {</w:t>
      </w:r>
    </w:p>
    <w:p w14:paraId="32771057" w14:textId="77777777" w:rsidR="002C2E81" w:rsidRPr="00D822A3" w:rsidRDefault="002C2E81" w:rsidP="002C2E81">
      <w:pPr>
        <w:pStyle w:val="Code"/>
        <w:rPr>
          <w:highlight w:val="white"/>
          <w:lang w:val="en-GB"/>
        </w:rPr>
      </w:pPr>
      <w:r w:rsidRPr="00D822A3">
        <w:rPr>
          <w:highlight w:val="white"/>
          <w:lang w:val="en-GB"/>
        </w:rPr>
        <w:t xml:space="preserve">        foreach (Pair&lt;string,Symbol&gt; pair in paramList) {</w:t>
      </w:r>
    </w:p>
    <w:p w14:paraId="36FF7B32" w14:textId="77777777" w:rsidR="00177752" w:rsidRPr="00D822A3" w:rsidRDefault="002C2E81" w:rsidP="002C2E81">
      <w:pPr>
        <w:pStyle w:val="Code"/>
        <w:rPr>
          <w:highlight w:val="white"/>
          <w:lang w:val="en-GB"/>
        </w:rPr>
      </w:pPr>
      <w:r w:rsidRPr="00D822A3">
        <w:rPr>
          <w:highlight w:val="white"/>
          <w:lang w:val="en-GB"/>
        </w:rPr>
        <w:t xml:space="preserve">          Assert.Error(!pair.Second.Type.IsVoid(),</w:t>
      </w:r>
    </w:p>
    <w:p w14:paraId="1CBAA270" w14:textId="6F017C08" w:rsidR="002C2E81" w:rsidRPr="00D822A3" w:rsidRDefault="00177752" w:rsidP="002C2E81">
      <w:pPr>
        <w:pStyle w:val="Code"/>
        <w:rPr>
          <w:highlight w:val="white"/>
          <w:lang w:val="en-GB"/>
        </w:rPr>
      </w:pPr>
      <w:r w:rsidRPr="00D822A3">
        <w:rPr>
          <w:highlight w:val="white"/>
          <w:lang w:val="en-GB"/>
        </w:rPr>
        <w:t xml:space="preserve">                      </w:t>
      </w:r>
      <w:r w:rsidR="002C2E81" w:rsidRPr="00D822A3">
        <w:rPr>
          <w:highlight w:val="white"/>
          <w:lang w:val="en-GB"/>
        </w:rPr>
        <w:t xml:space="preserve"> Message.Invalid_void_parameter);</w:t>
      </w:r>
    </w:p>
    <w:p w14:paraId="3EF66B71" w14:textId="77777777" w:rsidR="002C2E81" w:rsidRPr="00D822A3" w:rsidRDefault="002C2E81" w:rsidP="002C2E81">
      <w:pPr>
        <w:pStyle w:val="Code"/>
        <w:rPr>
          <w:highlight w:val="white"/>
          <w:lang w:val="en-GB"/>
        </w:rPr>
      </w:pPr>
      <w:r w:rsidRPr="00D822A3">
        <w:rPr>
          <w:highlight w:val="white"/>
          <w:lang w:val="en-GB"/>
        </w:rPr>
        <w:t xml:space="preserve">        }</w:t>
      </w:r>
    </w:p>
    <w:p w14:paraId="0E84B634" w14:textId="77777777" w:rsidR="002C2E81" w:rsidRPr="00D822A3" w:rsidRDefault="002C2E81" w:rsidP="002C2E81">
      <w:pPr>
        <w:pStyle w:val="Code"/>
        <w:rPr>
          <w:highlight w:val="white"/>
          <w:lang w:val="en-GB"/>
        </w:rPr>
      </w:pPr>
      <w:r w:rsidRPr="00D822A3">
        <w:rPr>
          <w:highlight w:val="white"/>
          <w:lang w:val="en-GB"/>
        </w:rPr>
        <w:t xml:space="preserve">      }</w:t>
      </w:r>
    </w:p>
    <w:p w14:paraId="144EAECD" w14:textId="77777777" w:rsidR="002C2E81" w:rsidRPr="00D822A3" w:rsidRDefault="002C2E81" w:rsidP="002C2E81">
      <w:pPr>
        <w:pStyle w:val="Code"/>
        <w:rPr>
          <w:highlight w:val="white"/>
          <w:lang w:val="en-GB"/>
        </w:rPr>
      </w:pPr>
    </w:p>
    <w:p w14:paraId="2994B402" w14:textId="77777777" w:rsidR="002C2E81" w:rsidRPr="00D822A3" w:rsidRDefault="002C2E81" w:rsidP="002C2E81">
      <w:pPr>
        <w:pStyle w:val="Code"/>
        <w:rPr>
          <w:highlight w:val="white"/>
          <w:lang w:val="en-GB"/>
        </w:rPr>
      </w:pPr>
      <w:r w:rsidRPr="00D822A3">
        <w:rPr>
          <w:highlight w:val="white"/>
          <w:lang w:val="en-GB"/>
        </w:rPr>
        <w:t xml:space="preserve">      declarator.Add(new Type(null, paramList, ellipse));</w:t>
      </w:r>
    </w:p>
    <w:p w14:paraId="48CA79C8" w14:textId="77777777" w:rsidR="002C2E81" w:rsidRPr="00D822A3" w:rsidRDefault="002C2E81" w:rsidP="002C2E81">
      <w:pPr>
        <w:pStyle w:val="Code"/>
        <w:rPr>
          <w:highlight w:val="white"/>
          <w:lang w:val="en-GB"/>
        </w:rPr>
      </w:pPr>
      <w:r w:rsidRPr="00D822A3">
        <w:rPr>
          <w:highlight w:val="white"/>
          <w:lang w:val="en-GB"/>
        </w:rPr>
        <w:t xml:space="preserve">      return declarator;</w:t>
      </w:r>
    </w:p>
    <w:p w14:paraId="1AAECB52" w14:textId="77777777" w:rsidR="002C2E81" w:rsidRPr="00D822A3" w:rsidRDefault="002C2E81" w:rsidP="002C2E81">
      <w:pPr>
        <w:pStyle w:val="Code"/>
        <w:rPr>
          <w:highlight w:val="white"/>
          <w:lang w:val="en-GB"/>
        </w:rPr>
      </w:pPr>
      <w:r w:rsidRPr="00D822A3">
        <w:rPr>
          <w:highlight w:val="white"/>
          <w:lang w:val="en-GB"/>
        </w:rPr>
        <w:t xml:space="preserve">    }</w:t>
      </w:r>
    </w:p>
    <w:p w14:paraId="2C48FD71" w14:textId="0870630A" w:rsidR="008223BF" w:rsidRPr="00D822A3" w:rsidRDefault="008223BF" w:rsidP="008223BF">
      <w:pPr>
        <w:pStyle w:val="CodeHeader"/>
        <w:rPr>
          <w:highlight w:val="white"/>
          <w:lang w:val="en-GB"/>
        </w:rPr>
      </w:pPr>
      <w:r w:rsidRPr="00D822A3">
        <w:rPr>
          <w:highlight w:val="white"/>
          <w:lang w:val="en-GB"/>
        </w:rPr>
        <w:t>MainParser.gppg</w:t>
      </w:r>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77777777" w:rsidR="00840DDD" w:rsidRPr="00D822A3" w:rsidRDefault="00840DDD" w:rsidP="00840DDD">
      <w:pPr>
        <w:pStyle w:val="Code"/>
        <w:rPr>
          <w:highlight w:val="white"/>
          <w:lang w:val="en-GB"/>
        </w:rPr>
      </w:pPr>
      <w:r w:rsidRPr="00D822A3">
        <w:rPr>
          <w:highlight w:val="white"/>
          <w:lang w:val="en-GB"/>
        </w:rPr>
        <w:t xml:space="preserve">    };</w:t>
      </w:r>
    </w:p>
    <w:p w14:paraId="573E9271" w14:textId="77777777" w:rsidR="008223BF" w:rsidRPr="00D822A3" w:rsidRDefault="008223BF" w:rsidP="008223BF">
      <w:pPr>
        <w:pStyle w:val="CodeHeader"/>
        <w:rPr>
          <w:highlight w:val="white"/>
          <w:lang w:val="en-GB"/>
        </w:rPr>
      </w:pPr>
      <w:r w:rsidRPr="00D822A3">
        <w:rPr>
          <w:highlight w:val="white"/>
          <w:lang w:val="en-GB"/>
        </w:rPr>
        <w:t>MiddleCodeGenerator.cs</w:t>
      </w:r>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5C82559E" w14:textId="77777777"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0F1B72E1" w14:textId="77777777" w:rsidR="002C2E81" w:rsidRPr="00D822A3" w:rsidRDefault="002C2E81" w:rsidP="002C2E81">
      <w:pPr>
        <w:pStyle w:val="Code"/>
        <w:rPr>
          <w:highlight w:val="white"/>
          <w:lang w:val="en-GB"/>
        </w:rPr>
      </w:pP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07FC69E6" w14:textId="77777777" w:rsidR="002C2E81" w:rsidRPr="00D822A3" w:rsidRDefault="002C2E81" w:rsidP="002C2E81">
      <w:pPr>
        <w:pStyle w:val="Code"/>
        <w:rPr>
          <w:highlight w:val="white"/>
          <w:lang w:val="en-GB"/>
        </w:rPr>
      </w:pP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t xml:space="preserve">      return declarator;</w:t>
      </w:r>
    </w:p>
    <w:p w14:paraId="0873844F" w14:textId="7C19512C" w:rsidR="002C2E81" w:rsidRPr="00D822A3"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r w:rsidRPr="00D822A3">
        <w:rPr>
          <w:highlight w:val="white"/>
          <w:lang w:val="en-GB"/>
        </w:rPr>
        <w:t>MainParser.gppg</w:t>
      </w:r>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77777777" w:rsidR="00840DDD" w:rsidRPr="00D822A3" w:rsidRDefault="00840DDD" w:rsidP="00840DDD">
      <w:pPr>
        <w:pStyle w:val="Code"/>
        <w:rPr>
          <w:highlight w:val="white"/>
          <w:lang w:val="en-GB"/>
        </w:rPr>
      </w:pPr>
      <w:r w:rsidRPr="00D822A3">
        <w:rPr>
          <w:highlight w:val="white"/>
          <w:lang w:val="en-GB"/>
        </w:rPr>
        <w:t xml:space="preserve">    </w:t>
      </w:r>
    </w:p>
    <w:p w14:paraId="1149ECA2" w14:textId="77777777" w:rsidR="00840DDD" w:rsidRPr="00D822A3" w:rsidRDefault="00840DDD" w:rsidP="00840DDD">
      <w:pPr>
        <w:pStyle w:val="Code"/>
        <w:rPr>
          <w:highlight w:val="white"/>
          <w:lang w:val="en-GB"/>
        </w:rPr>
      </w:pPr>
      <w:r w:rsidRPr="00D822A3">
        <w:rPr>
          <w:highlight w:val="white"/>
          <w:lang w:val="en-GB"/>
        </w:rPr>
        <w:t>parameter_ellipse_list:</w:t>
      </w:r>
    </w:p>
    <w:p w14:paraId="5C07B32E" w14:textId="77777777" w:rsidR="00840DDD" w:rsidRPr="00D822A3" w:rsidRDefault="00840DDD" w:rsidP="00840DDD">
      <w:pPr>
        <w:pStyle w:val="Code"/>
        <w:rPr>
          <w:highlight w:val="white"/>
          <w:lang w:val="en-GB"/>
        </w:rPr>
      </w:pPr>
      <w:r w:rsidRPr="00D822A3">
        <w:rPr>
          <w:highlight w:val="white"/>
          <w:lang w:val="en-GB"/>
        </w:rPr>
        <w:t xml:space="preserve">    parameter_list {</w:t>
      </w:r>
    </w:p>
    <w:p w14:paraId="2E71CB9F" w14:textId="77777777" w:rsidR="00840DDD" w:rsidRPr="00D822A3" w:rsidRDefault="00840DDD" w:rsidP="00840DDD">
      <w:pPr>
        <w:pStyle w:val="Code"/>
        <w:rPr>
          <w:highlight w:val="white"/>
          <w:lang w:val="en-GB"/>
        </w:rPr>
      </w:pPr>
      <w:r w:rsidRPr="00D822A3">
        <w:rPr>
          <w:highlight w:val="white"/>
          <w:lang w:val="en-GB"/>
        </w:rPr>
        <w:t xml:space="preserve">      $$ = new Pair&lt;List&lt;Pair&lt;string,Symbol&gt;&gt;,Boolean&gt;($1, false);</w:t>
      </w:r>
    </w:p>
    <w:p w14:paraId="5E9D596B" w14:textId="77777777" w:rsidR="00840DDD" w:rsidRPr="00D822A3" w:rsidRDefault="00840DDD" w:rsidP="00840DDD">
      <w:pPr>
        <w:pStyle w:val="Code"/>
        <w:rPr>
          <w:highlight w:val="white"/>
          <w:lang w:val="en-GB"/>
        </w:rPr>
      </w:pPr>
      <w:r w:rsidRPr="00D822A3">
        <w:rPr>
          <w:highlight w:val="white"/>
          <w:lang w:val="en-GB"/>
        </w:rPr>
        <w:t xml:space="preserve">    }</w:t>
      </w:r>
    </w:p>
    <w:p w14:paraId="557C42B9" w14:textId="77777777" w:rsidR="00840DDD" w:rsidRPr="00D822A3" w:rsidRDefault="00840DDD" w:rsidP="00840DDD">
      <w:pPr>
        <w:pStyle w:val="Code"/>
        <w:rPr>
          <w:highlight w:val="white"/>
          <w:lang w:val="en-GB"/>
        </w:rPr>
      </w:pPr>
      <w:r w:rsidRPr="00D822A3">
        <w:rPr>
          <w:highlight w:val="white"/>
          <w:lang w:val="en-GB"/>
        </w:rPr>
        <w:t xml:space="preserve">  | parameter_list COMMA ELLIPSE {</w:t>
      </w:r>
    </w:p>
    <w:p w14:paraId="1B189FC8" w14:textId="77777777" w:rsidR="00840DDD" w:rsidRPr="00D822A3" w:rsidRDefault="00840DDD" w:rsidP="00840DDD">
      <w:pPr>
        <w:pStyle w:val="Code"/>
        <w:rPr>
          <w:highlight w:val="white"/>
          <w:lang w:val="en-GB"/>
        </w:rPr>
      </w:pPr>
      <w:r w:rsidRPr="00D822A3">
        <w:rPr>
          <w:highlight w:val="white"/>
          <w:lang w:val="en-GB"/>
        </w:rPr>
        <w:t xml:space="preserve">      $$ = new Pair&lt;List&lt;Pair&lt;string,Symbol&gt;&gt;,Boolean&gt;($1, true);</w:t>
      </w:r>
    </w:p>
    <w:p w14:paraId="1AB676B4" w14:textId="77777777" w:rsidR="00840DDD" w:rsidRPr="00D822A3" w:rsidRDefault="00840DDD" w:rsidP="00DD1B23">
      <w:pPr>
        <w:pStyle w:val="Code"/>
        <w:rPr>
          <w:highlight w:val="white"/>
          <w:lang w:val="en-GB"/>
        </w:rPr>
      </w:pPr>
      <w:r w:rsidRPr="00D822A3">
        <w:rPr>
          <w:highlight w:val="white"/>
          <w:lang w:val="en-GB"/>
        </w:rPr>
        <w:t xml:space="preserve">    };</w:t>
      </w:r>
    </w:p>
    <w:p w14:paraId="64F48FF6" w14:textId="77777777" w:rsidR="00840DDD" w:rsidRPr="00D822A3" w:rsidRDefault="00840DDD" w:rsidP="00DD1B23">
      <w:pPr>
        <w:pStyle w:val="Code"/>
        <w:rPr>
          <w:highlight w:val="white"/>
          <w:lang w:val="en-GB"/>
        </w:rPr>
      </w:pP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AC399C6" w14:textId="77777777" w:rsidR="00DD1B23" w:rsidRPr="00D822A3" w:rsidRDefault="00DD1B23" w:rsidP="00DD1B23">
      <w:pPr>
        <w:pStyle w:val="Code"/>
        <w:rPr>
          <w:highlight w:val="white"/>
          <w:lang w:val="en-GB"/>
        </w:rPr>
      </w:pPr>
      <w:r w:rsidRPr="00D822A3">
        <w:rPr>
          <w:highlight w:val="white"/>
          <w:lang w:val="en-GB"/>
        </w:rPr>
        <w:t xml:space="preserve">      $$ = new List&lt;Pair&lt;string,Symbol&gt;&gt;();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77777777" w:rsidR="00840DDD" w:rsidRPr="00D822A3" w:rsidRDefault="00840DDD" w:rsidP="00DD1B23">
      <w:pPr>
        <w:pStyle w:val="Code"/>
        <w:rPr>
          <w:highlight w:val="white"/>
          <w:lang w:val="en-GB"/>
        </w:rPr>
      </w:pP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r w:rsidRPr="00D822A3">
        <w:rPr>
          <w:highlight w:val="white"/>
          <w:lang w:val="en-GB"/>
        </w:rPr>
        <w:t>MiddleCodeGenerator.cs</w:t>
      </w:r>
    </w:p>
    <w:p w14:paraId="1C9CA2FF" w14:textId="77777777" w:rsidR="005D08C5" w:rsidRPr="00D822A3" w:rsidRDefault="005D08C5" w:rsidP="005D08C5">
      <w:pPr>
        <w:pStyle w:val="Code"/>
        <w:rPr>
          <w:highlight w:val="white"/>
          <w:lang w:val="en-GB"/>
        </w:rPr>
      </w:pPr>
      <w:r w:rsidRPr="00D822A3">
        <w:rPr>
          <w:highlight w:val="white"/>
          <w:lang w:val="en-GB"/>
        </w:rPr>
        <w:t xml:space="preserve">    public static Pair&lt;string,Symbol&gt; Parameter(Specifier specifier,</w:t>
      </w:r>
    </w:p>
    <w:p w14:paraId="2032FC8E" w14:textId="455318D0" w:rsidR="005D08C5" w:rsidRPr="00D822A3" w:rsidRDefault="005D08C5" w:rsidP="005D08C5">
      <w:pPr>
        <w:pStyle w:val="Code"/>
        <w:rPr>
          <w:highlight w:val="white"/>
          <w:lang w:val="en-GB"/>
        </w:rPr>
      </w:pPr>
      <w:r w:rsidRPr="00D822A3">
        <w:rPr>
          <w:highlight w:val="white"/>
          <w:lang w:val="en-GB"/>
        </w:rPr>
        <w:t xml:space="preserve">                                                Declarator declarator) {</w:t>
      </w:r>
    </w:p>
    <w:p w14:paraId="5F0F8E67" w14:textId="77777777" w:rsidR="005D08C5" w:rsidRPr="00D822A3" w:rsidRDefault="005D08C5" w:rsidP="005D08C5">
      <w:pPr>
        <w:pStyle w:val="Code"/>
        <w:rPr>
          <w:highlight w:val="white"/>
          <w:lang w:val="en-GB"/>
        </w:rPr>
      </w:pPr>
      <w:r w:rsidRPr="00D822A3">
        <w:rPr>
          <w:highlight w:val="white"/>
          <w:lang w:val="en-GB"/>
        </w:rPr>
        <w:t xml:space="preserve">      Storage? storage = specifier.StorageX;</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3BA0F1B9" w14:textId="77777777" w:rsidR="005D08C5" w:rsidRPr="00D822A3" w:rsidRDefault="005D08C5" w:rsidP="005D08C5">
      <w:pPr>
        <w:pStyle w:val="Code"/>
        <w:rPr>
          <w:highlight w:val="white"/>
          <w:lang w:val="en-GB"/>
        </w:rPr>
      </w:pPr>
    </w:p>
    <w:p w14:paraId="286612DC" w14:textId="77777777" w:rsidR="005D08C5" w:rsidRPr="00D822A3" w:rsidRDefault="005D08C5" w:rsidP="005D08C5">
      <w:pPr>
        <w:pStyle w:val="Code"/>
        <w:rPr>
          <w:highlight w:val="white"/>
          <w:lang w:val="en-GB"/>
        </w:rPr>
      </w:pPr>
      <w:r w:rsidRPr="00D822A3">
        <w:rPr>
          <w:highlight w:val="white"/>
          <w:lang w:val="en-GB"/>
        </w:rPr>
        <w:t xml:space="preserve">      Assert.Error((storage == Storage.Auto) || (storage == Storage.Register),</w:t>
      </w:r>
    </w:p>
    <w:p w14:paraId="6EEE54CA" w14:textId="77777777" w:rsidR="005D08C5" w:rsidRPr="00D822A3" w:rsidRDefault="005D08C5" w:rsidP="005D08C5">
      <w:pPr>
        <w:pStyle w:val="Code"/>
        <w:rPr>
          <w:highlight w:val="white"/>
          <w:lang w:val="en-GB"/>
        </w:rPr>
      </w:pPr>
      <w:r w:rsidRPr="00D822A3">
        <w:rPr>
          <w:highlight w:val="white"/>
          <w:lang w:val="en-GB"/>
        </w:rPr>
        <w:t xml:space="preserve">                   Message.Parameters_must_have_auto_or_register_storage);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7777777" w:rsidR="005D08C5" w:rsidRPr="00D822A3" w:rsidRDefault="005D08C5" w:rsidP="005D08C5">
      <w:pPr>
        <w:pStyle w:val="Code"/>
        <w:rPr>
          <w:highlight w:val="white"/>
          <w:lang w:val="en-GB"/>
        </w:rPr>
      </w:pP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77777777" w:rsidR="005D08C5" w:rsidRPr="00D822A3" w:rsidRDefault="005D08C5" w:rsidP="005D08C5">
      <w:pPr>
        <w:pStyle w:val="Code"/>
        <w:rPr>
          <w:highlight w:val="white"/>
          <w:lang w:val="en-GB"/>
        </w:rPr>
      </w:pPr>
    </w:p>
    <w:p w14:paraId="283DCA54" w14:textId="77777777" w:rsidR="005D08C5" w:rsidRPr="00D822A3" w:rsidRDefault="005D08C5" w:rsidP="005D08C5">
      <w:pPr>
        <w:pStyle w:val="Code"/>
        <w:rPr>
          <w:highlight w:val="white"/>
          <w:lang w:val="en-GB"/>
        </w:rPr>
      </w:pPr>
      <w:r w:rsidRPr="00D822A3">
        <w:rPr>
          <w:highlight w:val="white"/>
          <w:lang w:val="en-GB"/>
        </w:rPr>
        <w:t xml:space="preserve">      Symbol symbol = new Symbol(name, false, storage.Value, type, true);</w:t>
      </w:r>
    </w:p>
    <w:p w14:paraId="6587B80E" w14:textId="77777777" w:rsidR="005D08C5" w:rsidRPr="00D822A3" w:rsidRDefault="005D08C5" w:rsidP="005D08C5">
      <w:pPr>
        <w:pStyle w:val="Code"/>
        <w:rPr>
          <w:highlight w:val="white"/>
          <w:lang w:val="en-GB"/>
        </w:rPr>
      </w:pPr>
      <w:r w:rsidRPr="00D822A3">
        <w:rPr>
          <w:highlight w:val="white"/>
          <w:lang w:val="en-GB"/>
        </w:rPr>
        <w:t xml:space="preserve">      return (new Pair&lt;string, Symbol&gt;(name, symbol));</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r w:rsidRPr="00D822A3">
        <w:rPr>
          <w:highlight w:val="white"/>
          <w:lang w:val="en-GB"/>
        </w:rPr>
        <w:t>MainParser.gppg</w:t>
      </w:r>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0C9F0333"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expression</w:t>
      </w:r>
      <w:r w:rsidR="00C07F1C" w:rsidRPr="00D822A3">
        <w:rPr>
          <w:highlight w:val="white"/>
          <w:lang w:val="en-GB"/>
        </w:rPr>
        <w:t xml:space="preserve"> or a block</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0E0B6C9F"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2F35C1" w:rsidRPr="00D822A3">
        <w:rPr>
          <w:highlight w:val="white"/>
          <w:lang w:val="en-GB"/>
        </w:rPr>
        <w:t>initializer</w:t>
      </w:r>
      <w:r w:rsidR="00272FE8" w:rsidRPr="00D822A3">
        <w:rPr>
          <w:highlight w:val="white"/>
          <w:lang w:val="en-GB"/>
        </w:rPr>
        <w:t xml:space="preserve">, which means that </w:t>
      </w:r>
      <w:r w:rsidR="002F35C1" w:rsidRPr="00D822A3">
        <w:rPr>
          <w:highlight w:val="white"/>
          <w:lang w:val="en-GB"/>
        </w:rPr>
        <w:t>initializer</w:t>
      </w:r>
      <w:r w:rsidR="00272FE8" w:rsidRPr="00D822A3">
        <w:rPr>
          <w:highlight w:val="white"/>
          <w:lang w:val="en-GB"/>
        </w:rPr>
        <w:t>alizer lists can be nested</w:t>
      </w:r>
      <w:r w:rsidR="001F2E9D" w:rsidRPr="00D822A3">
        <w:rPr>
          <w:highlight w:val="white"/>
          <w:lang w:val="en-GB"/>
        </w:rPr>
        <w:t xml:space="preserve">. But in the end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751E3A80" w:rsidR="00840DDD" w:rsidRPr="00D822A3" w:rsidRDefault="007E7175" w:rsidP="007E7175">
      <w:pPr>
        <w:pStyle w:val="Rubrik4"/>
        <w:rPr>
          <w:highlight w:val="white"/>
          <w:lang w:val="en-GB"/>
        </w:rPr>
      </w:pPr>
      <w:r w:rsidRPr="00D822A3">
        <w:rPr>
          <w:highlight w:val="white"/>
          <w:lang w:val="en-GB"/>
        </w:rPr>
        <w:t>Abstract Declarator</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681AECC7"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 PointerDeclarator </w:t>
      </w:r>
      <w:r w:rsidRPr="00D822A3">
        <w:rPr>
          <w:highlight w:val="white"/>
          <w:lang w:val="en-GB"/>
        </w:rPr>
        <w:t>($1, null);</w:t>
      </w:r>
    </w:p>
    <w:p w14:paraId="6F4FD41B" w14:textId="77777777" w:rsidR="00840DDD" w:rsidRPr="00D822A3" w:rsidRDefault="00840DDD" w:rsidP="00840DDD">
      <w:pPr>
        <w:pStyle w:val="Code"/>
        <w:rPr>
          <w:highlight w:val="white"/>
          <w:lang w:val="en-GB"/>
        </w:rPr>
      </w:pPr>
      <w:r w:rsidRPr="00D822A3">
        <w:rPr>
          <w:highlight w:val="white"/>
          <w:lang w:val="en-GB"/>
        </w:rPr>
        <w:t xml:space="preserve">    }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77777777" w:rsidR="00840DDD" w:rsidRPr="00D822A3" w:rsidRDefault="00840DDD" w:rsidP="00840DDD">
      <w:pPr>
        <w:pStyle w:val="Code"/>
        <w:rPr>
          <w:highlight w:val="white"/>
          <w:lang w:val="en-GB"/>
        </w:rPr>
      </w:pPr>
      <w:r w:rsidRPr="00D822A3">
        <w:rPr>
          <w:highlight w:val="white"/>
          <w:lang w:val="en-GB"/>
        </w:rPr>
        <w:t xml:space="preserve">    };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2939F50E" w14:textId="2F7ADAD3" w:rsidR="00996971" w:rsidRPr="00D822A3" w:rsidRDefault="00996971" w:rsidP="002B467E">
      <w:pPr>
        <w:pStyle w:val="Code"/>
        <w:rPr>
          <w:highlight w:val="white"/>
          <w:lang w:val="en-GB"/>
        </w:rPr>
      </w:pPr>
    </w:p>
    <w:p w14:paraId="1729A819" w14:textId="77777777" w:rsidR="00996971" w:rsidRPr="00D822A3" w:rsidRDefault="00996971" w:rsidP="002B467E">
      <w:pPr>
        <w:pStyle w:val="Code"/>
        <w:rPr>
          <w:highlight w:val="white"/>
          <w:lang w:val="en-GB"/>
        </w:rPr>
      </w:pPr>
    </w:p>
    <w:p w14:paraId="407BF8AC" w14:textId="7140EFAF" w:rsidR="007E34E4" w:rsidRPr="00D822A3" w:rsidRDefault="00C42C18" w:rsidP="007E34E4">
      <w:pPr>
        <w:pStyle w:val="Rubrik2"/>
        <w:rPr>
          <w:highlight w:val="white"/>
          <w:lang w:val="en-GB"/>
        </w:rPr>
      </w:pPr>
      <w:bookmarkStart w:id="37" w:name="_Toc54119861"/>
      <w:r w:rsidRPr="00D822A3">
        <w:rPr>
          <w:highlight w:val="white"/>
          <w:lang w:val="en-GB"/>
        </w:rPr>
        <w:t>Stat</w:t>
      </w:r>
      <w:r w:rsidR="008E06B1" w:rsidRPr="00D822A3">
        <w:rPr>
          <w:highlight w:val="white"/>
          <w:lang w:val="en-GB"/>
        </w:rPr>
        <w:t>e</w:t>
      </w:r>
      <w:r w:rsidRPr="00D822A3">
        <w:rPr>
          <w:highlight w:val="white"/>
          <w:lang w:val="en-GB"/>
        </w:rPr>
        <w:t>ments</w:t>
      </w:r>
      <w:bookmarkEnd w:id="37"/>
    </w:p>
    <w:p w14:paraId="1D5ED6B3" w14:textId="17B3BA07" w:rsidR="00E40B78" w:rsidRPr="00D822A3" w:rsidRDefault="00E40B78" w:rsidP="00C901A8">
      <w:pPr>
        <w:rPr>
          <w:lang w:val="en-GB"/>
        </w:rPr>
      </w:pPr>
      <w:r w:rsidRPr="00D822A3">
        <w:rPr>
          <w:lang w:val="en-GB"/>
        </w:rPr>
        <w:t xml:space="preserve">The </w:t>
      </w:r>
      <w:r w:rsidR="001A47DA" w:rsidRPr="00D822A3">
        <w:rPr>
          <w:rStyle w:val="CodeInText"/>
          <w:lang w:val="en-GB"/>
        </w:rPr>
        <w:t>G</w:t>
      </w:r>
      <w:r w:rsidRPr="00D822A3">
        <w:rPr>
          <w:rStyle w:val="CodeInText"/>
          <w:lang w:val="en-GB"/>
        </w:rPr>
        <w:t>enerateFunctionCode</w:t>
      </w:r>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the it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The object code is actually generated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If the function is the main function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r w:rsidRPr="00D822A3">
        <w:rPr>
          <w:rStyle w:val="CodeInText"/>
          <w:lang w:val="en-GB"/>
        </w:rPr>
        <w:t>generate</w:t>
      </w:r>
      <w:r w:rsidR="005F79CB" w:rsidRPr="00D822A3">
        <w:rPr>
          <w:rStyle w:val="CodeInText"/>
          <w:lang w:val="en-GB"/>
        </w:rPr>
        <w:t>Assembly</w:t>
      </w:r>
      <w:r w:rsidRPr="00D822A3">
        <w:rPr>
          <w:rStyle w:val="CodeInText"/>
          <w:lang w:val="en-GB"/>
        </w:rPr>
        <w:t>Text</w:t>
      </w:r>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r w:rsidRPr="00D822A3">
        <w:rPr>
          <w:rStyle w:val="CodeInText"/>
          <w:lang w:val="en-GB"/>
        </w:rPr>
        <w:t>goto</w:t>
      </w:r>
      <w:r w:rsidRPr="00D822A3">
        <w:rPr>
          <w:lang w:val="en-GB"/>
        </w:rPr>
        <w:t xml:space="preserve"> statements has been parsed, the addresses need to be set with the help of the label map.</w:t>
      </w:r>
    </w:p>
    <w:p w14:paraId="16DFFE45" w14:textId="6E5477A8" w:rsidR="00B075C3" w:rsidRPr="00D822A3" w:rsidRDefault="00B141F0" w:rsidP="00E40B78">
      <w:pPr>
        <w:pStyle w:val="Rubrik3"/>
        <w:rPr>
          <w:lang w:val="en-GB"/>
        </w:rPr>
      </w:pPr>
      <w:bookmarkStart w:id="38" w:name="_Toc54119862"/>
      <w:bookmarkStart w:id="39" w:name="_Ref418259975"/>
      <w:r w:rsidRPr="00D822A3">
        <w:rPr>
          <w:lang w:val="en-GB"/>
        </w:rPr>
        <w:t xml:space="preserve">The </w:t>
      </w:r>
      <w:r w:rsidR="009916E4" w:rsidRPr="00D822A3">
        <w:rPr>
          <w:lang w:val="en-GB"/>
        </w:rPr>
        <w:t>Nested</w:t>
      </w:r>
      <w:r w:rsidR="00027231" w:rsidRPr="00D822A3">
        <w:rPr>
          <w:lang w:val="en-GB"/>
        </w:rPr>
        <w:t>-</w:t>
      </w:r>
      <w:r w:rsidR="009916E4" w:rsidRPr="00D822A3">
        <w:rPr>
          <w:lang w:val="en-GB"/>
        </w:rPr>
        <w:t>I</w:t>
      </w:r>
      <w:r w:rsidR="00B075C3" w:rsidRPr="00D822A3">
        <w:rPr>
          <w:lang w:val="en-GB"/>
        </w:rPr>
        <w:t>f</w:t>
      </w:r>
      <w:r w:rsidR="00027231" w:rsidRPr="00D822A3">
        <w:rPr>
          <w:lang w:val="en-GB"/>
        </w:rPr>
        <w:t xml:space="preserve"> </w:t>
      </w:r>
      <w:r w:rsidRPr="00D822A3">
        <w:rPr>
          <w:lang w:val="en-GB"/>
        </w:rPr>
        <w:t>Problem</w:t>
      </w:r>
      <w:bookmarkEnd w:id="38"/>
    </w:p>
    <w:p w14:paraId="649A08E8" w14:textId="7701099C" w:rsidR="00516DD1" w:rsidRPr="00D822A3" w:rsidRDefault="00516DD1">
      <w:pPr>
        <w:rPr>
          <w:ins w:id="40" w:author="Stefan Bjornander" w:date="2015-04-26T09:44:00Z"/>
          <w:lang w:val="en-GB"/>
        </w:rPr>
        <w:pPrChange w:id="41" w:author="Stefan Bjornander" w:date="2015-04-26T09:25:00Z">
          <w:pPr>
            <w:pStyle w:val="Code"/>
          </w:pPr>
        </w:pPrChange>
      </w:pPr>
      <w:ins w:id="42" w:author="Stefan Bjornander" w:date="2015-04-26T09:27:00Z">
        <w:r w:rsidRPr="00D822A3">
          <w:rPr>
            <w:lang w:val="en-GB"/>
          </w:rPr>
          <w:t xml:space="preserve">The </w:t>
        </w:r>
        <w:r w:rsidRPr="00D822A3">
          <w:rPr>
            <w:rStyle w:val="CodeInText"/>
            <w:i/>
            <w:noProof/>
            <w:lang w:val="en-GB"/>
            <w:rPrChange w:id="43"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4" w:author="Stefan Bjornander" w:date="2015-04-26T09:43:00Z">
        <w:r w:rsidRPr="00D822A3">
          <w:rPr>
            <w:noProof/>
            <w:lang w:val="en-GB"/>
          </w:rPr>
          <w:delText xml:space="preserve">In </w:delText>
        </w:r>
      </w:del>
      <w:ins w:id="45" w:author="Stefan Bjornander" w:date="2015-04-26T09:45:00Z">
        <w:r w:rsidRPr="00D822A3">
          <w:rPr>
            <w:noProof/>
            <w:lang w:val="en-GB"/>
          </w:rPr>
          <w:t xml:space="preserve">is the problem of </w:t>
        </w:r>
      </w:ins>
      <w:ins w:id="46" w:author="Stefan Bjornander" w:date="2015-04-26T09:51:00Z">
        <w:r w:rsidRPr="00D822A3">
          <w:rPr>
            <w:noProof/>
            <w:lang w:val="en-GB"/>
          </w:rPr>
          <w:t>syntac</w:t>
        </w:r>
      </w:ins>
      <w:ins w:id="47" w:author="Stefan Bjornander" w:date="2015-04-26T09:53:00Z">
        <w:r w:rsidRPr="00D822A3">
          <w:rPr>
            <w:noProof/>
            <w:lang w:val="en-GB"/>
          </w:rPr>
          <w:t xml:space="preserve">tically </w:t>
        </w:r>
      </w:ins>
      <w:ins w:id="48" w:author="Stefan Bjornander" w:date="2015-04-26T09:45:00Z">
        <w:r w:rsidRPr="00D822A3">
          <w:rPr>
            <w:noProof/>
            <w:lang w:val="en-GB"/>
          </w:rPr>
          <w:t xml:space="preserve">interpret </w:t>
        </w:r>
      </w:ins>
      <w:del w:id="49" w:author="Stefan Bjornander" w:date="2015-04-26T09:45:00Z">
        <w:r w:rsidRPr="00D822A3">
          <w:rPr>
            <w:noProof/>
            <w:lang w:val="en-GB"/>
          </w:rPr>
          <w:delText xml:space="preserve">the </w:delText>
        </w:r>
      </w:del>
      <w:ins w:id="50" w:author="Stefan Bjornander" w:date="2015-04-26T09:45:00Z">
        <w:r w:rsidRPr="00D822A3">
          <w:rPr>
            <w:noProof/>
            <w:lang w:val="en-GB"/>
          </w:rPr>
          <w:t>the leftmost source code below.</w:t>
        </w:r>
      </w:ins>
      <w:ins w:id="51"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2" w:author="Stefan Bjornander" w:date="2015-04-26T09:47:00Z">
        <w:r w:rsidRPr="00D822A3">
          <w:rPr>
            <w:noProof/>
            <w:lang w:val="en-GB"/>
          </w:rPr>
          <w:t xml:space="preserve">is the correct one, each </w:t>
        </w:r>
        <w:r w:rsidRPr="00D822A3">
          <w:rPr>
            <w:rStyle w:val="CodeInText"/>
            <w:i/>
            <w:noProof/>
            <w:lang w:val="en-GB"/>
            <w:rPrChange w:id="53" w:author="Stefan Bjornander" w:date="2015-04-26T09:48:00Z">
              <w:rPr>
                <w:rStyle w:val="CodeInText"/>
              </w:rPr>
            </w:rPrChange>
          </w:rPr>
          <w:t>else</w:t>
        </w:r>
        <w:r w:rsidRPr="00D822A3">
          <w:rPr>
            <w:noProof/>
            <w:lang w:val="en-GB"/>
          </w:rPr>
          <w:t xml:space="preserve"> shall be</w:t>
        </w:r>
      </w:ins>
      <w:ins w:id="54" w:author="Stefan Bjornander" w:date="2015-04-26T09:58:00Z">
        <w:r w:rsidRPr="00D822A3">
          <w:rPr>
            <w:noProof/>
            <w:lang w:val="en-GB"/>
          </w:rPr>
          <w:t xml:space="preserve"> connected</w:t>
        </w:r>
      </w:ins>
      <w:ins w:id="55" w:author="Stefan Bjornander" w:date="2015-04-26T09:47:00Z">
        <w:r w:rsidRPr="00D822A3">
          <w:rPr>
            <w:noProof/>
            <w:lang w:val="en-GB"/>
          </w:rPr>
          <w:t xml:space="preserve"> to the </w:t>
        </w:r>
      </w:ins>
      <w:ins w:id="56" w:author="Stefan Bjornander" w:date="2015-04-26T09:59:00Z">
        <w:r w:rsidRPr="00D822A3">
          <w:rPr>
            <w:noProof/>
            <w:lang w:val="en-GB"/>
          </w:rPr>
          <w:t xml:space="preserve">latest preceding </w:t>
        </w:r>
      </w:ins>
      <w:ins w:id="57" w:author="Stefan Bjornander" w:date="2015-04-26T09:48:00Z">
        <w:r w:rsidRPr="00D822A3">
          <w:rPr>
            <w:rStyle w:val="CodeInText"/>
            <w:i/>
            <w:noProof/>
            <w:lang w:val="en-GB"/>
            <w:rPrChange w:id="58" w:author="Stefan Bjornander" w:date="2015-04-26T09:48:00Z">
              <w:rPr>
                <w:rStyle w:val="CodeInText"/>
              </w:rPr>
            </w:rPrChange>
          </w:rPr>
          <w:t>if</w:t>
        </w:r>
        <w:r w:rsidRPr="00D822A3">
          <w:rPr>
            <w:noProof/>
            <w:lang w:val="en-GB"/>
          </w:rPr>
          <w:t>.</w:t>
        </w:r>
      </w:ins>
      <w:r w:rsidR="00423247" w:rsidRPr="00D822A3">
        <w:rPr>
          <w:noProof/>
          <w:lang w:val="en-GB"/>
        </w:rPr>
        <w:t xml:space="preserve"> </w:t>
      </w:r>
      <w:ins w:id="59" w:author="Stefan Bjornander" w:date="2015-04-26T09:28:00Z">
        <w:r w:rsidR="00423247" w:rsidRPr="00D822A3">
          <w:rPr>
            <w:lang w:val="en-GB"/>
          </w:rPr>
          <w:t xml:space="preserve">In other </w:t>
        </w:r>
      </w:ins>
      <w:ins w:id="60" w:author="Stefan Bjornander" w:date="2015-04-26T09:29:00Z">
        <w:r w:rsidR="00423247" w:rsidRPr="00D822A3">
          <w:rPr>
            <w:lang w:val="en-GB"/>
          </w:rPr>
          <w:t>languages</w:t>
        </w:r>
      </w:ins>
      <w:ins w:id="61" w:author="Stefan Bjornander" w:date="2015-04-26T09:41:00Z">
        <w:r w:rsidR="00423247" w:rsidRPr="00D822A3">
          <w:rPr>
            <w:lang w:val="en-GB"/>
          </w:rPr>
          <w:t>,</w:t>
        </w:r>
      </w:ins>
      <w:ins w:id="62" w:author="Stefan Bjornander" w:date="2015-04-26T09:28:00Z">
        <w:r w:rsidR="00423247" w:rsidRPr="00D822A3">
          <w:rPr>
            <w:lang w:val="en-GB"/>
          </w:rPr>
          <w:t xml:space="preserve"> </w:t>
        </w:r>
      </w:ins>
      <w:ins w:id="63" w:author="Stefan Bjornander" w:date="2015-04-26T09:41:00Z">
        <w:r w:rsidR="00423247" w:rsidRPr="00D822A3">
          <w:rPr>
            <w:lang w:val="en-GB"/>
          </w:rPr>
          <w:t xml:space="preserve">which syntax includes </w:t>
        </w:r>
      </w:ins>
      <w:ins w:id="64" w:author="Stefan Bjornander" w:date="2015-04-26T09:28:00Z">
        <w:r w:rsidR="00423247" w:rsidRPr="00D822A3">
          <w:rPr>
            <w:lang w:val="en-GB"/>
          </w:rPr>
          <w:t xml:space="preserve">the keyword </w:t>
        </w:r>
        <w:r w:rsidR="00423247" w:rsidRPr="00D822A3">
          <w:rPr>
            <w:rStyle w:val="CodeInText"/>
            <w:i/>
            <w:lang w:val="en-GB"/>
            <w:rPrChange w:id="65" w:author="Stefan Bjornander" w:date="2015-04-26T09:29:00Z">
              <w:rPr>
                <w:rStyle w:val="CodeInText"/>
              </w:rPr>
            </w:rPrChange>
          </w:rPr>
          <w:t>then</w:t>
        </w:r>
        <w:r w:rsidR="00423247" w:rsidRPr="00D822A3">
          <w:rPr>
            <w:lang w:val="en-GB"/>
          </w:rPr>
          <w:t xml:space="preserve">, </w:t>
        </w:r>
      </w:ins>
      <w:r w:rsidR="00423247" w:rsidRPr="00D822A3">
        <w:rPr>
          <w:lang w:val="en-GB"/>
        </w:rPr>
        <w:t>the problem</w:t>
      </w:r>
      <w:ins w:id="66" w:author="Stefan Bjornander" w:date="2015-04-26T09:28:00Z">
        <w:r w:rsidR="00423247" w:rsidRPr="00D822A3">
          <w:rPr>
            <w:lang w:val="en-GB"/>
          </w:rPr>
          <w:t xml:space="preserve"> is </w:t>
        </w:r>
      </w:ins>
      <w:ins w:id="67" w:author="Stefan Bjornander" w:date="2015-04-26T09:29:00Z">
        <w:r w:rsidR="00423247" w:rsidRPr="00D822A3">
          <w:rPr>
            <w:lang w:val="en-GB"/>
          </w:rPr>
          <w:t xml:space="preserve">called </w:t>
        </w:r>
      </w:ins>
      <w:ins w:id="68" w:author="Stefan Bjornander" w:date="2015-04-26T09:28:00Z">
        <w:r w:rsidR="00423247" w:rsidRPr="00D822A3">
          <w:rPr>
            <w:lang w:val="en-GB"/>
          </w:rPr>
          <w:t xml:space="preserve">as the </w:t>
        </w:r>
        <w:r w:rsidR="00423247" w:rsidRPr="00D822A3">
          <w:rPr>
            <w:rStyle w:val="CodeInText"/>
            <w:i/>
            <w:lang w:val="en-GB"/>
            <w:rPrChange w:id="69" w:author="Stefan Bjornander" w:date="2015-04-26T09:29:00Z">
              <w:rPr>
                <w:rStyle w:val="CodeInText"/>
              </w:rPr>
            </w:rPrChange>
          </w:rPr>
          <w:t>if-then-els</w:t>
        </w:r>
      </w:ins>
      <w:ins w:id="70" w:author="Stefan Bjornander" w:date="2015-04-26T09:29:00Z">
        <w:r w:rsidR="00423247" w:rsidRPr="00D822A3">
          <w:rPr>
            <w:rStyle w:val="CodeInText"/>
            <w:i/>
            <w:lang w:val="en-GB"/>
            <w:rPrChange w:id="71" w:author="Stefan Bjornander" w:date="2015-04-26T09:29:00Z">
              <w:rPr>
                <w:rStyle w:val="CodeInText"/>
              </w:rPr>
            </w:rPrChange>
          </w:rPr>
          <w:t>e</w:t>
        </w:r>
        <w:r w:rsidR="00423247" w:rsidRPr="00D822A3">
          <w:rPr>
            <w:lang w:val="en-GB"/>
          </w:rPr>
          <w:t xml:space="preserve"> problem</w:t>
        </w:r>
      </w:ins>
      <w:r w:rsidR="00423247" w:rsidRPr="00D822A3">
        <w:rPr>
          <w:lang w:val="en-GB"/>
        </w:rPr>
        <w:t>)</w:t>
      </w:r>
      <w:ins w:id="72" w:author="Stefan Bjornander" w:date="2015-04-26T09:29:00Z">
        <w:r w:rsidR="00423247" w:rsidRPr="00D822A3">
          <w:rPr>
            <w:lang w:val="en-GB"/>
          </w:rPr>
          <w:t>.</w:t>
        </w:r>
      </w:ins>
    </w:p>
    <w:tbl>
      <w:tblPr>
        <w:tblStyle w:val="Tabellrutnt"/>
        <w:tblW w:w="0" w:type="auto"/>
        <w:tblLook w:val="04A0" w:firstRow="1" w:lastRow="0" w:firstColumn="1" w:lastColumn="0" w:noHBand="0" w:noVBand="1"/>
        <w:tblPrChange w:id="73"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74">
          <w:tblGrid>
            <w:gridCol w:w="3116"/>
            <w:gridCol w:w="3117"/>
            <w:gridCol w:w="3117"/>
          </w:tblGrid>
        </w:tblGridChange>
      </w:tblGrid>
      <w:tr w:rsidR="00516DD1" w:rsidRPr="00D822A3" w14:paraId="306EE423" w14:textId="77777777" w:rsidTr="00516DD1">
        <w:trPr>
          <w:ins w:id="75" w:author="Stefan Bjornander" w:date="2015-04-26T09:44:00Z"/>
        </w:trPr>
        <w:tc>
          <w:tcPr>
            <w:tcW w:w="3116" w:type="dxa"/>
            <w:tcPrChange w:id="76"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77" w:author="Stefan Bjornander" w:date="2015-04-26T09:44:00Z"/>
                <w:lang w:val="en-GB"/>
              </w:rPr>
            </w:pPr>
            <w:ins w:id="78" w:author="Stefan Bjornander" w:date="2015-04-26T09:44:00Z">
              <w:r w:rsidRPr="00D822A3">
                <w:rPr>
                  <w:lang w:val="en-GB"/>
                </w:rPr>
                <w:t>if (a &lt; b)</w:t>
              </w:r>
            </w:ins>
          </w:p>
          <w:p w14:paraId="3B9E4E6E" w14:textId="77777777" w:rsidR="00516DD1" w:rsidRPr="00D822A3" w:rsidRDefault="00516DD1">
            <w:pPr>
              <w:pStyle w:val="Code"/>
              <w:rPr>
                <w:ins w:id="79" w:author="Stefan Bjornander" w:date="2015-04-26T09:44:00Z"/>
                <w:lang w:val="en-GB"/>
              </w:rPr>
            </w:pPr>
            <w:ins w:id="80" w:author="Stefan Bjornander" w:date="2015-04-26T09:44:00Z">
              <w:r w:rsidRPr="00D822A3">
                <w:rPr>
                  <w:lang w:val="en-GB"/>
                </w:rPr>
                <w:t xml:space="preserve">  if (c &lt; d)</w:t>
              </w:r>
            </w:ins>
          </w:p>
          <w:p w14:paraId="4333B730" w14:textId="77777777" w:rsidR="00516DD1" w:rsidRPr="00D822A3" w:rsidRDefault="00516DD1">
            <w:pPr>
              <w:pStyle w:val="Code"/>
              <w:rPr>
                <w:ins w:id="81" w:author="Stefan Bjornander" w:date="2015-04-26T09:44:00Z"/>
                <w:lang w:val="en-GB"/>
              </w:rPr>
            </w:pPr>
            <w:ins w:id="82" w:author="Stefan Bjornander" w:date="2015-04-26T09:44:00Z">
              <w:r w:rsidRPr="00D822A3">
                <w:rPr>
                  <w:lang w:val="en-GB"/>
                </w:rPr>
                <w:t xml:space="preserve">    e = 1;</w:t>
              </w:r>
            </w:ins>
          </w:p>
          <w:p w14:paraId="3207957D" w14:textId="77777777" w:rsidR="00516DD1" w:rsidRPr="00D822A3" w:rsidRDefault="00516DD1">
            <w:pPr>
              <w:pStyle w:val="Code"/>
              <w:rPr>
                <w:ins w:id="83" w:author="Stefan Bjornander" w:date="2015-04-26T09:44:00Z"/>
                <w:lang w:val="en-GB"/>
              </w:rPr>
            </w:pPr>
            <w:ins w:id="84" w:author="Stefan Bjornander" w:date="2015-04-26T09:44:00Z">
              <w:r w:rsidRPr="00D822A3">
                <w:rPr>
                  <w:lang w:val="en-GB"/>
                </w:rPr>
                <w:t xml:space="preserve">  else</w:t>
              </w:r>
            </w:ins>
          </w:p>
          <w:p w14:paraId="67FEA936" w14:textId="77777777" w:rsidR="00516DD1" w:rsidRPr="00D822A3" w:rsidRDefault="00516DD1">
            <w:pPr>
              <w:pStyle w:val="Code"/>
              <w:rPr>
                <w:ins w:id="85" w:author="Stefan Bjornander" w:date="2015-04-26T09:44:00Z"/>
                <w:del w:id="86" w:author="Stefan Bjornander" w:date="2015-04-26T09:44:00Z"/>
                <w:lang w:val="en-GB"/>
              </w:rPr>
            </w:pPr>
            <w:ins w:id="87" w:author="Stefan Bjornander" w:date="2015-04-26T09:44:00Z">
              <w:r w:rsidRPr="00D822A3">
                <w:rPr>
                  <w:lang w:val="en-GB"/>
                </w:rPr>
                <w:t xml:space="preserve">    f = 2;</w:t>
              </w:r>
            </w:ins>
          </w:p>
          <w:p w14:paraId="2FAE5D6D" w14:textId="77777777" w:rsidR="00516DD1" w:rsidRPr="00D822A3" w:rsidRDefault="00516DD1">
            <w:pPr>
              <w:pStyle w:val="Code"/>
              <w:rPr>
                <w:ins w:id="88" w:author="Stefan Bjornander" w:date="2015-04-26T09:44:00Z"/>
                <w:lang w:val="en-GB"/>
              </w:rPr>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90" w:author="Stefan Bjornander" w:date="2015-04-26T09:44:00Z">
              <w:r w:rsidRPr="00D822A3">
                <w:rPr>
                  <w:lang w:val="en-GB"/>
                </w:rPr>
                <w:t>if (a &lt; b) {</w:t>
              </w:r>
            </w:ins>
          </w:p>
          <w:p w14:paraId="556A4791" w14:textId="77777777" w:rsidR="00516DD1" w:rsidRPr="00D822A3" w:rsidRDefault="00516DD1">
            <w:pPr>
              <w:pStyle w:val="Code"/>
              <w:rPr>
                <w:lang w:val="en-GB"/>
              </w:rPr>
            </w:pPr>
            <w:ins w:id="91"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92"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93"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94" w:author="Stefan Bjornander" w:date="2015-04-26T09:44:00Z">
              <w:r w:rsidRPr="00D822A3">
                <w:rPr>
                  <w:lang w:val="en-GB"/>
                </w:rPr>
                <w:t xml:space="preserve">    f = 2;</w:t>
              </w:r>
            </w:ins>
          </w:p>
          <w:p w14:paraId="576B5809" w14:textId="77777777" w:rsidR="00516DD1" w:rsidRPr="00D822A3" w:rsidRDefault="00516DD1">
            <w:pPr>
              <w:pStyle w:val="Code"/>
              <w:rPr>
                <w:del w:id="95" w:author="Stefan Bjornander" w:date="2015-04-26T09:45:00Z"/>
                <w:lang w:val="en-GB"/>
              </w:rPr>
            </w:pPr>
            <w:ins w:id="96" w:author="Stefan Bjornander" w:date="2015-04-26T09:44:00Z">
              <w:r w:rsidRPr="00D822A3">
                <w:rPr>
                  <w:lang w:val="en-GB"/>
                </w:rPr>
                <w:t>}</w:t>
              </w:r>
            </w:ins>
          </w:p>
          <w:p w14:paraId="4C1D31DA" w14:textId="77777777" w:rsidR="00516DD1" w:rsidRPr="00D822A3" w:rsidRDefault="00516DD1">
            <w:pPr>
              <w:pStyle w:val="Code"/>
              <w:rPr>
                <w:del w:id="97" w:author="Stefan Bjornander" w:date="2015-04-26T09:45:00Z"/>
                <w:lang w:val="en-GB"/>
              </w:rPr>
            </w:pPr>
          </w:p>
          <w:p w14:paraId="170E5735" w14:textId="77777777" w:rsidR="00516DD1" w:rsidRPr="00D822A3" w:rsidRDefault="00516DD1">
            <w:pPr>
              <w:pStyle w:val="Code"/>
              <w:rPr>
                <w:ins w:id="98" w:author="Stefan Bjornander" w:date="2015-04-26T09:44:00Z"/>
                <w:lang w:val="en-GB"/>
              </w:rPr>
              <w:pPrChange w:id="99" w:author="Stefan Bjornander" w:date="2015-04-26T09:45:00Z">
                <w:pPr/>
              </w:pPrChange>
            </w:pPr>
          </w:p>
        </w:tc>
        <w:tc>
          <w:tcPr>
            <w:tcW w:w="3117" w:type="dxa"/>
            <w:tcPrChange w:id="100"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101" w:author="Stefan Bjornander" w:date="2015-04-26T09:45:00Z" w:name="move417804833"/>
            <w:ins w:id="102" w:author="Stefan Bjornander" w:date="2015-04-26T09:45:00Z">
              <w:r w:rsidRPr="00D822A3">
                <w:rPr>
                  <w:lang w:val="en-GB"/>
                </w:rPr>
                <w:t>if (a &lt; b)</w:t>
              </w:r>
            </w:ins>
          </w:p>
          <w:p w14:paraId="1D552566" w14:textId="77777777" w:rsidR="00516DD1" w:rsidRPr="00D822A3" w:rsidRDefault="00516DD1">
            <w:pPr>
              <w:pStyle w:val="Code"/>
              <w:rPr>
                <w:lang w:val="en-GB"/>
              </w:rPr>
            </w:pPr>
            <w:ins w:id="103"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104"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105"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106" w:author="Stefan Bjornander" w:date="2015-04-26T09:45:00Z">
              <w:r w:rsidRPr="00D822A3">
                <w:rPr>
                  <w:lang w:val="en-GB"/>
                </w:rPr>
                <w:t>else</w:t>
              </w:r>
            </w:ins>
          </w:p>
          <w:p w14:paraId="062525C9" w14:textId="77777777" w:rsidR="00516DD1" w:rsidRPr="00D822A3" w:rsidRDefault="00516DD1">
            <w:pPr>
              <w:pStyle w:val="Code"/>
              <w:rPr>
                <w:del w:id="107" w:author="Stefan Bjornander" w:date="2015-04-26T09:45:00Z"/>
                <w:lang w:val="en-GB"/>
              </w:rPr>
            </w:pPr>
            <w:ins w:id="108" w:author="Stefan Bjornander" w:date="2015-04-26T09:45:00Z">
              <w:r w:rsidRPr="00D822A3">
                <w:rPr>
                  <w:lang w:val="en-GB"/>
                </w:rPr>
                <w:t xml:space="preserve">  f = 2;</w:t>
              </w:r>
            </w:ins>
            <w:moveToRangeEnd w:id="101"/>
          </w:p>
          <w:p w14:paraId="5A274AD6" w14:textId="77777777" w:rsidR="00516DD1" w:rsidRPr="00D822A3" w:rsidRDefault="00516DD1">
            <w:pPr>
              <w:pStyle w:val="Code"/>
              <w:rPr>
                <w:ins w:id="109" w:author="Stefan Bjornander" w:date="2015-04-26T09:44:00Z"/>
                <w:lang w:val="en-GB"/>
              </w:rPr>
              <w:pPrChange w:id="110" w:author="Stefan Bjornander" w:date="2015-04-26T09:45:00Z">
                <w:pPr/>
              </w:pPrChange>
            </w:pPr>
          </w:p>
        </w:tc>
      </w:tr>
    </w:tbl>
    <w:p w14:paraId="2932D7E0" w14:textId="77777777" w:rsidR="00516DD1" w:rsidRPr="00D822A3" w:rsidRDefault="00516DD1" w:rsidP="00516DD1">
      <w:pPr>
        <w:pStyle w:val="Code"/>
        <w:rPr>
          <w:ins w:id="111" w:author="Stefan Bjornander" w:date="2015-04-26T09:49:00Z"/>
          <w:lang w:val="en-GB"/>
        </w:rPr>
      </w:pPr>
    </w:p>
    <w:p w14:paraId="1E9078F4" w14:textId="77777777" w:rsidR="00516DD1" w:rsidRPr="00D822A3" w:rsidRDefault="00516DD1">
      <w:pPr>
        <w:rPr>
          <w:ins w:id="112" w:author="Stefan Bjornander" w:date="2015-04-26T09:52:00Z"/>
          <w:lang w:val="en-GB"/>
        </w:rPr>
        <w:pPrChange w:id="113" w:author="Stefan Bjornander" w:date="2015-04-26T09:51:00Z">
          <w:pPr>
            <w:pStyle w:val="Code"/>
          </w:pPr>
        </w:pPrChange>
      </w:pPr>
      <w:r w:rsidRPr="00D822A3">
        <w:rPr>
          <w:noProof/>
          <w:lang w:val="en-GB"/>
        </w:rPr>
        <w:t xml:space="preserve">Below is a simple set of statement rules. Unfortunately, they are </w:t>
      </w:r>
      <w:ins w:id="114" w:author="Stefan Bjornander" w:date="2015-04-26T09:53:00Z">
        <w:r w:rsidRPr="00D822A3">
          <w:rPr>
            <w:noProof/>
            <w:lang w:val="en-GB"/>
          </w:rPr>
          <w:t>ambiguous</w:t>
        </w:r>
      </w:ins>
      <w:ins w:id="115" w:author="Stefan Bjornander" w:date="2015-04-26T09:50:00Z">
        <w:r w:rsidRPr="00D822A3">
          <w:rPr>
            <w:noProof/>
            <w:lang w:val="en-GB"/>
          </w:rPr>
          <w:t xml:space="preserve"> in that way that </w:t>
        </w:r>
      </w:ins>
      <w:ins w:id="116" w:author="Stefan Bjornander" w:date="2015-04-26T09:52:00Z">
        <w:r w:rsidRPr="00D822A3">
          <w:rPr>
            <w:noProof/>
            <w:lang w:val="en-GB"/>
          </w:rPr>
          <w:t xml:space="preserve">the </w:t>
        </w:r>
      </w:ins>
      <w:r w:rsidRPr="00D822A3">
        <w:rPr>
          <w:noProof/>
          <w:lang w:val="en-GB"/>
        </w:rPr>
        <w:t xml:space="preserve">an </w:t>
      </w:r>
      <w:ins w:id="117" w:author="Stefan Bjornander" w:date="2015-04-26T09:52:00Z">
        <w:r w:rsidRPr="00D822A3">
          <w:rPr>
            <w:rStyle w:val="CodeInText"/>
            <w:i/>
            <w:noProof/>
            <w:lang w:val="en-GB"/>
            <w:rPrChange w:id="118"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19" w:author="Stefan Bjornander" w:date="2015-04-26T09:52:00Z">
        <w:r w:rsidRPr="00D822A3">
          <w:rPr>
            <w:noProof/>
            <w:lang w:val="en-GB"/>
          </w:rPr>
          <w:t xml:space="preserve"> </w:t>
        </w:r>
        <w:r w:rsidRPr="00D822A3">
          <w:rPr>
            <w:rStyle w:val="CodeInText"/>
            <w:i/>
            <w:noProof/>
            <w:lang w:val="en-GB"/>
            <w:rPrChange w:id="120"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21"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22" w:author="Stefan Bjornander" w:date="2015-04-26T09:49:00Z"/>
          <w:lang w:val="en-GB"/>
        </w:rPr>
      </w:pPr>
      <w:ins w:id="123" w:author="Stefan Bjornander" w:date="2015-04-26T09:47:00Z">
        <w:r w:rsidRPr="00D822A3">
          <w:rPr>
            <w:lang w:val="en-GB"/>
          </w:rPr>
          <w:t>statement ::=</w:t>
        </w:r>
      </w:ins>
    </w:p>
    <w:p w14:paraId="7FBE5268" w14:textId="77777777" w:rsidR="00516DD1" w:rsidRPr="00D822A3" w:rsidRDefault="00516DD1" w:rsidP="00516DD1">
      <w:pPr>
        <w:pStyle w:val="Code"/>
        <w:rPr>
          <w:ins w:id="124" w:author="Stefan Bjornander" w:date="2015-04-26T09:47:00Z"/>
          <w:lang w:val="en-GB"/>
        </w:rPr>
      </w:pPr>
      <w:ins w:id="125" w:author="Stefan Bjornander" w:date="2015-04-26T09:49:00Z">
        <w:r w:rsidRPr="00D822A3">
          <w:rPr>
            <w:lang w:val="en-GB"/>
          </w:rPr>
          <w:t xml:space="preserve">   </w:t>
        </w:r>
      </w:ins>
      <w:r w:rsidRPr="00D822A3">
        <w:rPr>
          <w:lang w:val="en-GB"/>
        </w:rPr>
        <w:t xml:space="preserve"> </w:t>
      </w:r>
      <w:ins w:id="126" w:author="Stefan Bjornander" w:date="2015-04-26T09:49:00Z">
        <w:r w:rsidRPr="00D822A3">
          <w:rPr>
            <w:lang w:val="en-GB"/>
          </w:rPr>
          <w:t xml:space="preserve">IF LEFT_PAREN </w:t>
        </w:r>
      </w:ins>
      <w:ins w:id="127" w:author="Stefan Bjornander" w:date="2015-04-26T10:08:00Z">
        <w:r w:rsidRPr="00D822A3">
          <w:rPr>
            <w:lang w:val="en-GB"/>
          </w:rPr>
          <w:t xml:space="preserve">logical_expression </w:t>
        </w:r>
      </w:ins>
      <w:ins w:id="128" w:author="Stefan Bjornander" w:date="2015-04-26T09:49:00Z">
        <w:r w:rsidRPr="00D822A3">
          <w:rPr>
            <w:lang w:val="en-GB"/>
          </w:rPr>
          <w:t>RIGHT_PAREN statement</w:t>
        </w:r>
      </w:ins>
    </w:p>
    <w:p w14:paraId="436C5EC9" w14:textId="77777777" w:rsidR="00516DD1" w:rsidRPr="00D822A3" w:rsidRDefault="00516DD1" w:rsidP="00516DD1">
      <w:pPr>
        <w:pStyle w:val="Code"/>
        <w:rPr>
          <w:ins w:id="129" w:author="Stefan Bjornander" w:date="2015-04-26T09:49:00Z"/>
          <w:lang w:val="en-GB"/>
        </w:rPr>
      </w:pPr>
      <w:ins w:id="130" w:author="Stefan Bjornander" w:date="2015-04-26T09:49:00Z">
        <w:r w:rsidRPr="00D822A3">
          <w:rPr>
            <w:lang w:val="en-GB"/>
          </w:rPr>
          <w:t xml:space="preserve"> </w:t>
        </w:r>
      </w:ins>
      <w:r w:rsidRPr="00D822A3">
        <w:rPr>
          <w:lang w:val="en-GB"/>
        </w:rPr>
        <w:t xml:space="preserve"> </w:t>
      </w:r>
      <w:ins w:id="131" w:author="Stefan Bjornander" w:date="2015-04-26T09:49:00Z">
        <w:r w:rsidRPr="00D822A3">
          <w:rPr>
            <w:lang w:val="en-GB"/>
          </w:rPr>
          <w:t>|</w:t>
        </w:r>
      </w:ins>
      <w:r w:rsidRPr="00D822A3">
        <w:rPr>
          <w:lang w:val="en-GB"/>
        </w:rPr>
        <w:t xml:space="preserve"> </w:t>
      </w:r>
      <w:ins w:id="132" w:author="Stefan Bjornander" w:date="2015-04-26T09:49:00Z">
        <w:r w:rsidRPr="00D822A3">
          <w:rPr>
            <w:lang w:val="en-GB"/>
          </w:rPr>
          <w:t xml:space="preserve">IF LEFT_PAREN </w:t>
        </w:r>
      </w:ins>
      <w:ins w:id="133" w:author="Stefan Bjornander" w:date="2015-04-26T10:08:00Z">
        <w:r w:rsidRPr="00D822A3">
          <w:rPr>
            <w:lang w:val="en-GB"/>
          </w:rPr>
          <w:t xml:space="preserve">logical_expression </w:t>
        </w:r>
      </w:ins>
      <w:ins w:id="134"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35" w:author="Stefan Bjornander" w:date="2015-04-26T10:08:00Z">
        <w:r w:rsidRPr="00D822A3">
          <w:rPr>
            <w:lang w:val="en-GB"/>
          </w:rPr>
          <w:t xml:space="preserve">  | </w:t>
        </w:r>
      </w:ins>
      <w:r w:rsidRPr="00D822A3">
        <w:rPr>
          <w:lang w:val="en-GB"/>
        </w:rPr>
        <w:t>...</w:t>
      </w:r>
    </w:p>
    <w:p w14:paraId="6D69375A" w14:textId="77777777" w:rsidR="00516DD1" w:rsidRPr="00D822A3" w:rsidRDefault="00516DD1">
      <w:pPr>
        <w:rPr>
          <w:ins w:id="136" w:author="Stefan Bjornander" w:date="2015-04-26T09:47:00Z"/>
          <w:lang w:val="en-GB"/>
        </w:rPr>
        <w:pPrChange w:id="137" w:author="Stefan Bjornander" w:date="2015-04-26T09:25:00Z">
          <w:pPr>
            <w:pStyle w:val="Code"/>
          </w:pPr>
        </w:pPrChange>
      </w:pPr>
      <w:ins w:id="138" w:author="Stefan Bjornander" w:date="2015-04-26T09:51:00Z">
        <w:r w:rsidRPr="00D822A3">
          <w:rPr>
            <w:noProof/>
            <w:lang w:val="en-GB"/>
          </w:rPr>
          <w:t xml:space="preserve">To solve the problem, we need a more complicated </w:t>
        </w:r>
      </w:ins>
      <w:ins w:id="139" w:author="Stefan Bjornander" w:date="2015-04-26T09:53:00Z">
        <w:r w:rsidRPr="00D822A3">
          <w:rPr>
            <w:noProof/>
            <w:lang w:val="en-GB"/>
          </w:rPr>
          <w:t>set of rules</w:t>
        </w:r>
      </w:ins>
      <w:r w:rsidRPr="00D822A3">
        <w:rPr>
          <w:noProof/>
          <w:lang w:val="en-GB"/>
        </w:rPr>
        <w:t xml:space="preserve"> that works with open and closed statements.</w:t>
      </w:r>
      <w:ins w:id="140" w:author="Stefan Bjornander" w:date="2015-04-26T09:54:00Z">
        <w:r w:rsidRPr="00D822A3">
          <w:rPr>
            <w:noProof/>
            <w:lang w:val="en-GB"/>
          </w:rPr>
          <w:t xml:space="preserve"> The </w:t>
        </w:r>
      </w:ins>
      <w:ins w:id="141"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42" w:author="Stefan Bjornander" w:date="2015-04-26T09:58:00Z">
              <w:rPr>
                <w:rStyle w:val="CodeInText"/>
              </w:rPr>
            </w:rPrChange>
          </w:rPr>
          <w:t>else</w:t>
        </w:r>
        <w:r w:rsidRPr="00D822A3">
          <w:rPr>
            <w:noProof/>
            <w:lang w:val="en-GB"/>
          </w:rPr>
          <w:t xml:space="preserve"> with the</w:t>
        </w:r>
      </w:ins>
      <w:ins w:id="143" w:author="Stefan Bjornander" w:date="2015-04-26T09:58:00Z">
        <w:r w:rsidRPr="00D822A3">
          <w:rPr>
            <w:noProof/>
            <w:lang w:val="en-GB"/>
          </w:rPr>
          <w:t xml:space="preserve"> latest preceding</w:t>
        </w:r>
      </w:ins>
      <w:ins w:id="144" w:author="Stefan Bjornander" w:date="2015-04-26T09:57:00Z">
        <w:r w:rsidRPr="00D822A3">
          <w:rPr>
            <w:noProof/>
            <w:lang w:val="en-GB"/>
          </w:rPr>
          <w:t xml:space="preserve"> </w:t>
        </w:r>
      </w:ins>
      <w:ins w:id="145" w:author="Stefan Bjornander" w:date="2015-04-26T09:58:00Z">
        <w:r w:rsidRPr="00D822A3">
          <w:rPr>
            <w:rStyle w:val="CodeInText"/>
            <w:i/>
            <w:noProof/>
            <w:lang w:val="en-GB"/>
            <w:rPrChange w:id="146" w:author="Stefan Bjornander" w:date="2015-04-26T09:58:00Z">
              <w:rPr>
                <w:rStyle w:val="CodeInText"/>
              </w:rPr>
            </w:rPrChange>
          </w:rPr>
          <w:t>if</w:t>
        </w:r>
      </w:ins>
      <w:r w:rsidRPr="00D822A3">
        <w:rPr>
          <w:noProof/>
          <w:lang w:val="en-GB"/>
        </w:rPr>
        <w:t>, with compiles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A theoretical explanation of the open-closed statement solution is beyond the scope of this book, but I recommend the Dragon Book by Aho et al. for a closer look.</w:t>
      </w:r>
    </w:p>
    <w:p w14:paraId="12B6CFB1" w14:textId="17AAC7D6" w:rsidR="00B3577D" w:rsidRPr="00D822A3" w:rsidRDefault="006805DA" w:rsidP="00A12499">
      <w:pPr>
        <w:rPr>
          <w:lang w:val="en-GB"/>
        </w:rPr>
      </w:pPr>
      <w:r w:rsidRPr="00D822A3">
        <w:rPr>
          <w:lang w:val="en-GB"/>
        </w:rPr>
        <w:t>So, let us return to the if-else statement.</w:t>
      </w:r>
    </w:p>
    <w:p w14:paraId="0DC12A5F" w14:textId="671F864F" w:rsidR="007C08E0" w:rsidRPr="00D822A3" w:rsidRDefault="007C08E0" w:rsidP="007C08E0">
      <w:pPr>
        <w:pStyle w:val="CodeHeader"/>
        <w:rPr>
          <w:lang w:val="en-GB"/>
        </w:rPr>
      </w:pPr>
      <w:r w:rsidRPr="00D822A3">
        <w:rPr>
          <w:lang w:val="en-GB"/>
        </w:rPr>
        <w:t>MainParser.cs</w:t>
      </w:r>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6719A11A" w:rsidR="0080062E" w:rsidRPr="00D822A3" w:rsidRDefault="0080062E" w:rsidP="00661ECC">
      <w:pPr>
        <w:pStyle w:val="Code"/>
        <w:rPr>
          <w:highlight w:val="white"/>
          <w:lang w:val="en-GB"/>
        </w:rPr>
      </w:pPr>
      <w:r w:rsidRPr="00D822A3">
        <w:rPr>
          <w:highlight w:val="white"/>
          <w:lang w:val="en-GB"/>
        </w:rPr>
        <w:t xml:space="preserve">  | // ...</w:t>
      </w:r>
    </w:p>
    <w:p w14:paraId="5D465263" w14:textId="0BF00289"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next set,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r w:rsidRPr="00D822A3">
        <w:rPr>
          <w:highlight w:val="white"/>
          <w:lang w:val="en-GB"/>
        </w:rPr>
        <w:t>Statement.cs</w:t>
      </w:r>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77777777" w:rsidR="009E6D84" w:rsidRPr="00D822A3" w:rsidRDefault="009E6D84" w:rsidP="009E6D84">
      <w:pPr>
        <w:pStyle w:val="Code"/>
        <w:rPr>
          <w:highlight w:val="white"/>
          <w:lang w:val="en-GB"/>
        </w:rPr>
      </w:pPr>
      <w:r w:rsidRPr="00D822A3">
        <w:rPr>
          <w:highlight w:val="white"/>
          <w:lang w:val="en-GB"/>
        </w:rPr>
        <w:t xml:space="preserve">    private List&lt;MiddleCode&gt; m_list;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2FF11B97" w14:textId="77777777" w:rsidR="00637126" w:rsidRPr="00D822A3" w:rsidRDefault="00637126" w:rsidP="00637126">
      <w:pPr>
        <w:pStyle w:val="Code"/>
        <w:rPr>
          <w:highlight w:val="white"/>
          <w:lang w:val="en-GB"/>
        </w:rPr>
      </w:pPr>
      <w:r w:rsidRPr="00D822A3">
        <w:rPr>
          <w:highlight w:val="white"/>
          <w:lang w:val="en-GB"/>
        </w:rPr>
        <w:t xml:space="preserve">    public Statement(List&lt;MiddleCode&gt; list, ISet&lt;MiddleCode&gt; nextSet) {</w:t>
      </w:r>
    </w:p>
    <w:p w14:paraId="4FBC353D" w14:textId="7A23BBB6"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(list != null);</w:t>
      </w:r>
    </w:p>
    <w:p w14:paraId="025346A5" w14:textId="77777777" w:rsidR="00637126" w:rsidRPr="00D822A3" w:rsidRDefault="00637126" w:rsidP="00637126">
      <w:pPr>
        <w:pStyle w:val="Code"/>
        <w:rPr>
          <w:highlight w:val="white"/>
          <w:lang w:val="en-GB"/>
        </w:rPr>
      </w:pPr>
      <w:r w:rsidRPr="00D822A3">
        <w:rPr>
          <w:highlight w:val="white"/>
          <w:lang w:val="en-GB"/>
        </w:rPr>
        <w:t xml:space="preserve">      m_list = list;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77777777" w:rsidR="00DF226A" w:rsidRPr="00D822A3" w:rsidRDefault="00DF226A" w:rsidP="00DF226A">
      <w:pPr>
        <w:pStyle w:val="Code"/>
        <w:rPr>
          <w:highlight w:val="white"/>
          <w:lang w:val="en-GB"/>
        </w:rPr>
      </w:pPr>
      <w:r w:rsidRPr="00D822A3">
        <w:rPr>
          <w:highlight w:val="white"/>
          <w:lang w:val="en-GB"/>
        </w:rPr>
        <w:t xml:space="preserve">      get { return m_list;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040E5D59"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symbol, a register, and a</w:t>
      </w:r>
      <w:r w:rsidR="0070626D" w:rsidRPr="00D822A3">
        <w:rPr>
          <w:highlight w:val="white"/>
          <w:lang w:val="en-GB"/>
        </w:rPr>
        <w:t xml:space="preserve"> short and </w:t>
      </w:r>
      <w:r w:rsidR="000F0CB9" w:rsidRPr="00D822A3">
        <w:rPr>
          <w:highlight w:val="white"/>
          <w:lang w:val="en-GB"/>
        </w:rPr>
        <w:t xml:space="preserve">a </w:t>
      </w:r>
      <w:r w:rsidR="0070626D" w:rsidRPr="00D822A3">
        <w:rPr>
          <w:highlight w:val="white"/>
          <w:lang w:val="en-GB"/>
        </w:rPr>
        <w:t>long list</w:t>
      </w:r>
      <w:r w:rsidR="000F0CB9" w:rsidRPr="00D822A3">
        <w:rPr>
          <w:highlight w:val="white"/>
          <w:lang w:val="en-GB"/>
        </w:rPr>
        <w:t xml:space="preserve">. </w:t>
      </w:r>
      <w:r w:rsidR="002B259D" w:rsidRPr="00D822A3">
        <w:rPr>
          <w:highlight w:val="white"/>
          <w:lang w:val="en-GB"/>
        </w:rPr>
        <w:t xml:space="preserve">The register parameter is used in system calls when we need to access or assign specific register. </w:t>
      </w:r>
      <w:r w:rsidR="000F0CB9" w:rsidRPr="00D822A3">
        <w:rPr>
          <w:highlight w:val="white"/>
          <w:lang w:val="en-GB"/>
        </w:rPr>
        <w:t>The difference between the short and long list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 xml:space="preserve">effects of the expression.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whole expression</w:t>
      </w:r>
      <w:r w:rsidR="006B23C4" w:rsidRPr="00D822A3">
        <w:rPr>
          <w:highlight w:val="white"/>
          <w:lang w:val="en-GB"/>
        </w:rPr>
        <w:t>:</w:t>
      </w:r>
      <w:r w:rsidR="006979F2" w:rsidRPr="00D822A3">
        <w:rPr>
          <w:highlight w:val="white"/>
          <w:lang w:val="en-GB"/>
        </w:rPr>
        <w:t xml:space="preserve"> the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holds only the side</w:t>
      </w:r>
      <w:r w:rsidR="00A23B3B" w:rsidRPr="00D822A3">
        <w:rPr>
          <w:highlight w:val="white"/>
          <w:lang w:val="en-GB"/>
        </w:rPr>
        <w:t xml:space="preserve"> </w:t>
      </w:r>
      <w:r w:rsidR="008E3D7C" w:rsidRPr="00D822A3">
        <w:rPr>
          <w:highlight w:val="white"/>
          <w:lang w:val="en-GB"/>
        </w:rPr>
        <w:t>effe</w:t>
      </w:r>
      <w:r w:rsidR="00C14DB2" w:rsidRPr="00D822A3">
        <w:rPr>
          <w:highlight w:val="white"/>
          <w:lang w:val="en-GB"/>
        </w:rPr>
        <w:t>c</w:t>
      </w:r>
      <w:r w:rsidR="008E3D7C" w:rsidRPr="00D822A3">
        <w:rPr>
          <w:highlight w:val="white"/>
          <w:lang w:val="en-GB"/>
        </w:rPr>
        <w:t xml:space="preserve">ts: the function call and </w:t>
      </w:r>
      <w:r w:rsidR="008F23C8" w:rsidRPr="00D822A3">
        <w:rPr>
          <w:highlight w:val="white"/>
          <w:lang w:val="en-GB"/>
        </w:rPr>
        <w:t xml:space="preserve">decrement, </w:t>
      </w:r>
      <w:r w:rsidR="006979F2" w:rsidRPr="00D822A3">
        <w:rPr>
          <w:highlight w:val="white"/>
          <w:lang w:val="en-GB"/>
        </w:rPr>
        <w:t>but not the addition</w:t>
      </w:r>
      <w:r w:rsidR="008F23C8" w:rsidRPr="00D822A3">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4521CEE0"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AC1031" w:rsidRPr="00D822A3">
        <w:rPr>
          <w:highlight w:val="white"/>
          <w:lang w:val="en-GB"/>
        </w:rPr>
        <w:t>eventually be</w:t>
      </w:r>
      <w:r w:rsidRPr="00D822A3">
        <w:rPr>
          <w:highlight w:val="white"/>
          <w:lang w:val="en-GB"/>
        </w:rPr>
        <w:t xml:space="preserve"> ignored by the compiler.</w:t>
      </w:r>
    </w:p>
    <w:p w14:paraId="53A43FDB" w14:textId="1C5359B1" w:rsidR="008F23C8" w:rsidRPr="00D822A3" w:rsidRDefault="008F23C8" w:rsidP="008F23C8">
      <w:pPr>
        <w:pStyle w:val="Code"/>
        <w:rPr>
          <w:highlight w:val="white"/>
          <w:lang w:val="en-GB"/>
        </w:rPr>
      </w:pPr>
      <w:r w:rsidRPr="00D822A3">
        <w:rPr>
          <w:highlight w:val="white"/>
          <w:lang w:val="en-GB"/>
        </w:rPr>
        <w:t>a + (b * c);</w:t>
      </w:r>
    </w:p>
    <w:p w14:paraId="5725BF2F" w14:textId="28AA5DAE" w:rsidR="00627081" w:rsidRPr="00D822A3" w:rsidRDefault="00627081" w:rsidP="00627081">
      <w:pPr>
        <w:pStyle w:val="CodeHeader"/>
        <w:rPr>
          <w:highlight w:val="white"/>
          <w:lang w:val="en-GB"/>
        </w:rPr>
      </w:pPr>
      <w:r w:rsidRPr="00D822A3">
        <w:rPr>
          <w:highlight w:val="white"/>
          <w:lang w:val="en-GB"/>
        </w:rPr>
        <w:t>Expression.cs</w:t>
      </w:r>
    </w:p>
    <w:p w14:paraId="7247DD7D" w14:textId="77777777" w:rsidR="00627081" w:rsidRPr="00D822A3" w:rsidRDefault="00627081" w:rsidP="00627081">
      <w:pPr>
        <w:pStyle w:val="Code"/>
        <w:rPr>
          <w:highlight w:val="white"/>
          <w:lang w:val="en-GB"/>
        </w:rPr>
      </w:pPr>
      <w:r w:rsidRPr="00D822A3">
        <w:rPr>
          <w:highlight w:val="white"/>
          <w:lang w:val="en-GB"/>
        </w:rPr>
        <w:t>using System.Numerics;</w:t>
      </w:r>
    </w:p>
    <w:p w14:paraId="4A090151" w14:textId="77777777" w:rsidR="00627081" w:rsidRPr="00D822A3" w:rsidRDefault="00627081" w:rsidP="00627081">
      <w:pPr>
        <w:pStyle w:val="Code"/>
        <w:rPr>
          <w:highlight w:val="white"/>
          <w:lang w:val="en-GB"/>
        </w:rPr>
      </w:pPr>
      <w:r w:rsidRPr="00D822A3">
        <w:rPr>
          <w:highlight w:val="white"/>
          <w:lang w:val="en-GB"/>
        </w:rPr>
        <w:t>using System.Collections.Generic;</w:t>
      </w:r>
    </w:p>
    <w:p w14:paraId="56845279" w14:textId="77777777" w:rsidR="00627081" w:rsidRPr="00D822A3" w:rsidRDefault="00627081" w:rsidP="00627081">
      <w:pPr>
        <w:pStyle w:val="Code"/>
        <w:rPr>
          <w:highlight w:val="white"/>
          <w:lang w:val="en-GB"/>
        </w:rPr>
      </w:pPr>
    </w:p>
    <w:p w14:paraId="2D5CC1D4" w14:textId="77777777" w:rsidR="00627081" w:rsidRPr="00D822A3" w:rsidRDefault="00627081" w:rsidP="00627081">
      <w:pPr>
        <w:pStyle w:val="Code"/>
        <w:rPr>
          <w:highlight w:val="white"/>
          <w:lang w:val="en-GB"/>
        </w:rPr>
      </w:pPr>
      <w:r w:rsidRPr="00D822A3">
        <w:rPr>
          <w:highlight w:val="white"/>
          <w:lang w:val="en-GB"/>
        </w:rPr>
        <w:t>namespace CCompiler {</w:t>
      </w:r>
    </w:p>
    <w:p w14:paraId="5A849BA2" w14:textId="77777777" w:rsidR="00627081" w:rsidRPr="00D822A3" w:rsidRDefault="00627081" w:rsidP="00627081">
      <w:pPr>
        <w:pStyle w:val="Code"/>
        <w:rPr>
          <w:highlight w:val="white"/>
          <w:lang w:val="en-GB"/>
        </w:rPr>
      </w:pPr>
      <w:r w:rsidRPr="00D822A3">
        <w:rPr>
          <w:highlight w:val="white"/>
          <w:lang w:val="en-GB"/>
        </w:rPr>
        <w:t xml:space="preserve">  public class Expression {</w:t>
      </w:r>
    </w:p>
    <w:p w14:paraId="2C5389D8" w14:textId="77777777" w:rsidR="00627081" w:rsidRPr="00D822A3" w:rsidRDefault="00627081" w:rsidP="00627081">
      <w:pPr>
        <w:pStyle w:val="Code"/>
        <w:rPr>
          <w:highlight w:val="white"/>
          <w:lang w:val="en-GB"/>
        </w:rPr>
      </w:pPr>
      <w:r w:rsidRPr="00D822A3">
        <w:rPr>
          <w:highlight w:val="white"/>
          <w:lang w:val="en-GB"/>
        </w:rPr>
        <w:t xml:space="preserve">    private Symbol m_symbol;</w:t>
      </w:r>
    </w:p>
    <w:p w14:paraId="1BDBDDD7" w14:textId="77777777" w:rsidR="00627081" w:rsidRPr="00D822A3" w:rsidRDefault="00627081" w:rsidP="00627081">
      <w:pPr>
        <w:pStyle w:val="Code"/>
        <w:rPr>
          <w:highlight w:val="white"/>
          <w:lang w:val="en-GB"/>
        </w:rPr>
      </w:pPr>
      <w:r w:rsidRPr="00D822A3">
        <w:rPr>
          <w:highlight w:val="white"/>
          <w:lang w:val="en-GB"/>
        </w:rPr>
        <w:t xml:space="preserve">    private List&lt;MiddleCode&gt; m_shortList;</w:t>
      </w:r>
    </w:p>
    <w:p w14:paraId="5CDA47B0" w14:textId="77777777" w:rsidR="00627081" w:rsidRPr="00D822A3" w:rsidRDefault="00627081" w:rsidP="00627081">
      <w:pPr>
        <w:pStyle w:val="Code"/>
        <w:rPr>
          <w:highlight w:val="white"/>
          <w:lang w:val="en-GB"/>
        </w:rPr>
      </w:pPr>
      <w:r w:rsidRPr="00D822A3">
        <w:rPr>
          <w:highlight w:val="white"/>
          <w:lang w:val="en-GB"/>
        </w:rPr>
        <w:t xml:space="preserve">    private List&lt;MiddleCode&gt; m_longList;</w:t>
      </w:r>
    </w:p>
    <w:p w14:paraId="3CFD08D3" w14:textId="77777777" w:rsidR="00627081" w:rsidRPr="00D822A3" w:rsidRDefault="00627081" w:rsidP="00627081">
      <w:pPr>
        <w:pStyle w:val="Code"/>
        <w:rPr>
          <w:highlight w:val="white"/>
          <w:lang w:val="en-GB"/>
        </w:rPr>
      </w:pPr>
      <w:r w:rsidRPr="00D822A3">
        <w:rPr>
          <w:highlight w:val="white"/>
          <w:lang w:val="en-GB"/>
        </w:rPr>
        <w:t xml:space="preserve">    private Register? m_register;</w:t>
      </w:r>
    </w:p>
    <w:p w14:paraId="524850FB" w14:textId="77777777" w:rsidR="00627081" w:rsidRPr="00D822A3" w:rsidRDefault="00627081" w:rsidP="00627081">
      <w:pPr>
        <w:pStyle w:val="Code"/>
        <w:rPr>
          <w:highlight w:val="white"/>
          <w:lang w:val="en-GB"/>
        </w:rPr>
      </w:pPr>
      <w:r w:rsidRPr="00D822A3">
        <w:rPr>
          <w:highlight w:val="white"/>
          <w:lang w:val="en-GB"/>
        </w:rPr>
        <w:t xml:space="preserve">  </w:t>
      </w:r>
    </w:p>
    <w:p w14:paraId="3B578E37" w14:textId="77777777" w:rsidR="00627081" w:rsidRPr="00D822A3" w:rsidRDefault="00627081" w:rsidP="00627081">
      <w:pPr>
        <w:pStyle w:val="Code"/>
        <w:rPr>
          <w:highlight w:val="white"/>
          <w:lang w:val="en-GB"/>
        </w:rPr>
      </w:pPr>
      <w:r w:rsidRPr="00D822A3">
        <w:rPr>
          <w:highlight w:val="white"/>
          <w:lang w:val="en-GB"/>
        </w:rPr>
        <w:t xml:space="preserve">    public Expression(Symbol symbol, List&lt;MiddleCode&gt; shortList,</w:t>
      </w:r>
    </w:p>
    <w:p w14:paraId="28F7B670" w14:textId="77777777" w:rsidR="00627081" w:rsidRPr="00D822A3" w:rsidRDefault="00627081" w:rsidP="00627081">
      <w:pPr>
        <w:pStyle w:val="Code"/>
        <w:rPr>
          <w:highlight w:val="white"/>
          <w:lang w:val="en-GB"/>
        </w:rPr>
      </w:pPr>
      <w:r w:rsidRPr="00D822A3">
        <w:rPr>
          <w:highlight w:val="white"/>
          <w:lang w:val="en-GB"/>
        </w:rPr>
        <w:t xml:space="preserve">                      List&lt;MiddleCode&gt; longList, Register? register = null) {</w:t>
      </w:r>
    </w:p>
    <w:p w14:paraId="421EB417" w14:textId="77777777" w:rsidR="00627081" w:rsidRPr="00D822A3" w:rsidRDefault="00627081" w:rsidP="00627081">
      <w:pPr>
        <w:pStyle w:val="Code"/>
        <w:rPr>
          <w:highlight w:val="white"/>
          <w:lang w:val="en-GB"/>
        </w:rPr>
      </w:pPr>
      <w:r w:rsidRPr="00D822A3">
        <w:rPr>
          <w:highlight w:val="white"/>
          <w:lang w:val="en-GB"/>
        </w:rPr>
        <w:t xml:space="preserve">      m_symbol = symbol;</w:t>
      </w:r>
    </w:p>
    <w:p w14:paraId="2EEFA22F" w14:textId="77777777" w:rsidR="00627081" w:rsidRPr="00D822A3" w:rsidRDefault="00627081" w:rsidP="00627081">
      <w:pPr>
        <w:pStyle w:val="Code"/>
        <w:rPr>
          <w:highlight w:val="white"/>
          <w:lang w:val="en-GB"/>
        </w:rPr>
      </w:pPr>
      <w:r w:rsidRPr="00D822A3">
        <w:rPr>
          <w:highlight w:val="white"/>
          <w:lang w:val="en-GB"/>
        </w:rPr>
        <w:t xml:space="preserve">      m_shortList = (shortList != null) ? shortList : (new List&lt;MiddleCode&gt;());</w:t>
      </w:r>
    </w:p>
    <w:p w14:paraId="3A2DB805" w14:textId="77777777" w:rsidR="00627081" w:rsidRPr="00D822A3" w:rsidRDefault="00627081" w:rsidP="00627081">
      <w:pPr>
        <w:pStyle w:val="Code"/>
        <w:rPr>
          <w:highlight w:val="white"/>
          <w:lang w:val="en-GB"/>
        </w:rPr>
      </w:pPr>
      <w:r w:rsidRPr="00D822A3">
        <w:rPr>
          <w:highlight w:val="white"/>
          <w:lang w:val="en-GB"/>
        </w:rPr>
        <w:t xml:space="preserve">      m_longList = (longList != null) ? longList : (new List&lt;MiddleCode&gt;());</w:t>
      </w:r>
    </w:p>
    <w:p w14:paraId="06F97495" w14:textId="77777777" w:rsidR="00627081" w:rsidRPr="00D822A3" w:rsidRDefault="00627081" w:rsidP="00627081">
      <w:pPr>
        <w:pStyle w:val="Code"/>
        <w:rPr>
          <w:highlight w:val="white"/>
          <w:lang w:val="en-GB"/>
        </w:rPr>
      </w:pPr>
      <w:r w:rsidRPr="00D822A3">
        <w:rPr>
          <w:highlight w:val="white"/>
          <w:lang w:val="en-GB"/>
        </w:rPr>
        <w:t xml:space="preserve">      m_register = register;</w:t>
      </w:r>
    </w:p>
    <w:p w14:paraId="2AFA26A9" w14:textId="77777777" w:rsidR="00627081" w:rsidRPr="00D822A3" w:rsidRDefault="00627081" w:rsidP="00627081">
      <w:pPr>
        <w:pStyle w:val="Code"/>
        <w:rPr>
          <w:highlight w:val="white"/>
          <w:lang w:val="en-GB"/>
        </w:rPr>
      </w:pPr>
      <w:r w:rsidRPr="00D822A3">
        <w:rPr>
          <w:highlight w:val="white"/>
          <w:lang w:val="en-GB"/>
        </w:rPr>
        <w:t xml:space="preserve">    }</w:t>
      </w:r>
    </w:p>
    <w:p w14:paraId="59A9F384" w14:textId="77777777" w:rsidR="00627081" w:rsidRPr="00D822A3" w:rsidRDefault="00627081" w:rsidP="00627081">
      <w:pPr>
        <w:pStyle w:val="Code"/>
        <w:rPr>
          <w:highlight w:val="white"/>
          <w:lang w:val="en-GB"/>
        </w:rPr>
      </w:pPr>
      <w:r w:rsidRPr="00D822A3">
        <w:rPr>
          <w:highlight w:val="white"/>
          <w:lang w:val="en-GB"/>
        </w:rPr>
        <w:t xml:space="preserve">  </w:t>
      </w:r>
    </w:p>
    <w:p w14:paraId="67EFEBCA" w14:textId="77777777" w:rsidR="00627081" w:rsidRPr="00D822A3" w:rsidRDefault="00627081" w:rsidP="00627081">
      <w:pPr>
        <w:pStyle w:val="Code"/>
        <w:rPr>
          <w:highlight w:val="white"/>
          <w:lang w:val="en-GB"/>
        </w:rPr>
      </w:pPr>
      <w:r w:rsidRPr="00D822A3">
        <w:rPr>
          <w:highlight w:val="white"/>
          <w:lang w:val="en-GB"/>
        </w:rPr>
        <w:t xml:space="preserve">    public Symbol Symbol {</w:t>
      </w:r>
    </w:p>
    <w:p w14:paraId="7A35803E" w14:textId="77777777" w:rsidR="00627081" w:rsidRPr="00D822A3" w:rsidRDefault="00627081" w:rsidP="00627081">
      <w:pPr>
        <w:pStyle w:val="Code"/>
        <w:rPr>
          <w:highlight w:val="white"/>
          <w:lang w:val="en-GB"/>
        </w:rPr>
      </w:pPr>
      <w:r w:rsidRPr="00D822A3">
        <w:rPr>
          <w:highlight w:val="white"/>
          <w:lang w:val="en-GB"/>
        </w:rPr>
        <w:t xml:space="preserve">      get { return m_symbol; }</w:t>
      </w:r>
    </w:p>
    <w:p w14:paraId="7185BEE2" w14:textId="77777777" w:rsidR="00627081" w:rsidRPr="00D822A3" w:rsidRDefault="00627081" w:rsidP="00627081">
      <w:pPr>
        <w:pStyle w:val="Code"/>
        <w:rPr>
          <w:highlight w:val="white"/>
          <w:lang w:val="en-GB"/>
        </w:rPr>
      </w:pPr>
      <w:r w:rsidRPr="00D822A3">
        <w:rPr>
          <w:highlight w:val="white"/>
          <w:lang w:val="en-GB"/>
        </w:rPr>
        <w:t xml:space="preserve">    }</w:t>
      </w:r>
    </w:p>
    <w:p w14:paraId="32F8E7C0" w14:textId="77777777" w:rsidR="00627081" w:rsidRPr="00D822A3" w:rsidRDefault="00627081" w:rsidP="00627081">
      <w:pPr>
        <w:pStyle w:val="Code"/>
        <w:rPr>
          <w:highlight w:val="white"/>
          <w:lang w:val="en-GB"/>
        </w:rPr>
      </w:pPr>
    </w:p>
    <w:p w14:paraId="11DF9023" w14:textId="77777777" w:rsidR="00627081" w:rsidRPr="00D822A3" w:rsidRDefault="00627081" w:rsidP="00627081">
      <w:pPr>
        <w:pStyle w:val="Code"/>
        <w:rPr>
          <w:highlight w:val="white"/>
          <w:lang w:val="en-GB"/>
        </w:rPr>
      </w:pPr>
      <w:r w:rsidRPr="00D822A3">
        <w:rPr>
          <w:highlight w:val="white"/>
          <w:lang w:val="en-GB"/>
        </w:rPr>
        <w:t xml:space="preserve">    public List&lt;MiddleCode&gt; ShortList {</w:t>
      </w:r>
    </w:p>
    <w:p w14:paraId="48A94AF5" w14:textId="77777777" w:rsidR="00627081" w:rsidRPr="00D822A3" w:rsidRDefault="00627081" w:rsidP="00627081">
      <w:pPr>
        <w:pStyle w:val="Code"/>
        <w:rPr>
          <w:highlight w:val="white"/>
          <w:lang w:val="en-GB"/>
        </w:rPr>
      </w:pPr>
      <w:r w:rsidRPr="00D822A3">
        <w:rPr>
          <w:highlight w:val="white"/>
          <w:lang w:val="en-GB"/>
        </w:rPr>
        <w:t xml:space="preserve">      get { return m_shortList; }</w:t>
      </w:r>
    </w:p>
    <w:p w14:paraId="21AD7458" w14:textId="77777777" w:rsidR="00627081" w:rsidRPr="00D822A3" w:rsidRDefault="00627081" w:rsidP="00627081">
      <w:pPr>
        <w:pStyle w:val="Code"/>
        <w:rPr>
          <w:highlight w:val="white"/>
          <w:lang w:val="en-GB"/>
        </w:rPr>
      </w:pPr>
      <w:r w:rsidRPr="00D822A3">
        <w:rPr>
          <w:highlight w:val="white"/>
          <w:lang w:val="en-GB"/>
        </w:rPr>
        <w:t xml:space="preserve">    }</w:t>
      </w:r>
    </w:p>
    <w:p w14:paraId="1655178F" w14:textId="77777777" w:rsidR="00627081" w:rsidRPr="00D822A3" w:rsidRDefault="00627081" w:rsidP="00627081">
      <w:pPr>
        <w:pStyle w:val="Code"/>
        <w:rPr>
          <w:highlight w:val="white"/>
          <w:lang w:val="en-GB"/>
        </w:rPr>
      </w:pPr>
    </w:p>
    <w:p w14:paraId="59757648" w14:textId="77777777" w:rsidR="00627081" w:rsidRPr="00D822A3" w:rsidRDefault="00627081" w:rsidP="00627081">
      <w:pPr>
        <w:pStyle w:val="Code"/>
        <w:rPr>
          <w:highlight w:val="white"/>
          <w:lang w:val="en-GB"/>
        </w:rPr>
      </w:pPr>
      <w:r w:rsidRPr="00D822A3">
        <w:rPr>
          <w:highlight w:val="white"/>
          <w:lang w:val="en-GB"/>
        </w:rPr>
        <w:t xml:space="preserve">    public List&lt;MiddleCode&gt; LongList {</w:t>
      </w:r>
    </w:p>
    <w:p w14:paraId="0A477DE1" w14:textId="77777777" w:rsidR="00627081" w:rsidRPr="00D822A3" w:rsidRDefault="00627081" w:rsidP="00627081">
      <w:pPr>
        <w:pStyle w:val="Code"/>
        <w:rPr>
          <w:highlight w:val="white"/>
          <w:lang w:val="en-GB"/>
        </w:rPr>
      </w:pPr>
      <w:r w:rsidRPr="00D822A3">
        <w:rPr>
          <w:highlight w:val="white"/>
          <w:lang w:val="en-GB"/>
        </w:rPr>
        <w:t xml:space="preserve">      get { return m_longList; }</w:t>
      </w:r>
    </w:p>
    <w:p w14:paraId="73B4CC6B" w14:textId="77777777" w:rsidR="00627081" w:rsidRPr="00D822A3" w:rsidRDefault="00627081" w:rsidP="00627081">
      <w:pPr>
        <w:pStyle w:val="Code"/>
        <w:rPr>
          <w:highlight w:val="white"/>
          <w:lang w:val="en-GB"/>
        </w:rPr>
      </w:pPr>
      <w:r w:rsidRPr="00D822A3">
        <w:rPr>
          <w:highlight w:val="white"/>
          <w:lang w:val="en-GB"/>
        </w:rPr>
        <w:t xml:space="preserve">    }</w:t>
      </w:r>
    </w:p>
    <w:p w14:paraId="7A132119" w14:textId="77777777" w:rsidR="00627081" w:rsidRPr="00D822A3" w:rsidRDefault="00627081" w:rsidP="00627081">
      <w:pPr>
        <w:pStyle w:val="Code"/>
        <w:rPr>
          <w:highlight w:val="white"/>
          <w:lang w:val="en-GB"/>
        </w:rPr>
      </w:pPr>
    </w:p>
    <w:p w14:paraId="4AE9C294" w14:textId="77777777" w:rsidR="00627081" w:rsidRPr="00D822A3" w:rsidRDefault="00627081" w:rsidP="00627081">
      <w:pPr>
        <w:pStyle w:val="Code"/>
        <w:rPr>
          <w:highlight w:val="white"/>
          <w:lang w:val="en-GB"/>
        </w:rPr>
      </w:pPr>
      <w:r w:rsidRPr="00D822A3">
        <w:rPr>
          <w:highlight w:val="white"/>
          <w:lang w:val="en-GB"/>
        </w:rPr>
        <w:t xml:space="preserve">    public Register? Register {</w:t>
      </w:r>
    </w:p>
    <w:p w14:paraId="04DA8368" w14:textId="77777777" w:rsidR="00627081" w:rsidRPr="00D822A3" w:rsidRDefault="00627081" w:rsidP="00627081">
      <w:pPr>
        <w:pStyle w:val="Code"/>
        <w:rPr>
          <w:highlight w:val="white"/>
          <w:lang w:val="en-GB"/>
        </w:rPr>
      </w:pPr>
      <w:r w:rsidRPr="00D822A3">
        <w:rPr>
          <w:highlight w:val="white"/>
          <w:lang w:val="en-GB"/>
        </w:rPr>
        <w:t xml:space="preserve">      get { return m_register; }</w:t>
      </w:r>
    </w:p>
    <w:p w14:paraId="4DEFE5E0" w14:textId="77777777" w:rsidR="00627081" w:rsidRPr="00D822A3" w:rsidRDefault="00627081" w:rsidP="00627081">
      <w:pPr>
        <w:pStyle w:val="Code"/>
        <w:rPr>
          <w:highlight w:val="white"/>
          <w:lang w:val="en-GB"/>
        </w:rPr>
      </w:pPr>
      <w:r w:rsidRPr="00D822A3">
        <w:rPr>
          <w:highlight w:val="white"/>
          <w:lang w:val="en-GB"/>
        </w:rPr>
        <w:t xml:space="preserve">    }</w:t>
      </w:r>
    </w:p>
    <w:p w14:paraId="0752ABF4" w14:textId="77777777" w:rsidR="00627081" w:rsidRPr="00D822A3" w:rsidRDefault="00627081" w:rsidP="00627081">
      <w:pPr>
        <w:pStyle w:val="Code"/>
        <w:rPr>
          <w:highlight w:val="white"/>
          <w:lang w:val="en-GB"/>
        </w:rPr>
      </w:pPr>
    </w:p>
    <w:p w14:paraId="099B607F" w14:textId="77777777" w:rsidR="00627081" w:rsidRPr="00D822A3" w:rsidRDefault="00627081" w:rsidP="00627081">
      <w:pPr>
        <w:pStyle w:val="Code"/>
        <w:rPr>
          <w:highlight w:val="white"/>
          <w:lang w:val="en-GB"/>
        </w:rPr>
      </w:pPr>
      <w:r w:rsidRPr="00D822A3">
        <w:rPr>
          <w:highlight w:val="white"/>
          <w:lang w:val="en-GB"/>
        </w:rPr>
        <w:t xml:space="preserve">    public override string ToString() {</w:t>
      </w:r>
    </w:p>
    <w:p w14:paraId="28D1AC19" w14:textId="77777777" w:rsidR="00627081" w:rsidRPr="00D822A3" w:rsidRDefault="00627081" w:rsidP="00627081">
      <w:pPr>
        <w:pStyle w:val="Code"/>
        <w:rPr>
          <w:highlight w:val="white"/>
          <w:lang w:val="en-GB"/>
        </w:rPr>
      </w:pPr>
      <w:r w:rsidRPr="00D822A3">
        <w:rPr>
          <w:highlight w:val="white"/>
          <w:lang w:val="en-GB"/>
        </w:rPr>
        <w:t xml:space="preserve">      return m_symbol.ToString();</w:t>
      </w:r>
    </w:p>
    <w:p w14:paraId="0EC40B42" w14:textId="77777777" w:rsidR="00627081" w:rsidRPr="00D822A3" w:rsidRDefault="00627081" w:rsidP="00627081">
      <w:pPr>
        <w:pStyle w:val="Code"/>
        <w:rPr>
          <w:highlight w:val="white"/>
          <w:lang w:val="en-GB"/>
        </w:rPr>
      </w:pPr>
      <w:r w:rsidRPr="00D822A3">
        <w:rPr>
          <w:highlight w:val="white"/>
          <w:lang w:val="en-GB"/>
        </w:rPr>
        <w:t xml:space="preserve">    }</w:t>
      </w:r>
    </w:p>
    <w:p w14:paraId="11F0A418" w14:textId="77777777" w:rsidR="00627081" w:rsidRPr="00D822A3" w:rsidRDefault="00627081" w:rsidP="00627081">
      <w:pPr>
        <w:pStyle w:val="Code"/>
        <w:rPr>
          <w:highlight w:val="white"/>
          <w:lang w:val="en-GB"/>
        </w:rPr>
      </w:pPr>
      <w:r w:rsidRPr="00D822A3">
        <w:rPr>
          <w:highlight w:val="white"/>
          <w:lang w:val="en-GB"/>
        </w:rPr>
        <w:t xml:space="preserve">  }</w:t>
      </w:r>
    </w:p>
    <w:p w14:paraId="136EEBC8" w14:textId="57D3DA46" w:rsidR="00DB156E" w:rsidRPr="00D822A3" w:rsidRDefault="00627081" w:rsidP="00627081">
      <w:pPr>
        <w:pStyle w:val="Code"/>
        <w:rPr>
          <w:highlight w:val="white"/>
          <w:lang w:val="en-GB"/>
        </w:rPr>
      </w:pPr>
      <w:r w:rsidRPr="00D822A3">
        <w:rPr>
          <w:highlight w:val="white"/>
          <w:lang w:val="en-GB"/>
        </w:rPr>
        <w:t>}</w:t>
      </w:r>
    </w:p>
    <w:p w14:paraId="12CA0781" w14:textId="77777777"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r w:rsidRPr="00D822A3">
        <w:rPr>
          <w:highlight w:val="white"/>
          <w:lang w:val="en-GB"/>
        </w:rPr>
        <w:t>MiddleCodeGenerator.cs</w:t>
      </w:r>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12D85E45" w14:textId="77777777" w:rsidR="00B77708" w:rsidRPr="00D822A3" w:rsidRDefault="00B77708" w:rsidP="00B77708">
      <w:pPr>
        <w:pStyle w:val="Rubrik3"/>
        <w:rPr>
          <w:lang w:val="en-GB"/>
        </w:rPr>
      </w:pPr>
      <w:bookmarkStart w:id="147" w:name="_Toc54119863"/>
      <w:r w:rsidRPr="00D822A3">
        <w:rPr>
          <w:lang w:val="en-GB"/>
        </w:rPr>
        <w:t>The Forward-Jump Problem (Backpatching)</w:t>
      </w:r>
      <w:bookmarkEnd w:id="147"/>
    </w:p>
    <w:p w14:paraId="11A53737" w14:textId="77777777" w:rsidR="00B77708" w:rsidRPr="00D822A3" w:rsidRDefault="00B77708" w:rsidP="00B77708">
      <w:pPr>
        <w:rPr>
          <w:lang w:val="en-GB"/>
        </w:rPr>
      </w:pPr>
      <w:ins w:id="148" w:author="Stefan Bjornander" w:date="2015-04-26T09:25:00Z">
        <w:r w:rsidRPr="00D822A3">
          <w:rPr>
            <w:lang w:val="en-GB"/>
          </w:rPr>
          <w:t xml:space="preserve">When generating </w:t>
        </w:r>
      </w:ins>
      <w:r w:rsidRPr="00D822A3">
        <w:rPr>
          <w:lang w:val="en-GB"/>
        </w:rPr>
        <w:t xml:space="preserve">middle code instructions for </w:t>
      </w:r>
      <w:ins w:id="149" w:author="Stefan Bjornander" w:date="2015-04-26T09:25:00Z">
        <w:r w:rsidRPr="00D822A3">
          <w:rPr>
            <w:lang w:val="en-GB"/>
          </w:rPr>
          <w:t xml:space="preserve">expressions </w:t>
        </w:r>
      </w:ins>
      <w:r w:rsidRPr="00D822A3">
        <w:rPr>
          <w:lang w:val="en-GB"/>
        </w:rPr>
        <w:t>or</w:t>
      </w:r>
      <w:ins w:id="150" w:author="Stefan Bjornander" w:date="2015-04-26T09:25:00Z">
        <w:r w:rsidRPr="00D822A3">
          <w:rPr>
            <w:lang w:val="en-GB"/>
          </w:rPr>
          <w:t xml:space="preserve"> statement</w:t>
        </w:r>
      </w:ins>
      <w:r w:rsidRPr="00D822A3">
        <w:rPr>
          <w:lang w:val="en-GB"/>
        </w:rPr>
        <w:t>s</w:t>
      </w:r>
      <w:ins w:id="151" w:author="Stefan Bjornander" w:date="2015-04-26T09:25:00Z">
        <w:r w:rsidRPr="00D822A3">
          <w:rPr>
            <w:lang w:val="en-GB"/>
          </w:rPr>
          <w:t>, a common situation is that we</w:t>
        </w:r>
      </w:ins>
      <w:ins w:id="152"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A43EAA9" w14:textId="77777777" w:rsidR="00B77708" w:rsidRPr="00D822A3" w:rsidRDefault="00B77708" w:rsidP="00B77708">
      <w:pPr>
        <w:rPr>
          <w:lang w:val="en-GB"/>
        </w:rPr>
      </w:pPr>
      <w:r w:rsidRPr="00D822A3">
        <w:rPr>
          <w:lang w:val="en-GB"/>
        </w:rPr>
        <w:t xml:space="preserve">For instance, let us look at the while statement to the left. The parsing of expression  </w:t>
      </w:r>
      <w:r w:rsidRPr="00D822A3">
        <w:rPr>
          <w:rStyle w:val="CodeInText"/>
          <w:lang w:val="en-GB"/>
        </w:rPr>
        <w:t>a &lt; b</w:t>
      </w:r>
      <w:r w:rsidRPr="00D822A3">
        <w:rPr>
          <w:lang w:val="en-GB"/>
        </w:rP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15883798" w14:textId="77777777" w:rsidTr="00B77708">
        <w:tc>
          <w:tcPr>
            <w:tcW w:w="3116" w:type="dxa"/>
            <w:hideMark/>
          </w:tcPr>
          <w:p w14:paraId="6A8E1947" w14:textId="77777777" w:rsidR="00B77708" w:rsidRPr="00D822A3" w:rsidRDefault="00B77708">
            <w:pPr>
              <w:pStyle w:val="Code"/>
              <w:rPr>
                <w:lang w:val="en-GB"/>
              </w:rPr>
            </w:pPr>
            <w:r w:rsidRPr="00D822A3">
              <w:rPr>
                <w:lang w:val="en-GB"/>
              </w:rPr>
              <w:t>while (a &lt; b)</w:t>
            </w:r>
          </w:p>
          <w:p w14:paraId="686CA85C" w14:textId="77777777" w:rsidR="00B77708" w:rsidRPr="00D822A3" w:rsidRDefault="00B77708">
            <w:pPr>
              <w:pStyle w:val="Code"/>
              <w:rPr>
                <w:lang w:val="en-GB"/>
              </w:rPr>
            </w:pPr>
            <w:r w:rsidRPr="00D822A3">
              <w:rPr>
                <w:lang w:val="en-GB"/>
              </w:rPr>
              <w:t xml:space="preserve">  ++a;</w:t>
            </w:r>
          </w:p>
        </w:tc>
        <w:tc>
          <w:tcPr>
            <w:tcW w:w="3117" w:type="dxa"/>
            <w:hideMark/>
          </w:tcPr>
          <w:p w14:paraId="2B83BD05" w14:textId="77777777" w:rsidR="00B77708" w:rsidRPr="00D822A3" w:rsidRDefault="00B77708">
            <w:pPr>
              <w:pStyle w:val="Code"/>
              <w:rPr>
                <w:lang w:val="en-GB"/>
              </w:rPr>
            </w:pPr>
            <w:r w:rsidRPr="00D822A3">
              <w:rPr>
                <w:lang w:val="en-GB"/>
              </w:rPr>
              <w:t>1. if a &lt; b goto ?</w:t>
            </w:r>
          </w:p>
          <w:p w14:paraId="77F73C5C" w14:textId="77777777" w:rsidR="00B77708" w:rsidRPr="00D822A3" w:rsidRDefault="00B77708">
            <w:pPr>
              <w:pStyle w:val="Code"/>
              <w:rPr>
                <w:lang w:val="en-GB"/>
              </w:rPr>
            </w:pPr>
            <w:r w:rsidRPr="00D822A3">
              <w:rPr>
                <w:lang w:val="en-GB"/>
              </w:rPr>
              <w:t>2. goto ?</w:t>
            </w:r>
          </w:p>
        </w:tc>
        <w:tc>
          <w:tcPr>
            <w:tcW w:w="3117" w:type="dxa"/>
            <w:hideMark/>
          </w:tcPr>
          <w:p w14:paraId="62D38391" w14:textId="77777777" w:rsidR="00B77708" w:rsidRPr="00D822A3" w:rsidRDefault="00B77708">
            <w:pPr>
              <w:pStyle w:val="Code"/>
              <w:rPr>
                <w:lang w:val="en-GB"/>
              </w:rPr>
            </w:pPr>
            <w:r w:rsidRPr="00D822A3">
              <w:rPr>
                <w:lang w:val="en-GB"/>
              </w:rPr>
              <w:t>a &lt; b: true set = {1}</w:t>
            </w:r>
          </w:p>
          <w:p w14:paraId="676B2C1D" w14:textId="77777777" w:rsidR="00B77708" w:rsidRPr="00D822A3" w:rsidRDefault="00B77708">
            <w:pPr>
              <w:pStyle w:val="Code"/>
              <w:rPr>
                <w:lang w:val="en-GB"/>
              </w:rPr>
            </w:pPr>
            <w:r w:rsidRPr="00D822A3">
              <w:rPr>
                <w:lang w:val="en-GB"/>
              </w:rPr>
              <w:t xml:space="preserve">       false set = {2}</w:t>
            </w:r>
          </w:p>
        </w:tc>
      </w:tr>
    </w:tbl>
    <w:p w14:paraId="25C97AA4" w14:textId="77777777" w:rsidR="00B77708" w:rsidRPr="00D822A3" w:rsidRDefault="00B77708" w:rsidP="00B77708">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57AFBA8B" w14:textId="77777777" w:rsidTr="00B77708">
        <w:tc>
          <w:tcPr>
            <w:tcW w:w="3116" w:type="dxa"/>
            <w:hideMark/>
          </w:tcPr>
          <w:p w14:paraId="3D72B6CD" w14:textId="77777777" w:rsidR="00B77708" w:rsidRPr="00D822A3" w:rsidRDefault="00B77708">
            <w:pPr>
              <w:pStyle w:val="Code"/>
              <w:rPr>
                <w:lang w:val="en-GB"/>
              </w:rPr>
            </w:pPr>
            <w:r w:rsidRPr="00D822A3">
              <w:rPr>
                <w:lang w:val="en-GB"/>
              </w:rPr>
              <w:t>1. if a &lt; b goto 3</w:t>
            </w:r>
          </w:p>
          <w:p w14:paraId="74DBAC6A" w14:textId="77777777" w:rsidR="00B77708" w:rsidRPr="00D822A3" w:rsidRDefault="00B77708">
            <w:pPr>
              <w:pStyle w:val="Code"/>
              <w:rPr>
                <w:lang w:val="en-GB"/>
              </w:rPr>
            </w:pPr>
            <w:r w:rsidRPr="00D822A3">
              <w:rPr>
                <w:lang w:val="en-GB"/>
              </w:rPr>
              <w:t>2. goto 5</w:t>
            </w:r>
          </w:p>
          <w:p w14:paraId="2A724576" w14:textId="77777777" w:rsidR="00B77708" w:rsidRPr="00D822A3" w:rsidRDefault="00B77708">
            <w:pPr>
              <w:pStyle w:val="Code"/>
              <w:rPr>
                <w:lang w:val="en-GB"/>
              </w:rPr>
            </w:pPr>
            <w:r w:rsidRPr="00D822A3">
              <w:rPr>
                <w:lang w:val="en-GB"/>
              </w:rPr>
              <w:t>3. ++a</w:t>
            </w:r>
          </w:p>
          <w:p w14:paraId="7CDF8985" w14:textId="77777777" w:rsidR="00B77708" w:rsidRPr="00D822A3" w:rsidRDefault="00B77708">
            <w:pPr>
              <w:pStyle w:val="Code"/>
              <w:rPr>
                <w:lang w:val="en-GB"/>
              </w:rPr>
            </w:pPr>
            <w:r w:rsidRPr="00D822A3">
              <w:rPr>
                <w:lang w:val="en-GB"/>
              </w:rPr>
              <w:t>4. goto 1</w:t>
            </w:r>
          </w:p>
          <w:p w14:paraId="26ABA25D" w14:textId="77777777" w:rsidR="00B77708" w:rsidRPr="00D822A3" w:rsidRDefault="00B77708">
            <w:pPr>
              <w:pStyle w:val="Code"/>
              <w:rPr>
                <w:lang w:val="en-GB"/>
              </w:rPr>
            </w:pPr>
            <w:r w:rsidRPr="00D822A3">
              <w:rPr>
                <w:lang w:val="en-GB"/>
              </w:rPr>
              <w:t>5. ...</w:t>
            </w:r>
          </w:p>
        </w:tc>
        <w:tc>
          <w:tcPr>
            <w:tcW w:w="3117" w:type="dxa"/>
          </w:tcPr>
          <w:p w14:paraId="218084C2" w14:textId="77777777" w:rsidR="00B77708" w:rsidRPr="00D822A3" w:rsidRDefault="00B77708">
            <w:pPr>
              <w:pStyle w:val="Code"/>
              <w:rPr>
                <w:lang w:val="en-GB"/>
              </w:rPr>
            </w:pPr>
          </w:p>
        </w:tc>
        <w:tc>
          <w:tcPr>
            <w:tcW w:w="3117" w:type="dxa"/>
          </w:tcPr>
          <w:p w14:paraId="5A71B814" w14:textId="77777777" w:rsidR="00B77708" w:rsidRPr="00D822A3" w:rsidRDefault="00B77708">
            <w:pPr>
              <w:pStyle w:val="Code"/>
              <w:rPr>
                <w:lang w:val="en-GB"/>
              </w:rPr>
            </w:pPr>
          </w:p>
        </w:tc>
      </w:tr>
    </w:tbl>
    <w:p w14:paraId="0B945A30" w14:textId="77777777" w:rsidR="00B77708" w:rsidRPr="00D822A3" w:rsidRDefault="00B77708" w:rsidP="00B77708">
      <w:pPr>
        <w:rPr>
          <w:lang w:val="en-GB"/>
        </w:rPr>
      </w:pPr>
      <w:r w:rsidRPr="00D822A3">
        <w:rPr>
          <w:lang w:val="en-GB"/>
        </w:rPr>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5F8D5B46" w14:textId="77777777" w:rsidTr="00B77708">
        <w:tc>
          <w:tcPr>
            <w:tcW w:w="3116" w:type="dxa"/>
          </w:tcPr>
          <w:p w14:paraId="5554A84C" w14:textId="77777777" w:rsidR="00B77708" w:rsidRPr="00D822A3" w:rsidRDefault="00B77708">
            <w:pPr>
              <w:pStyle w:val="Code"/>
              <w:rPr>
                <w:lang w:val="en-GB"/>
              </w:rPr>
            </w:pPr>
            <w:r w:rsidRPr="00D822A3">
              <w:rPr>
                <w:lang w:val="en-GB"/>
              </w:rPr>
              <w:t>if (x &lt; y)</w:t>
            </w:r>
          </w:p>
          <w:p w14:paraId="2BC942AD" w14:textId="77777777" w:rsidR="00B77708" w:rsidRPr="00D822A3" w:rsidRDefault="00B77708">
            <w:pPr>
              <w:pStyle w:val="Code"/>
              <w:rPr>
                <w:lang w:val="en-GB"/>
              </w:rPr>
            </w:pPr>
            <w:r w:rsidRPr="00D822A3">
              <w:rPr>
                <w:lang w:val="en-GB"/>
              </w:rPr>
              <w:t xml:space="preserve">  while (a &lt; b)</w:t>
            </w:r>
          </w:p>
          <w:p w14:paraId="630FC33C" w14:textId="77777777" w:rsidR="00B77708" w:rsidRPr="00D822A3" w:rsidRDefault="00B77708">
            <w:pPr>
              <w:pStyle w:val="Code"/>
              <w:rPr>
                <w:lang w:val="en-GB"/>
              </w:rPr>
            </w:pPr>
            <w:r w:rsidRPr="00D822A3">
              <w:rPr>
                <w:lang w:val="en-GB"/>
              </w:rPr>
              <w:t xml:space="preserve">    ++a;</w:t>
            </w:r>
          </w:p>
          <w:p w14:paraId="6EC1AD36" w14:textId="77777777" w:rsidR="00B77708" w:rsidRPr="00D822A3" w:rsidRDefault="00B77708">
            <w:pPr>
              <w:pStyle w:val="Code"/>
              <w:rPr>
                <w:lang w:val="en-GB"/>
              </w:rPr>
            </w:pPr>
            <w:r w:rsidRPr="00D822A3">
              <w:rPr>
                <w:lang w:val="en-GB"/>
              </w:rPr>
              <w:t>else</w:t>
            </w:r>
          </w:p>
          <w:p w14:paraId="171ED759" w14:textId="77777777" w:rsidR="00B77708" w:rsidRPr="00D822A3" w:rsidRDefault="00B77708">
            <w:pPr>
              <w:pStyle w:val="Code"/>
              <w:rPr>
                <w:lang w:val="en-GB"/>
              </w:rPr>
            </w:pPr>
            <w:r w:rsidRPr="00D822A3">
              <w:rPr>
                <w:lang w:val="en-GB"/>
              </w:rPr>
              <w:t xml:space="preserve">  ++b;</w:t>
            </w:r>
          </w:p>
          <w:p w14:paraId="15382602" w14:textId="77777777" w:rsidR="00B77708" w:rsidRPr="00D822A3" w:rsidRDefault="00B77708">
            <w:pPr>
              <w:pStyle w:val="Code"/>
              <w:rPr>
                <w:lang w:val="en-GB"/>
              </w:rPr>
            </w:pPr>
          </w:p>
        </w:tc>
        <w:tc>
          <w:tcPr>
            <w:tcW w:w="3117" w:type="dxa"/>
          </w:tcPr>
          <w:p w14:paraId="2616E8CE" w14:textId="77777777" w:rsidR="00B77708" w:rsidRPr="00D822A3" w:rsidRDefault="00B77708">
            <w:pPr>
              <w:pStyle w:val="Code"/>
              <w:rPr>
                <w:lang w:val="en-GB"/>
              </w:rPr>
            </w:pPr>
            <w:r w:rsidRPr="00D822A3">
              <w:rPr>
                <w:lang w:val="en-GB"/>
              </w:rPr>
              <w:t>1. if x &lt; y goto ?</w:t>
            </w:r>
          </w:p>
          <w:p w14:paraId="57EDE4A7" w14:textId="77777777" w:rsidR="00B77708" w:rsidRPr="00D822A3" w:rsidRDefault="00B77708">
            <w:pPr>
              <w:pStyle w:val="Code"/>
              <w:rPr>
                <w:lang w:val="en-GB"/>
              </w:rPr>
            </w:pPr>
            <w:r w:rsidRPr="00D822A3">
              <w:rPr>
                <w:lang w:val="en-GB"/>
              </w:rPr>
              <w:t>2. goto ?</w:t>
            </w:r>
          </w:p>
          <w:p w14:paraId="5C69AEE3" w14:textId="77777777" w:rsidR="00B77708" w:rsidRPr="00D822A3" w:rsidRDefault="00B77708">
            <w:pPr>
              <w:pStyle w:val="Code"/>
              <w:rPr>
                <w:lang w:val="en-GB"/>
              </w:rPr>
            </w:pPr>
            <w:r w:rsidRPr="00D822A3">
              <w:rPr>
                <w:lang w:val="en-GB"/>
              </w:rPr>
              <w:t>3. if a &lt; b goto ?</w:t>
            </w:r>
          </w:p>
          <w:p w14:paraId="5D671A99" w14:textId="77777777" w:rsidR="00B77708" w:rsidRPr="00D822A3" w:rsidRDefault="00B77708">
            <w:pPr>
              <w:pStyle w:val="Code"/>
              <w:rPr>
                <w:lang w:val="en-GB"/>
              </w:rPr>
            </w:pPr>
            <w:r w:rsidRPr="00D822A3">
              <w:rPr>
                <w:lang w:val="en-GB"/>
              </w:rPr>
              <w:t>4. goto ?</w:t>
            </w:r>
          </w:p>
          <w:p w14:paraId="57743B25" w14:textId="77777777" w:rsidR="00B77708" w:rsidRPr="00D822A3" w:rsidRDefault="00B77708">
            <w:pPr>
              <w:pStyle w:val="Code"/>
              <w:rPr>
                <w:lang w:val="en-GB"/>
              </w:rPr>
            </w:pPr>
            <w:r w:rsidRPr="00D822A3">
              <w:rPr>
                <w:lang w:val="en-GB"/>
              </w:rPr>
              <w:t>5. ++a</w:t>
            </w:r>
          </w:p>
          <w:p w14:paraId="210DD2EF" w14:textId="77777777" w:rsidR="00B77708" w:rsidRPr="00D822A3" w:rsidRDefault="00B77708">
            <w:pPr>
              <w:pStyle w:val="Code"/>
              <w:rPr>
                <w:lang w:val="en-GB"/>
              </w:rPr>
            </w:pPr>
            <w:r w:rsidRPr="00D822A3">
              <w:rPr>
                <w:lang w:val="en-GB"/>
              </w:rPr>
              <w:t>6. goto 3</w:t>
            </w:r>
          </w:p>
          <w:p w14:paraId="2A61E228" w14:textId="77777777" w:rsidR="00B77708" w:rsidRPr="00D822A3" w:rsidRDefault="00B77708">
            <w:pPr>
              <w:pStyle w:val="Code"/>
              <w:rPr>
                <w:lang w:val="en-GB"/>
              </w:rPr>
            </w:pPr>
            <w:r w:rsidRPr="00D822A3">
              <w:rPr>
                <w:lang w:val="en-GB"/>
              </w:rPr>
              <w:t>7. goto 9</w:t>
            </w:r>
          </w:p>
          <w:p w14:paraId="082DEF60" w14:textId="77777777" w:rsidR="00B77708" w:rsidRPr="00D822A3" w:rsidRDefault="00B77708">
            <w:pPr>
              <w:pStyle w:val="Code"/>
              <w:rPr>
                <w:lang w:val="en-GB"/>
              </w:rPr>
            </w:pPr>
            <w:r w:rsidRPr="00D822A3">
              <w:rPr>
                <w:lang w:val="en-GB"/>
              </w:rPr>
              <w:t>8. ++b</w:t>
            </w:r>
          </w:p>
          <w:p w14:paraId="6544FD5B" w14:textId="77777777" w:rsidR="00B77708" w:rsidRPr="00D822A3" w:rsidRDefault="00B77708">
            <w:pPr>
              <w:pStyle w:val="Code"/>
              <w:rPr>
                <w:lang w:val="en-GB"/>
              </w:rPr>
            </w:pPr>
            <w:r w:rsidRPr="00D822A3">
              <w:rPr>
                <w:lang w:val="en-GB"/>
              </w:rPr>
              <w:t>9. ...</w:t>
            </w:r>
          </w:p>
          <w:p w14:paraId="22B870D7" w14:textId="77777777" w:rsidR="00B77708" w:rsidRPr="00D822A3" w:rsidRDefault="00B77708">
            <w:pPr>
              <w:pStyle w:val="Code"/>
              <w:rPr>
                <w:lang w:val="en-GB"/>
              </w:rPr>
            </w:pPr>
          </w:p>
        </w:tc>
        <w:tc>
          <w:tcPr>
            <w:tcW w:w="3117" w:type="dxa"/>
            <w:hideMark/>
          </w:tcPr>
          <w:p w14:paraId="18CDA759" w14:textId="77777777" w:rsidR="00B77708" w:rsidRPr="00D822A3" w:rsidRDefault="00B77708">
            <w:pPr>
              <w:pStyle w:val="Code"/>
              <w:rPr>
                <w:lang w:val="en-GB"/>
              </w:rPr>
            </w:pPr>
            <w:r w:rsidRPr="00D822A3">
              <w:rPr>
                <w:lang w:val="en-GB"/>
              </w:rPr>
              <w:t>x &lt; y: true set: {1}</w:t>
            </w:r>
          </w:p>
          <w:p w14:paraId="2499C080" w14:textId="77777777" w:rsidR="00B77708" w:rsidRPr="00D822A3" w:rsidRDefault="00B77708">
            <w:pPr>
              <w:pStyle w:val="Code"/>
              <w:rPr>
                <w:lang w:val="en-GB"/>
              </w:rPr>
            </w:pPr>
            <w:r w:rsidRPr="00D822A3">
              <w:rPr>
                <w:lang w:val="en-GB"/>
              </w:rPr>
              <w:t xml:space="preserve">       false set: {2}</w:t>
            </w:r>
          </w:p>
          <w:p w14:paraId="397AA6B2" w14:textId="77777777" w:rsidR="00B77708" w:rsidRPr="00D822A3" w:rsidRDefault="00B77708">
            <w:pPr>
              <w:pStyle w:val="Code"/>
              <w:rPr>
                <w:lang w:val="en-GB"/>
              </w:rPr>
            </w:pPr>
            <w:r w:rsidRPr="00D822A3">
              <w:rPr>
                <w:lang w:val="en-GB"/>
              </w:rPr>
              <w:t>a &lt; b: true set: {3}</w:t>
            </w:r>
          </w:p>
          <w:p w14:paraId="3159DD59" w14:textId="77777777" w:rsidR="00B77708" w:rsidRPr="00D822A3" w:rsidRDefault="00B77708">
            <w:pPr>
              <w:pStyle w:val="Code"/>
              <w:rPr>
                <w:lang w:val="en-GB"/>
              </w:rPr>
            </w:pPr>
            <w:r w:rsidRPr="00D822A3">
              <w:rPr>
                <w:lang w:val="en-GB"/>
              </w:rPr>
              <w:t xml:space="preserve">       false set: {4}</w:t>
            </w:r>
          </w:p>
        </w:tc>
      </w:tr>
    </w:tbl>
    <w:p w14:paraId="4CF37242" w14:textId="77777777" w:rsidR="00B77708" w:rsidRPr="00D822A3" w:rsidRDefault="00B77708" w:rsidP="00B77708">
      <w:pPr>
        <w:rPr>
          <w:lang w:val="en-GB"/>
        </w:rPr>
      </w:pPr>
      <w:r w:rsidRPr="00D822A3">
        <w:rPr>
          <w:lang w:val="en-GB"/>
        </w:rPr>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273220C" w14:textId="77777777" w:rsidR="00B77708" w:rsidRPr="00D822A3" w:rsidRDefault="00B77708" w:rsidP="00B77708">
      <w:pPr>
        <w:pStyle w:val="Code"/>
        <w:rPr>
          <w:lang w:val="en-GB"/>
        </w:rPr>
      </w:pPr>
      <w:r w:rsidRPr="00D822A3">
        <w:rPr>
          <w:lang w:val="en-GB"/>
        </w:rPr>
        <w:t>backpatch({1}, 3);</w:t>
      </w:r>
    </w:p>
    <w:p w14:paraId="05EDF88F" w14:textId="77777777" w:rsidR="00B77708" w:rsidRPr="00D822A3" w:rsidRDefault="00B77708" w:rsidP="00B77708">
      <w:pPr>
        <w:pStyle w:val="Code"/>
        <w:rPr>
          <w:lang w:val="en-GB"/>
        </w:rPr>
      </w:pPr>
      <w:r w:rsidRPr="00D822A3">
        <w:rPr>
          <w:lang w:val="en-GB"/>
        </w:rPr>
        <w:t>backpatch({2}, 8);</w:t>
      </w:r>
    </w:p>
    <w:p w14:paraId="15654365" w14:textId="77777777" w:rsidR="00B77708" w:rsidRPr="00D822A3" w:rsidRDefault="00B77708" w:rsidP="00B77708">
      <w:pPr>
        <w:pStyle w:val="Code"/>
        <w:rPr>
          <w:lang w:val="en-GB"/>
        </w:rPr>
      </w:pPr>
      <w:r w:rsidRPr="00D822A3">
        <w:rPr>
          <w:lang w:val="en-GB"/>
        </w:rPr>
        <w:t>backpatch({3}, 5);</w:t>
      </w:r>
    </w:p>
    <w:p w14:paraId="68D72B11" w14:textId="77777777" w:rsidR="00B77708" w:rsidRPr="00D822A3" w:rsidRDefault="00B77708" w:rsidP="00B77708">
      <w:pPr>
        <w:pStyle w:val="Code"/>
        <w:rPr>
          <w:lang w:val="en-GB"/>
        </w:rPr>
      </w:pPr>
      <w:r w:rsidRPr="00D822A3">
        <w:rPr>
          <w:lang w:val="en-GB"/>
        </w:rPr>
        <w:t>backpatch({4}, 7);</w:t>
      </w:r>
    </w:p>
    <w:p w14:paraId="219C1FEB" w14:textId="77777777" w:rsidR="00B77708" w:rsidRPr="00D822A3" w:rsidRDefault="00B77708" w:rsidP="00B77708">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36B9225D" w14:textId="77777777" w:rsidTr="00B77708">
        <w:tc>
          <w:tcPr>
            <w:tcW w:w="3116" w:type="dxa"/>
            <w:hideMark/>
          </w:tcPr>
          <w:p w14:paraId="7D812DB2" w14:textId="77777777" w:rsidR="00B77708" w:rsidRPr="00D822A3" w:rsidRDefault="00B77708">
            <w:pPr>
              <w:pStyle w:val="Code"/>
              <w:rPr>
                <w:lang w:val="en-GB"/>
              </w:rPr>
            </w:pPr>
            <w:r w:rsidRPr="00D822A3">
              <w:rPr>
                <w:lang w:val="en-GB"/>
              </w:rPr>
              <w:t>1. if x &lt; y goto 3</w:t>
            </w:r>
          </w:p>
          <w:p w14:paraId="5FC2EFC3" w14:textId="77777777" w:rsidR="00B77708" w:rsidRPr="00D822A3" w:rsidRDefault="00B77708">
            <w:pPr>
              <w:pStyle w:val="Code"/>
              <w:tabs>
                <w:tab w:val="left" w:pos="1620"/>
              </w:tabs>
              <w:rPr>
                <w:lang w:val="en-GB"/>
              </w:rPr>
            </w:pPr>
            <w:r w:rsidRPr="00D822A3">
              <w:rPr>
                <w:lang w:val="en-GB"/>
              </w:rPr>
              <w:t>2. goto 8</w:t>
            </w:r>
            <w:r w:rsidRPr="00D822A3">
              <w:rPr>
                <w:lang w:val="en-GB"/>
              </w:rPr>
              <w:tab/>
            </w:r>
          </w:p>
          <w:p w14:paraId="5474ED78" w14:textId="77777777" w:rsidR="00B77708" w:rsidRPr="00D822A3" w:rsidRDefault="00B77708">
            <w:pPr>
              <w:pStyle w:val="Code"/>
              <w:rPr>
                <w:lang w:val="en-GB"/>
              </w:rPr>
            </w:pPr>
            <w:r w:rsidRPr="00D822A3">
              <w:rPr>
                <w:lang w:val="en-GB"/>
              </w:rPr>
              <w:t>3. if a &lt; b goto 5</w:t>
            </w:r>
          </w:p>
          <w:p w14:paraId="24C7086F" w14:textId="77777777" w:rsidR="00B77708" w:rsidRPr="00D822A3" w:rsidRDefault="00B77708">
            <w:pPr>
              <w:pStyle w:val="Code"/>
              <w:rPr>
                <w:lang w:val="en-GB"/>
              </w:rPr>
            </w:pPr>
            <w:r w:rsidRPr="00D822A3">
              <w:rPr>
                <w:lang w:val="en-GB"/>
              </w:rPr>
              <w:t>4. goto 7</w:t>
            </w:r>
          </w:p>
          <w:p w14:paraId="029B5D20" w14:textId="77777777" w:rsidR="00B77708" w:rsidRPr="00D822A3" w:rsidRDefault="00B77708">
            <w:pPr>
              <w:pStyle w:val="Code"/>
              <w:rPr>
                <w:lang w:val="en-GB"/>
              </w:rPr>
            </w:pPr>
            <w:r w:rsidRPr="00D822A3">
              <w:rPr>
                <w:lang w:val="en-GB"/>
              </w:rPr>
              <w:t>5. ++a</w:t>
            </w:r>
          </w:p>
          <w:p w14:paraId="1D503D17" w14:textId="77777777" w:rsidR="00B77708" w:rsidRPr="00D822A3" w:rsidRDefault="00B77708">
            <w:pPr>
              <w:pStyle w:val="Code"/>
              <w:rPr>
                <w:lang w:val="en-GB"/>
              </w:rPr>
            </w:pPr>
            <w:r w:rsidRPr="00D822A3">
              <w:rPr>
                <w:lang w:val="en-GB"/>
              </w:rPr>
              <w:t>6. goto 3</w:t>
            </w:r>
          </w:p>
          <w:p w14:paraId="2A445222" w14:textId="77777777" w:rsidR="00B77708" w:rsidRPr="00D822A3" w:rsidRDefault="00B77708">
            <w:pPr>
              <w:pStyle w:val="Code"/>
              <w:rPr>
                <w:lang w:val="en-GB"/>
              </w:rPr>
            </w:pPr>
            <w:r w:rsidRPr="00D822A3">
              <w:rPr>
                <w:lang w:val="en-GB"/>
              </w:rPr>
              <w:t>7. goto 9</w:t>
            </w:r>
          </w:p>
          <w:p w14:paraId="1A0FA45E" w14:textId="77777777" w:rsidR="00B77708" w:rsidRPr="00D822A3" w:rsidRDefault="00B77708">
            <w:pPr>
              <w:pStyle w:val="Code"/>
              <w:rPr>
                <w:lang w:val="en-GB"/>
              </w:rPr>
            </w:pPr>
            <w:r w:rsidRPr="00D822A3">
              <w:rPr>
                <w:lang w:val="en-GB"/>
              </w:rPr>
              <w:t>8. ++b</w:t>
            </w:r>
          </w:p>
          <w:p w14:paraId="65215E99" w14:textId="77777777" w:rsidR="00B77708" w:rsidRPr="00D822A3" w:rsidRDefault="00B77708">
            <w:pPr>
              <w:pStyle w:val="Code"/>
              <w:rPr>
                <w:lang w:val="en-GB"/>
              </w:rPr>
            </w:pPr>
            <w:r w:rsidRPr="00D822A3">
              <w:rPr>
                <w:lang w:val="en-GB"/>
              </w:rPr>
              <w:t>9. ...</w:t>
            </w:r>
          </w:p>
        </w:tc>
        <w:tc>
          <w:tcPr>
            <w:tcW w:w="3117" w:type="dxa"/>
          </w:tcPr>
          <w:p w14:paraId="4C36F31D" w14:textId="77777777" w:rsidR="00B77708" w:rsidRPr="00D822A3" w:rsidRDefault="00B77708">
            <w:pPr>
              <w:pStyle w:val="Code"/>
              <w:rPr>
                <w:lang w:val="en-GB"/>
              </w:rPr>
            </w:pPr>
          </w:p>
        </w:tc>
        <w:tc>
          <w:tcPr>
            <w:tcW w:w="3117" w:type="dxa"/>
          </w:tcPr>
          <w:p w14:paraId="73199013" w14:textId="77777777" w:rsidR="00B77708" w:rsidRPr="00D822A3" w:rsidRDefault="00B77708">
            <w:pPr>
              <w:pStyle w:val="Code"/>
              <w:rPr>
                <w:lang w:val="en-GB"/>
              </w:rPr>
            </w:pPr>
          </w:p>
        </w:tc>
      </w:tr>
    </w:tbl>
    <w:p w14:paraId="77680E31" w14:textId="1964C701" w:rsidR="00B77708" w:rsidRPr="00D822A3" w:rsidRDefault="00B77708" w:rsidP="00B77708">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207336" w:rsidRPr="00D822A3">
        <w:rPr>
          <w:lang w:val="en-GB"/>
        </w:rPr>
        <w:t>6</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64EB4CE4" w14:textId="77777777" w:rsidTr="00B77708">
        <w:tc>
          <w:tcPr>
            <w:tcW w:w="3116" w:type="dxa"/>
            <w:hideMark/>
          </w:tcPr>
          <w:p w14:paraId="6DF567C8" w14:textId="77777777" w:rsidR="00B77708" w:rsidRPr="00D822A3" w:rsidRDefault="00B77708">
            <w:pPr>
              <w:pStyle w:val="Code"/>
              <w:rPr>
                <w:lang w:val="en-GB"/>
              </w:rPr>
            </w:pPr>
            <w:r w:rsidRPr="00D822A3">
              <w:rPr>
                <w:lang w:val="en-GB"/>
              </w:rPr>
              <w:t>1. if x &gt;= y goto 5</w:t>
            </w:r>
          </w:p>
          <w:p w14:paraId="7A9B58C4" w14:textId="77777777" w:rsidR="00B77708" w:rsidRPr="00D822A3" w:rsidRDefault="00B77708">
            <w:pPr>
              <w:pStyle w:val="Code"/>
              <w:rPr>
                <w:lang w:val="en-GB"/>
              </w:rPr>
            </w:pPr>
            <w:r w:rsidRPr="00D822A3">
              <w:rPr>
                <w:lang w:val="en-GB"/>
              </w:rPr>
              <w:t>2. if a &gt;= b goto 6</w:t>
            </w:r>
          </w:p>
          <w:p w14:paraId="34A953CF" w14:textId="77777777" w:rsidR="00B77708" w:rsidRPr="00D822A3" w:rsidRDefault="00B77708">
            <w:pPr>
              <w:pStyle w:val="Code"/>
              <w:rPr>
                <w:lang w:val="en-GB"/>
              </w:rPr>
            </w:pPr>
            <w:r w:rsidRPr="00D822A3">
              <w:rPr>
                <w:lang w:val="en-GB"/>
              </w:rPr>
              <w:t>3. ++a</w:t>
            </w:r>
          </w:p>
          <w:p w14:paraId="5F0108BC" w14:textId="77777777" w:rsidR="00B77708" w:rsidRPr="00D822A3" w:rsidRDefault="00B77708">
            <w:pPr>
              <w:pStyle w:val="Code"/>
              <w:rPr>
                <w:lang w:val="en-GB"/>
              </w:rPr>
            </w:pPr>
            <w:r w:rsidRPr="00D822A3">
              <w:rPr>
                <w:lang w:val="en-GB"/>
              </w:rPr>
              <w:t>4. goto 2</w:t>
            </w:r>
          </w:p>
          <w:p w14:paraId="45B8FAA6" w14:textId="77777777" w:rsidR="00B77708" w:rsidRPr="00D822A3" w:rsidRDefault="00B77708">
            <w:pPr>
              <w:pStyle w:val="Code"/>
              <w:rPr>
                <w:lang w:val="en-GB"/>
              </w:rPr>
            </w:pPr>
            <w:r w:rsidRPr="00D822A3">
              <w:rPr>
                <w:lang w:val="en-GB"/>
              </w:rPr>
              <w:t>5. ++b</w:t>
            </w:r>
          </w:p>
          <w:p w14:paraId="647490CA" w14:textId="77777777" w:rsidR="00B77708" w:rsidRPr="00D822A3" w:rsidRDefault="00B77708">
            <w:pPr>
              <w:pStyle w:val="Code"/>
              <w:rPr>
                <w:lang w:val="en-GB"/>
              </w:rPr>
            </w:pPr>
            <w:r w:rsidRPr="00D822A3">
              <w:rPr>
                <w:lang w:val="en-GB"/>
              </w:rPr>
              <w:t>6. ...</w:t>
            </w:r>
          </w:p>
        </w:tc>
        <w:tc>
          <w:tcPr>
            <w:tcW w:w="3117" w:type="dxa"/>
          </w:tcPr>
          <w:p w14:paraId="66E37118" w14:textId="77777777" w:rsidR="00B77708" w:rsidRPr="00D822A3" w:rsidRDefault="00B77708">
            <w:pPr>
              <w:pStyle w:val="Code"/>
              <w:rPr>
                <w:lang w:val="en-GB"/>
              </w:rPr>
            </w:pPr>
          </w:p>
        </w:tc>
        <w:tc>
          <w:tcPr>
            <w:tcW w:w="3117" w:type="dxa"/>
          </w:tcPr>
          <w:p w14:paraId="3E768C25" w14:textId="77777777" w:rsidR="00B77708" w:rsidRPr="00D822A3" w:rsidRDefault="00B77708">
            <w:pPr>
              <w:pStyle w:val="Code"/>
              <w:rPr>
                <w:lang w:val="en-GB"/>
              </w:rPr>
            </w:pPr>
          </w:p>
        </w:tc>
      </w:tr>
    </w:tbl>
    <w:p w14:paraId="31F1C4C9" w14:textId="77777777" w:rsidR="00B77708" w:rsidRPr="00D822A3" w:rsidRDefault="00B77708" w:rsidP="00B77708">
      <w:pPr>
        <w:rPr>
          <w:lang w:val="en-GB"/>
        </w:rPr>
      </w:pPr>
      <w:r w:rsidRPr="00D822A3">
        <w:rPr>
          <w:lang w:val="en-GB"/>
        </w:rP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0B363219" w14:textId="77777777" w:rsidTr="00B77708">
        <w:tc>
          <w:tcPr>
            <w:tcW w:w="3116" w:type="dxa"/>
            <w:hideMark/>
          </w:tcPr>
          <w:p w14:paraId="23171376" w14:textId="77777777" w:rsidR="00B77708" w:rsidRPr="00D822A3" w:rsidRDefault="00B77708">
            <w:pPr>
              <w:pStyle w:val="Code"/>
              <w:rPr>
                <w:lang w:val="en-GB"/>
              </w:rPr>
            </w:pPr>
            <w:r w:rsidRPr="00D822A3">
              <w:rPr>
                <w:lang w:val="en-GB"/>
              </w:rPr>
              <w:t>if ((a &lt; b) &amp;&amp; (c &lt; d))</w:t>
            </w:r>
          </w:p>
          <w:p w14:paraId="4752516F" w14:textId="77777777" w:rsidR="00B77708" w:rsidRPr="00D822A3" w:rsidRDefault="00B77708">
            <w:pPr>
              <w:pStyle w:val="Code"/>
              <w:rPr>
                <w:lang w:val="en-GB"/>
              </w:rPr>
            </w:pPr>
            <w:r w:rsidRPr="00D822A3">
              <w:rPr>
                <w:lang w:val="en-GB"/>
              </w:rPr>
              <w:t xml:space="preserve">  ++a;</w:t>
            </w:r>
          </w:p>
          <w:p w14:paraId="3C0AF8AD" w14:textId="77777777" w:rsidR="00B77708" w:rsidRPr="00D822A3" w:rsidRDefault="00B77708">
            <w:pPr>
              <w:pStyle w:val="Code"/>
              <w:rPr>
                <w:lang w:val="en-GB"/>
              </w:rPr>
            </w:pPr>
            <w:r w:rsidRPr="00D822A3">
              <w:rPr>
                <w:lang w:val="en-GB"/>
              </w:rPr>
              <w:t xml:space="preserve">else </w:t>
            </w:r>
          </w:p>
          <w:p w14:paraId="0BF2C72A" w14:textId="77777777" w:rsidR="00B77708" w:rsidRPr="00D822A3" w:rsidRDefault="00B77708">
            <w:pPr>
              <w:pStyle w:val="Code"/>
              <w:rPr>
                <w:lang w:val="en-GB"/>
              </w:rPr>
            </w:pPr>
            <w:r w:rsidRPr="00D822A3">
              <w:rPr>
                <w:lang w:val="en-GB"/>
              </w:rPr>
              <w:t xml:space="preserve">  ++b;</w:t>
            </w:r>
          </w:p>
        </w:tc>
        <w:tc>
          <w:tcPr>
            <w:tcW w:w="3117" w:type="dxa"/>
            <w:hideMark/>
          </w:tcPr>
          <w:p w14:paraId="7BCF4037" w14:textId="77777777" w:rsidR="00B77708" w:rsidRPr="00D822A3" w:rsidRDefault="00B77708">
            <w:pPr>
              <w:pStyle w:val="Code"/>
              <w:rPr>
                <w:lang w:val="en-GB"/>
              </w:rPr>
            </w:pPr>
            <w:r w:rsidRPr="00D822A3">
              <w:rPr>
                <w:lang w:val="en-GB"/>
              </w:rPr>
              <w:t>1. if a &lt; b goto ?</w:t>
            </w:r>
          </w:p>
          <w:p w14:paraId="58DF7364" w14:textId="77777777" w:rsidR="00B77708" w:rsidRPr="00D822A3" w:rsidRDefault="00B77708">
            <w:pPr>
              <w:pStyle w:val="Code"/>
              <w:rPr>
                <w:lang w:val="en-GB"/>
              </w:rPr>
            </w:pPr>
            <w:r w:rsidRPr="00D822A3">
              <w:rPr>
                <w:lang w:val="en-GB"/>
              </w:rPr>
              <w:t>2. goto ?</w:t>
            </w:r>
          </w:p>
          <w:p w14:paraId="0F5AB572" w14:textId="77777777" w:rsidR="00B77708" w:rsidRPr="00D822A3" w:rsidRDefault="00B77708">
            <w:pPr>
              <w:pStyle w:val="Code"/>
              <w:rPr>
                <w:lang w:val="en-GB"/>
              </w:rPr>
            </w:pPr>
            <w:r w:rsidRPr="00D822A3">
              <w:rPr>
                <w:lang w:val="en-GB"/>
              </w:rPr>
              <w:t>3. if c &lt; d goto ?</w:t>
            </w:r>
          </w:p>
          <w:p w14:paraId="25EFA265" w14:textId="77777777" w:rsidR="00B77708" w:rsidRPr="00D822A3" w:rsidRDefault="00B77708">
            <w:pPr>
              <w:pStyle w:val="Code"/>
              <w:rPr>
                <w:lang w:val="en-GB"/>
              </w:rPr>
            </w:pPr>
            <w:r w:rsidRPr="00D822A3">
              <w:rPr>
                <w:lang w:val="en-GB"/>
              </w:rPr>
              <w:t>4. goto ?</w:t>
            </w:r>
          </w:p>
          <w:p w14:paraId="7535B735" w14:textId="77777777" w:rsidR="00B77708" w:rsidRPr="00D822A3" w:rsidRDefault="00B77708">
            <w:pPr>
              <w:pStyle w:val="Code"/>
              <w:rPr>
                <w:lang w:val="en-GB"/>
              </w:rPr>
            </w:pPr>
            <w:r w:rsidRPr="00D822A3">
              <w:rPr>
                <w:lang w:val="en-GB"/>
              </w:rPr>
              <w:t>5. ++a</w:t>
            </w:r>
          </w:p>
          <w:p w14:paraId="28C26723" w14:textId="77777777" w:rsidR="00B77708" w:rsidRPr="00D822A3" w:rsidRDefault="00B77708">
            <w:pPr>
              <w:pStyle w:val="Code"/>
              <w:rPr>
                <w:lang w:val="en-GB"/>
              </w:rPr>
            </w:pPr>
            <w:r w:rsidRPr="00D822A3">
              <w:rPr>
                <w:lang w:val="en-GB"/>
              </w:rPr>
              <w:t>6. goto 7</w:t>
            </w:r>
          </w:p>
          <w:p w14:paraId="44FB7F5C" w14:textId="77777777" w:rsidR="00B77708" w:rsidRPr="00D822A3" w:rsidRDefault="00B77708">
            <w:pPr>
              <w:pStyle w:val="Code"/>
              <w:rPr>
                <w:lang w:val="en-GB"/>
              </w:rPr>
            </w:pPr>
            <w:r w:rsidRPr="00D822A3">
              <w:rPr>
                <w:lang w:val="en-GB"/>
              </w:rPr>
              <w:t>7. ++b</w:t>
            </w:r>
          </w:p>
          <w:p w14:paraId="7F51B77F" w14:textId="77777777" w:rsidR="00B77708" w:rsidRPr="00D822A3" w:rsidRDefault="00B77708">
            <w:pPr>
              <w:pStyle w:val="Code"/>
              <w:rPr>
                <w:lang w:val="en-GB"/>
              </w:rPr>
            </w:pPr>
            <w:r w:rsidRPr="00D822A3">
              <w:rPr>
                <w:lang w:val="en-GB"/>
              </w:rPr>
              <w:t>8. ...</w:t>
            </w:r>
          </w:p>
        </w:tc>
        <w:tc>
          <w:tcPr>
            <w:tcW w:w="3117" w:type="dxa"/>
          </w:tcPr>
          <w:p w14:paraId="7CF9837C" w14:textId="77777777" w:rsidR="00B77708" w:rsidRPr="00D822A3" w:rsidRDefault="00B77708">
            <w:pPr>
              <w:pStyle w:val="Code"/>
              <w:rPr>
                <w:lang w:val="en-GB"/>
              </w:rPr>
            </w:pPr>
          </w:p>
        </w:tc>
      </w:tr>
    </w:tbl>
    <w:p w14:paraId="392C9AE9" w14:textId="77777777" w:rsidR="00B77708" w:rsidRPr="00D822A3" w:rsidRDefault="00B77708" w:rsidP="00B77708">
      <w:pPr>
        <w:rPr>
          <w:lang w:val="en-GB"/>
        </w:rPr>
      </w:pPr>
      <w:r w:rsidRPr="00D822A3">
        <w:rPr>
          <w:lang w:val="en-GB"/>
        </w:rPr>
        <w:t>When the first expression (</w:t>
      </w:r>
      <w:r w:rsidRPr="00D822A3">
        <w:rPr>
          <w:rStyle w:val="CodeInText"/>
          <w:lang w:val="en-GB"/>
        </w:rPr>
        <w:t>a &lt; b</w:t>
      </w:r>
      <w:r w:rsidRPr="00D822A3">
        <w:rPr>
          <w:lang w:val="en-GB"/>
        </w:rPr>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0A8AA41E" w14:textId="77777777" w:rsidTr="00B77708">
        <w:tc>
          <w:tcPr>
            <w:tcW w:w="3116" w:type="dxa"/>
            <w:hideMark/>
          </w:tcPr>
          <w:p w14:paraId="7F3FAE76" w14:textId="77777777" w:rsidR="00B77708" w:rsidRPr="00D822A3" w:rsidRDefault="00B77708">
            <w:pPr>
              <w:pStyle w:val="Code"/>
              <w:rPr>
                <w:lang w:val="en-GB"/>
              </w:rPr>
            </w:pPr>
            <w:r w:rsidRPr="00D822A3">
              <w:rPr>
                <w:lang w:val="en-GB"/>
              </w:rPr>
              <w:t>1. if a &lt; b goto 3</w:t>
            </w:r>
          </w:p>
          <w:p w14:paraId="4914F28E" w14:textId="77777777" w:rsidR="00B77708" w:rsidRPr="00D822A3" w:rsidRDefault="00B77708">
            <w:pPr>
              <w:pStyle w:val="Code"/>
              <w:rPr>
                <w:lang w:val="en-GB"/>
              </w:rPr>
            </w:pPr>
            <w:r w:rsidRPr="00D822A3">
              <w:rPr>
                <w:lang w:val="en-GB"/>
              </w:rPr>
              <w:t>2. goto ?</w:t>
            </w:r>
          </w:p>
          <w:p w14:paraId="43AA1E02" w14:textId="77777777" w:rsidR="00B77708" w:rsidRPr="00D822A3" w:rsidRDefault="00B77708">
            <w:pPr>
              <w:pStyle w:val="Code"/>
              <w:rPr>
                <w:lang w:val="en-GB"/>
              </w:rPr>
            </w:pPr>
            <w:r w:rsidRPr="00D822A3">
              <w:rPr>
                <w:lang w:val="en-GB"/>
              </w:rPr>
              <w:t>3. if c &lt; d goto ?</w:t>
            </w:r>
          </w:p>
          <w:p w14:paraId="704E0632" w14:textId="77777777" w:rsidR="00B77708" w:rsidRPr="00D822A3" w:rsidRDefault="00B77708">
            <w:pPr>
              <w:pStyle w:val="Code"/>
              <w:rPr>
                <w:lang w:val="en-GB"/>
              </w:rPr>
            </w:pPr>
            <w:r w:rsidRPr="00D822A3">
              <w:rPr>
                <w:lang w:val="en-GB"/>
              </w:rPr>
              <w:t>4. goto ?</w:t>
            </w:r>
          </w:p>
          <w:p w14:paraId="7C509356" w14:textId="77777777" w:rsidR="00B77708" w:rsidRPr="00D822A3" w:rsidRDefault="00B77708">
            <w:pPr>
              <w:pStyle w:val="Code"/>
              <w:rPr>
                <w:lang w:val="en-GB"/>
              </w:rPr>
            </w:pPr>
            <w:r w:rsidRPr="00D822A3">
              <w:rPr>
                <w:lang w:val="en-GB"/>
              </w:rPr>
              <w:t>5. ++a</w:t>
            </w:r>
          </w:p>
          <w:p w14:paraId="3A314F17" w14:textId="77777777" w:rsidR="00B77708" w:rsidRPr="00D822A3" w:rsidRDefault="00B77708">
            <w:pPr>
              <w:pStyle w:val="Code"/>
              <w:rPr>
                <w:lang w:val="en-GB"/>
              </w:rPr>
            </w:pPr>
            <w:r w:rsidRPr="00D822A3">
              <w:rPr>
                <w:lang w:val="en-GB"/>
              </w:rPr>
              <w:t>6. goto 7</w:t>
            </w:r>
          </w:p>
          <w:p w14:paraId="10B40125" w14:textId="77777777" w:rsidR="00B77708" w:rsidRPr="00D822A3" w:rsidRDefault="00B77708">
            <w:pPr>
              <w:pStyle w:val="Code"/>
              <w:rPr>
                <w:lang w:val="en-GB"/>
              </w:rPr>
            </w:pPr>
            <w:r w:rsidRPr="00D822A3">
              <w:rPr>
                <w:lang w:val="en-GB"/>
              </w:rPr>
              <w:t>7. ++b</w:t>
            </w:r>
          </w:p>
        </w:tc>
        <w:tc>
          <w:tcPr>
            <w:tcW w:w="3117" w:type="dxa"/>
            <w:hideMark/>
          </w:tcPr>
          <w:p w14:paraId="649CAF79" w14:textId="77777777" w:rsidR="00B77708" w:rsidRPr="00D822A3" w:rsidRDefault="00B77708">
            <w:pPr>
              <w:pStyle w:val="Code"/>
              <w:rPr>
                <w:lang w:val="en-GB"/>
              </w:rPr>
            </w:pPr>
            <w:r w:rsidRPr="00D822A3">
              <w:rPr>
                <w:lang w:val="en-GB"/>
              </w:rPr>
              <w:t>true set: {3}</w:t>
            </w:r>
          </w:p>
          <w:p w14:paraId="6A049649" w14:textId="77777777" w:rsidR="00B77708" w:rsidRPr="00D822A3" w:rsidRDefault="00B77708">
            <w:pPr>
              <w:pStyle w:val="Code"/>
              <w:rPr>
                <w:lang w:val="en-GB"/>
              </w:rPr>
            </w:pPr>
            <w:r w:rsidRPr="00D822A3">
              <w:rPr>
                <w:lang w:val="en-GB"/>
              </w:rPr>
              <w:t>false set: {2, 4}</w:t>
            </w:r>
          </w:p>
        </w:tc>
        <w:tc>
          <w:tcPr>
            <w:tcW w:w="3117" w:type="dxa"/>
          </w:tcPr>
          <w:p w14:paraId="4D066CD9" w14:textId="77777777" w:rsidR="00B77708" w:rsidRPr="00D822A3" w:rsidRDefault="00B77708">
            <w:pPr>
              <w:pStyle w:val="Code"/>
              <w:rPr>
                <w:lang w:val="en-GB"/>
              </w:rPr>
            </w:pPr>
          </w:p>
        </w:tc>
      </w:tr>
    </w:tbl>
    <w:p w14:paraId="03C6B9DD" w14:textId="77777777" w:rsidR="00B77708" w:rsidRPr="00D822A3" w:rsidRDefault="00B77708" w:rsidP="00B77708">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07CD10B2" w14:textId="77777777" w:rsidTr="00B77708">
        <w:tc>
          <w:tcPr>
            <w:tcW w:w="3116" w:type="dxa"/>
            <w:hideMark/>
          </w:tcPr>
          <w:p w14:paraId="79D51824" w14:textId="77777777" w:rsidR="00B77708" w:rsidRPr="00D822A3" w:rsidRDefault="00B77708">
            <w:pPr>
              <w:pStyle w:val="Code"/>
              <w:rPr>
                <w:lang w:val="en-GB"/>
              </w:rPr>
            </w:pPr>
            <w:r w:rsidRPr="00D822A3">
              <w:rPr>
                <w:lang w:val="en-GB"/>
              </w:rPr>
              <w:t>if ((a &lt; b) || (c &lt; d))</w:t>
            </w:r>
          </w:p>
          <w:p w14:paraId="7F0C1A81" w14:textId="77777777" w:rsidR="00B77708" w:rsidRPr="00D822A3" w:rsidRDefault="00B77708">
            <w:pPr>
              <w:pStyle w:val="Code"/>
              <w:rPr>
                <w:lang w:val="en-GB"/>
              </w:rPr>
            </w:pPr>
            <w:r w:rsidRPr="00D822A3">
              <w:rPr>
                <w:lang w:val="en-GB"/>
              </w:rPr>
              <w:t xml:space="preserve">  ++a;</w:t>
            </w:r>
          </w:p>
          <w:p w14:paraId="0E61C9C4" w14:textId="77777777" w:rsidR="00B77708" w:rsidRPr="00D822A3" w:rsidRDefault="00B77708">
            <w:pPr>
              <w:pStyle w:val="Code"/>
              <w:rPr>
                <w:lang w:val="en-GB"/>
              </w:rPr>
            </w:pPr>
            <w:r w:rsidRPr="00D822A3">
              <w:rPr>
                <w:lang w:val="en-GB"/>
              </w:rPr>
              <w:t xml:space="preserve">else </w:t>
            </w:r>
          </w:p>
          <w:p w14:paraId="58862444" w14:textId="77777777" w:rsidR="00B77708" w:rsidRPr="00D822A3" w:rsidRDefault="00B77708">
            <w:pPr>
              <w:pStyle w:val="Code"/>
              <w:rPr>
                <w:lang w:val="en-GB"/>
              </w:rPr>
            </w:pPr>
            <w:r w:rsidRPr="00D822A3">
              <w:rPr>
                <w:lang w:val="en-GB"/>
              </w:rPr>
              <w:t xml:space="preserve">  ++b;</w:t>
            </w:r>
          </w:p>
        </w:tc>
        <w:tc>
          <w:tcPr>
            <w:tcW w:w="3117" w:type="dxa"/>
            <w:hideMark/>
          </w:tcPr>
          <w:p w14:paraId="2D2A2A28" w14:textId="77777777" w:rsidR="00B77708" w:rsidRPr="00D822A3" w:rsidRDefault="00B77708">
            <w:pPr>
              <w:pStyle w:val="Code"/>
              <w:rPr>
                <w:lang w:val="en-GB"/>
              </w:rPr>
            </w:pPr>
            <w:r w:rsidRPr="00D822A3">
              <w:rPr>
                <w:lang w:val="en-GB"/>
              </w:rPr>
              <w:t>1. if a &lt; b goto ?</w:t>
            </w:r>
          </w:p>
          <w:p w14:paraId="45A0181F" w14:textId="77777777" w:rsidR="00B77708" w:rsidRPr="00D822A3" w:rsidRDefault="00B77708">
            <w:pPr>
              <w:pStyle w:val="Code"/>
              <w:rPr>
                <w:lang w:val="en-GB"/>
              </w:rPr>
            </w:pPr>
            <w:r w:rsidRPr="00D822A3">
              <w:rPr>
                <w:lang w:val="en-GB"/>
              </w:rPr>
              <w:t>2. goto 3</w:t>
            </w:r>
          </w:p>
          <w:p w14:paraId="29CA4411" w14:textId="77777777" w:rsidR="00B77708" w:rsidRPr="00D822A3" w:rsidRDefault="00B77708">
            <w:pPr>
              <w:pStyle w:val="Code"/>
              <w:rPr>
                <w:lang w:val="en-GB"/>
              </w:rPr>
            </w:pPr>
            <w:r w:rsidRPr="00D822A3">
              <w:rPr>
                <w:lang w:val="en-GB"/>
              </w:rPr>
              <w:t>3. if c &lt; d goto ?</w:t>
            </w:r>
          </w:p>
          <w:p w14:paraId="4FA1FBBE" w14:textId="77777777" w:rsidR="00B77708" w:rsidRPr="00D822A3" w:rsidRDefault="00B77708">
            <w:pPr>
              <w:pStyle w:val="Code"/>
              <w:rPr>
                <w:lang w:val="en-GB"/>
              </w:rPr>
            </w:pPr>
            <w:r w:rsidRPr="00D822A3">
              <w:rPr>
                <w:lang w:val="en-GB"/>
              </w:rPr>
              <w:t>4. goto ?</w:t>
            </w:r>
          </w:p>
          <w:p w14:paraId="14439160" w14:textId="77777777" w:rsidR="00B77708" w:rsidRPr="00D822A3" w:rsidRDefault="00B77708">
            <w:pPr>
              <w:pStyle w:val="Code"/>
              <w:rPr>
                <w:lang w:val="en-GB"/>
              </w:rPr>
            </w:pPr>
            <w:r w:rsidRPr="00D822A3">
              <w:rPr>
                <w:lang w:val="en-GB"/>
              </w:rPr>
              <w:t>5. ++a</w:t>
            </w:r>
          </w:p>
          <w:p w14:paraId="7F2CD22F" w14:textId="77777777" w:rsidR="00B77708" w:rsidRPr="00D822A3" w:rsidRDefault="00B77708">
            <w:pPr>
              <w:pStyle w:val="Code"/>
              <w:rPr>
                <w:lang w:val="en-GB"/>
              </w:rPr>
            </w:pPr>
            <w:r w:rsidRPr="00D822A3">
              <w:rPr>
                <w:lang w:val="en-GB"/>
              </w:rPr>
              <w:t>6. goto 7</w:t>
            </w:r>
          </w:p>
          <w:p w14:paraId="75884BC2" w14:textId="77777777" w:rsidR="00B77708" w:rsidRPr="00D822A3" w:rsidRDefault="00B77708">
            <w:pPr>
              <w:pStyle w:val="Code"/>
              <w:rPr>
                <w:lang w:val="en-GB"/>
              </w:rPr>
            </w:pPr>
            <w:r w:rsidRPr="00D822A3">
              <w:rPr>
                <w:lang w:val="en-GB"/>
              </w:rPr>
              <w:t>7. ++b</w:t>
            </w:r>
          </w:p>
          <w:p w14:paraId="08CF46E5" w14:textId="77777777" w:rsidR="00B77708" w:rsidRPr="00D822A3" w:rsidRDefault="00B77708">
            <w:pPr>
              <w:pStyle w:val="Code"/>
              <w:rPr>
                <w:lang w:val="en-GB"/>
              </w:rPr>
            </w:pPr>
            <w:r w:rsidRPr="00D822A3">
              <w:rPr>
                <w:lang w:val="en-GB"/>
              </w:rPr>
              <w:t>8. ...</w:t>
            </w:r>
          </w:p>
        </w:tc>
        <w:tc>
          <w:tcPr>
            <w:tcW w:w="3117" w:type="dxa"/>
            <w:hideMark/>
          </w:tcPr>
          <w:p w14:paraId="12DF6495" w14:textId="77777777" w:rsidR="00B77708" w:rsidRPr="00D822A3" w:rsidRDefault="00B77708">
            <w:pPr>
              <w:pStyle w:val="Code"/>
              <w:rPr>
                <w:lang w:val="en-GB"/>
              </w:rPr>
            </w:pPr>
            <w:r w:rsidRPr="00D822A3">
              <w:rPr>
                <w:lang w:val="en-GB"/>
              </w:rPr>
              <w:t>true set: {1, 3}</w:t>
            </w:r>
          </w:p>
          <w:p w14:paraId="1F22741C" w14:textId="77777777" w:rsidR="00B77708" w:rsidRPr="00D822A3" w:rsidRDefault="00B77708">
            <w:pPr>
              <w:pStyle w:val="Code"/>
              <w:rPr>
                <w:lang w:val="en-GB"/>
              </w:rPr>
            </w:pPr>
            <w:r w:rsidRPr="00D822A3">
              <w:rPr>
                <w:lang w:val="en-GB"/>
              </w:rPr>
              <w:t>false set: {4}</w:t>
            </w:r>
          </w:p>
        </w:tc>
      </w:tr>
    </w:tbl>
    <w:p w14:paraId="26983A1A" w14:textId="77777777" w:rsidR="00B77708" w:rsidRPr="00D822A3" w:rsidRDefault="00B77708" w:rsidP="00B77708">
      <w:pPr>
        <w:rPr>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Pr="00D822A3" w:rsidRDefault="009D3EA8" w:rsidP="009D3EA8">
      <w:pPr>
        <w:pStyle w:val="Rubrik3"/>
        <w:numPr>
          <w:ilvl w:val="2"/>
          <w:numId w:val="145"/>
        </w:numPr>
        <w:rPr>
          <w:lang w:val="en-GB"/>
        </w:rPr>
      </w:pPr>
      <w:bookmarkStart w:id="153" w:name="_Toc54119864"/>
      <w:r w:rsidRPr="00D822A3">
        <w:rPr>
          <w:lang w:val="en-GB"/>
        </w:rPr>
        <w:t>Header Rules</w:t>
      </w:r>
      <w:bookmarkEnd w:id="153"/>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54" w:name="_Toc54119865"/>
      <w:r w:rsidRPr="00D822A3">
        <w:rPr>
          <w:lang w:val="en-GB"/>
        </w:rPr>
        <w:t xml:space="preserve">The </w:t>
      </w:r>
      <w:r w:rsidR="004B7BC0" w:rsidRPr="00D822A3">
        <w:rPr>
          <w:lang w:val="en-GB"/>
        </w:rPr>
        <w:t>Switch S</w:t>
      </w:r>
      <w:r w:rsidRPr="00D822A3">
        <w:rPr>
          <w:lang w:val="en-GB"/>
        </w:rPr>
        <w:t>tatement</w:t>
      </w:r>
      <w:bookmarkEnd w:id="154"/>
    </w:p>
    <w:p w14:paraId="47A018AE" w14:textId="77777777" w:rsidR="00F420E3" w:rsidRPr="00D822A3" w:rsidRDefault="00F420E3" w:rsidP="00F420E3">
      <w:pPr>
        <w:rPr>
          <w:lang w:val="en-GB"/>
        </w:rPr>
      </w:pPr>
      <w:r w:rsidRPr="00D822A3">
        <w:rPr>
          <w:lang w:val="en-GB"/>
        </w:rPr>
        <w:t xml:space="preserve">The </w:t>
      </w:r>
      <w:r w:rsidRPr="00D822A3">
        <w:rPr>
          <w:rStyle w:val="CodeInText"/>
          <w:lang w:val="en-GB"/>
        </w:rPr>
        <w:t>generateSwitchStatement</w:t>
      </w:r>
      <w:r w:rsidRPr="00D822A3">
        <w:rPr>
          <w:lang w:val="en-GB"/>
        </w:rPr>
        <w:t xml:space="preserve"> method generates middle code jump instructions for each of the case statements, which are stored in the </w:t>
      </w:r>
      <w:r w:rsidRPr="00D822A3">
        <w:rPr>
          <w:rStyle w:val="CodeInText"/>
          <w:lang w:val="en-GB"/>
        </w:rPr>
        <w:t>Main.CaseMapStack</w:t>
      </w:r>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r w:rsidRPr="00D822A3">
        <w:rPr>
          <w:lang w:val="en-GB"/>
        </w:rPr>
        <w:t>MainParser.gppg</w:t>
      </w:r>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r w:rsidR="00737D78" w:rsidRPr="00D822A3">
        <w:rPr>
          <w:rStyle w:val="KeyWord0"/>
          <w:highlight w:val="white"/>
          <w:lang w:val="en-GB"/>
        </w:rPr>
        <w:t>m_caseMapStack</w:t>
      </w:r>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r w:rsidR="008B4BF6" w:rsidRPr="00D822A3">
        <w:rPr>
          <w:rStyle w:val="KeyWord0"/>
          <w:highlight w:val="white"/>
          <w:lang w:val="en-GB"/>
        </w:rPr>
        <w:t>m_caseMapStack)</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r w:rsidR="00036BC6" w:rsidRPr="00D822A3">
        <w:rPr>
          <w:rStyle w:val="KeyWord0"/>
          <w:highlight w:val="white"/>
          <w:lang w:val="en-GB"/>
        </w:rPr>
        <w:t>m_breakStack</w:t>
      </w:r>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r w:rsidRPr="00D822A3">
        <w:rPr>
          <w:lang w:val="en-GB"/>
        </w:rPr>
        <w:t>MiddleCodeGenerator.cs</w:t>
      </w:r>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r w:rsidRPr="00D822A3">
        <w:rPr>
          <w:highlight w:val="white"/>
          <w:lang w:val="en-GB"/>
        </w:rPr>
        <w:t>Similar to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55" w:name="_Toc54119866"/>
      <w:r w:rsidRPr="00D822A3">
        <w:rPr>
          <w:highlight w:val="white"/>
          <w:lang w:val="en-GB"/>
        </w:rPr>
        <w:t>The Case Statement</w:t>
      </w:r>
      <w:bookmarkEnd w:id="155"/>
    </w:p>
    <w:p w14:paraId="01B0E396" w14:textId="77777777" w:rsidR="006445C4" w:rsidRPr="00D822A3" w:rsidRDefault="006445C4" w:rsidP="006445C4">
      <w:pPr>
        <w:pStyle w:val="CodeHeader"/>
        <w:rPr>
          <w:lang w:val="en-GB"/>
        </w:rPr>
      </w:pPr>
      <w:r w:rsidRPr="00D822A3">
        <w:rPr>
          <w:lang w:val="en-GB"/>
        </w:rPr>
        <w:t>MainParser.gppg</w:t>
      </w:r>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r w:rsidRPr="00D822A3">
        <w:rPr>
          <w:rStyle w:val="CodeInText"/>
          <w:lang w:val="en-GB"/>
        </w:rPr>
        <w:t>Main.CaseMapStack</w:t>
      </w:r>
      <w:r w:rsidRPr="00D822A3">
        <w:rPr>
          <w:lang w:val="en-GB"/>
        </w:rPr>
        <w:t xml:space="preserve"> must not be empty. If it is empty, the case statements misses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E12EB37" w:rsidR="00CD348D" w:rsidRPr="00D822A3" w:rsidRDefault="00C51D92" w:rsidP="00CD348D">
      <w:pPr>
        <w:pStyle w:val="Liststycke"/>
        <w:numPr>
          <w:ilvl w:val="0"/>
          <w:numId w:val="96"/>
        </w:numPr>
        <w:rPr>
          <w:lang w:val="en-GB"/>
        </w:rPr>
      </w:pPr>
      <w:r w:rsidRPr="00D822A3">
        <w:rPr>
          <w:lang w:val="en-GB"/>
        </w:rPr>
        <w:t xml:space="preserve">Since </w:t>
      </w:r>
      <w:r w:rsidRPr="00D822A3">
        <w:rPr>
          <w:rStyle w:val="CodeInText"/>
          <w:lang w:val="en-GB"/>
        </w:rPr>
        <w:t>Main.CaseMapStack</w:t>
      </w:r>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D822A3">
        <w:rPr>
          <w:rStyle w:val="Fotnotsreferens"/>
          <w:lang w:val="en-GB"/>
        </w:rPr>
        <w:footnoteReference w:id="1"/>
      </w:r>
      <w:r w:rsidRPr="00D822A3">
        <w:rPr>
          <w:lang w:val="en-GB"/>
        </w:rPr>
        <w:t>).</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without a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53203EF8" w:rsidR="00640170" w:rsidRPr="00D822A3" w:rsidRDefault="00640170" w:rsidP="00FA2D6E">
      <w:pPr>
        <w:rPr>
          <w:highlight w:val="white"/>
          <w:lang w:val="en-GB"/>
        </w:rPr>
      </w:pPr>
      <w:r w:rsidRPr="00D822A3">
        <w:rPr>
          <w:highlight w:val="white"/>
          <w:lang w:val="en-GB"/>
        </w:rPr>
        <w:t>If the value of the symbol is null, we have a non-constant case value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56" w:name="_Toc54119867"/>
      <w:r w:rsidRPr="00D822A3">
        <w:rPr>
          <w:lang w:val="en-GB"/>
        </w:rPr>
        <w:t>The Default Statement</w:t>
      </w:r>
      <w:bookmarkEnd w:id="156"/>
    </w:p>
    <w:p w14:paraId="233BFF8F" w14:textId="77777777" w:rsidR="0097551C" w:rsidRPr="00D822A3" w:rsidRDefault="0097551C" w:rsidP="0097551C">
      <w:pPr>
        <w:rPr>
          <w:lang w:val="en-GB"/>
        </w:rPr>
      </w:pPr>
      <w:r w:rsidRPr="00D822A3">
        <w:rPr>
          <w:lang w:val="en-GB"/>
        </w:rPr>
        <w:t>The default statement have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r w:rsidRPr="00D822A3">
        <w:rPr>
          <w:rStyle w:val="CodeInText"/>
          <w:lang w:val="en-GB"/>
        </w:rPr>
        <w:t xml:space="preserve">Main.m_defaultStack </w:t>
      </w:r>
      <w:r w:rsidRPr="00D822A3">
        <w:rPr>
          <w:lang w:val="en-GB"/>
        </w:rPr>
        <w:t>must not be empty. If it is empty, the default statements misses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r w:rsidRPr="00D822A3">
        <w:rPr>
          <w:rStyle w:val="CodeInText"/>
          <w:lang w:val="en-GB"/>
        </w:rPr>
        <w:t xml:space="preserve">Main.m_defaultStack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r w:rsidRPr="00D822A3">
        <w:rPr>
          <w:lang w:val="en-GB"/>
        </w:rPr>
        <w:t>MainParser.gppg</w:t>
      </w:r>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57" w:name="_Toc54119868"/>
      <w:r w:rsidRPr="00D822A3">
        <w:rPr>
          <w:lang w:val="en-GB"/>
        </w:rPr>
        <w:t>The While Statement</w:t>
      </w:r>
      <w:bookmarkEnd w:id="157"/>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D822A3">
        <w:rPr>
          <w:rStyle w:val="CodeInText"/>
          <w:lang w:val="en-GB"/>
        </w:rPr>
        <w:t>jump_marker</w:t>
      </w:r>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r w:rsidRPr="00D822A3">
        <w:rPr>
          <w:lang w:val="en-GB"/>
        </w:rPr>
        <w:t>MainParser.gppg</w:t>
      </w:r>
    </w:p>
    <w:p w14:paraId="6B8EDEA2" w14:textId="77777777" w:rsidR="005935AB" w:rsidRPr="00D822A3" w:rsidRDefault="005935AB" w:rsidP="005935AB">
      <w:pPr>
        <w:pStyle w:val="Code"/>
        <w:rPr>
          <w:highlight w:val="white"/>
          <w:lang w:val="en-GB"/>
        </w:rPr>
      </w:pPr>
      <w:r w:rsidRPr="00D822A3">
        <w:rPr>
          <w:highlight w:val="white"/>
          <w:lang w:val="en-GB"/>
        </w:rPr>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6C76123B" w:rsidR="00B13BF7" w:rsidRPr="00D822A3" w:rsidRDefault="00B13BF7" w:rsidP="005A7281">
      <w:pPr>
        <w:rPr>
          <w:highlight w:val="white"/>
          <w:lang w:val="en-GB"/>
        </w:rPr>
      </w:pPr>
      <w:r w:rsidRPr="00D822A3">
        <w:rPr>
          <w:highlight w:val="white"/>
          <w:lang w:val="en-GB"/>
        </w:rPr>
        <w:t>Similar to the break set stack above, we also need a continue set satck.</w:t>
      </w:r>
    </w:p>
    <w:p w14:paraId="4CB7213E" w14:textId="19707767" w:rsidR="008576CD" w:rsidRPr="00D822A3" w:rsidRDefault="008576CD" w:rsidP="00AA5558">
      <w:pPr>
        <w:pStyle w:val="CodeHeader"/>
        <w:rPr>
          <w:lang w:val="en-GB"/>
        </w:rPr>
      </w:pPr>
      <w:r w:rsidRPr="00D822A3">
        <w:rPr>
          <w:lang w:val="en-GB"/>
        </w:rPr>
        <w:t>MiddleCodeGenerator.cs</w:t>
      </w:r>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Similar to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backpatchar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t xml:space="preserve">We backpatch the next set of the inner statement and its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58" w:name="_Toc54119869"/>
      <w:r w:rsidRPr="00D822A3">
        <w:rPr>
          <w:lang w:val="en-GB"/>
        </w:rPr>
        <w:t>The Do Statement</w:t>
      </w:r>
      <w:bookmarkEnd w:id="158"/>
    </w:p>
    <w:p w14:paraId="0C66EB6A" w14:textId="77777777" w:rsidR="00AB1522" w:rsidRPr="00D822A3" w:rsidRDefault="00AB1522" w:rsidP="00AB1522">
      <w:pPr>
        <w:rPr>
          <w:lang w:val="en-GB"/>
        </w:rPr>
      </w:pPr>
      <w:r w:rsidRPr="00D822A3">
        <w:rPr>
          <w:lang w:val="en-GB"/>
        </w:rP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r w:rsidRPr="00D822A3">
        <w:rPr>
          <w:lang w:val="en-GB"/>
        </w:rPr>
        <w:t>MainParser.cs</w:t>
      </w:r>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r w:rsidRPr="00D822A3">
        <w:rPr>
          <w:lang w:val="en-GB"/>
        </w:rPr>
        <w:t>MiddleCodeGenerator.cs</w:t>
      </w:r>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9" w:name="_Toc54119870"/>
      <w:r w:rsidRPr="00D822A3">
        <w:rPr>
          <w:lang w:val="en-GB"/>
        </w:rPr>
        <w:t>The For Statement</w:t>
      </w:r>
      <w:bookmarkEnd w:id="159"/>
    </w:p>
    <w:p w14:paraId="58DDE9F3" w14:textId="77777777" w:rsidR="002E4EB4" w:rsidRPr="00D822A3" w:rsidRDefault="002E4EB4" w:rsidP="002E4EB4">
      <w:pPr>
        <w:rPr>
          <w:lang w:val="en-GB"/>
        </w:rPr>
      </w:pPr>
      <w:r w:rsidRPr="00D822A3">
        <w:rPr>
          <w:lang w:val="en-GB"/>
        </w:rPr>
        <w:t xml:space="preserve">The </w:t>
      </w:r>
      <w:r w:rsidRPr="00D822A3">
        <w:rPr>
          <w:rStyle w:val="KeyWord0"/>
          <w:lang w:val="en-GB"/>
        </w:rPr>
        <w:t>for</w:t>
      </w:r>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sidRPr="00D822A3">
        <w:rPr>
          <w:rStyle w:val="CodeInText"/>
          <w:lang w:val="en-GB"/>
        </w:rPr>
        <w:t>jump_marker</w:t>
      </w:r>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r w:rsidRPr="00D822A3">
        <w:rPr>
          <w:lang w:val="en-GB"/>
        </w:rPr>
        <w:t>The for statement is more complicated than the</w:t>
      </w:r>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inf</w:t>
      </w:r>
      <w:r w:rsidR="002F35C1" w:rsidRPr="00D822A3">
        <w:rPr>
          <w:lang w:val="en-GB"/>
        </w:rPr>
        <w:t>initializer</w:t>
      </w:r>
      <w:r w:rsidRPr="00D822A3">
        <w:rPr>
          <w:lang w:val="en-GB"/>
        </w:rPr>
        <w:t>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we re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present we are only interested in their potential side effekts.</w:t>
      </w:r>
    </w:p>
    <w:p w14:paraId="7BD65007" w14:textId="6CAA7A1E" w:rsidR="006737CD" w:rsidRPr="00D822A3" w:rsidRDefault="006737CD" w:rsidP="006737CD">
      <w:pPr>
        <w:pStyle w:val="CodeHeader"/>
        <w:rPr>
          <w:highlight w:val="white"/>
          <w:lang w:val="en-GB"/>
        </w:rPr>
      </w:pPr>
      <w:r w:rsidRPr="00D822A3">
        <w:rPr>
          <w:highlight w:val="white"/>
          <w:lang w:val="en-GB"/>
        </w:rPr>
        <w:t>MiddleCodeGenerator.cs</w:t>
      </w:r>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test expression, since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7777777"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60" w:name="_Toc54119871"/>
      <w:r w:rsidRPr="00D822A3">
        <w:rPr>
          <w:lang w:val="en-GB"/>
        </w:rPr>
        <w:t>Label and Goto Statement</w:t>
      </w:r>
      <w:bookmarkEnd w:id="160"/>
    </w:p>
    <w:p w14:paraId="3D4A6642" w14:textId="0A759161" w:rsidR="009845B3" w:rsidRPr="00D822A3" w:rsidRDefault="009845B3" w:rsidP="009845B3">
      <w:pPr>
        <w:rPr>
          <w:lang w:val="en-GB"/>
        </w:rPr>
      </w:pPr>
      <w:r w:rsidRPr="00D822A3">
        <w:rPr>
          <w:lang w:val="en-GB"/>
        </w:rP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D6FCA" w:rsidRPr="00D822A3">
        <w:rPr>
          <w:rStyle w:val="Fotnotsreferens"/>
          <w:lang w:val="en-GB"/>
        </w:rPr>
        <w:footnoteReference w:id="2"/>
      </w:r>
    </w:p>
    <w:p w14:paraId="786481CA" w14:textId="537F5369" w:rsidR="00932FB0" w:rsidRPr="00D822A3" w:rsidRDefault="00932FB0" w:rsidP="00932FB0">
      <w:pPr>
        <w:pStyle w:val="CodeHeader"/>
        <w:rPr>
          <w:lang w:val="en-GB"/>
        </w:rPr>
      </w:pPr>
      <w:r w:rsidRPr="00D822A3">
        <w:rPr>
          <w:lang w:val="en-GB"/>
        </w:rPr>
        <w:t>MainParser.cs</w:t>
      </w:r>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r w:rsidRPr="00D822A3">
        <w:rPr>
          <w:lang w:val="en-GB"/>
        </w:rPr>
        <w:t>MiddleCodeGenerator.cs</w:t>
      </w:r>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hold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goto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with the label name as key and the goto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start by adding middle code holding a goto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goto set map, we </w:t>
      </w:r>
      <w:r w:rsidR="00C04A59" w:rsidRPr="00D822A3">
        <w:rPr>
          <w:highlight w:val="white"/>
          <w:lang w:val="en-GB"/>
        </w:rPr>
        <w:t>look up the goto set and a the goto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goto set map, we create a new goto set to which we add the goto instruction, and then we add the label name and goto set to the the goto set map. </w:t>
      </w:r>
      <w:r w:rsidR="009B4D10" w:rsidRPr="00D822A3">
        <w:rPr>
          <w:highlight w:val="white"/>
          <w:lang w:val="en-GB"/>
        </w:rPr>
        <w:t xml:space="preserve">This situation occurs </w:t>
      </w:r>
      <w:r w:rsidR="004919A7" w:rsidRPr="00D822A3">
        <w:rPr>
          <w:highlight w:val="white"/>
          <w:lang w:val="en-GB"/>
        </w:rPr>
        <w:t>when we encounter the the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ith the goto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r w:rsidR="00CD3573" w:rsidRPr="00D822A3">
        <w:rPr>
          <w:highlight w:val="white"/>
          <w:lang w:val="en-GB"/>
        </w:rPr>
        <w:t>Its iterates through the goto set map</w:t>
      </w:r>
      <w:r w:rsidR="00535E66" w:rsidRPr="00D822A3">
        <w:rPr>
          <w:highlight w:val="white"/>
          <w:lang w:val="en-GB"/>
        </w:rPr>
        <w:t xml:space="preserve"> and, for each label name, we look up the label middle code instruction and backpatch the goto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a key in the label map, we have a goto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61" w:name="_Toc54119872"/>
      <w:r w:rsidRPr="00D822A3">
        <w:rPr>
          <w:lang w:val="en-GB"/>
        </w:rPr>
        <w:t>Return Statement</w:t>
      </w:r>
      <w:bookmarkEnd w:id="161"/>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r w:rsidRPr="00D822A3">
        <w:rPr>
          <w:rStyle w:val="CodeInText"/>
          <w:lang w:val="en-GB"/>
        </w:rPr>
        <w:t>generateReturnStatement</w:t>
      </w:r>
      <w:r w:rsidRPr="00D822A3">
        <w:rPr>
          <w:lang w:val="en-GB"/>
        </w:rPr>
        <w:t xml:space="preserve"> method is surprisely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has to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expression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r w:rsidRPr="00D822A3">
        <w:rPr>
          <w:lang w:val="en-GB"/>
        </w:rPr>
        <w:t>MainParser.cs</w:t>
      </w:r>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r w:rsidRPr="00D822A3">
        <w:rPr>
          <w:lang w:val="en-GB"/>
        </w:rPr>
        <w:t>MiddleCodeGenerator.cs</w:t>
      </w:r>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If it does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11DFAF2" w:rsidR="005762AE" w:rsidRPr="00D822A3" w:rsidRDefault="005762AE" w:rsidP="005762AE">
      <w:pPr>
        <w:pStyle w:val="Code"/>
        <w:rPr>
          <w:highlight w:val="white"/>
          <w:lang w:val="en-GB"/>
        </w:rPr>
      </w:pPr>
      <w:r w:rsidRPr="00D822A3">
        <w:rPr>
          <w:highlight w:val="white"/>
          <w:lang w:val="en-GB"/>
        </w:rPr>
        <w:t xml:space="preserve">                      null, expression.Symbol);</w:t>
      </w:r>
    </w:p>
    <w:p w14:paraId="4B8188B5" w14:textId="56CA1781" w:rsidR="00AC571D" w:rsidRPr="00D822A3" w:rsidRDefault="00AC571D" w:rsidP="005762AE">
      <w:pPr>
        <w:pStyle w:val="Code"/>
        <w:rPr>
          <w:highlight w:val="white"/>
          <w:lang w:val="en-GB"/>
        </w:rPr>
      </w:pPr>
      <w:r w:rsidRPr="00D822A3">
        <w:rPr>
          <w:highlight w:val="white"/>
          <w:lang w:val="en-GB"/>
        </w:rPr>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7777777" w:rsidR="00CB4B89" w:rsidRPr="00D822A3" w:rsidRDefault="00CB4B89" w:rsidP="00CB4B89">
      <w:pPr>
        <w:pStyle w:val="Code"/>
        <w:rPr>
          <w:highlight w:val="white"/>
          <w:lang w:val="en-GB"/>
        </w:rPr>
      </w:pPr>
      <w:r w:rsidRPr="00D822A3">
        <w:rPr>
          <w:highlight w:val="white"/>
          <w:lang w:val="en-GB"/>
        </w:rPr>
        <w:t xml:space="preserve">        AddMiddleCode(codeList, MiddleOperator.Return);</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62" w:name="_Toc54119873"/>
      <w:r w:rsidRPr="00D822A3">
        <w:rPr>
          <w:lang w:val="en-GB"/>
        </w:rPr>
        <w:t>Optional Expression Statement</w:t>
      </w:r>
      <w:bookmarkEnd w:id="162"/>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27CE35A2" w:rsidR="006A7B9E" w:rsidRPr="00D822A3" w:rsidRDefault="006A7B9E" w:rsidP="006A7B9E">
      <w:pPr>
        <w:rPr>
          <w:lang w:val="en-GB"/>
        </w:rPr>
      </w:pPr>
      <w:r w:rsidRPr="00D822A3">
        <w:rPr>
          <w:lang w:val="en-GB"/>
        </w:rP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207336" w:rsidRPr="00D822A3">
        <w:rPr>
          <w:lang w:val="en-GB"/>
        </w:rPr>
        <w:t>6</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r w:rsidRPr="00D822A3">
        <w:rPr>
          <w:highlight w:val="white"/>
          <w:lang w:val="en-GB"/>
        </w:rPr>
        <w:t>MainParser.gppg</w:t>
      </w:r>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r w:rsidRPr="00D822A3">
        <w:rPr>
          <w:lang w:val="en-GB"/>
        </w:rPr>
        <w:t>MiddleCodeGenerator.cs</w:t>
      </w:r>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63" w:name="_Toc54119874"/>
      <w:r w:rsidRPr="00D822A3">
        <w:rPr>
          <w:lang w:val="en-GB"/>
        </w:rPr>
        <w:t>Block Statement</w:t>
      </w:r>
      <w:bookmarkEnd w:id="163"/>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r w:rsidRPr="00D822A3">
        <w:rPr>
          <w:lang w:val="en-GB"/>
        </w:rPr>
        <w:t>MainParser.cs</w:t>
      </w:r>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00FFDB4A" w14:textId="77777777" w:rsidR="002C67F5" w:rsidRPr="00D822A3" w:rsidRDefault="002C67F5" w:rsidP="002C67F5">
      <w:pPr>
        <w:pStyle w:val="Code"/>
        <w:rPr>
          <w:highlight w:val="white"/>
          <w:lang w:val="en-GB"/>
        </w:rPr>
      </w:pPr>
      <w:r w:rsidRPr="00D822A3">
        <w:rPr>
          <w:highlight w:val="white"/>
          <w:lang w:val="en-GB"/>
        </w:rPr>
        <w:t xml:space="preserve">    optional_statement_list RIGHT_BLOCK {</w:t>
      </w:r>
    </w:p>
    <w:p w14:paraId="728C4473"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0A2AF42E" w14:textId="77777777" w:rsidR="002C67F5" w:rsidRPr="00D822A3" w:rsidRDefault="002C67F5" w:rsidP="002C67F5">
      <w:pPr>
        <w:pStyle w:val="Code"/>
        <w:rPr>
          <w:highlight w:val="white"/>
          <w:lang w:val="en-GB"/>
        </w:rPr>
      </w:pPr>
      <w:r w:rsidRPr="00D822A3">
        <w:rPr>
          <w:highlight w:val="white"/>
          <w:lang w:val="en-GB"/>
        </w:rPr>
        <w:t xml:space="preserve">        SymbolTable.CurrentTable.ParentTable;</w:t>
      </w:r>
    </w:p>
    <w:p w14:paraId="2CE6463B" w14:textId="77777777" w:rsidR="002C67F5" w:rsidRPr="00D822A3" w:rsidRDefault="002C67F5" w:rsidP="002C67F5">
      <w:pPr>
        <w:pStyle w:val="Code"/>
        <w:rPr>
          <w:highlight w:val="white"/>
          <w:lang w:val="en-GB"/>
        </w:rPr>
      </w:pPr>
      <w:r w:rsidRPr="00D822A3">
        <w:rPr>
          <w:highlight w:val="white"/>
          <w:lang w:val="en-GB"/>
        </w:rPr>
        <w:t xml:space="preserve">      $$ = $3;</w:t>
      </w:r>
    </w:p>
    <w:p w14:paraId="279A7C8A" w14:textId="19F79A2E" w:rsidR="002C67F5" w:rsidRPr="00D822A3" w:rsidRDefault="002C67F5" w:rsidP="002C67F5">
      <w:pPr>
        <w:pStyle w:val="Code"/>
        <w:rPr>
          <w:highlight w:val="white"/>
          <w:lang w:val="en-GB"/>
        </w:rPr>
      </w:pPr>
      <w:r w:rsidRPr="00D822A3">
        <w:rPr>
          <w:highlight w:val="white"/>
          <w:lang w:val="en-GB"/>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In case of an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64" w:name="_Toc54119875"/>
      <w:r w:rsidRPr="00D822A3">
        <w:rPr>
          <w:lang w:val="en-GB"/>
        </w:rPr>
        <w:t>Declaration Statement</w:t>
      </w:r>
      <w:bookmarkEnd w:id="164"/>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1EC673F1" w:rsidR="004D5DB0" w:rsidRPr="00D822A3" w:rsidRDefault="00FB6AA4" w:rsidP="00FB6AA4">
      <w:pPr>
        <w:pStyle w:val="CodeHeader"/>
        <w:rPr>
          <w:lang w:val="en-GB"/>
        </w:rPr>
      </w:pPr>
      <w:r w:rsidRPr="00D822A3">
        <w:rPr>
          <w:lang w:val="en-GB"/>
        </w:rPr>
        <w:t>MainParser.cs</w:t>
      </w:r>
    </w:p>
    <w:p w14:paraId="03A46F95" w14:textId="77777777" w:rsidR="00FB6AA4" w:rsidRPr="00D822A3" w:rsidRDefault="00FB6AA4" w:rsidP="00FB6AA4">
      <w:pPr>
        <w:pStyle w:val="Code"/>
        <w:rPr>
          <w:highlight w:val="white"/>
          <w:lang w:val="en-GB"/>
        </w:rPr>
      </w:pPr>
      <w:r w:rsidRPr="00D822A3">
        <w:rPr>
          <w:highlight w:val="white"/>
          <w:lang w:val="en-GB"/>
        </w:rPr>
        <w:t>closed_statement:</w:t>
      </w:r>
    </w:p>
    <w:p w14:paraId="6E2CDC04" w14:textId="4AC26127" w:rsidR="00FB6AA4" w:rsidRPr="00D822A3" w:rsidRDefault="00FB6AA4" w:rsidP="00FB6AA4">
      <w:pPr>
        <w:pStyle w:val="Code"/>
        <w:rPr>
          <w:highlight w:val="white"/>
          <w:lang w:val="en-GB"/>
        </w:rPr>
      </w:pPr>
      <w:r w:rsidRPr="00D822A3">
        <w:rPr>
          <w:highlight w:val="white"/>
          <w:lang w:val="en-GB"/>
        </w:rPr>
        <w:t xml:space="preserve">    declaration {</w:t>
      </w:r>
    </w:p>
    <w:p w14:paraId="4A016895" w14:textId="1E15E665" w:rsidR="00FB6AA4" w:rsidRPr="00D822A3" w:rsidRDefault="00FB6AA4" w:rsidP="00FB6AA4">
      <w:pPr>
        <w:pStyle w:val="Code"/>
        <w:rPr>
          <w:highlight w:val="white"/>
          <w:lang w:val="en-GB"/>
        </w:rPr>
      </w:pPr>
      <w:r w:rsidRPr="00D822A3">
        <w:rPr>
          <w:highlight w:val="white"/>
          <w:lang w:val="en-GB"/>
        </w:rPr>
        <w:t xml:space="preserve">      $$ = new Statement($1);</w:t>
      </w:r>
    </w:p>
    <w:p w14:paraId="331601F5" w14:textId="77777777" w:rsidR="00FB6AA4" w:rsidRPr="00D822A3" w:rsidRDefault="00FB6AA4" w:rsidP="00FB6AA4">
      <w:pPr>
        <w:pStyle w:val="Code"/>
        <w:rPr>
          <w:highlight w:val="white"/>
          <w:lang w:val="en-GB"/>
        </w:rPr>
      </w:pPr>
      <w:r w:rsidRPr="00D822A3">
        <w:rPr>
          <w:highlight w:val="white"/>
          <w:lang w:val="en-GB"/>
        </w:rPr>
        <w:t xml:space="preserve">    }</w:t>
      </w:r>
    </w:p>
    <w:p w14:paraId="0A738E58" w14:textId="77777777" w:rsidR="00017213" w:rsidRPr="00D822A3" w:rsidRDefault="00017213" w:rsidP="00017213">
      <w:pPr>
        <w:pStyle w:val="Rubrik3"/>
        <w:tabs>
          <w:tab w:val="num" w:pos="360"/>
        </w:tabs>
        <w:rPr>
          <w:lang w:val="en-GB"/>
        </w:rPr>
      </w:pPr>
      <w:bookmarkStart w:id="165" w:name="_Toc54119876"/>
      <w:r w:rsidRPr="00D822A3">
        <w:rPr>
          <w:lang w:val="en-GB"/>
        </w:rPr>
        <w:t>Jump Register Statements</w:t>
      </w:r>
      <w:bookmarkEnd w:id="165"/>
    </w:p>
    <w:p w14:paraId="0E286EA8" w14:textId="77777777" w:rsidR="00017213" w:rsidRPr="00D822A3" w:rsidRDefault="00017213" w:rsidP="00017213">
      <w:pPr>
        <w:rPr>
          <w:lang w:val="en-GB"/>
        </w:rPr>
      </w:pPr>
      <w:r w:rsidRPr="00D822A3">
        <w:rPr>
          <w:lang w:val="en-GB"/>
        </w:rPr>
        <w:t>When performing a call to a function which address is stored in a pointer variables we need to store the address in a register and jump to that register.</w:t>
      </w:r>
    </w:p>
    <w:p w14:paraId="4029EEB6" w14:textId="77777777" w:rsidR="00017213" w:rsidRPr="00D822A3" w:rsidRDefault="00017213" w:rsidP="00017213">
      <w:pPr>
        <w:pStyle w:val="CodeHeader"/>
        <w:rPr>
          <w:lang w:val="en-GB"/>
        </w:rPr>
      </w:pPr>
      <w:r w:rsidRPr="00D822A3">
        <w:rPr>
          <w:lang w:val="en-GB"/>
        </w:rPr>
        <w:t>MainParser.gppg</w:t>
      </w:r>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r w:rsidRPr="00D822A3">
        <w:rPr>
          <w:highlight w:val="white"/>
          <w:lang w:val="en-GB"/>
        </w:rPr>
        <w:t>MiddleCodeGenerator</w:t>
      </w:r>
      <w:r w:rsidRPr="00D822A3">
        <w:rPr>
          <w:lang w:val="en-GB"/>
        </w:rPr>
        <w:t>.cs</w:t>
      </w:r>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66" w:name="_Toc54119877"/>
      <w:r w:rsidRPr="00D822A3">
        <w:rPr>
          <w:lang w:val="en-GB"/>
        </w:rPr>
        <w:t>Interrupt Statements</w:t>
      </w:r>
      <w:bookmarkEnd w:id="166"/>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r w:rsidRPr="00D822A3">
        <w:rPr>
          <w:lang w:val="en-GB"/>
        </w:rPr>
        <w:t>MainParser.gppg</w:t>
      </w:r>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67" w:name="_Toc54119878"/>
      <w:r w:rsidRPr="00D822A3">
        <w:rPr>
          <w:lang w:val="en-GB"/>
        </w:rPr>
        <w:t>System Call Statements</w:t>
      </w:r>
      <w:bookmarkEnd w:id="167"/>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r w:rsidRPr="00D822A3">
        <w:rPr>
          <w:lang w:val="en-GB"/>
        </w:rPr>
        <w:t>MainParser.gppg</w:t>
      </w:r>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68" w:name="_Toc54119879"/>
      <w:r w:rsidRPr="00D822A3">
        <w:rPr>
          <w:lang w:val="en-GB"/>
        </w:rPr>
        <w:t>Expression</w:t>
      </w:r>
      <w:r w:rsidR="00FE4E0C" w:rsidRPr="00D822A3">
        <w:rPr>
          <w:lang w:val="en-GB"/>
        </w:rPr>
        <w:t>s</w:t>
      </w:r>
      <w:bookmarkEnd w:id="168"/>
    </w:p>
    <w:p w14:paraId="298A0F95" w14:textId="4EBCD3E4"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The </w:t>
      </w:r>
      <w:r w:rsidR="00373613" w:rsidRPr="00D822A3">
        <w:rPr>
          <w:lang w:val="en-GB"/>
        </w:rPr>
        <w:t>idea</w:t>
      </w:r>
      <w:r w:rsidR="001E1CBA" w:rsidRPr="00D822A3">
        <w:rPr>
          <w:lang w:val="en-GB"/>
        </w:rPr>
        <w:t xml:space="preserve"> is that we start with the expression of lowest </w:t>
      </w:r>
      <w:r w:rsidR="00073CA8" w:rsidRPr="00D822A3">
        <w:rPr>
          <w:lang w:val="en-GB"/>
        </w:rPr>
        <w:t>precedence and</w:t>
      </w:r>
      <w:r w:rsidR="001E1CBA" w:rsidRPr="00D822A3">
        <w:rPr>
          <w:lang w:val="en-GB"/>
        </w:rPr>
        <w:t xml:space="preserve"> add a new rule for each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r w:rsidRPr="00D822A3">
        <w:rPr>
          <w:highlight w:val="white"/>
          <w:lang w:val="en-GB"/>
        </w:rPr>
        <w:t>MainParser.cs</w:t>
      </w:r>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2C06405C" w:rsidR="00A963C6" w:rsidRPr="00D822A3" w:rsidRDefault="00A604FA" w:rsidP="00A604FA">
      <w:pPr>
        <w:rPr>
          <w:highlight w:val="white"/>
          <w:lang w:val="en-GB"/>
        </w:rPr>
      </w:pPr>
      <w:r w:rsidRPr="00D822A3">
        <w:rPr>
          <w:highlight w:val="white"/>
          <w:lang w:val="en-GB"/>
        </w:rPr>
        <w:t>An expression may be an assignment</w:t>
      </w:r>
      <w:r w:rsidR="00B02A39" w:rsidRPr="00D822A3">
        <w:rPr>
          <w:highlight w:val="white"/>
          <w:lang w:val="en-GB"/>
        </w:rPr>
        <w:t xml:space="preserve"> </w:t>
      </w:r>
      <w:r w:rsidRPr="00D822A3">
        <w:rPr>
          <w:highlight w:val="white"/>
          <w:lang w:val="en-GB"/>
        </w:rPr>
        <w:t>expression or two expression</w:t>
      </w:r>
      <w:r w:rsidR="00322B02" w:rsidRPr="00D822A3">
        <w:rPr>
          <w:highlight w:val="white"/>
          <w:lang w:val="en-GB"/>
        </w:rPr>
        <w:t>s</w:t>
      </w:r>
      <w:r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r w:rsidRPr="00D822A3">
        <w:rPr>
          <w:highlight w:val="white"/>
          <w:lang w:val="en-GB"/>
        </w:rPr>
        <w:t>MiddleCodeGenerator.cs</w:t>
      </w:r>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4105EB56" w:rsidR="00322B02" w:rsidRPr="00D822A3" w:rsidRDefault="00322B02" w:rsidP="00152085">
      <w:pPr>
        <w:pStyle w:val="Code"/>
        <w:rPr>
          <w:highlight w:val="white"/>
          <w:lang w:val="en-GB"/>
        </w:rPr>
      </w:pPr>
      <w:r w:rsidRPr="00D822A3">
        <w:rPr>
          <w:highlight w:val="white"/>
          <w:lang w:val="en-GB"/>
        </w:rPr>
        <w:t xml:space="preserve"> </w:t>
      </w:r>
    </w:p>
    <w:p w14:paraId="7EA82953" w14:textId="77777777" w:rsidR="00322B02" w:rsidRPr="00D822A3" w:rsidRDefault="00322B02" w:rsidP="00152085">
      <w:pPr>
        <w:pStyle w:val="Code"/>
        <w:rPr>
          <w:highlight w:val="white"/>
          <w:lang w:val="en-GB"/>
        </w:rPr>
      </w:pPr>
      <w:r w:rsidRPr="00D822A3">
        <w:rPr>
          <w:highlight w:val="white"/>
          <w:lang w:val="en-GB"/>
        </w:rPr>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9" w:name="_Toc54119880"/>
      <w:r w:rsidRPr="00D822A3">
        <w:rPr>
          <w:lang w:val="en-GB"/>
        </w:rPr>
        <w:t xml:space="preserve">The </w:t>
      </w:r>
      <w:r w:rsidR="009E1435" w:rsidRPr="00D822A3">
        <w:rPr>
          <w:lang w:val="en-GB"/>
        </w:rPr>
        <w:t>Assignment Expression</w:t>
      </w:r>
      <w:bookmarkEnd w:id="169"/>
    </w:p>
    <w:p w14:paraId="13D84E3A" w14:textId="77777777" w:rsidR="000126E8" w:rsidRPr="00D822A3" w:rsidRDefault="000126E8" w:rsidP="000126E8">
      <w:pPr>
        <w:rPr>
          <w:color w:val="auto"/>
          <w:lang w:val="en-GB"/>
        </w:rPr>
      </w:pPr>
      <w:r w:rsidRPr="00D822A3">
        <w:rPr>
          <w:lang w:val="en-GB"/>
        </w:rP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7628D8AE" w:rsidR="002C375A" w:rsidRPr="00D822A3" w:rsidRDefault="002C375A" w:rsidP="002C375A">
      <w:pPr>
        <w:rPr>
          <w:lang w:val="en-GB"/>
        </w:rPr>
      </w:pPr>
      <w:r w:rsidRPr="00D822A3">
        <w:rPr>
          <w:lang w:val="en-GB"/>
        </w:rPr>
        <w:t xml:space="preserve">An assignment expression can be condition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r w:rsidRPr="00D822A3">
        <w:rPr>
          <w:highlight w:val="white"/>
          <w:lang w:val="en-GB"/>
        </w:rPr>
        <w:t>MainParser.cs</w:t>
      </w:r>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r w:rsidRPr="00D822A3">
        <w:rPr>
          <w:highlight w:val="white"/>
          <w:lang w:val="en-GB"/>
        </w:rPr>
        <w:t>MiddleCodeGenerator.cs</w:t>
      </w:r>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0285807F" w14:textId="4EF4A2B0" w:rsidR="00104DCC" w:rsidRPr="00D822A3" w:rsidRDefault="00104DCC" w:rsidP="00104DCC">
      <w:pPr>
        <w:rPr>
          <w:highlight w:val="white"/>
          <w:lang w:val="en-GB"/>
        </w:rPr>
      </w:pPr>
      <w:r w:rsidRPr="00D822A3">
        <w:rPr>
          <w:highlight w:val="white"/>
          <w:lang w:val="en-GB"/>
        </w:rPr>
        <w:t>In case of compound assignment, we call the matching method to perform the operation, and</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6880D6F4"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 Assignment 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278D5E66" w14:textId="54FB4CCD" w:rsidR="00E56320" w:rsidRPr="00D822A3" w:rsidRDefault="00A564E2" w:rsidP="00A564E2">
      <w:pPr>
        <w:rPr>
          <w:highlight w:val="white"/>
          <w:lang w:val="en-GB"/>
        </w:rPr>
      </w:pPr>
      <w:r w:rsidRPr="00D822A3">
        <w:rPr>
          <w:highlight w:val="white"/>
          <w:lang w:val="en-GB"/>
        </w:rPr>
        <w:t>In cases of system calls, a specific register is assigned a value.</w:t>
      </w:r>
    </w:p>
    <w:p w14:paraId="756B2599" w14:textId="77777777"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36B98C45"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77777777" w:rsidR="00E56320" w:rsidRPr="00D822A3" w:rsidRDefault="00E56320" w:rsidP="00E56320">
      <w:pPr>
        <w:pStyle w:val="Code"/>
        <w:rPr>
          <w:highlight w:val="white"/>
          <w:lang w:val="en-GB"/>
        </w:rPr>
      </w:pPr>
      <w:r w:rsidRPr="00D822A3">
        <w:rPr>
          <w:highlight w:val="white"/>
          <w:lang w:val="en-GB"/>
        </w:rPr>
        <w:t xml:space="preserve">        List&lt;MiddleCode&gt; codeList = new List&lt;MiddleCode&gt;();</w:t>
      </w:r>
    </w:p>
    <w:p w14:paraId="6AB91FBF" w14:textId="50196E8A" w:rsidR="00E56320" w:rsidRPr="00D822A3" w:rsidRDefault="00E56320" w:rsidP="00E56320">
      <w:pPr>
        <w:pStyle w:val="Code"/>
        <w:rPr>
          <w:highlight w:val="white"/>
          <w:lang w:val="en-GB"/>
        </w:rPr>
      </w:pPr>
      <w:r w:rsidRPr="00D822A3">
        <w:rPr>
          <w:highlight w:val="white"/>
          <w:lang w:val="en-GB"/>
        </w:rPr>
        <w:t xml:space="preserve">        codeList.AddRange(rightExpression.LongList);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77777777" w:rsidR="00F909F8" w:rsidRPr="00D822A3" w:rsidRDefault="00E56320" w:rsidP="00E56320">
      <w:pPr>
        <w:pStyle w:val="Code"/>
        <w:rPr>
          <w:highlight w:val="white"/>
          <w:lang w:val="en-GB"/>
        </w:rPr>
      </w:pPr>
      <w:r w:rsidRPr="00D822A3">
        <w:rPr>
          <w:highlight w:val="white"/>
          <w:lang w:val="en-GB"/>
        </w:rPr>
        <w:t xml:space="preserve">        AddMiddleCode(codeList,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192EC3E7"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final</w:t>
      </w:r>
      <w:r w:rsidR="003E5CB4" w:rsidRPr="00D822A3">
        <w:rPr>
          <w:highlight w:val="white"/>
          <w:lang w:val="en-GB"/>
        </w:rPr>
        <w:t xml:space="preserve"> expression.</w:t>
      </w:r>
    </w:p>
    <w:p w14:paraId="3CF3853B" w14:textId="77777777" w:rsidR="00E56320" w:rsidRPr="00D822A3" w:rsidRDefault="00E56320" w:rsidP="00E56320">
      <w:pPr>
        <w:pStyle w:val="Code"/>
        <w:rPr>
          <w:highlight w:val="white"/>
          <w:lang w:val="en-GB"/>
        </w:rPr>
      </w:pPr>
      <w:r w:rsidRPr="00D822A3">
        <w:rPr>
          <w:highlight w:val="white"/>
          <w:lang w:val="en-GB"/>
        </w:rPr>
        <w:t xml:space="preserve">        return (new Expression(rightExpression.Symbol, codeList, codeList));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77777777" w:rsidR="00974137" w:rsidRPr="00D822A3" w:rsidRDefault="00974137" w:rsidP="00974137">
      <w:pPr>
        <w:pStyle w:val="Code"/>
        <w:rPr>
          <w:highlight w:val="white"/>
          <w:lang w:val="en-GB"/>
        </w:rPr>
      </w:pPr>
      <w:r w:rsidRPr="00D822A3">
        <w:rPr>
          <w:highlight w:val="white"/>
          <w:lang w:val="en-GB"/>
        </w:rPr>
        <w:t xml:space="preserve">        List&lt;MiddleCode&gt; codeList = new List&lt;MiddleCode&gt;();</w:t>
      </w:r>
    </w:p>
    <w:p w14:paraId="684C52B2" w14:textId="530D5932" w:rsidR="00C62753" w:rsidRPr="00D822A3" w:rsidRDefault="00A12497" w:rsidP="00974137">
      <w:pPr>
        <w:rPr>
          <w:highlight w:val="white"/>
          <w:lang w:val="en-GB"/>
        </w:rPr>
      </w:pPr>
      <w:r w:rsidRPr="00D822A3">
        <w:rPr>
          <w:highlight w:val="white"/>
          <w:lang w:val="en-GB"/>
        </w:rPr>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77777777" w:rsidR="00974137" w:rsidRPr="00D822A3" w:rsidRDefault="00974137" w:rsidP="00974137">
      <w:pPr>
        <w:pStyle w:val="Code"/>
        <w:rPr>
          <w:highlight w:val="white"/>
          <w:lang w:val="en-GB"/>
        </w:rPr>
      </w:pPr>
      <w:r w:rsidRPr="00D822A3">
        <w:rPr>
          <w:highlight w:val="white"/>
          <w:lang w:val="en-GB"/>
        </w:rPr>
        <w:t xml:space="preserve">          codeList.AddRange(leftExpression.LongList);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77777777" w:rsidR="00974137" w:rsidRPr="00D822A3" w:rsidRDefault="00974137" w:rsidP="00974137">
      <w:pPr>
        <w:pStyle w:val="Code"/>
        <w:rPr>
          <w:highlight w:val="white"/>
          <w:lang w:val="en-GB"/>
        </w:rPr>
      </w:pPr>
      <w:r w:rsidRPr="00D822A3">
        <w:rPr>
          <w:highlight w:val="white"/>
          <w:lang w:val="en-GB"/>
        </w:rPr>
        <w:t xml:space="preserve">            AddMiddleCode(codeList,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77777777" w:rsidR="00974137" w:rsidRPr="00D822A3" w:rsidRDefault="00974137" w:rsidP="00974137">
      <w:pPr>
        <w:pStyle w:val="Code"/>
        <w:rPr>
          <w:highlight w:val="white"/>
          <w:lang w:val="en-GB"/>
        </w:rPr>
      </w:pPr>
      <w:r w:rsidRPr="00D822A3">
        <w:rPr>
          <w:highlight w:val="white"/>
          <w:lang w:val="en-GB"/>
        </w:rPr>
        <w:t xml:space="preserve">        codeList.AddRange(rightExpression.LongList);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77777777" w:rsidR="00974137" w:rsidRPr="00D822A3" w:rsidRDefault="00974137" w:rsidP="00974137">
      <w:pPr>
        <w:pStyle w:val="Code"/>
        <w:rPr>
          <w:highlight w:val="white"/>
          <w:lang w:val="en-GB"/>
        </w:rPr>
      </w:pPr>
      <w:r w:rsidRPr="00D822A3">
        <w:rPr>
          <w:highlight w:val="white"/>
          <w:lang w:val="en-GB"/>
        </w:rPr>
        <w:t xml:space="preserve">          AddMiddleCode(codeList,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83C4FDD" w:rsidR="00974137" w:rsidRPr="00D822A3" w:rsidRDefault="00974137" w:rsidP="00974137">
      <w:pPr>
        <w:pStyle w:val="Code"/>
        <w:rPr>
          <w:highlight w:val="white"/>
          <w:lang w:val="en-GB"/>
        </w:rPr>
      </w:pPr>
      <w:r w:rsidRPr="00D822A3">
        <w:rPr>
          <w:highlight w:val="white"/>
          <w:lang w:val="en-GB"/>
        </w:rPr>
        <w:t xml:space="preserve">          shortList.AddRange(codeList);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77777777"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codeList));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77777777" w:rsidR="00974137" w:rsidRPr="00D822A3" w:rsidRDefault="00974137" w:rsidP="00974137">
      <w:pPr>
        <w:pStyle w:val="Code"/>
        <w:rPr>
          <w:highlight w:val="white"/>
          <w:lang w:val="en-GB"/>
        </w:rPr>
      </w:pPr>
      <w:r w:rsidRPr="00D822A3">
        <w:rPr>
          <w:highlight w:val="white"/>
          <w:lang w:val="en-GB"/>
        </w:rPr>
        <w:t xml:space="preserve">        else {</w:t>
      </w:r>
    </w:p>
    <w:p w14:paraId="0BF5F886" w14:textId="77777777" w:rsidR="00974137" w:rsidRPr="00D822A3" w:rsidRDefault="00974137" w:rsidP="00974137">
      <w:pPr>
        <w:pStyle w:val="Code"/>
        <w:rPr>
          <w:highlight w:val="white"/>
          <w:lang w:val="en-GB"/>
        </w:rPr>
      </w:pPr>
      <w:r w:rsidRPr="00D822A3">
        <w:rPr>
          <w:highlight w:val="white"/>
          <w:lang w:val="en-GB"/>
        </w:rPr>
        <w:t xml:space="preserve">          AddMiddleCode(codeList,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77777777" w:rsidR="00974137" w:rsidRPr="00D822A3" w:rsidRDefault="00974137" w:rsidP="00974137">
      <w:pPr>
        <w:pStyle w:val="Code"/>
        <w:rPr>
          <w:highlight w:val="white"/>
          <w:lang w:val="en-GB"/>
        </w:rPr>
      </w:pPr>
      <w:r w:rsidRPr="00D822A3">
        <w:rPr>
          <w:highlight w:val="white"/>
          <w:lang w:val="en-GB"/>
        </w:rPr>
        <w:t xml:space="preserve">            AddMiddleCode(codeList,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6EFC2A73"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77777777" w:rsidR="00974137" w:rsidRPr="00D822A3" w:rsidRDefault="00974137" w:rsidP="00974137">
      <w:pPr>
        <w:pStyle w:val="Code"/>
        <w:rPr>
          <w:highlight w:val="white"/>
          <w:lang w:val="en-GB"/>
        </w:rPr>
      </w:pPr>
      <w:r w:rsidRPr="00D822A3">
        <w:rPr>
          <w:highlight w:val="white"/>
          <w:lang w:val="en-GB"/>
        </w:rPr>
        <w:t xml:space="preserve">          return (new Expression(leftExpression.Symbol, codeList, codeList));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70" w:name="_Toc54119881"/>
      <w:r w:rsidRPr="00D822A3">
        <w:rPr>
          <w:lang w:val="en-GB"/>
        </w:rPr>
        <w:t>The Condition Expression</w:t>
      </w:r>
      <w:bookmarkEnd w:id="170"/>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r w:rsidRPr="00D822A3">
        <w:rPr>
          <w:lang w:val="en-GB"/>
        </w:rPr>
        <w:t>MainParser.gppg</w:t>
      </w:r>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r w:rsidRPr="00D822A3">
        <w:rPr>
          <w:highlight w:val="white"/>
          <w:lang w:val="en-GB"/>
        </w:rPr>
        <w:t>MiddleCodeGenerator.cs</w:t>
      </w:r>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3FC9C071" w:rsidR="008234C7" w:rsidRPr="00D822A3" w:rsidRDefault="008234C7" w:rsidP="008234C7">
      <w:pPr>
        <w:pStyle w:val="Code"/>
        <w:rPr>
          <w:highlight w:val="white"/>
          <w:lang w:val="en-GB"/>
        </w:rPr>
      </w:pPr>
      <w:r w:rsidRPr="00D822A3">
        <w:rPr>
          <w:highlight w:val="white"/>
          <w:lang w:val="en-GB"/>
        </w:rPr>
        <w:t xml:space="preserve">                                                 Expression trueExpression,</w:t>
      </w:r>
    </w:p>
    <w:p w14:paraId="5FF4F895" w14:textId="49FEC2F4" w:rsidR="008234C7" w:rsidRPr="00D822A3" w:rsidRDefault="008234C7" w:rsidP="008234C7">
      <w:pPr>
        <w:pStyle w:val="Code"/>
        <w:rPr>
          <w:highlight w:val="white"/>
          <w:lang w:val="en-GB"/>
        </w:rPr>
      </w:pP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backpathing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8DFEA67" w14:textId="541D34BD" w:rsidR="008234C7" w:rsidRPr="00D822A3" w:rsidRDefault="00556929"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if (</w:t>
      </w:r>
      <w:r w:rsidR="00DD3073" w:rsidRPr="00D822A3">
        <w:rPr>
          <w:highlight w:val="white"/>
          <w:lang w:val="en-GB"/>
        </w:rPr>
        <w:t>!</w:t>
      </w:r>
      <w:r w:rsidR="008234C7" w:rsidRPr="00D822A3">
        <w:rPr>
          <w:highlight w:val="white"/>
          <w:lang w:val="en-GB"/>
        </w:rPr>
        <w:t>maxType.IsFloating()) {</w:t>
      </w:r>
    </w:p>
    <w:p w14:paraId="43535672"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 MiddleOperator.Assign,</w:t>
      </w:r>
    </w:p>
    <w:p w14:paraId="31FF9729" w14:textId="75DB3963"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trueExpression.Symbol);</w:t>
      </w:r>
    </w:p>
    <w:p w14:paraId="3556DADC" w14:textId="77777777" w:rsidR="008234C7" w:rsidRPr="00D822A3" w:rsidRDefault="008234C7" w:rsidP="008234C7">
      <w:pPr>
        <w:pStyle w:val="Code"/>
        <w:rPr>
          <w:highlight w:val="white"/>
          <w:lang w:val="en-GB"/>
        </w:rPr>
      </w:pPr>
      <w:r w:rsidRPr="00D822A3">
        <w:rPr>
          <w:highlight w:val="white"/>
          <w:lang w:val="en-GB"/>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r w:rsidRPr="00D822A3">
        <w:rPr>
          <w:highlight w:val="white"/>
          <w:lang w:val="en-GB"/>
        </w:rPr>
        <w:t xml:space="preserve">Similar to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D822A3" w:rsidRDefault="008234C7" w:rsidP="008234C7">
      <w:pPr>
        <w:pStyle w:val="Code"/>
        <w:rPr>
          <w:highlight w:val="white"/>
          <w:lang w:val="en-GB"/>
        </w:rPr>
      </w:pPr>
      <w:r w:rsidRPr="00D822A3">
        <w:rPr>
          <w:highlight w:val="white"/>
          <w:lang w:val="en-GB"/>
        </w:rPr>
        <w:t xml:space="preserve">        if (!maxType.IsFloating()) {</w:t>
      </w:r>
    </w:p>
    <w:p w14:paraId="4E57F475" w14:textId="77777777" w:rsidR="00963E23" w:rsidRPr="00D822A3" w:rsidRDefault="008234C7" w:rsidP="008234C7">
      <w:pPr>
        <w:pStyle w:val="Code"/>
        <w:rPr>
          <w:highlight w:val="white"/>
          <w:lang w:val="en-GB"/>
        </w:rPr>
      </w:pPr>
      <w:r w:rsidRPr="00D822A3">
        <w:rPr>
          <w:highlight w:val="white"/>
          <w:lang w:val="en-GB"/>
        </w:rPr>
        <w:t xml:space="preserve">          AddMiddleCode(falseExpression.LongList, MiddleOperator.Assign,</w:t>
      </w:r>
    </w:p>
    <w:p w14:paraId="23F35466" w14:textId="73DD7CC4"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falseExpression.Symbol);</w:t>
      </w:r>
    </w:p>
    <w:p w14:paraId="48F98793" w14:textId="77777777" w:rsidR="008234C7" w:rsidRPr="00D822A3" w:rsidRDefault="008234C7" w:rsidP="008234C7">
      <w:pPr>
        <w:pStyle w:val="Code"/>
        <w:rPr>
          <w:highlight w:val="white"/>
          <w:lang w:val="en-GB"/>
        </w:rPr>
      </w:pPr>
      <w:r w:rsidRPr="00D822A3">
        <w:rPr>
          <w:highlight w:val="white"/>
          <w:lang w:val="en-GB"/>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71" w:name="_Toc54119882"/>
      <w:r w:rsidRPr="00D822A3">
        <w:rPr>
          <w:lang w:val="en-GB"/>
        </w:rPr>
        <w:t>Constant Expression</w:t>
      </w:r>
      <w:bookmarkEnd w:id="171"/>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expression is a conditional expression, since it cannot hold commas or assignments.</w:t>
      </w:r>
    </w:p>
    <w:p w14:paraId="63C8CB4F" w14:textId="0786663A" w:rsidR="00E5121F" w:rsidRPr="00D822A3" w:rsidRDefault="00E5121F" w:rsidP="00E5121F">
      <w:pPr>
        <w:pStyle w:val="CodeHeader"/>
        <w:rPr>
          <w:lang w:val="en-GB"/>
        </w:rPr>
      </w:pPr>
      <w:r w:rsidRPr="00D822A3">
        <w:rPr>
          <w:lang w:val="en-GB"/>
        </w:rPr>
        <w:t>MainParser.cs</w:t>
      </w:r>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r w:rsidRPr="00D822A3">
        <w:rPr>
          <w:highlight w:val="white"/>
          <w:lang w:val="en-GB"/>
        </w:rPr>
        <w:t>MiddleCodeGenerator.cs</w:t>
      </w:r>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72" w:name="_Toc54119883"/>
      <w:r w:rsidRPr="00D822A3">
        <w:rPr>
          <w:lang w:val="en-GB"/>
        </w:rPr>
        <w:t>Logical Expression</w:t>
      </w:r>
      <w:r w:rsidR="00F4495B" w:rsidRPr="00D822A3">
        <w:rPr>
          <w:lang w:val="en-GB"/>
        </w:rPr>
        <w:t>s</w:t>
      </w:r>
      <w:bookmarkEnd w:id="172"/>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r w:rsidRPr="00D822A3">
        <w:rPr>
          <w:lang w:val="en-GB"/>
        </w:rPr>
        <w:t>MainParser.cs</w:t>
      </w:r>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r w:rsidRPr="00D822A3">
        <w:rPr>
          <w:highlight w:val="white"/>
          <w:lang w:val="en-GB"/>
        </w:rPr>
        <w:t>MiddleCodeGenerator.cs</w:t>
      </w:r>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both the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evaluated.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r w:rsidRPr="00D822A3">
        <w:rPr>
          <w:lang w:val="en-GB"/>
        </w:rPr>
        <w:t>MainParser.cs</w:t>
      </w:r>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r w:rsidRPr="00D822A3">
        <w:rPr>
          <w:highlight w:val="white"/>
          <w:lang w:val="en-GB"/>
        </w:rPr>
        <w:t>MiddleCodeGenerator.cs</w:t>
      </w:r>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r w:rsidRPr="00D822A3">
        <w:rPr>
          <w:highlight w:val="white"/>
          <w:lang w:val="en-GB"/>
        </w:rPr>
        <w:t xml:space="preserve">Similar to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We type cast both the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The true and false sets of the works in an opposite way compared to the logical or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73" w:name="_Toc54119884"/>
      <w:r w:rsidRPr="00D822A3">
        <w:rPr>
          <w:highlight w:val="white"/>
          <w:lang w:val="en-GB"/>
        </w:rPr>
        <w:t>Bitwise Expression</w:t>
      </w:r>
      <w:r w:rsidR="00A26FB4" w:rsidRPr="00D822A3">
        <w:rPr>
          <w:highlight w:val="white"/>
          <w:lang w:val="en-GB"/>
        </w:rPr>
        <w:t>s</w:t>
      </w:r>
      <w:bookmarkEnd w:id="173"/>
    </w:p>
    <w:p w14:paraId="77CB902D" w14:textId="56CA34D5" w:rsidR="00276604" w:rsidRPr="00D822A3" w:rsidRDefault="00276604" w:rsidP="00276604">
      <w:pPr>
        <w:rPr>
          <w:color w:val="auto"/>
          <w:lang w:val="en-GB"/>
        </w:rPr>
      </w:pPr>
      <w:r w:rsidRPr="00D822A3">
        <w:rPr>
          <w:lang w:val="en-GB"/>
        </w:rPr>
        <w:t xml:space="preserve">Unlike the logical expressions in the previous section, the </w:t>
      </w:r>
      <w:r w:rsidRPr="00D822A3">
        <w:rPr>
          <w:rStyle w:val="CodeInText"/>
          <w:lang w:val="en-GB"/>
        </w:rPr>
        <w:t>inclucise-or</w:t>
      </w:r>
      <w:r w:rsidRPr="00D822A3">
        <w:rPr>
          <w:lang w:val="en-GB"/>
        </w:rPr>
        <w:t xml:space="preserve">, </w:t>
      </w:r>
      <w:r w:rsidRPr="00D822A3">
        <w:rPr>
          <w:rStyle w:val="CodeInText"/>
          <w:lang w:val="en-GB"/>
        </w:rPr>
        <w:t>exclusive-or</w:t>
      </w:r>
      <w:r w:rsidRPr="00D822A3">
        <w:rPr>
          <w:lang w:val="en-GB"/>
        </w:rPr>
        <w:t xml:space="preserve"> and </w:t>
      </w:r>
      <w:r w:rsidRPr="00D822A3">
        <w:rPr>
          <w:rStyle w:val="CodeInText"/>
          <w:lang w:val="en-GB"/>
        </w:rPr>
        <w:t>and</w:t>
      </w:r>
      <w:r w:rsidRPr="00D822A3">
        <w:rPr>
          <w:lang w:val="en-GB"/>
        </w:rPr>
        <w:t xml:space="preserve"> bitwise expression does not support lazy evaluation, which means that the right expressions is always evaluated regardless of the value of the left expression. Both the operands ha</w:t>
      </w:r>
      <w:r w:rsidR="00384FB6" w:rsidRPr="00D822A3">
        <w:rPr>
          <w:lang w:val="en-GB"/>
        </w:rPr>
        <w:t>ve</w:t>
      </w:r>
      <w:r w:rsidRPr="00D822A3">
        <w:rPr>
          <w:lang w:val="en-GB"/>
        </w:rPr>
        <w:t xml:space="preserve"> to be integral and the result is integral.</w:t>
      </w:r>
    </w:p>
    <w:p w14:paraId="329CF001" w14:textId="0F3FD1B5" w:rsidR="006B74F2" w:rsidRPr="00D822A3" w:rsidRDefault="006B74F2" w:rsidP="006B74F2">
      <w:pPr>
        <w:rPr>
          <w:highlight w:val="white"/>
          <w:lang w:val="en-GB"/>
        </w:rPr>
      </w:pPr>
      <w:r w:rsidRPr="00D822A3">
        <w:rPr>
          <w:highlight w:val="white"/>
          <w:lang w:val="en-GB"/>
        </w:rPr>
        <w:t xml:space="preserve">The are three bitwise operators: </w:t>
      </w:r>
      <w:r w:rsidRPr="00D822A3">
        <w:rPr>
          <w:rStyle w:val="KeyWord0"/>
          <w:highlight w:val="white"/>
          <w:lang w:val="en-GB"/>
        </w:rPr>
        <w:t>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D822A3">
        <w:rPr>
          <w:highlight w:val="white"/>
          <w:lang w:val="en-GB"/>
        </w:rPr>
        <w:t xml:space="preserve">or: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D822A3">
        <w:rPr>
          <w:highlight w:val="white"/>
          <w:lang w:val="en-GB"/>
        </w:rPr>
        <w:t xml:space="preserve">xor: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D822A3">
        <w:rPr>
          <w:highlight w:val="white"/>
          <w:lang w:val="en-GB"/>
        </w:rPr>
        <w:t xml:space="preserve">and: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r w:rsidRPr="00D822A3">
        <w:rPr>
          <w:highlight w:val="white"/>
          <w:lang w:val="en-GB"/>
        </w:rPr>
        <w:t>MainParser.gppg</w:t>
      </w:r>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r w:rsidRPr="00D822A3">
        <w:rPr>
          <w:highlight w:val="white"/>
          <w:lang w:val="en-GB"/>
        </w:rPr>
        <w:t>MiddleCodeGenerator.cs</w:t>
      </w:r>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77777777" w:rsidR="000843D9" w:rsidRPr="00D822A3" w:rsidRDefault="000843D9" w:rsidP="000843D9">
      <w:pPr>
        <w:rPr>
          <w:highlight w:val="white"/>
          <w:lang w:val="en-GB"/>
        </w:rPr>
      </w:pPr>
      <w:r w:rsidRPr="00D822A3">
        <w:rPr>
          <w:highlight w:val="white"/>
          <w:lang w:val="en-GB"/>
        </w:rPr>
        <w:t>If the expresion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74" w:name="_Toc54119885"/>
      <w:bookmarkEnd w:id="39"/>
      <w:r w:rsidRPr="00D822A3">
        <w:rPr>
          <w:lang w:val="en-GB"/>
        </w:rPr>
        <w:t>Shift Expression</w:t>
      </w:r>
      <w:bookmarkEnd w:id="174"/>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r w:rsidRPr="00D822A3">
        <w:rPr>
          <w:lang w:val="en-GB"/>
        </w:rPr>
        <w:t>MainParser.gppg</w:t>
      </w:r>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77777777" w:rsidR="001E5001" w:rsidRPr="00D822A3" w:rsidRDefault="001E5001" w:rsidP="001E5001">
      <w:pPr>
        <w:rPr>
          <w:highlight w:val="white"/>
          <w:lang w:val="en-GB"/>
        </w:rPr>
      </w:pPr>
      <w:r w:rsidRPr="00D822A3">
        <w:rPr>
          <w:highlight w:val="white"/>
          <w:lang w:val="en-GB"/>
        </w:rPr>
        <w:t>First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75" w:name="_Toc54119886"/>
      <w:r w:rsidRPr="00D822A3">
        <w:rPr>
          <w:lang w:val="en-GB"/>
        </w:rPr>
        <w:t>Equality and Relation Expressions</w:t>
      </w:r>
      <w:bookmarkEnd w:id="175"/>
    </w:p>
    <w:p w14:paraId="738AC9CC" w14:textId="6EB02F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4442D5" w:rsidRPr="00D822A3">
        <w:rPr>
          <w:lang w:val="en-GB"/>
        </w:rPr>
        <w:t xml:space="preserve"> </w:t>
      </w:r>
      <w:r w:rsidR="00683F88" w:rsidRPr="00D822A3">
        <w:rPr>
          <w:lang w:val="en-GB"/>
        </w:rPr>
        <w:t xml:space="preserve">All arithmetic and pointer </w:t>
      </w:r>
      <w:r w:rsidR="004442D5" w:rsidRPr="00D822A3">
        <w:rPr>
          <w:lang w:val="en-GB"/>
        </w:rPr>
        <w:t>values</w:t>
      </w:r>
      <w:r w:rsidR="00683F88" w:rsidRPr="00D822A3">
        <w:rPr>
          <w:lang w:val="en-GB"/>
        </w:rPr>
        <w:t xml:space="preserve"> can be compared with relation operators.</w:t>
      </w:r>
      <w:r w:rsidR="00D76F88" w:rsidRPr="00D822A3">
        <w:rPr>
          <w:lang w:val="en-GB"/>
        </w:rPr>
        <w:t xml:space="preserve"> The equality operators have higher precedence than the relation operators, but they </w:t>
      </w:r>
      <w:r w:rsidR="0045761E" w:rsidRPr="00D822A3">
        <w:rPr>
          <w:lang w:val="en-GB"/>
        </w:rPr>
        <w:t>call the same method</w:t>
      </w:r>
      <w:r w:rsidR="00BC714C" w:rsidRPr="00D822A3">
        <w:rPr>
          <w:lang w:val="en-GB"/>
        </w:rPr>
        <w:t>:</w:t>
      </w:r>
      <w:r w:rsidR="00F96374" w:rsidRPr="00D822A3">
        <w:rPr>
          <w:lang w:val="en-GB"/>
        </w:rPr>
        <w:t xml:space="preserve">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r w:rsidRPr="00D822A3">
        <w:rPr>
          <w:lang w:val="en-GB"/>
        </w:rPr>
        <w:t>MainParser.gppg</w:t>
      </w:r>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r w:rsidRPr="00D822A3">
        <w:rPr>
          <w:lang w:val="en-GB"/>
        </w:rPr>
        <w:t>MiddleCodeGenerator.cs</w:t>
      </w:r>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14A7B760"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if-goto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goto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76" w:name="_Toc54119887"/>
      <w:r w:rsidRPr="00D822A3">
        <w:rPr>
          <w:lang w:val="en-GB"/>
        </w:rPr>
        <w:t xml:space="preserve">Addition </w:t>
      </w:r>
      <w:r w:rsidR="009D2617" w:rsidRPr="00D822A3">
        <w:rPr>
          <w:lang w:val="en-GB"/>
        </w:rPr>
        <w:t xml:space="preserve">and Subtraction </w:t>
      </w:r>
      <w:r w:rsidRPr="00D822A3">
        <w:rPr>
          <w:lang w:val="en-GB"/>
        </w:rPr>
        <w:t>Expression</w:t>
      </w:r>
      <w:bookmarkEnd w:id="176"/>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r w:rsidRPr="00D822A3">
        <w:rPr>
          <w:lang w:val="en-GB"/>
        </w:rPr>
        <w:t xml:space="preserve">complicated, since we need to take pointer arithmetic into consideration. </w:t>
      </w:r>
    </w:p>
    <w:p w14:paraId="220CE89A" w14:textId="77777777" w:rsidR="001F5000" w:rsidRPr="00D822A3" w:rsidRDefault="001F5000" w:rsidP="001F5000">
      <w:pPr>
        <w:pStyle w:val="CodeHeader"/>
        <w:rPr>
          <w:lang w:val="en-GB"/>
        </w:rPr>
      </w:pPr>
      <w:r w:rsidRPr="00D822A3">
        <w:rPr>
          <w:lang w:val="en-GB"/>
        </w:rPr>
        <w:t>MainParser.gppg</w:t>
      </w:r>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r w:rsidRPr="00D822A3">
        <w:rPr>
          <w:lang w:val="en-GB"/>
        </w:rPr>
        <w:t>MiddleCodeGenerator.cs</w:t>
      </w:r>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r w:rsidRPr="00D822A3">
        <w:rPr>
          <w:highlight w:val="white"/>
          <w:lang w:val="en-GB"/>
        </w:rPr>
        <w:t>Similar to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0E50904E" w14:textId="77777777" w:rsidR="00A361FE" w:rsidRPr="00D822A3" w:rsidRDefault="00A361FE" w:rsidP="00A361FE">
      <w:pPr>
        <w:pStyle w:val="Code"/>
        <w:rPr>
          <w:highlight w:val="white"/>
          <w:lang w:val="en-GB"/>
        </w:rPr>
      </w:pPr>
      <w:r w:rsidRPr="00D822A3">
        <w:rPr>
          <w:highlight w:val="white"/>
          <w:lang w:val="en-GB"/>
        </w:rPr>
        <w:t xml:space="preserve">        ConstantExpression.Arithmetic(MiddleOperator.BinaryAdd,</w:t>
      </w:r>
    </w:p>
    <w:p w14:paraId="43BCB9F5"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7EF1A892" w:rsidR="00C065B3" w:rsidRPr="00D822A3" w:rsidRDefault="00C065B3" w:rsidP="00C065B3">
      <w:pPr>
        <w:rPr>
          <w:highlight w:val="white"/>
          <w:lang w:val="en-GB"/>
        </w:rPr>
      </w:pPr>
      <w:r w:rsidRPr="00D822A3">
        <w:rPr>
          <w:highlight w:val="white"/>
          <w:lang w:val="en-GB"/>
        </w:rPr>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100F6B4E"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77" w:name="_Toc54119888"/>
      <w:r w:rsidRPr="00D822A3">
        <w:rPr>
          <w:highlight w:val="white"/>
          <w:lang w:val="en-GB"/>
        </w:rPr>
        <w:t>Multiplication Expressions</w:t>
      </w:r>
      <w:bookmarkEnd w:id="177"/>
    </w:p>
    <w:p w14:paraId="0C6E35DE" w14:textId="77777777" w:rsidR="0062119D" w:rsidRPr="00D822A3" w:rsidRDefault="0062119D" w:rsidP="0062119D">
      <w:pPr>
        <w:pStyle w:val="CodeHeader"/>
        <w:rPr>
          <w:lang w:val="en-GB"/>
        </w:rPr>
      </w:pPr>
      <w:r w:rsidRPr="00D822A3">
        <w:rPr>
          <w:lang w:val="en-GB"/>
        </w:rPr>
        <w:t>MainParser.gppg</w:t>
      </w:r>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The multiplcation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r w:rsidRPr="00D822A3">
        <w:rPr>
          <w:lang w:val="en-GB"/>
        </w:rPr>
        <w:t>MiddleCodeGenerator.cs</w:t>
      </w:r>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3AE327E1" w14:textId="77777777" w:rsidR="008D5C9C" w:rsidRPr="00D822A3" w:rsidRDefault="008D5C9C" w:rsidP="008D5C9C">
      <w:pPr>
        <w:pStyle w:val="Code"/>
        <w:rPr>
          <w:highlight w:val="white"/>
          <w:lang w:val="en-GB"/>
        </w:rPr>
      </w:pPr>
      <w:r w:rsidRPr="00D822A3">
        <w:rPr>
          <w:highlight w:val="white"/>
          <w:lang w:val="en-GB"/>
        </w:rPr>
        <w:t xml:space="preserve">      if (MiddleCode.IsModulo(middleOp))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8" w:name="_Toc54119889"/>
      <w:r w:rsidRPr="00D822A3">
        <w:rPr>
          <w:lang w:val="en-GB"/>
        </w:rPr>
        <w:t>Cast</w:t>
      </w:r>
      <w:r w:rsidR="00F158B0" w:rsidRPr="00D822A3">
        <w:rPr>
          <w:lang w:val="en-GB"/>
        </w:rPr>
        <w:t xml:space="preserve"> Expressions</w:t>
      </w:r>
      <w:bookmarkEnd w:id="178"/>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r w:rsidRPr="00D822A3">
        <w:rPr>
          <w:lang w:val="en-GB"/>
        </w:rPr>
        <w:t>MainParser.gppg</w:t>
      </w:r>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r w:rsidRPr="00D822A3">
        <w:rPr>
          <w:lang w:val="en-GB"/>
        </w:rPr>
        <w:t>MiddleCodeGenerator.cs</w:t>
      </w:r>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If the declarator is null, we just return the specifer’s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9" w:name="_Toc54119890"/>
      <w:r w:rsidRPr="00D822A3">
        <w:rPr>
          <w:lang w:val="en-GB"/>
        </w:rPr>
        <w:t>Prefix Expression</w:t>
      </w:r>
      <w:bookmarkEnd w:id="179"/>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Pr="00D822A3">
        <w:rPr>
          <w:rStyle w:val="CodeInText"/>
          <w:lang w:val="en-GB"/>
        </w:rPr>
        <w:t>sizeof</w:t>
      </w:r>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t>The address operator</w:t>
      </w:r>
    </w:p>
    <w:p w14:paraId="3DB1A689" w14:textId="77777777" w:rsidR="00636360" w:rsidRPr="00D822A3" w:rsidRDefault="00636360" w:rsidP="00636360">
      <w:pPr>
        <w:pStyle w:val="Liststycke"/>
        <w:numPr>
          <w:ilvl w:val="0"/>
          <w:numId w:val="148"/>
        </w:numPr>
        <w:spacing w:line="256" w:lineRule="auto"/>
        <w:rPr>
          <w:lang w:val="en-GB"/>
        </w:rPr>
      </w:pPr>
      <w:r w:rsidRPr="00D822A3">
        <w:rPr>
          <w:lang w:val="en-GB"/>
        </w:rPr>
        <w:t>The dereferenceence operator</w:t>
      </w:r>
    </w:p>
    <w:p w14:paraId="37D9CCAC" w14:textId="1684234A" w:rsidR="00516130" w:rsidRPr="00D822A3" w:rsidRDefault="00ED52B2" w:rsidP="006342B0">
      <w:pPr>
        <w:pStyle w:val="Rubrik3"/>
        <w:rPr>
          <w:lang w:val="en-GB"/>
        </w:rPr>
      </w:pPr>
      <w:bookmarkStart w:id="180" w:name="_Toc54119891"/>
      <w:r w:rsidRPr="00D822A3">
        <w:rPr>
          <w:lang w:val="en-GB"/>
        </w:rPr>
        <w:t xml:space="preserve">Unary Addition </w:t>
      </w:r>
      <w:r w:rsidR="006342B0" w:rsidRPr="00D822A3">
        <w:rPr>
          <w:lang w:val="en-GB"/>
        </w:rPr>
        <w:t>Expressions</w:t>
      </w:r>
      <w:bookmarkEnd w:id="180"/>
    </w:p>
    <w:p w14:paraId="769EA068" w14:textId="0BAD61DE" w:rsidR="006342B0" w:rsidRPr="00D822A3" w:rsidRDefault="006342B0" w:rsidP="006342B0">
      <w:pPr>
        <w:pStyle w:val="CodeHeader"/>
        <w:rPr>
          <w:lang w:val="en-GB"/>
        </w:rPr>
      </w:pPr>
      <w:r w:rsidRPr="00D822A3">
        <w:rPr>
          <w:lang w:val="en-GB"/>
        </w:rPr>
        <w:t>MainParser.gppg</w:t>
      </w:r>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r w:rsidRPr="00D822A3">
        <w:rPr>
          <w:lang w:val="en-GB"/>
        </w:rPr>
        <w:t>MiddleCodeGenerator.cs</w:t>
      </w:r>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81" w:name="_Toc54119892"/>
      <w:r w:rsidRPr="00D822A3">
        <w:rPr>
          <w:highlight w:val="white"/>
          <w:lang w:val="en-GB"/>
        </w:rPr>
        <w:t>Logical Not Expression</w:t>
      </w:r>
      <w:bookmarkEnd w:id="181"/>
    </w:p>
    <w:p w14:paraId="7CE7C86D" w14:textId="77777777" w:rsidR="00C63ED3" w:rsidRPr="00D822A3" w:rsidRDefault="00C63ED3" w:rsidP="00C63ED3">
      <w:pPr>
        <w:rPr>
          <w:lang w:val="en-GB"/>
        </w:rPr>
      </w:pPr>
      <w:r w:rsidRPr="00D822A3">
        <w:rPr>
          <w:lang w:val="en-GB"/>
        </w:rPr>
        <w:t>The logical-not operator just swaps the true and false sets of its operand.</w:t>
      </w:r>
    </w:p>
    <w:p w14:paraId="724EAF0B" w14:textId="77777777" w:rsidR="004C6676" w:rsidRPr="00D822A3" w:rsidRDefault="004C6676" w:rsidP="004C6676">
      <w:pPr>
        <w:pStyle w:val="CodeHeader"/>
        <w:rPr>
          <w:lang w:val="en-GB"/>
        </w:rPr>
      </w:pPr>
      <w:r w:rsidRPr="00D822A3">
        <w:rPr>
          <w:lang w:val="en-GB"/>
        </w:rPr>
        <w:t>MainParser.gppg</w:t>
      </w:r>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r w:rsidRPr="00D822A3">
        <w:rPr>
          <w:lang w:val="en-GB"/>
        </w:rPr>
        <w:t>MiddleCodeGenerator.cs</w:t>
      </w:r>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3BE1D030" w:rsidR="0090411D" w:rsidRPr="00D822A3" w:rsidRDefault="0090411D" w:rsidP="0090411D">
      <w:pPr>
        <w:pStyle w:val="Rubrik3"/>
        <w:rPr>
          <w:highlight w:val="white"/>
          <w:lang w:val="en-GB"/>
        </w:rPr>
      </w:pPr>
      <w:bookmarkStart w:id="182" w:name="_Toc54119893"/>
      <w:r w:rsidRPr="00D822A3">
        <w:rPr>
          <w:highlight w:val="white"/>
          <w:lang w:val="en-GB"/>
        </w:rPr>
        <w:t>Bitwise Not Expression</w:t>
      </w:r>
      <w:bookmarkEnd w:id="182"/>
    </w:p>
    <w:p w14:paraId="5235A8D0" w14:textId="77777777" w:rsidR="00D12D93" w:rsidRPr="00D822A3" w:rsidRDefault="00D12D93" w:rsidP="00D12D93">
      <w:pPr>
        <w:pStyle w:val="CodeHeader"/>
        <w:rPr>
          <w:lang w:val="en-GB"/>
        </w:rPr>
      </w:pPr>
      <w:r w:rsidRPr="00D822A3">
        <w:rPr>
          <w:lang w:val="en-GB"/>
        </w:rPr>
        <w:t>MainParser.gppg</w:t>
      </w:r>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r w:rsidRPr="00D822A3">
        <w:rPr>
          <w:lang w:val="en-GB"/>
        </w:rPr>
        <w:t>MiddleCodeGenerator.cs</w:t>
      </w:r>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83" w:name="_Toc54119894"/>
      <w:r w:rsidRPr="00D822A3">
        <w:rPr>
          <w:highlight w:val="white"/>
          <w:lang w:val="en-GB"/>
        </w:rPr>
        <w:t xml:space="preserve">The </w:t>
      </w:r>
      <w:r w:rsidR="00C71031" w:rsidRPr="00D822A3">
        <w:rPr>
          <w:highlight w:val="white"/>
          <w:lang w:val="en-GB"/>
        </w:rPr>
        <w:t>S</w:t>
      </w:r>
      <w:r w:rsidRPr="00D822A3">
        <w:rPr>
          <w:highlight w:val="white"/>
          <w:lang w:val="en-GB"/>
        </w:rPr>
        <w:t>izeof Expression</w:t>
      </w:r>
      <w:bookmarkEnd w:id="183"/>
    </w:p>
    <w:p w14:paraId="46FE60BA" w14:textId="77777777" w:rsidR="003C67C0" w:rsidRPr="00D822A3" w:rsidRDefault="003C67C0" w:rsidP="003C67C0">
      <w:pPr>
        <w:rPr>
          <w:lang w:val="en-GB"/>
        </w:rPr>
      </w:pPr>
      <w:r w:rsidRPr="00D822A3">
        <w:rPr>
          <w:lang w:val="en-GB"/>
        </w:rPr>
        <w:t xml:space="preserve">The </w:t>
      </w:r>
      <w:r w:rsidRPr="00D822A3">
        <w:rPr>
          <w:rStyle w:val="CodeInText"/>
          <w:lang w:val="en-GB"/>
        </w:rPr>
        <w:t>sizeof-operator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r w:rsidRPr="00D822A3">
        <w:rPr>
          <w:lang w:val="en-GB"/>
        </w:rPr>
        <w:t>MainParser.gppg</w:t>
      </w:r>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r w:rsidRPr="00D822A3">
        <w:rPr>
          <w:lang w:val="en-GB"/>
        </w:rPr>
        <w:t>MiddleCodeGenerator.cs</w:t>
      </w:r>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Moreover, we check that it is not a function or a bitfield, since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77777777" w:rsidR="00270E94" w:rsidRPr="00D822A3" w:rsidRDefault="00270E94" w:rsidP="00270E94">
      <w:pPr>
        <w:pStyle w:val="Code"/>
        <w:rPr>
          <w:highlight w:val="white"/>
          <w:lang w:val="en-GB"/>
        </w:rPr>
      </w:pPr>
      <w:r w:rsidRPr="00D822A3">
        <w:rPr>
          <w:highlight w:val="white"/>
          <w:lang w:val="en-GB"/>
        </w:rPr>
        <w:t xml:space="preserve">      SymbolTable.StaticSet.Add(symbol.StaticSymbol);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r w:rsidRPr="00D822A3">
        <w:rPr>
          <w:lang w:val="en-GB"/>
        </w:rPr>
        <w:t>MainParser.gppg</w:t>
      </w:r>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r w:rsidR="00D27D74" w:rsidRPr="00D822A3">
        <w:rPr>
          <w:highlight w:val="white"/>
          <w:lang w:val="en-GB"/>
        </w:rPr>
        <w:t xml:space="preserve">alsoe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r w:rsidRPr="00D822A3">
        <w:rPr>
          <w:lang w:val="en-GB"/>
        </w:rPr>
        <w:t>MiddleCodeGenerator.cs</w:t>
      </w:r>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84" w:name="_Toc54119895"/>
      <w:r w:rsidRPr="00D822A3">
        <w:rPr>
          <w:highlight w:val="white"/>
          <w:lang w:val="en-GB"/>
        </w:rPr>
        <w:t>Address Expression</w:t>
      </w:r>
      <w:bookmarkEnd w:id="184"/>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r w:rsidRPr="00D822A3">
        <w:rPr>
          <w:lang w:val="en-GB"/>
        </w:rPr>
        <w:t>MainParser.gppg</w:t>
      </w:r>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r w:rsidRPr="00D822A3">
        <w:rPr>
          <w:lang w:val="en-GB"/>
        </w:rPr>
        <w:t>MiddleCodeGenerator.cs</w:t>
      </w:r>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85" w:name="_Toc54119896"/>
      <w:r w:rsidRPr="00D822A3">
        <w:rPr>
          <w:highlight w:val="white"/>
          <w:lang w:val="en-GB"/>
        </w:rPr>
        <w:t>Dereference</w:t>
      </w:r>
      <w:r w:rsidR="00B47577" w:rsidRPr="00D822A3">
        <w:rPr>
          <w:highlight w:val="white"/>
          <w:lang w:val="en-GB"/>
        </w:rPr>
        <w:t xml:space="preserve"> Expression</w:t>
      </w:r>
      <w:bookmarkEnd w:id="185"/>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r w:rsidRPr="00D822A3">
        <w:rPr>
          <w:lang w:val="en-GB"/>
        </w:rPr>
        <w:t>MainParser.gppg</w:t>
      </w:r>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r w:rsidRPr="00D822A3">
        <w:rPr>
          <w:lang w:val="en-GB"/>
        </w:rPr>
        <w:t>MiddleCodeGenerator.cs</w:t>
      </w:r>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86" w:name="_Toc54119897"/>
      <w:r w:rsidRPr="00D822A3">
        <w:rPr>
          <w:highlight w:val="white"/>
          <w:lang w:val="en-GB"/>
        </w:rPr>
        <w:t>Prefix Increment and Decrement Expression</w:t>
      </w:r>
      <w:bookmarkEnd w:id="186"/>
    </w:p>
    <w:p w14:paraId="4449250C" w14:textId="77777777" w:rsidR="00907CC4" w:rsidRPr="00D822A3" w:rsidRDefault="00907CC4" w:rsidP="00907CC4">
      <w:pPr>
        <w:rPr>
          <w:lang w:val="en-GB"/>
        </w:rPr>
      </w:pPr>
      <w:r w:rsidRPr="00D822A3">
        <w:rPr>
          <w:lang w:val="en-GB"/>
        </w:rPr>
        <w:t>The postfix increment and decrement change the operand and return the original value. The operand has to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r w:rsidRPr="00D822A3">
        <w:rPr>
          <w:lang w:val="en-GB"/>
        </w:rPr>
        <w:t>MainParser.gppg</w:t>
      </w:r>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r w:rsidRPr="00D822A3">
        <w:rPr>
          <w:lang w:val="en-GB"/>
        </w:rPr>
        <w:t>MiddleCodeGenerator.cs</w:t>
      </w:r>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is addition or subtraction. </w:t>
      </w:r>
      <w:r w:rsidR="00FD487E" w:rsidRPr="00D822A3">
        <w:rPr>
          <w:highlight w:val="white"/>
          <w:lang w:val="en-GB"/>
        </w:rPr>
        <w:t>We preform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87" w:name="_Toc54119898"/>
      <w:r w:rsidRPr="00D822A3">
        <w:rPr>
          <w:highlight w:val="white"/>
          <w:lang w:val="en-GB"/>
        </w:rPr>
        <w:t>Postfix Increment and Decrement Expression</w:t>
      </w:r>
      <w:bookmarkEnd w:id="187"/>
    </w:p>
    <w:p w14:paraId="65713B98" w14:textId="77777777" w:rsidR="005949CB" w:rsidRPr="00D822A3" w:rsidRDefault="005949CB" w:rsidP="005949CB">
      <w:pPr>
        <w:pStyle w:val="CodeHeader"/>
        <w:rPr>
          <w:lang w:val="en-GB"/>
        </w:rPr>
      </w:pPr>
      <w:r w:rsidRPr="00D822A3">
        <w:rPr>
          <w:lang w:val="en-GB"/>
        </w:rPr>
        <w:t>MainParser.gppg</w:t>
      </w:r>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r w:rsidRPr="00D822A3">
        <w:rPr>
          <w:lang w:val="en-GB"/>
        </w:rPr>
        <w:t>MiddleCodeGenerator.cs</w:t>
      </w:r>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in order to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8" w:name="_Toc54119899"/>
      <w:r w:rsidRPr="00D822A3">
        <w:rPr>
          <w:highlight w:val="white"/>
          <w:lang w:val="en-GB"/>
        </w:rPr>
        <w:t>Arrow Expression</w:t>
      </w:r>
      <w:bookmarkEnd w:id="188"/>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r w:rsidRPr="00D822A3">
        <w:rPr>
          <w:lang w:val="en-GB"/>
        </w:rPr>
        <w:t>MainParser.gppg</w:t>
      </w:r>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r w:rsidRPr="00D822A3">
        <w:rPr>
          <w:lang w:val="en-GB"/>
        </w:rPr>
        <w:t>MiddleCodeGenerator.cs</w:t>
      </w:r>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9" w:name="_Toc54119900"/>
      <w:r w:rsidRPr="00D822A3">
        <w:rPr>
          <w:highlight w:val="white"/>
          <w:lang w:val="en-GB"/>
        </w:rPr>
        <w:t>Index Expression</w:t>
      </w:r>
      <w:bookmarkEnd w:id="189"/>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r w:rsidRPr="00D822A3">
        <w:rPr>
          <w:lang w:val="en-GB"/>
        </w:rPr>
        <w:t>MainParser.gppg</w:t>
      </w:r>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r w:rsidRPr="00D822A3">
        <w:rPr>
          <w:lang w:val="en-GB"/>
        </w:rPr>
        <w:t>MiddleCodeGenerator.cs</w:t>
      </w:r>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90" w:name="_Toc54119901"/>
      <w:r w:rsidRPr="00D822A3">
        <w:rPr>
          <w:highlight w:val="white"/>
          <w:lang w:val="en-GB"/>
        </w:rPr>
        <w:t>Dot Expression</w:t>
      </w:r>
      <w:bookmarkEnd w:id="190"/>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r w:rsidRPr="00D822A3">
        <w:rPr>
          <w:lang w:val="en-GB"/>
        </w:rPr>
        <w:t>MainParser.gppg</w:t>
      </w:r>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r w:rsidRPr="00D822A3">
        <w:rPr>
          <w:lang w:val="en-GB"/>
        </w:rPr>
        <w:t>MiddleCodeGenerator.cs</w:t>
      </w:r>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D822A3" w:rsidRDefault="005E30A8" w:rsidP="005E30A8">
      <w:pPr>
        <w:pStyle w:val="Code"/>
        <w:rPr>
          <w:highlight w:val="white"/>
          <w:lang w:val="en-GB"/>
        </w:rPr>
      </w:pPr>
    </w:p>
    <w:p w14:paraId="6C731E61" w14:textId="77777777" w:rsidR="005E30A8" w:rsidRPr="00D822A3" w:rsidRDefault="005E30A8" w:rsidP="005E30A8">
      <w:pPr>
        <w:pStyle w:val="Code"/>
        <w:rPr>
          <w:highlight w:val="white"/>
          <w:lang w:val="en-GB"/>
        </w:rPr>
      </w:pPr>
      <w:r w:rsidRPr="00D822A3">
        <w:rPr>
          <w:highlight w:val="white"/>
          <w:lang w:val="en-GB"/>
        </w:rPr>
        <w:t xml:space="preserve">      Symbol memberSymbol = parentSymbol.Type.MemberMap[memberName];</w:t>
      </w:r>
    </w:p>
    <w:p w14:paraId="17616E8B" w14:textId="77777777" w:rsidR="005E30A8" w:rsidRPr="00D822A3" w:rsidRDefault="005E30A8" w:rsidP="005E30A8">
      <w:pPr>
        <w:pStyle w:val="Code"/>
        <w:rPr>
          <w:highlight w:val="white"/>
          <w:lang w:val="en-GB"/>
        </w:rPr>
      </w:pPr>
      <w:r w:rsidRPr="00D822A3">
        <w:rPr>
          <w:highlight w:val="white"/>
          <w:lang w:val="en-GB"/>
        </w:rPr>
        <w:t xml:space="preserve">      Assert.Error(memberSymbol != null, memberName,</w:t>
      </w:r>
    </w:p>
    <w:p w14:paraId="0FDA955A" w14:textId="77777777" w:rsidR="005E30A8" w:rsidRPr="00D822A3" w:rsidRDefault="005E30A8" w:rsidP="005E30A8">
      <w:pPr>
        <w:pStyle w:val="Code"/>
        <w:rPr>
          <w:highlight w:val="white"/>
          <w:lang w:val="en-GB"/>
        </w:rPr>
      </w:pPr>
      <w:r w:rsidRPr="00D822A3">
        <w:rPr>
          <w:highlight w:val="white"/>
          <w:lang w:val="en-GB"/>
        </w:rPr>
        <w:t xml:space="preserve">                   Message.Unknown_member_in_dot_expression);</w:t>
      </w:r>
    </w:p>
    <w:p w14:paraId="4FA062C7" w14:textId="77777777" w:rsidR="005E30A8" w:rsidRPr="00D822A3" w:rsidRDefault="005E30A8" w:rsidP="005E30A8">
      <w:pPr>
        <w:pStyle w:val="Code"/>
        <w:rPr>
          <w:highlight w:val="white"/>
          <w:lang w:val="en-GB"/>
        </w:rPr>
      </w:pPr>
    </w:p>
    <w:p w14:paraId="56FA5843" w14:textId="77777777" w:rsidR="005E30A8" w:rsidRPr="00D822A3" w:rsidRDefault="005E30A8" w:rsidP="005E30A8">
      <w:pPr>
        <w:pStyle w:val="Code"/>
        <w:rPr>
          <w:highlight w:val="white"/>
          <w:lang w:val="en-GB"/>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91" w:name="_Toc54119902"/>
      <w:r w:rsidRPr="00D822A3">
        <w:rPr>
          <w:highlight w:val="white"/>
          <w:lang w:val="en-GB"/>
        </w:rPr>
        <w:t>Function Call Expression</w:t>
      </w:r>
      <w:bookmarkEnd w:id="191"/>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3CCCFA58"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207336" w:rsidRPr="00D822A3">
        <w:rPr>
          <w:b/>
          <w:bCs/>
          <w:lang w:val="en-GB"/>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r w:rsidRPr="00D822A3">
        <w:rPr>
          <w:rStyle w:val="CodeInText"/>
          <w:lang w:val="en-GB"/>
        </w:rPr>
        <w:t>paramType</w:t>
      </w:r>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r w:rsidRPr="00D822A3">
        <w:rPr>
          <w:lang w:val="en-GB"/>
        </w:rPr>
        <w:t>MainParser.gppg</w:t>
      </w:r>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r w:rsidRPr="00D822A3">
        <w:rPr>
          <w:lang w:val="en-GB"/>
        </w:rPr>
        <w:t>MiddleCodeGenerator.cs</w:t>
      </w:r>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92" w:name="_Toc54119903"/>
      <w:r w:rsidRPr="00D822A3">
        <w:rPr>
          <w:lang w:val="en-GB"/>
        </w:rPr>
        <w:t>Argument Expression List</w:t>
      </w:r>
      <w:bookmarkEnd w:id="192"/>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r w:rsidRPr="00D822A3">
        <w:rPr>
          <w:rStyle w:val="CodeInText"/>
          <w:lang w:val="en-GB"/>
        </w:rPr>
        <w:t>Generate.generateIntegerExpression</w:t>
      </w:r>
      <w:r w:rsidRPr="00D822A3">
        <w:rPr>
          <w:lang w:val="en-GB"/>
        </w:rPr>
        <w:t>.</w:t>
      </w:r>
    </w:p>
    <w:p w14:paraId="42FA6894" w14:textId="4D95A5B7" w:rsidR="00EC3F16" w:rsidRPr="00D822A3" w:rsidRDefault="00EC3F16" w:rsidP="00EC3F16">
      <w:pPr>
        <w:pStyle w:val="CodeHeader"/>
        <w:rPr>
          <w:lang w:val="en-GB"/>
        </w:rPr>
      </w:pPr>
      <w:r w:rsidRPr="00D822A3">
        <w:rPr>
          <w:lang w:val="en-GB"/>
        </w:rPr>
        <w:t>MainParser.gppg</w:t>
      </w:r>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r w:rsidRPr="00D822A3">
        <w:rPr>
          <w:lang w:val="en-GB"/>
        </w:rPr>
        <w:t>MiddleCodeGenerator.cs</w:t>
      </w:r>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93" w:name="_Toc54119904"/>
      <w:r w:rsidRPr="00D822A3">
        <w:rPr>
          <w:highlight w:val="white"/>
          <w:lang w:val="en-GB"/>
        </w:rPr>
        <w:t>Primary Expressions</w:t>
      </w:r>
      <w:bookmarkEnd w:id="193"/>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r w:rsidRPr="00D822A3">
        <w:rPr>
          <w:lang w:val="en-GB"/>
        </w:rPr>
        <w:t>MainParser.gppg</w:t>
      </w:r>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r w:rsidRPr="00D822A3">
        <w:rPr>
          <w:lang w:val="en-GB"/>
        </w:rPr>
        <w:t>MiddleCodeGenerator.cs</w:t>
      </w:r>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r w:rsidRPr="00D822A3">
        <w:rPr>
          <w:lang w:val="en-GB"/>
        </w:rPr>
        <w:t>MainParser.gppg</w:t>
      </w:r>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77777777" w:rsidR="000669C4" w:rsidRPr="00D822A3" w:rsidRDefault="000669C4" w:rsidP="000669C4">
      <w:pPr>
        <w:pStyle w:val="Code"/>
        <w:rPr>
          <w:highlight w:val="white"/>
          <w:lang w:val="en-GB"/>
        </w:rPr>
      </w:pPr>
      <w:r w:rsidRPr="00D822A3">
        <w:rPr>
          <w:highlight w:val="white"/>
          <w:lang w:val="en-GB"/>
        </w:rPr>
        <w:t xml:space="preserve">      $$ = MiddleCodeGenerator.SymbolExpression($1);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r w:rsidRPr="00D822A3">
        <w:rPr>
          <w:lang w:val="en-GB"/>
        </w:rPr>
        <w:t>MiddleCodeGenerator.cs</w:t>
      </w:r>
    </w:p>
    <w:p w14:paraId="2B52C102" w14:textId="77777777" w:rsidR="00A770C6" w:rsidRPr="00D822A3" w:rsidRDefault="00A770C6" w:rsidP="00563AE8">
      <w:pPr>
        <w:pStyle w:val="Code"/>
        <w:rPr>
          <w:highlight w:val="white"/>
          <w:lang w:val="en-GB"/>
        </w:rPr>
      </w:pPr>
      <w:r w:rsidRPr="00D822A3">
        <w:rPr>
          <w:highlight w:val="white"/>
          <w:lang w:val="en-GB"/>
        </w:rPr>
        <w:t xml:space="preserve">    public static Expression SymbolExpression(string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1CC258A4" w14:textId="77777777" w:rsidR="00A770C6" w:rsidRPr="00D822A3" w:rsidRDefault="00A770C6" w:rsidP="00563AE8">
      <w:pPr>
        <w:pStyle w:val="Code"/>
        <w:rPr>
          <w:highlight w:val="white"/>
          <w:lang w:val="en-GB"/>
        </w:rPr>
      </w:pPr>
    </w:p>
    <w:p w14:paraId="66CF5FF2" w14:textId="77777777" w:rsidR="00A770C6" w:rsidRPr="00D822A3" w:rsidRDefault="00A770C6" w:rsidP="00563AE8">
      <w:pPr>
        <w:pStyle w:val="Code"/>
        <w:rPr>
          <w:highlight w:val="white"/>
          <w:lang w:val="en-GB"/>
        </w:rPr>
      </w:pPr>
      <w:r w:rsidRPr="00D822A3">
        <w:rPr>
          <w:highlight w:val="white"/>
          <w:lang w:val="en-GB"/>
        </w:rPr>
        <w:t xml:space="preserve">      if (symbol == null) {</w:t>
      </w:r>
    </w:p>
    <w:p w14:paraId="7C4BFADD" w14:textId="77777777" w:rsidR="00A770C6" w:rsidRPr="00D822A3" w:rsidRDefault="00A770C6" w:rsidP="00563AE8">
      <w:pPr>
        <w:pStyle w:val="Code"/>
        <w:rPr>
          <w:highlight w:val="white"/>
          <w:lang w:val="en-GB"/>
        </w:rPr>
      </w:pPr>
      <w:r w:rsidRPr="00D822A3">
        <w:rPr>
          <w:highlight w:val="white"/>
          <w:lang w:val="en-GB"/>
        </w:rPr>
        <w:t xml:space="preserve">        Type type = new Type(Type.SignedIntegerType, null, false);</w:t>
      </w:r>
    </w:p>
    <w:p w14:paraId="09E3EFE4" w14:textId="77777777" w:rsidR="00A770C6" w:rsidRPr="00D822A3" w:rsidRDefault="00A770C6" w:rsidP="00563AE8">
      <w:pPr>
        <w:pStyle w:val="Code"/>
        <w:rPr>
          <w:highlight w:val="white"/>
          <w:lang w:val="en-GB"/>
        </w:rPr>
      </w:pPr>
      <w:r w:rsidRPr="00D822A3">
        <w:rPr>
          <w:highlight w:val="white"/>
          <w:lang w:val="en-GB"/>
        </w:rPr>
        <w:t xml:space="preserve">        symbol = new Symbol(name, Storage.Extern, type);</w:t>
      </w:r>
    </w:p>
    <w:p w14:paraId="0876BE32" w14:textId="77777777" w:rsidR="00A770C6" w:rsidRPr="00D822A3" w:rsidRDefault="00A770C6" w:rsidP="00563AE8">
      <w:pPr>
        <w:pStyle w:val="Code"/>
        <w:rPr>
          <w:highlight w:val="white"/>
          <w:lang w:val="en-GB"/>
        </w:rPr>
      </w:pPr>
      <w:r w:rsidRPr="00D822A3">
        <w:rPr>
          <w:highlight w:val="white"/>
          <w:lang w:val="en-GB"/>
        </w:rPr>
        <w:t xml:space="preserve">      }</w:t>
      </w:r>
    </w:p>
    <w:p w14:paraId="4E6B38C3" w14:textId="77777777" w:rsidR="00A770C6" w:rsidRPr="00D822A3" w:rsidRDefault="00A770C6" w:rsidP="00563AE8">
      <w:pPr>
        <w:pStyle w:val="Code"/>
        <w:rPr>
          <w:highlight w:val="white"/>
          <w:lang w:val="en-GB"/>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r w:rsidRPr="00D822A3">
        <w:rPr>
          <w:lang w:val="en-GB"/>
        </w:rPr>
        <w:t>MainParser.gppg</w:t>
      </w:r>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r w:rsidRPr="00D822A3">
        <w:rPr>
          <w:lang w:val="en-GB"/>
        </w:rPr>
        <w:t>MiddleCodeGenerator.cs</w:t>
      </w:r>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r w:rsidRPr="00D822A3">
        <w:rPr>
          <w:lang w:val="en-GB"/>
        </w:rPr>
        <w:t>MainParser.gppg</w:t>
      </w:r>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r w:rsidRPr="00D822A3">
        <w:rPr>
          <w:lang w:val="en-GB"/>
        </w:rPr>
        <w:t>MiddleCodeGenerator.cs</w:t>
      </w:r>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2E9FDD18" w14:textId="77777777" w:rsidR="00D56E7A" w:rsidRPr="00D822A3" w:rsidRDefault="00D56E7A" w:rsidP="00D56E7A">
      <w:pPr>
        <w:pStyle w:val="Code"/>
        <w:rPr>
          <w:highlight w:val="white"/>
          <w:lang w:val="en-GB"/>
        </w:rPr>
      </w:pPr>
    </w:p>
    <w:p w14:paraId="15903A13" w14:textId="77777777" w:rsidR="006342B0" w:rsidRPr="00D822A3" w:rsidRDefault="006342B0" w:rsidP="006342B0">
      <w:pPr>
        <w:pStyle w:val="CodeHeader"/>
        <w:rPr>
          <w:lang w:val="en-GB"/>
        </w:rPr>
      </w:pPr>
    </w:p>
    <w:p w14:paraId="68010F1B" w14:textId="77777777" w:rsidR="006342B0" w:rsidRPr="00D822A3" w:rsidRDefault="006342B0" w:rsidP="006342B0">
      <w:pPr>
        <w:rPr>
          <w:lang w:val="en-GB"/>
        </w:rPr>
      </w:pPr>
    </w:p>
    <w:p w14:paraId="0D1CD23A" w14:textId="77777777" w:rsidR="00516130" w:rsidRPr="00D822A3" w:rsidRDefault="00516130" w:rsidP="0062119D">
      <w:pPr>
        <w:pStyle w:val="CodeHeader"/>
        <w:rPr>
          <w:lang w:val="en-GB"/>
        </w:rPr>
      </w:pPr>
    </w:p>
    <w:p w14:paraId="5D591A53" w14:textId="77777777" w:rsidR="00516130" w:rsidRPr="00D822A3" w:rsidRDefault="00516130" w:rsidP="0062119D">
      <w:pPr>
        <w:pStyle w:val="CodeHeader"/>
        <w:rPr>
          <w:lang w:val="en-GB"/>
        </w:rPr>
      </w:pPr>
    </w:p>
    <w:p w14:paraId="31B55F07" w14:textId="77777777" w:rsidR="00516130" w:rsidRPr="00D822A3" w:rsidRDefault="00516130" w:rsidP="0062119D">
      <w:pPr>
        <w:pStyle w:val="CodeHeader"/>
        <w:rPr>
          <w:lang w:val="en-GB"/>
        </w:rPr>
      </w:pPr>
    </w:p>
    <w:p w14:paraId="4C1945D4" w14:textId="77777777" w:rsidR="00516130" w:rsidRPr="00D822A3" w:rsidRDefault="00516130" w:rsidP="0062119D">
      <w:pPr>
        <w:pStyle w:val="CodeHeader"/>
        <w:rPr>
          <w:lang w:val="en-GB"/>
        </w:rPr>
      </w:pPr>
    </w:p>
    <w:p w14:paraId="7B154EC6" w14:textId="3404CC8F" w:rsidR="0062119D" w:rsidRPr="00D822A3" w:rsidRDefault="0062119D" w:rsidP="0062119D">
      <w:pPr>
        <w:pStyle w:val="CodeHeader"/>
        <w:rPr>
          <w:lang w:val="en-GB"/>
        </w:rPr>
      </w:pPr>
      <w:r w:rsidRPr="00D822A3">
        <w:rPr>
          <w:lang w:val="en-GB"/>
        </w:rPr>
        <w:t>MainParser.gppg</w:t>
      </w:r>
    </w:p>
    <w:p w14:paraId="1538D0D6" w14:textId="1682EDD1" w:rsidR="004743B6" w:rsidRPr="00D822A3" w:rsidRDefault="004743B6" w:rsidP="006A31DF">
      <w:pPr>
        <w:pStyle w:val="Rubrik1"/>
        <w:rPr>
          <w:lang w:val="en-GB"/>
        </w:rPr>
      </w:pPr>
      <w:bookmarkStart w:id="194" w:name="_Toc54119905"/>
      <w:r w:rsidRPr="00D822A3">
        <w:rPr>
          <w:lang w:val="en-GB"/>
        </w:rPr>
        <w:t>The Middle Code</w:t>
      </w:r>
      <w:bookmarkEnd w:id="194"/>
    </w:p>
    <w:p w14:paraId="3FB05F2F" w14:textId="5224F50F" w:rsidR="003D42E8" w:rsidRPr="00D822A3" w:rsidRDefault="003D42E8" w:rsidP="003D42E8">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three addresses of the Object class, which can be register, </w:t>
      </w:r>
      <w:r w:rsidR="00690CEA" w:rsidRPr="00D822A3">
        <w:rPr>
          <w:lang w:val="en-GB"/>
        </w:rPr>
        <w:t>symbols or jump addresses.</w:t>
      </w:r>
    </w:p>
    <w:p w14:paraId="6C4065D0" w14:textId="294052F1" w:rsidR="00690CEA" w:rsidRPr="00D822A3" w:rsidRDefault="00690CEA" w:rsidP="003D42E8">
      <w:pPr>
        <w:rPr>
          <w:lang w:val="en-GB"/>
        </w:rPr>
      </w:pPr>
      <w:r w:rsidRPr="00D822A3">
        <w:rPr>
          <w:lang w:val="en-GB"/>
        </w:rPr>
        <w:t xml:space="preserve">There is also the fields </w:t>
      </w:r>
      <w:r w:rsidRPr="00D822A3">
        <w:rPr>
          <w:rStyle w:val="CodeInText"/>
          <w:lang w:val="en-GB"/>
        </w:rPr>
        <w:t>m_visited</w:t>
      </w:r>
      <w:r w:rsidRPr="00D822A3">
        <w:rPr>
          <w:lang w:val="en-GB"/>
        </w:rPr>
        <w:t xml:space="preserve">  and </w:t>
      </w:r>
      <w:r w:rsidRPr="00D822A3">
        <w:rPr>
          <w:rStyle w:val="CodeInText"/>
          <w:lang w:val="en-GB"/>
        </w:rPr>
        <w:t>m_leader</w:t>
      </w:r>
      <w:r w:rsidRPr="00D822A3">
        <w:rPr>
          <w:lang w:val="en-GB"/>
        </w:rPr>
        <w:t xml:space="preserve">, which is used by </w:t>
      </w:r>
      <w:r w:rsidRPr="00D822A3">
        <w:rPr>
          <w:rStyle w:val="CodeInText"/>
          <w:lang w:val="en-GB"/>
        </w:rPr>
        <w:t>MiddleCodeOptimizer</w:t>
      </w:r>
      <w:r w:rsidRPr="00D822A3">
        <w:rPr>
          <w:lang w:val="en-GB"/>
        </w:rPr>
        <w:t xml:space="preserve"> to search for non-reachable </w:t>
      </w:r>
      <w:r w:rsidR="00014A5F" w:rsidRPr="00D822A3">
        <w:rPr>
          <w:lang w:val="en-GB"/>
        </w:rPr>
        <w:t>instruction</w:t>
      </w:r>
      <w:r w:rsidRPr="00D822A3">
        <w:rPr>
          <w:lang w:val="en-GB"/>
        </w:rPr>
        <w:t xml:space="preserve"> an</w:t>
      </w:r>
      <w:r w:rsidR="006D757B" w:rsidRPr="00D822A3">
        <w:rPr>
          <w:lang w:val="en-GB"/>
        </w:rPr>
        <w:t>d</w:t>
      </w:r>
      <w:r w:rsidRPr="00D822A3">
        <w:rPr>
          <w:lang w:val="en-GB"/>
        </w:rPr>
        <w:t xml:space="preserve"> when creating base block</w:t>
      </w:r>
      <w:r w:rsidR="001F2F3E" w:rsidRPr="00D822A3">
        <w:rPr>
          <w:lang w:val="en-GB"/>
        </w:rPr>
        <w:t xml:space="preserve"> (base blocks are described in Section </w:t>
      </w:r>
      <w:r w:rsidR="002D1ED9" w:rsidRPr="00D822A3">
        <w:rPr>
          <w:lang w:val="en-GB"/>
        </w:rPr>
        <w:fldChar w:fldCharType="begin"/>
      </w:r>
      <w:r w:rsidR="002D1ED9" w:rsidRPr="00D822A3">
        <w:rPr>
          <w:lang w:val="en-GB"/>
        </w:rPr>
        <w:instrText xml:space="preserve"> REF _Ref418278230 \r \h </w:instrText>
      </w:r>
      <w:r w:rsidR="002D1ED9" w:rsidRPr="00D822A3">
        <w:rPr>
          <w:lang w:val="en-GB"/>
        </w:rPr>
      </w:r>
      <w:r w:rsidR="002D1ED9" w:rsidRPr="00D822A3">
        <w:rPr>
          <w:lang w:val="en-GB"/>
        </w:rPr>
        <w:fldChar w:fldCharType="separate"/>
      </w:r>
      <w:r w:rsidR="00207336" w:rsidRPr="00D822A3">
        <w:rPr>
          <w:b/>
          <w:bCs/>
          <w:lang w:val="en-GB"/>
        </w:rPr>
        <w:t>Fel! Hittar inte referenskälla.</w:t>
      </w:r>
      <w:r w:rsidR="002D1ED9" w:rsidRPr="00D822A3">
        <w:rPr>
          <w:lang w:val="en-GB"/>
        </w:rPr>
        <w:fldChar w:fldCharType="end"/>
      </w:r>
      <w:r w:rsidR="001F2F3E" w:rsidRPr="00D822A3">
        <w:rPr>
          <w:lang w:val="en-GB"/>
        </w:rPr>
        <w:t>)</w:t>
      </w:r>
      <w:r w:rsidRPr="00D822A3">
        <w:rPr>
          <w:lang w:val="en-GB"/>
        </w:rPr>
        <w:t>.</w:t>
      </w:r>
      <w:r w:rsidR="00014A5F" w:rsidRPr="00D822A3">
        <w:rPr>
          <w:lang w:val="en-GB"/>
        </w:rPr>
        <w:t xml:space="preserve"> The </w:t>
      </w:r>
      <w:r w:rsidR="00014A5F" w:rsidRPr="00D822A3">
        <w:rPr>
          <w:rStyle w:val="CodeInText"/>
          <w:lang w:val="en-GB"/>
        </w:rPr>
        <w:t>m_liveSet</w:t>
      </w:r>
      <w:r w:rsidR="00014A5F" w:rsidRPr="00D822A3">
        <w:rPr>
          <w:lang w:val="en-GB"/>
        </w:rPr>
        <w:t xml:space="preserve"> is generated by</w:t>
      </w:r>
      <w:r w:rsidR="00A03C89" w:rsidRPr="00D822A3">
        <w:rPr>
          <w:lang w:val="en-GB"/>
        </w:rPr>
        <w:t xml:space="preserve"> </w:t>
      </w:r>
      <w:r w:rsidR="00014A5F" w:rsidRPr="00D822A3">
        <w:rPr>
          <w:lang w:val="en-GB"/>
        </w:rPr>
        <w:t>MiddleCode</w:t>
      </w:r>
      <w:r w:rsidR="00A03C89" w:rsidRPr="00D822A3">
        <w:rPr>
          <w:lang w:val="en-GB"/>
        </w:rPr>
        <w:softHyphen/>
      </w:r>
      <w:r w:rsidR="00014A5F" w:rsidRPr="00D822A3">
        <w:rPr>
          <w:lang w:val="en-GB"/>
        </w:rPr>
        <w:t>Optimizer and used by ObjectCodeGenerator to select suitable object code instructi</w:t>
      </w:r>
      <w:r w:rsidR="00A03C89" w:rsidRPr="00D822A3">
        <w:rPr>
          <w:lang w:val="en-GB"/>
        </w:rPr>
        <w:t xml:space="preserve">ons, it holds the live symbols of the base block; that is, the symbols that will </w:t>
      </w:r>
      <w:r w:rsidR="004929EE" w:rsidRPr="00D822A3">
        <w:rPr>
          <w:lang w:val="en-GB"/>
        </w:rPr>
        <w:t xml:space="preserve">be </w:t>
      </w:r>
      <w:r w:rsidR="00A03C89" w:rsidRPr="00D822A3">
        <w:rPr>
          <w:lang w:val="en-GB"/>
        </w:rPr>
        <w:t>accessed later in the base block.</w:t>
      </w:r>
    </w:p>
    <w:p w14:paraId="09ABD871" w14:textId="1C7F03A5" w:rsidR="00FA2EEF" w:rsidRPr="00D822A3" w:rsidRDefault="00FA2EEF" w:rsidP="00FA2EEF">
      <w:pPr>
        <w:rPr>
          <w:lang w:val="en-GB"/>
        </w:rPr>
      </w:pPr>
      <w:r w:rsidRPr="00D822A3">
        <w:rPr>
          <w:rStyle w:val="CodeInText"/>
          <w:lang w:val="en-GB"/>
        </w:rPr>
        <w:t>InverseMap</w:t>
      </w:r>
      <w:r w:rsidRPr="00D822A3">
        <w:rPr>
          <w:lang w:val="en-GB"/>
        </w:rPr>
        <w:t xml:space="preserve"> holds the inverses of the equality and relation operators and is used when optimizing conditional jump instructions in </w:t>
      </w:r>
      <w:r w:rsidRPr="00D822A3">
        <w:rPr>
          <w:rStyle w:val="CodeInText"/>
          <w:lang w:val="en-GB"/>
        </w:rPr>
        <w:t>MiddleCodeOptimizer</w:t>
      </w:r>
      <w:r w:rsidRPr="00D822A3">
        <w:rPr>
          <w:lang w:val="en-GB"/>
        </w:rPr>
        <w:t>.</w:t>
      </w:r>
    </w:p>
    <w:p w14:paraId="59763F6E" w14:textId="34EE2875" w:rsidR="00C027BE" w:rsidRDefault="00FA2EEF" w:rsidP="00FA2EEF">
      <w:pPr>
        <w:rPr>
          <w:lang w:val="en-GB"/>
        </w:rPr>
      </w:pPr>
      <w:r w:rsidRPr="00D822A3">
        <w:rPr>
          <w:lang w:val="en-GB"/>
        </w:rPr>
        <w:t xml:space="preserve">The </w:t>
      </w:r>
      <w:r w:rsidRPr="00D822A3">
        <w:rPr>
          <w:rStyle w:val="CodeInText"/>
          <w:lang w:val="en-GB"/>
        </w:rPr>
        <w:t>toString</w:t>
      </w:r>
      <w:r w:rsidRPr="00D822A3">
        <w:rPr>
          <w:lang w:val="en-GB"/>
        </w:rPr>
        <w:t xml:space="preserve"> method is not strictly necessary; nevertheless, it called when generating the </w:t>
      </w:r>
      <w:r w:rsidR="005F79CB" w:rsidRPr="00D822A3">
        <w:rPr>
          <w:lang w:val="en-GB"/>
        </w:rPr>
        <w:t>assembly</w:t>
      </w:r>
      <w:r w:rsidRPr="00D822A3">
        <w:rPr>
          <w:lang w:val="en-GB"/>
        </w:rPr>
        <w:t xml:space="preserve"> code and added as comments.</w:t>
      </w:r>
    </w:p>
    <w:p w14:paraId="2F92E433" w14:textId="049C333E" w:rsidR="000C4DC8" w:rsidRPr="00D822A3" w:rsidRDefault="000C4DC8" w:rsidP="000C4DC8">
      <w:pPr>
        <w:pStyle w:val="CodeHeader"/>
        <w:rPr>
          <w:lang w:val="en-GB"/>
        </w:rPr>
      </w:pPr>
      <w:r>
        <w:rPr>
          <w:lang w:val="en-GB"/>
        </w:rPr>
        <w:t>MiddleCode.cs</w:t>
      </w:r>
    </w:p>
    <w:p w14:paraId="454F5751" w14:textId="35EEAF1D" w:rsidR="003141FA" w:rsidRPr="00D822A3" w:rsidRDefault="002F35C1" w:rsidP="003141FA">
      <w:pPr>
        <w:pStyle w:val="Rubrik1"/>
        <w:rPr>
          <w:lang w:val="en-GB"/>
        </w:rPr>
      </w:pPr>
      <w:bookmarkStart w:id="195" w:name="_Toc54119906"/>
      <w:r w:rsidRPr="00D822A3">
        <w:rPr>
          <w:lang w:val="en-GB"/>
        </w:rPr>
        <w:t>Initializer</w:t>
      </w:r>
      <w:r w:rsidR="006C27EF" w:rsidRPr="00D822A3">
        <w:rPr>
          <w:lang w:val="en-GB"/>
        </w:rPr>
        <w:t>s</w:t>
      </w:r>
      <w:bookmarkEnd w:id="195"/>
    </w:p>
    <w:p w14:paraId="0FD5883C" w14:textId="387D8E65" w:rsidR="003141FA" w:rsidRPr="00D822A3" w:rsidRDefault="003141FA" w:rsidP="003141FA">
      <w:pPr>
        <w:rPr>
          <w:lang w:val="en-GB"/>
        </w:rPr>
      </w:pPr>
      <w:r w:rsidRPr="00D822A3">
        <w:rPr>
          <w:lang w:val="en-GB"/>
        </w:rPr>
        <w:t xml:space="preserve">In C, it is possible to </w:t>
      </w:r>
      <w:r w:rsidR="00631D4D" w:rsidRPr="00D822A3">
        <w:rPr>
          <w:lang w:val="en-GB"/>
        </w:rPr>
        <w:t>initialize</w:t>
      </w:r>
      <w:r w:rsidRPr="00D822A3">
        <w:rPr>
          <w:lang w:val="en-GB"/>
        </w:rPr>
        <w:t xml:space="preserve"> simple and compound variables. Therefore, we need </w:t>
      </w:r>
      <w:ins w:id="196" w:author="Stefan Bjornander" w:date="2015-04-25T17:28:00Z">
        <w:r w:rsidRPr="00D822A3">
          <w:rPr>
            <w:lang w:val="en-GB"/>
          </w:rPr>
          <w:t xml:space="preserve">to check that </w:t>
        </w:r>
      </w:ins>
      <w:del w:id="197" w:author="Stefan Bjornander" w:date="2015-04-25T17:28:00Z">
        <w:r w:rsidRPr="00D822A3" w:rsidDel="00A35C17">
          <w:rPr>
            <w:lang w:val="en-GB"/>
          </w:rPr>
          <w:delText>a way to make sure</w:delText>
        </w:r>
      </w:del>
      <w:ins w:id="198" w:author="Stefan Bjornander" w:date="2015-04-25T17:27:00Z">
        <w:r w:rsidRPr="00D822A3">
          <w:rPr>
            <w:lang w:val="en-GB"/>
          </w:rPr>
          <w:t xml:space="preserve">the </w:t>
        </w:r>
      </w:ins>
      <w:r w:rsidR="00266D64" w:rsidRPr="00D822A3">
        <w:rPr>
          <w:lang w:val="en-GB"/>
        </w:rPr>
        <w:t>initialized</w:t>
      </w:r>
      <w:r w:rsidRPr="00D822A3">
        <w:rPr>
          <w:lang w:val="en-GB"/>
        </w:rPr>
        <w:t xml:space="preserve"> </w:t>
      </w:r>
      <w:ins w:id="199" w:author="Stefan Bjornander" w:date="2015-04-25T17:28:00Z">
        <w:r w:rsidRPr="00D822A3">
          <w:rPr>
            <w:lang w:val="en-GB"/>
          </w:rPr>
          <w:t>value has the correct type</w:t>
        </w:r>
      </w:ins>
      <w:r w:rsidRPr="00D822A3">
        <w:rPr>
          <w:lang w:val="en-GB"/>
        </w:rPr>
        <w:t xml:space="preserve">. Basically, there are two kinds of </w:t>
      </w:r>
      <w:r w:rsidR="00F4217C" w:rsidRPr="00D822A3">
        <w:rPr>
          <w:lang w:val="en-GB"/>
        </w:rPr>
        <w:t>initialization</w:t>
      </w:r>
      <w:r w:rsidRPr="00D822A3">
        <w:rPr>
          <w:lang w:val="en-GB"/>
        </w:rPr>
        <w:t xml:space="preserve">: static and stack. Static </w:t>
      </w:r>
      <w:r w:rsidR="00F4217C" w:rsidRPr="00D822A3">
        <w:rPr>
          <w:lang w:val="en-GB"/>
        </w:rPr>
        <w:t>initialization</w:t>
      </w:r>
      <w:r w:rsidRPr="00D822A3">
        <w:rPr>
          <w:lang w:val="en-GB"/>
        </w:rPr>
        <w:t xml:space="preserve"> results in a block of bytes, and stack </w:t>
      </w:r>
      <w:r w:rsidR="00F4217C" w:rsidRPr="00D822A3">
        <w:rPr>
          <w:lang w:val="en-GB"/>
        </w:rPr>
        <w:t>initialization</w:t>
      </w:r>
      <w:r w:rsidRPr="00D822A3">
        <w:rPr>
          <w:lang w:val="en-GB"/>
        </w:rPr>
        <w:t xml:space="preserve"> results in a sequence of assignment middle code instructions.</w:t>
      </w:r>
    </w:p>
    <w:p w14:paraId="0DD8160E" w14:textId="1D5874FB" w:rsidR="003141FA" w:rsidRPr="00D822A3" w:rsidRDefault="003141FA">
      <w:pPr>
        <w:pStyle w:val="Rubrik3"/>
        <w:rPr>
          <w:ins w:id="200" w:author="Stefan Bjornander" w:date="2015-04-25T17:29:00Z"/>
          <w:lang w:val="en-GB"/>
        </w:rPr>
        <w:pPrChange w:id="201" w:author="Stefan Bjornander" w:date="2015-04-25T17:29:00Z">
          <w:pPr>
            <w:pStyle w:val="Code"/>
          </w:pPr>
        </w:pPrChange>
      </w:pPr>
      <w:bookmarkStart w:id="202" w:name="_Toc54119907"/>
      <w:ins w:id="203" w:author="Stefan Bjornander" w:date="2015-04-25T17:28:00Z">
        <w:r w:rsidRPr="00D822A3">
          <w:rPr>
            <w:lang w:val="en-GB"/>
          </w:rPr>
          <w:t xml:space="preserve">Static </w:t>
        </w:r>
      </w:ins>
      <w:r w:rsidR="00C37108" w:rsidRPr="00D822A3">
        <w:rPr>
          <w:lang w:val="en-GB"/>
        </w:rPr>
        <w:t>Initialization</w:t>
      </w:r>
      <w:bookmarkEnd w:id="202"/>
    </w:p>
    <w:p w14:paraId="35D2C9AA" w14:textId="31769B89" w:rsidR="003141FA" w:rsidRPr="00D822A3" w:rsidRDefault="003141FA">
      <w:pPr>
        <w:rPr>
          <w:lang w:val="en-GB"/>
        </w:rPr>
        <w:pPrChange w:id="204" w:author="Stefan Bjornander" w:date="2015-04-25T17:29:00Z">
          <w:pPr>
            <w:pStyle w:val="Rubrik3"/>
          </w:pPr>
        </w:pPrChange>
      </w:pPr>
      <w:ins w:id="205" w:author="Stefan Bjornander" w:date="2015-04-25T17:29:00Z">
        <w:r w:rsidRPr="00D822A3">
          <w:rPr>
            <w:lang w:val="en-GB"/>
          </w:rPr>
          <w:t xml:space="preserve">Static </w:t>
        </w:r>
      </w:ins>
      <w:r w:rsidR="00F4217C" w:rsidRPr="00D822A3">
        <w:rPr>
          <w:lang w:val="en-GB"/>
        </w:rPr>
        <w:t>initialization</w:t>
      </w:r>
      <w:ins w:id="206" w:author="Stefan Bjornander" w:date="2015-04-25T17:29:00Z">
        <w:r w:rsidRPr="00D822A3">
          <w:rPr>
            <w:lang w:val="en-GB"/>
          </w:rPr>
          <w:t xml:space="preserve"> occurs when a static variable </w:t>
        </w:r>
      </w:ins>
      <w:r w:rsidRPr="00D822A3">
        <w:rPr>
          <w:lang w:val="en-GB"/>
        </w:rPr>
        <w:t>becomes</w:t>
      </w:r>
      <w:ins w:id="207" w:author="Stefan Bjornander" w:date="2015-04-25T17:29:00Z">
        <w:r w:rsidRPr="00D822A3">
          <w:rPr>
            <w:lang w:val="en-GB"/>
          </w:rPr>
          <w:t xml:space="preserve"> </w:t>
        </w:r>
      </w:ins>
      <w:r w:rsidR="00266D64" w:rsidRPr="00D822A3">
        <w:rPr>
          <w:lang w:val="en-GB"/>
        </w:rPr>
        <w:t>initialized</w:t>
      </w:r>
      <w:ins w:id="208" w:author="Stefan Bjornander" w:date="2015-04-25T17:29:00Z">
        <w:r w:rsidRPr="00D822A3">
          <w:rPr>
            <w:lang w:val="en-GB"/>
          </w:rPr>
          <w:t>.</w:t>
        </w:r>
      </w:ins>
      <w:ins w:id="209" w:author="Stefan Bjornander" w:date="2015-04-25T17:32:00Z">
        <w:r w:rsidRPr="00D822A3">
          <w:rPr>
            <w:lang w:val="en-GB"/>
          </w:rPr>
          <w:t xml:space="preserve"> The </w:t>
        </w:r>
      </w:ins>
      <w:r w:rsidR="00F4217C" w:rsidRPr="00D822A3">
        <w:rPr>
          <w:lang w:val="en-GB"/>
        </w:rPr>
        <w:t>initialization</w:t>
      </w:r>
      <w:ins w:id="210" w:author="Stefan Bjornander" w:date="2015-04-25T17:32:00Z">
        <w:r w:rsidRPr="00D822A3">
          <w:rPr>
            <w:lang w:val="en-GB"/>
          </w:rPr>
          <w:t xml:space="preserve"> value has to be constant and known at compile time. No code is generated, instead a m</w:t>
        </w:r>
      </w:ins>
      <w:r w:rsidRPr="00D822A3">
        <w:rPr>
          <w:lang w:val="en-GB"/>
        </w:rPr>
        <w:t>e</w:t>
      </w:r>
      <w:ins w:id="211" w:author="Stefan Bjornander" w:date="2015-04-25T17:32:00Z">
        <w:r w:rsidRPr="00D822A3">
          <w:rPr>
            <w:lang w:val="en-GB"/>
          </w:rPr>
          <w:t>mory block holding the value is created.</w:t>
        </w:r>
      </w:ins>
      <w:r w:rsidRPr="00D822A3">
        <w:rPr>
          <w:lang w:val="en-GB"/>
        </w:rPr>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D822A3" w14:paraId="2B6465C8" w14:textId="77777777" w:rsidTr="00EA0615">
        <w:tc>
          <w:tcPr>
            <w:tcW w:w="3116" w:type="dxa"/>
          </w:tcPr>
          <w:p w14:paraId="728F4989" w14:textId="77777777" w:rsidR="003141FA" w:rsidRPr="00D822A3" w:rsidRDefault="003141FA" w:rsidP="00EA0615">
            <w:pPr>
              <w:rPr>
                <w:b/>
                <w:lang w:val="en-GB"/>
              </w:rPr>
            </w:pPr>
            <w:r w:rsidRPr="00D822A3">
              <w:rPr>
                <w:b/>
                <w:lang w:val="en-GB"/>
              </w:rPr>
              <w:t>Variable</w:t>
            </w:r>
          </w:p>
        </w:tc>
        <w:tc>
          <w:tcPr>
            <w:tcW w:w="3117" w:type="dxa"/>
          </w:tcPr>
          <w:p w14:paraId="7E04F13F" w14:textId="7BB5782C" w:rsidR="003141FA" w:rsidRPr="00D822A3" w:rsidRDefault="002F35C1" w:rsidP="00EA0615">
            <w:pPr>
              <w:rPr>
                <w:b/>
                <w:lang w:val="en-GB"/>
              </w:rPr>
            </w:pPr>
            <w:r w:rsidRPr="00D822A3">
              <w:rPr>
                <w:b/>
                <w:lang w:val="en-GB"/>
              </w:rPr>
              <w:t>Initializer</w:t>
            </w:r>
          </w:p>
        </w:tc>
        <w:tc>
          <w:tcPr>
            <w:tcW w:w="3117" w:type="dxa"/>
          </w:tcPr>
          <w:p w14:paraId="1EA7EE0F" w14:textId="77777777" w:rsidR="003141FA" w:rsidRPr="00D822A3" w:rsidRDefault="003141FA" w:rsidP="00EA0615">
            <w:pPr>
              <w:rPr>
                <w:b/>
                <w:lang w:val="en-GB"/>
              </w:rPr>
            </w:pPr>
            <w:r w:rsidRPr="00D822A3">
              <w:rPr>
                <w:b/>
                <w:lang w:val="en-GB"/>
              </w:rPr>
              <w:t>Example</w:t>
            </w:r>
          </w:p>
        </w:tc>
      </w:tr>
      <w:tr w:rsidR="003141FA" w:rsidRPr="00D822A3" w14:paraId="63AE2A58" w14:textId="77777777" w:rsidTr="00EA0615">
        <w:tc>
          <w:tcPr>
            <w:tcW w:w="3116" w:type="dxa"/>
          </w:tcPr>
          <w:p w14:paraId="45A16333" w14:textId="77777777" w:rsidR="003141FA" w:rsidRPr="00D822A3" w:rsidRDefault="003141FA" w:rsidP="00EA0615">
            <w:pPr>
              <w:rPr>
                <w:lang w:val="en-GB"/>
              </w:rPr>
            </w:pPr>
            <w:r w:rsidRPr="00D822A3">
              <w:rPr>
                <w:lang w:val="en-GB"/>
              </w:rPr>
              <w:t>Pointer</w:t>
            </w:r>
          </w:p>
        </w:tc>
        <w:tc>
          <w:tcPr>
            <w:tcW w:w="3117" w:type="dxa"/>
          </w:tcPr>
          <w:p w14:paraId="5B67888C" w14:textId="77777777" w:rsidR="003141FA" w:rsidRPr="00D822A3" w:rsidRDefault="003141FA" w:rsidP="00EA0615">
            <w:pPr>
              <w:rPr>
                <w:lang w:val="en-GB"/>
              </w:rPr>
            </w:pPr>
            <w:r w:rsidRPr="00D822A3">
              <w:rPr>
                <w:lang w:val="en-GB"/>
              </w:rPr>
              <w:t>Address</w:t>
            </w:r>
          </w:p>
        </w:tc>
        <w:tc>
          <w:tcPr>
            <w:tcW w:w="3117" w:type="dxa"/>
          </w:tcPr>
          <w:p w14:paraId="2DEE47B7" w14:textId="77777777" w:rsidR="003141FA" w:rsidRPr="00D822A3" w:rsidRDefault="003141FA" w:rsidP="00EA0615">
            <w:pPr>
              <w:pStyle w:val="Code"/>
              <w:rPr>
                <w:lang w:val="en-GB"/>
              </w:rPr>
            </w:pPr>
            <w:r w:rsidRPr="00D822A3">
              <w:rPr>
                <w:lang w:val="en-GB"/>
              </w:rPr>
              <w:t>static int array[3];</w:t>
            </w:r>
          </w:p>
          <w:p w14:paraId="2941FDB1" w14:textId="77777777" w:rsidR="003141FA" w:rsidRPr="00D822A3" w:rsidRDefault="003141FA" w:rsidP="00EA0615">
            <w:pPr>
              <w:pStyle w:val="Code"/>
              <w:rPr>
                <w:lang w:val="en-GB"/>
              </w:rPr>
            </w:pPr>
            <w:r w:rsidRPr="00D822A3">
              <w:rPr>
                <w:lang w:val="en-GB"/>
              </w:rPr>
              <w:t>static int* p = &amp;a[2];</w:t>
            </w:r>
          </w:p>
        </w:tc>
      </w:tr>
      <w:tr w:rsidR="003141FA" w:rsidRPr="00D822A3" w14:paraId="1351BC6F" w14:textId="77777777" w:rsidTr="00EA0615">
        <w:tc>
          <w:tcPr>
            <w:tcW w:w="3116" w:type="dxa"/>
          </w:tcPr>
          <w:p w14:paraId="2B9B50E8" w14:textId="77777777" w:rsidR="003141FA" w:rsidRPr="00D822A3" w:rsidRDefault="003141FA" w:rsidP="00EA0615">
            <w:pPr>
              <w:rPr>
                <w:lang w:val="en-GB"/>
              </w:rPr>
            </w:pPr>
            <w:r w:rsidRPr="00D822A3">
              <w:rPr>
                <w:lang w:val="en-GB"/>
              </w:rPr>
              <w:t>Pointer to signed or unsigned char</w:t>
            </w:r>
          </w:p>
        </w:tc>
        <w:tc>
          <w:tcPr>
            <w:tcW w:w="3117" w:type="dxa"/>
          </w:tcPr>
          <w:p w14:paraId="007B8D15" w14:textId="77777777" w:rsidR="003141FA" w:rsidRPr="00D822A3" w:rsidRDefault="003141FA" w:rsidP="00EA0615">
            <w:pPr>
              <w:rPr>
                <w:lang w:val="en-GB"/>
              </w:rPr>
            </w:pPr>
            <w:r w:rsidRPr="00D822A3">
              <w:rPr>
                <w:lang w:val="en-GB"/>
              </w:rPr>
              <w:t>String</w:t>
            </w:r>
          </w:p>
        </w:tc>
        <w:tc>
          <w:tcPr>
            <w:tcW w:w="3117" w:type="dxa"/>
          </w:tcPr>
          <w:p w14:paraId="1EE005F8" w14:textId="77777777" w:rsidR="003141FA" w:rsidRPr="00D822A3" w:rsidRDefault="003141FA" w:rsidP="00EA0615">
            <w:pPr>
              <w:pStyle w:val="Code"/>
              <w:rPr>
                <w:lang w:val="en-GB"/>
              </w:rPr>
            </w:pPr>
            <w:r w:rsidRPr="00D822A3">
              <w:rPr>
                <w:lang w:val="en-GB"/>
              </w:rPr>
              <w:t>static char *p = “Hello”;</w:t>
            </w:r>
          </w:p>
        </w:tc>
      </w:tr>
      <w:tr w:rsidR="003141FA" w:rsidRPr="00D822A3" w14:paraId="12FCDC5A" w14:textId="77777777" w:rsidTr="00EA0615">
        <w:tc>
          <w:tcPr>
            <w:tcW w:w="3116" w:type="dxa"/>
          </w:tcPr>
          <w:p w14:paraId="41B6BC4A" w14:textId="77777777" w:rsidR="003141FA" w:rsidRPr="00D822A3" w:rsidRDefault="003141FA" w:rsidP="00EA0615">
            <w:pPr>
              <w:rPr>
                <w:lang w:val="en-GB"/>
              </w:rPr>
            </w:pPr>
            <w:r w:rsidRPr="00D822A3">
              <w:rPr>
                <w:lang w:val="en-GB"/>
              </w:rPr>
              <w:t>Pointer</w:t>
            </w:r>
          </w:p>
        </w:tc>
        <w:tc>
          <w:tcPr>
            <w:tcW w:w="3117" w:type="dxa"/>
          </w:tcPr>
          <w:p w14:paraId="1A62296E" w14:textId="77777777" w:rsidR="003141FA" w:rsidRPr="00D822A3" w:rsidRDefault="003141FA" w:rsidP="00EA0615">
            <w:pPr>
              <w:rPr>
                <w:lang w:val="en-GB"/>
              </w:rPr>
            </w:pPr>
            <w:r w:rsidRPr="00D822A3">
              <w:rPr>
                <w:lang w:val="en-GB"/>
              </w:rPr>
              <w:t>List</w:t>
            </w:r>
          </w:p>
        </w:tc>
        <w:tc>
          <w:tcPr>
            <w:tcW w:w="3117" w:type="dxa"/>
          </w:tcPr>
          <w:p w14:paraId="42DC2825" w14:textId="77777777" w:rsidR="003141FA" w:rsidRPr="00D822A3" w:rsidRDefault="003141FA" w:rsidP="00EA0615">
            <w:pPr>
              <w:pStyle w:val="Code"/>
              <w:rPr>
                <w:lang w:val="en-GB"/>
              </w:rPr>
            </w:pPr>
            <w:r w:rsidRPr="00D822A3">
              <w:rPr>
                <w:lang w:val="en-GB"/>
              </w:rPr>
              <w:t>int *p = {1,2,3};</w:t>
            </w:r>
          </w:p>
        </w:tc>
      </w:tr>
      <w:tr w:rsidR="003141FA" w:rsidRPr="00D822A3" w14:paraId="174BDD17" w14:textId="77777777" w:rsidTr="00EA0615">
        <w:tc>
          <w:tcPr>
            <w:tcW w:w="3116" w:type="dxa"/>
          </w:tcPr>
          <w:p w14:paraId="099E120F" w14:textId="77777777" w:rsidR="003141FA" w:rsidRPr="00D822A3" w:rsidRDefault="003141FA" w:rsidP="00EA0615">
            <w:pPr>
              <w:rPr>
                <w:lang w:val="en-GB"/>
              </w:rPr>
            </w:pPr>
            <w:r w:rsidRPr="00D822A3">
              <w:rPr>
                <w:lang w:val="en-GB"/>
              </w:rPr>
              <w:t>Array</w:t>
            </w:r>
          </w:p>
        </w:tc>
        <w:tc>
          <w:tcPr>
            <w:tcW w:w="3117" w:type="dxa"/>
          </w:tcPr>
          <w:p w14:paraId="1027871E" w14:textId="77777777" w:rsidR="003141FA" w:rsidRPr="00D822A3" w:rsidRDefault="003141FA" w:rsidP="00EA0615">
            <w:pPr>
              <w:rPr>
                <w:lang w:val="en-GB"/>
              </w:rPr>
            </w:pPr>
            <w:r w:rsidRPr="00D822A3">
              <w:rPr>
                <w:lang w:val="en-GB"/>
              </w:rPr>
              <w:t>String</w:t>
            </w:r>
          </w:p>
        </w:tc>
        <w:tc>
          <w:tcPr>
            <w:tcW w:w="3117" w:type="dxa"/>
          </w:tcPr>
          <w:p w14:paraId="5777502E" w14:textId="77777777" w:rsidR="003141FA" w:rsidRPr="00D822A3" w:rsidRDefault="003141FA" w:rsidP="00EA0615">
            <w:pPr>
              <w:pStyle w:val="Code"/>
              <w:rPr>
                <w:lang w:val="en-GB"/>
              </w:rPr>
            </w:pPr>
            <w:r w:rsidRPr="00D822A3">
              <w:rPr>
                <w:lang w:val="en-GB"/>
              </w:rPr>
              <w:t>char s[] = “World”;</w:t>
            </w:r>
          </w:p>
        </w:tc>
      </w:tr>
      <w:tr w:rsidR="003141FA" w:rsidRPr="00D822A3" w14:paraId="7B55E065" w14:textId="77777777" w:rsidTr="00EA0615">
        <w:tc>
          <w:tcPr>
            <w:tcW w:w="3116" w:type="dxa"/>
          </w:tcPr>
          <w:p w14:paraId="546D6FCE" w14:textId="77777777" w:rsidR="003141FA" w:rsidRPr="00D822A3" w:rsidRDefault="003141FA" w:rsidP="00EA0615">
            <w:pPr>
              <w:rPr>
                <w:lang w:val="en-GB"/>
              </w:rPr>
            </w:pPr>
            <w:r w:rsidRPr="00D822A3">
              <w:rPr>
                <w:lang w:val="en-GB"/>
              </w:rPr>
              <w:t>Array</w:t>
            </w:r>
          </w:p>
        </w:tc>
        <w:tc>
          <w:tcPr>
            <w:tcW w:w="3117" w:type="dxa"/>
          </w:tcPr>
          <w:p w14:paraId="05671160" w14:textId="77777777" w:rsidR="003141FA" w:rsidRPr="00D822A3" w:rsidRDefault="003141FA" w:rsidP="00EA0615">
            <w:pPr>
              <w:rPr>
                <w:lang w:val="en-GB"/>
              </w:rPr>
            </w:pPr>
            <w:r w:rsidRPr="00D822A3">
              <w:rPr>
                <w:lang w:val="en-GB"/>
              </w:rPr>
              <w:t>List</w:t>
            </w:r>
          </w:p>
        </w:tc>
        <w:tc>
          <w:tcPr>
            <w:tcW w:w="3117" w:type="dxa"/>
          </w:tcPr>
          <w:p w14:paraId="5E1233B0" w14:textId="77777777" w:rsidR="003141FA" w:rsidRPr="00D822A3" w:rsidRDefault="003141FA" w:rsidP="00EA0615">
            <w:pPr>
              <w:pStyle w:val="Code"/>
              <w:rPr>
                <w:lang w:val="en-GB"/>
              </w:rPr>
            </w:pPr>
            <w:r w:rsidRPr="00D822A3">
              <w:rPr>
                <w:lang w:val="en-GB"/>
              </w:rPr>
              <w:t>Char st[] = {‘a’, ’b’, ‘c’};</w:t>
            </w:r>
          </w:p>
        </w:tc>
      </w:tr>
      <w:tr w:rsidR="003141FA" w:rsidRPr="00D822A3" w14:paraId="6369C807" w14:textId="77777777" w:rsidTr="00EA0615">
        <w:tc>
          <w:tcPr>
            <w:tcW w:w="3116" w:type="dxa"/>
          </w:tcPr>
          <w:p w14:paraId="288E6D64" w14:textId="77777777" w:rsidR="003141FA" w:rsidRPr="00D822A3" w:rsidRDefault="003141FA" w:rsidP="00EA0615">
            <w:pPr>
              <w:rPr>
                <w:lang w:val="en-GB"/>
              </w:rPr>
            </w:pPr>
            <w:r w:rsidRPr="00D822A3">
              <w:rPr>
                <w:lang w:val="en-GB"/>
              </w:rPr>
              <w:t>Struct</w:t>
            </w:r>
          </w:p>
        </w:tc>
        <w:tc>
          <w:tcPr>
            <w:tcW w:w="3117" w:type="dxa"/>
          </w:tcPr>
          <w:p w14:paraId="7B0761FA" w14:textId="77777777" w:rsidR="003141FA" w:rsidRPr="00D822A3" w:rsidRDefault="003141FA" w:rsidP="00EA0615">
            <w:pPr>
              <w:rPr>
                <w:lang w:val="en-GB"/>
              </w:rPr>
            </w:pPr>
            <w:r w:rsidRPr="00D822A3">
              <w:rPr>
                <w:lang w:val="en-GB"/>
              </w:rPr>
              <w:t>List</w:t>
            </w:r>
          </w:p>
        </w:tc>
        <w:tc>
          <w:tcPr>
            <w:tcW w:w="3117" w:type="dxa"/>
          </w:tcPr>
          <w:p w14:paraId="6546AD0D" w14:textId="77777777" w:rsidR="003141FA" w:rsidRPr="00D822A3" w:rsidRDefault="003141FA" w:rsidP="00EA0615">
            <w:pPr>
              <w:rPr>
                <w:lang w:val="en-GB"/>
              </w:rPr>
            </w:pPr>
          </w:p>
        </w:tc>
      </w:tr>
      <w:tr w:rsidR="003141FA" w:rsidRPr="00D822A3" w14:paraId="2E3746DF" w14:textId="77777777" w:rsidTr="00EA0615">
        <w:tc>
          <w:tcPr>
            <w:tcW w:w="3116" w:type="dxa"/>
          </w:tcPr>
          <w:p w14:paraId="6C2B9B7E" w14:textId="77777777" w:rsidR="003141FA" w:rsidRPr="00D822A3" w:rsidRDefault="003141FA" w:rsidP="00EA0615">
            <w:pPr>
              <w:rPr>
                <w:lang w:val="en-GB"/>
              </w:rPr>
            </w:pPr>
            <w:r w:rsidRPr="00D822A3">
              <w:rPr>
                <w:lang w:val="en-GB"/>
              </w:rPr>
              <w:t>Union</w:t>
            </w:r>
          </w:p>
        </w:tc>
        <w:tc>
          <w:tcPr>
            <w:tcW w:w="3117" w:type="dxa"/>
          </w:tcPr>
          <w:p w14:paraId="5FF920A4" w14:textId="77777777" w:rsidR="003141FA" w:rsidRPr="00D822A3" w:rsidRDefault="003141FA" w:rsidP="00EA0615">
            <w:pPr>
              <w:rPr>
                <w:lang w:val="en-GB"/>
              </w:rPr>
            </w:pPr>
            <w:r w:rsidRPr="00D822A3">
              <w:rPr>
                <w:lang w:val="en-GB"/>
              </w:rPr>
              <w:t>List</w:t>
            </w:r>
          </w:p>
        </w:tc>
        <w:tc>
          <w:tcPr>
            <w:tcW w:w="3117" w:type="dxa"/>
          </w:tcPr>
          <w:p w14:paraId="736614C2" w14:textId="77777777" w:rsidR="003141FA" w:rsidRPr="00D822A3" w:rsidRDefault="003141FA" w:rsidP="00EA0615">
            <w:pPr>
              <w:rPr>
                <w:lang w:val="en-GB"/>
              </w:rPr>
            </w:pPr>
          </w:p>
        </w:tc>
      </w:tr>
      <w:tr w:rsidR="003141FA" w:rsidRPr="00D822A3" w14:paraId="259091E5" w14:textId="77777777" w:rsidTr="00EA0615">
        <w:tc>
          <w:tcPr>
            <w:tcW w:w="3116" w:type="dxa"/>
          </w:tcPr>
          <w:p w14:paraId="19A69E2C" w14:textId="77777777" w:rsidR="003141FA" w:rsidRPr="00D822A3" w:rsidRDefault="003141FA" w:rsidP="00EA0615">
            <w:pPr>
              <w:rPr>
                <w:lang w:val="en-GB"/>
              </w:rPr>
            </w:pPr>
            <w:r w:rsidRPr="00D822A3">
              <w:rPr>
                <w:lang w:val="en-GB"/>
              </w:rPr>
              <w:t>Integral or Pointer</w:t>
            </w:r>
          </w:p>
        </w:tc>
        <w:tc>
          <w:tcPr>
            <w:tcW w:w="3117" w:type="dxa"/>
          </w:tcPr>
          <w:p w14:paraId="280ECA90" w14:textId="77777777" w:rsidR="003141FA" w:rsidRPr="00D822A3" w:rsidRDefault="003141FA" w:rsidP="00EA0615">
            <w:pPr>
              <w:rPr>
                <w:lang w:val="en-GB"/>
              </w:rPr>
            </w:pPr>
          </w:p>
        </w:tc>
        <w:tc>
          <w:tcPr>
            <w:tcW w:w="3117" w:type="dxa"/>
          </w:tcPr>
          <w:p w14:paraId="5A7DC237" w14:textId="77777777" w:rsidR="003141FA" w:rsidRPr="00D822A3" w:rsidRDefault="003141FA" w:rsidP="00EA0615">
            <w:pPr>
              <w:rPr>
                <w:lang w:val="en-GB"/>
              </w:rPr>
            </w:pPr>
          </w:p>
        </w:tc>
      </w:tr>
      <w:tr w:rsidR="003141FA" w:rsidRPr="00D822A3" w14:paraId="4FE7B083" w14:textId="77777777" w:rsidTr="00EA0615">
        <w:tc>
          <w:tcPr>
            <w:tcW w:w="3116" w:type="dxa"/>
          </w:tcPr>
          <w:p w14:paraId="3639D6D5" w14:textId="77777777" w:rsidR="003141FA" w:rsidRPr="00D822A3" w:rsidRDefault="003141FA" w:rsidP="00EA0615">
            <w:pPr>
              <w:rPr>
                <w:lang w:val="en-GB"/>
              </w:rPr>
            </w:pPr>
            <w:r w:rsidRPr="00D822A3">
              <w:rPr>
                <w:lang w:val="en-GB"/>
              </w:rPr>
              <w:t>Floating</w:t>
            </w:r>
          </w:p>
        </w:tc>
        <w:tc>
          <w:tcPr>
            <w:tcW w:w="3117" w:type="dxa"/>
          </w:tcPr>
          <w:p w14:paraId="63F37EA5" w14:textId="77777777" w:rsidR="003141FA" w:rsidRPr="00D822A3" w:rsidRDefault="003141FA" w:rsidP="00EA0615">
            <w:pPr>
              <w:rPr>
                <w:lang w:val="en-GB"/>
              </w:rPr>
            </w:pPr>
          </w:p>
        </w:tc>
        <w:tc>
          <w:tcPr>
            <w:tcW w:w="3117" w:type="dxa"/>
          </w:tcPr>
          <w:p w14:paraId="0F4E74E8" w14:textId="77777777" w:rsidR="003141FA" w:rsidRPr="00D822A3" w:rsidRDefault="003141FA" w:rsidP="00EA0615">
            <w:pPr>
              <w:rPr>
                <w:lang w:val="en-GB"/>
              </w:rPr>
            </w:pPr>
          </w:p>
        </w:tc>
      </w:tr>
    </w:tbl>
    <w:p w14:paraId="066B6F54" w14:textId="5B4BABCC" w:rsidR="003141FA" w:rsidRPr="00D822A3" w:rsidRDefault="003141FA" w:rsidP="003141FA">
      <w:pPr>
        <w:pStyle w:val="CodeHeader"/>
        <w:rPr>
          <w:lang w:val="en-GB"/>
        </w:rPr>
      </w:pPr>
      <w:r w:rsidRPr="00D822A3">
        <w:rPr>
          <w:lang w:val="en-GB"/>
        </w:rPr>
        <w:t>Generate</w:t>
      </w:r>
      <w:r w:rsidR="002F35C1" w:rsidRPr="00D822A3">
        <w:rPr>
          <w:lang w:val="en-GB"/>
        </w:rPr>
        <w:t>Initializer</w:t>
      </w:r>
      <w:r w:rsidRPr="00D822A3">
        <w:rPr>
          <w:lang w:val="en-GB"/>
        </w:rPr>
        <w:t>.</w:t>
      </w:r>
      <w:r w:rsidR="00EE1A48" w:rsidRPr="00D822A3">
        <w:rPr>
          <w:lang w:val="en-GB"/>
        </w:rPr>
        <w:t>cs</w:t>
      </w:r>
    </w:p>
    <w:p w14:paraId="629AA5E8" w14:textId="36635FC6" w:rsidR="003141FA" w:rsidRPr="00D822A3" w:rsidRDefault="003141FA" w:rsidP="003141FA">
      <w:pPr>
        <w:rPr>
          <w:lang w:val="en-GB"/>
        </w:rPr>
      </w:pPr>
      <w:r w:rsidRPr="00D822A3">
        <w:rPr>
          <w:lang w:val="en-GB"/>
        </w:rPr>
        <w:t xml:space="preserve">If the variable is a pointer and the </w:t>
      </w:r>
      <w:r w:rsidR="002F35C1" w:rsidRPr="00D822A3">
        <w:rPr>
          <w:lang w:val="en-GB"/>
        </w:rPr>
        <w:t>initializer</w:t>
      </w:r>
      <w:r w:rsidRPr="00D822A3">
        <w:rPr>
          <w:lang w:val="en-GB"/>
        </w:rPr>
        <w:t xml:space="preserve"> is an address we add its offset to the block and store the name of the address in the access map, the address value will later be looked up and added by the linker.</w:t>
      </w:r>
    </w:p>
    <w:p w14:paraId="61DB9E8E" w14:textId="1D5AC2C9" w:rsidR="003141FA" w:rsidRPr="00D822A3" w:rsidRDefault="003141FA" w:rsidP="003141FA">
      <w:pPr>
        <w:rPr>
          <w:lang w:val="en-GB"/>
        </w:rPr>
      </w:pPr>
      <w:r w:rsidRPr="00D822A3">
        <w:rPr>
          <w:lang w:val="en-GB"/>
        </w:rPr>
        <w:t xml:space="preserve">If the variable type is a pointer (signed or unsigned) char and the </w:t>
      </w:r>
      <w:r w:rsidR="005779B0" w:rsidRPr="00D822A3">
        <w:rPr>
          <w:lang w:val="en-GB"/>
        </w:rPr>
        <w:t xml:space="preserve">initializator </w:t>
      </w:r>
      <w:r w:rsidRPr="00D822A3">
        <w:rPr>
          <w:lang w:val="en-GB"/>
        </w:rPr>
        <w:t>is a string, the address is stored in the access map and a zero address is stored in the block, it will later be properly looked up  and set by the linker.</w:t>
      </w:r>
    </w:p>
    <w:p w14:paraId="14D3803F" w14:textId="2EB3B96B" w:rsidR="003141FA" w:rsidRPr="00D822A3" w:rsidRDefault="003141FA" w:rsidP="003141FA">
      <w:pPr>
        <w:pStyle w:val="Code"/>
        <w:rPr>
          <w:lang w:val="en-GB"/>
        </w:rPr>
      </w:pPr>
    </w:p>
    <w:p w14:paraId="10EBA903" w14:textId="345473BE" w:rsidR="003141FA" w:rsidRPr="00D822A3" w:rsidRDefault="003141FA">
      <w:pPr>
        <w:pStyle w:val="Rubrik3"/>
        <w:rPr>
          <w:ins w:id="212" w:author="Stefan Bjornander" w:date="2015-04-25T17:33:00Z"/>
          <w:lang w:val="en-GB"/>
        </w:rPr>
        <w:pPrChange w:id="213" w:author="Stefan Bjornander" w:date="2015-04-25T17:33:00Z">
          <w:pPr>
            <w:pStyle w:val="Code"/>
          </w:pPr>
        </w:pPrChange>
      </w:pPr>
      <w:bookmarkStart w:id="214" w:name="_Toc54119908"/>
      <w:ins w:id="215" w:author="Stefan Bjornander" w:date="2015-04-25T17:33:00Z">
        <w:r w:rsidRPr="00D822A3">
          <w:rPr>
            <w:lang w:val="en-GB"/>
          </w:rPr>
          <w:t xml:space="preserve">Stack </w:t>
        </w:r>
      </w:ins>
      <w:r w:rsidR="00C37108" w:rsidRPr="00D822A3">
        <w:rPr>
          <w:lang w:val="en-GB"/>
        </w:rPr>
        <w:t>Initialization</w:t>
      </w:r>
      <w:bookmarkEnd w:id="214"/>
    </w:p>
    <w:p w14:paraId="3BBF8D70" w14:textId="3C8AD8E2" w:rsidR="003141FA" w:rsidRPr="00D822A3" w:rsidRDefault="003141FA">
      <w:pPr>
        <w:rPr>
          <w:lang w:val="en-GB"/>
        </w:rPr>
        <w:pPrChange w:id="216" w:author="Stefan Bjornander" w:date="2015-04-25T17:33:00Z">
          <w:pPr>
            <w:pStyle w:val="Code"/>
          </w:pPr>
        </w:pPrChange>
      </w:pPr>
      <w:ins w:id="217" w:author="Stefan Bjornander" w:date="2015-04-25T17:33:00Z">
        <w:r w:rsidRPr="00D822A3">
          <w:rPr>
            <w:lang w:val="en-GB"/>
          </w:rPr>
          <w:t xml:space="preserve">Stack </w:t>
        </w:r>
      </w:ins>
      <w:r w:rsidR="00F4217C" w:rsidRPr="00D822A3">
        <w:rPr>
          <w:lang w:val="en-GB"/>
        </w:rPr>
        <w:t>initialization</w:t>
      </w:r>
      <w:del w:id="218" w:author="Stefan Bjornander" w:date="2015-04-25T17:33:00Z">
        <w:r w:rsidRPr="00D822A3" w:rsidDel="004F1667">
          <w:rPr>
            <w:lang w:val="en-GB"/>
          </w:rPr>
          <w:delText xml:space="preserve">  </w:delText>
        </w:r>
      </w:del>
      <w:ins w:id="219" w:author="Stefan Bjornander" w:date="2015-04-25T17:33:00Z">
        <w:r w:rsidRPr="00D822A3">
          <w:rPr>
            <w:lang w:val="en-GB"/>
          </w:rPr>
          <w:t xml:space="preserve"> occurs when an auto or register </w:t>
        </w:r>
      </w:ins>
      <w:ins w:id="220" w:author="Stefan Bjornander" w:date="2015-04-25T17:34:00Z">
        <w:r w:rsidRPr="00D822A3">
          <w:rPr>
            <w:lang w:val="en-GB"/>
          </w:rPr>
          <w:t xml:space="preserve">variable becomes </w:t>
        </w:r>
      </w:ins>
      <w:r w:rsidR="00266D64" w:rsidRPr="00D822A3">
        <w:rPr>
          <w:lang w:val="en-GB"/>
        </w:rPr>
        <w:t>initialized</w:t>
      </w:r>
      <w:ins w:id="221" w:author="Stefan Bjornander" w:date="2015-04-25T17:34:00Z">
        <w:r w:rsidRPr="00D822A3">
          <w:rPr>
            <w:lang w:val="en-GB"/>
          </w:rPr>
          <w:t xml:space="preserve">. Since the </w:t>
        </w:r>
      </w:ins>
      <w:r w:rsidR="00F4217C" w:rsidRPr="00D822A3">
        <w:rPr>
          <w:lang w:val="en-GB"/>
        </w:rPr>
        <w:t>initialization</w:t>
      </w:r>
      <w:ins w:id="222" w:author="Stefan Bjornander" w:date="2015-04-25T17:34:00Z">
        <w:r w:rsidRPr="00D822A3">
          <w:rPr>
            <w:lang w:val="en-GB"/>
          </w:rPr>
          <w:t xml:space="preserve"> value can be non-</w:t>
        </w:r>
      </w:ins>
      <w:ins w:id="223" w:author="Stefan Bjornander" w:date="2015-04-25T17:46:00Z">
        <w:r w:rsidRPr="00D822A3">
          <w:rPr>
            <w:lang w:val="en-GB"/>
          </w:rPr>
          <w:t>constant</w:t>
        </w:r>
      </w:ins>
      <w:ins w:id="224" w:author="Stefan Bjornander" w:date="2015-04-25T17:34:00Z">
        <w:r w:rsidRPr="00D822A3">
          <w:rPr>
            <w:lang w:val="en-GB"/>
          </w:rPr>
          <w:t xml:space="preserve">, no memory block is created. Instead, </w:t>
        </w:r>
      </w:ins>
      <w:ins w:id="225" w:author="Stefan Bjornander" w:date="2015-04-25T17:46:00Z">
        <w:r w:rsidRPr="00D822A3">
          <w:rPr>
            <w:lang w:val="en-GB"/>
          </w:rPr>
          <w:t>a se</w:t>
        </w:r>
      </w:ins>
      <w:r w:rsidRPr="00D822A3">
        <w:rPr>
          <w:lang w:val="en-GB"/>
        </w:rPr>
        <w:t>quence</w:t>
      </w:r>
      <w:ins w:id="226" w:author="Stefan Bjornander" w:date="2015-04-25T17:46:00Z">
        <w:r w:rsidRPr="00D822A3">
          <w:rPr>
            <w:lang w:val="en-GB"/>
          </w:rPr>
          <w:t xml:space="preserve"> of assign</w:t>
        </w:r>
      </w:ins>
      <w:r w:rsidRPr="00D822A3">
        <w:rPr>
          <w:lang w:val="en-GB"/>
        </w:rPr>
        <w:t>ment</w:t>
      </w:r>
      <w:ins w:id="227" w:author="Stefan Bjornander" w:date="2015-04-25T17:46:00Z">
        <w:r w:rsidRPr="00D822A3">
          <w:rPr>
            <w:lang w:val="en-GB"/>
          </w:rPr>
          <w:t xml:space="preserve"> instruction</w:t>
        </w:r>
      </w:ins>
      <w:ins w:id="228" w:author="Stefan Bjornander" w:date="2015-04-25T18:25:00Z">
        <w:r w:rsidRPr="00D822A3">
          <w:rPr>
            <w:lang w:val="en-GB"/>
          </w:rPr>
          <w:t>s</w:t>
        </w:r>
      </w:ins>
      <w:ins w:id="229" w:author="Stefan Bjornander" w:date="2015-04-25T17:46:00Z">
        <w:r w:rsidRPr="00D822A3">
          <w:rPr>
            <w:lang w:val="en-GB"/>
          </w:rPr>
          <w:t xml:space="preserve"> is added</w:t>
        </w:r>
      </w:ins>
      <w:r w:rsidRPr="00D822A3">
        <w:rPr>
          <w:lang w:val="en-GB"/>
        </w:rPr>
        <w:t xml:space="preserve"> to the </w:t>
      </w:r>
      <w:ins w:id="230" w:author="Stefan Bjornander" w:date="2015-04-25T17:46:00Z">
        <w:r w:rsidRPr="00D822A3">
          <w:rPr>
            <w:lang w:val="en-GB"/>
          </w:rPr>
          <w:t>mid</w:t>
        </w:r>
      </w:ins>
      <w:ins w:id="231" w:author="Stefan Bjornander" w:date="2015-04-25T18:25:00Z">
        <w:r w:rsidRPr="00D822A3">
          <w:rPr>
            <w:lang w:val="en-GB"/>
          </w:rPr>
          <w:t>dle</w:t>
        </w:r>
      </w:ins>
      <w:ins w:id="232" w:author="Stefan Bjornander" w:date="2015-04-25T17:46:00Z">
        <w:r w:rsidRPr="00D822A3">
          <w:rPr>
            <w:lang w:val="en-GB"/>
          </w:rPr>
          <w:t xml:space="preserve"> code.</w:t>
        </w:r>
      </w:ins>
    </w:p>
    <w:p w14:paraId="023307E0" w14:textId="09D56C04" w:rsidR="009E04D0" w:rsidRPr="00D822A3" w:rsidRDefault="009E04D0" w:rsidP="009E04D0">
      <w:pPr>
        <w:pStyle w:val="Code"/>
        <w:rPr>
          <w:lang w:val="en-GB"/>
        </w:rPr>
      </w:pPr>
    </w:p>
    <w:p w14:paraId="3D1C8AC0" w14:textId="5E3F3CB9" w:rsidR="002A4B3E" w:rsidRPr="00D822A3" w:rsidRDefault="00B73D32" w:rsidP="003F62B8">
      <w:pPr>
        <w:pStyle w:val="Rubrik1"/>
        <w:rPr>
          <w:lang w:val="en-GB"/>
        </w:rPr>
      </w:pPr>
      <w:bookmarkStart w:id="233" w:name="_Toc54119909"/>
      <w:bookmarkStart w:id="234" w:name="_Ref54202176"/>
      <w:bookmarkStart w:id="235" w:name="_Ref54202192"/>
      <w:bookmarkStart w:id="236" w:name="_Ref417813097"/>
      <w:r w:rsidRPr="00D822A3">
        <w:rPr>
          <w:lang w:val="en-GB"/>
        </w:rPr>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233"/>
      <w:bookmarkEnd w:id="234"/>
      <w:bookmarkEnd w:id="235"/>
    </w:p>
    <w:p w14:paraId="3D7EEB91" w14:textId="31EE8ADE" w:rsidR="00F255BB" w:rsidRPr="00D822A3" w:rsidRDefault="00F255BB" w:rsidP="00F255BB">
      <w:pPr>
        <w:rPr>
          <w:color w:val="auto"/>
          <w:lang w:val="en-GB"/>
        </w:rPr>
      </w:pPr>
      <w:r w:rsidRPr="00D822A3">
        <w:rPr>
          <w:lang w:val="en-GB"/>
        </w:rPr>
        <w:t xml:space="preserve">The </w:t>
      </w:r>
      <w:r w:rsidRPr="00D822A3">
        <w:rPr>
          <w:rStyle w:val="KeyWord0"/>
          <w:lang w:val="en-GB"/>
        </w:rPr>
        <w:t>Mask</w:t>
      </w:r>
      <w:r w:rsidRPr="00D822A3">
        <w:rPr>
          <w:lang w:val="en-GB"/>
        </w:rPr>
        <w:t xml:space="preserve"> class is used to distinguish between the different type </w:t>
      </w:r>
      <w:r w:rsidR="00DC5DF9" w:rsidRPr="00D822A3">
        <w:rPr>
          <w:lang w:val="en-GB"/>
        </w:rPr>
        <w:t>specifiers and</w:t>
      </w:r>
      <w:r w:rsidRPr="00D822A3">
        <w:rPr>
          <w:lang w:val="en-GB"/>
        </w:rPr>
        <w:t xml:space="preserve"> </w:t>
      </w:r>
      <w:r w:rsidR="00B805AB" w:rsidRPr="00D822A3">
        <w:rPr>
          <w:lang w:val="en-GB"/>
        </w:rPr>
        <w:t xml:space="preserve">is </w:t>
      </w:r>
      <w:r w:rsidRPr="00D822A3">
        <w:rPr>
          <w:lang w:val="en-GB"/>
        </w:rPr>
        <w:t xml:space="preserve">used by the </w:t>
      </w:r>
      <w:r w:rsidRPr="00D822A3">
        <w:rPr>
          <w:rStyle w:val="KeyWord0"/>
          <w:lang w:val="en-GB"/>
        </w:rPr>
        <w:t>Specifier</w:t>
      </w:r>
      <w:r w:rsidRPr="00D822A3">
        <w:rPr>
          <w:lang w:val="en-GB"/>
        </w:rPr>
        <w:t xml:space="preserve"> class below.</w:t>
      </w:r>
    </w:p>
    <w:p w14:paraId="2A23C6A9" w14:textId="7F2E4ADC" w:rsidR="002A4B3E" w:rsidRPr="00D822A3" w:rsidRDefault="002A4B3E" w:rsidP="002A4B3E">
      <w:pPr>
        <w:pStyle w:val="CodeHeader"/>
        <w:rPr>
          <w:lang w:val="en-GB"/>
        </w:rPr>
      </w:pPr>
      <w:r w:rsidRPr="00D822A3">
        <w:rPr>
          <w:lang w:val="en-GB"/>
        </w:rPr>
        <w:t>Mask.cs</w:t>
      </w:r>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77777777" w:rsidR="00626D3B" w:rsidRPr="00D822A3" w:rsidRDefault="00626D3B" w:rsidP="00626D3B">
      <w:pPr>
        <w:pStyle w:val="Code"/>
        <w:rPr>
          <w:highlight w:val="white"/>
          <w:lang w:val="en-GB"/>
        </w:rPr>
      </w:pP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r w:rsidRPr="00D822A3">
        <w:rPr>
          <w:lang w:val="en-GB"/>
        </w:rPr>
        <w:t>Specifier.cs</w:t>
      </w:r>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D822A3" w:rsidRDefault="00EC65DE" w:rsidP="00EC65DE">
      <w:pPr>
        <w:pStyle w:val="Code"/>
        <w:rPr>
          <w:highlight w:val="white"/>
          <w:lang w:val="en-GB"/>
        </w:rPr>
      </w:pPr>
      <w:r w:rsidRPr="00D822A3">
        <w:rPr>
          <w:highlight w:val="white"/>
          <w:lang w:val="en-GB"/>
        </w:rPr>
        <w:t xml:space="preserve"> </w:t>
      </w:r>
    </w:p>
    <w:p w14:paraId="5F52B935" w14:textId="77777777" w:rsidR="00EC65DE" w:rsidRPr="00D822A3" w:rsidRDefault="00EC65DE" w:rsidP="00EC65DE">
      <w:pPr>
        <w:pStyle w:val="Code"/>
        <w:rPr>
          <w:highlight w:val="white"/>
          <w:lang w:val="en-GB"/>
        </w:rPr>
      </w:pPr>
      <w:r w:rsidRPr="00D822A3">
        <w:rPr>
          <w:highlight w:val="white"/>
          <w:lang w:val="en-GB"/>
        </w:rPr>
        <w:t xml:space="preserve">    public CCompiler.Storage? StorageX {</w:t>
      </w:r>
    </w:p>
    <w:p w14:paraId="03981A2C" w14:textId="77777777" w:rsidR="00EC65DE" w:rsidRPr="00D822A3" w:rsidRDefault="00EC65DE" w:rsidP="00EC65DE">
      <w:pPr>
        <w:pStyle w:val="Code"/>
        <w:rPr>
          <w:highlight w:val="white"/>
          <w:lang w:val="en-GB"/>
        </w:rPr>
      </w:pPr>
      <w:r w:rsidRPr="00D822A3">
        <w:rPr>
          <w:highlight w:val="white"/>
          <w:lang w:val="en-GB"/>
        </w:rPr>
        <w:t xml:space="preserve">      get { return m_storage; }</w:t>
      </w:r>
    </w:p>
    <w:p w14:paraId="7D30BD62" w14:textId="77777777" w:rsidR="00EC65DE" w:rsidRPr="00D822A3" w:rsidRDefault="00EC65DE" w:rsidP="00EC65DE">
      <w:pPr>
        <w:pStyle w:val="Code"/>
        <w:rPr>
          <w:highlight w:val="white"/>
          <w:lang w:val="en-GB"/>
        </w:rPr>
      </w:pPr>
      <w:r w:rsidRPr="00D822A3">
        <w:rPr>
          <w:highlight w:val="white"/>
          <w:lang w:val="en-GB"/>
        </w:rPr>
        <w:t xml:space="preserve">    }</w:t>
      </w:r>
    </w:p>
    <w:p w14:paraId="51DE49AB" w14:textId="77777777" w:rsidR="00EC65DE" w:rsidRPr="00D822A3" w:rsidRDefault="00EC65DE" w:rsidP="00EC65DE">
      <w:pPr>
        <w:pStyle w:val="Code"/>
        <w:rPr>
          <w:highlight w:val="white"/>
          <w:lang w:val="en-GB"/>
        </w:rPr>
      </w:pPr>
      <w:r w:rsidRPr="00D822A3">
        <w:rPr>
          <w:highlight w:val="white"/>
          <w:lang w:val="en-GB"/>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45570606"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77777777" w:rsidR="00A149ED" w:rsidRPr="00D822A3" w:rsidRDefault="00A149ED" w:rsidP="00A149ED">
      <w:pPr>
        <w:pStyle w:val="Code"/>
        <w:rPr>
          <w:highlight w:val="white"/>
          <w:lang w:val="en-GB"/>
        </w:rPr>
      </w:pPr>
      <w:r w:rsidRPr="00D822A3">
        <w:rPr>
          <w:highlight w:val="white"/>
          <w:lang w:val="en-GB"/>
        </w:rPr>
        <w:t xml:space="preserve">              SymbolTable.StaticSet.Add(ConstantExpression.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If the type is constant or volatile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008777B8" w14:textId="77777777" w:rsidR="009A5544" w:rsidRPr="00D822A3" w:rsidRDefault="009A5544" w:rsidP="009A5544">
      <w:pPr>
        <w:pStyle w:val="Code"/>
        <w:rPr>
          <w:highlight w:val="white"/>
          <w:lang w:val="en-GB"/>
        </w:rPr>
      </w:pPr>
      <w:r w:rsidRPr="00D822A3">
        <w:rPr>
          <w:highlight w:val="white"/>
          <w:lang w:val="en-GB"/>
        </w:rPr>
        <w:t xml:space="preserve">          compoundType = new Type(compoundType.Sort, compoundType.MemberMap);</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t>If t</w:t>
      </w:r>
      <w:r w:rsidR="001A71FC" w:rsidRPr="00D822A3">
        <w:rPr>
          <w:lang w:val="en-GB"/>
        </w:rPr>
        <w:t xml:space="preserve">he compound type and sort are both null, </w:t>
      </w:r>
      <w:r w:rsidR="009245C0" w:rsidRPr="00D822A3">
        <w:rPr>
          <w:lang w:val="en-GB"/>
        </w:rPr>
        <w:t xml:space="preserve">there is no type. This is valid in function </w:t>
      </w:r>
      <w:r w:rsidR="00C37108" w:rsidRPr="00D822A3">
        <w:rPr>
          <w:lang w:val="en-GB"/>
        </w:rPr>
        <w:t>definition</w:t>
      </w:r>
      <w:r w:rsidR="009245C0" w:rsidRPr="00D822A3">
        <w:rPr>
          <w:lang w:val="en-GB"/>
        </w:rPr>
        <w:t xml:space="preserve">s,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method is called when a pointer is declared. It</w:t>
      </w:r>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237" w:name="_Toc54119910"/>
      <w:r w:rsidRPr="00D822A3">
        <w:rPr>
          <w:lang w:val="en-GB"/>
        </w:rPr>
        <w:t>Declarators</w:t>
      </w:r>
      <w:bookmarkEnd w:id="237"/>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r w:rsidRPr="00D822A3">
        <w:rPr>
          <w:lang w:val="en-GB"/>
        </w:rPr>
        <w:t>Declarator.cs</w:t>
      </w:r>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he new type cannot be a function, since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function</w:t>
      </w:r>
      <w:r w:rsidR="00FD3D82" w:rsidRPr="00D822A3">
        <w:rPr>
          <w:highlight w:val="white"/>
          <w:lang w:val="en-GB"/>
        </w:rPr>
        <w:t xml:space="preserve">, since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238" w:name="_Toc54119911"/>
      <w:r w:rsidRPr="00D822A3">
        <w:rPr>
          <w:lang w:val="en-GB"/>
        </w:rPr>
        <w:t>The Symbol Table</w:t>
      </w:r>
      <w:bookmarkEnd w:id="238"/>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actually several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E41D6D" w:rsidRPr="00D2146B" w:rsidRDefault="00E41D6D" w:rsidP="0050082D">
                              <w:pPr>
                                <w:spacing w:before="0" w:after="0"/>
                                <w:rPr>
                                  <w:sz w:val="18"/>
                                  <w:szCs w:val="18"/>
                                  <w:lang w:val="sv-SE"/>
                                </w:rPr>
                              </w:pPr>
                              <w:r>
                                <w:rPr>
                                  <w:sz w:val="18"/>
                                  <w:szCs w:val="18"/>
                                  <w:lang w:val="sv-SE"/>
                                </w:rPr>
                                <w:t>Static int globalInt</w:t>
                              </w:r>
                            </w:p>
                            <w:p w14:paraId="69A6032C" w14:textId="768161F7" w:rsidR="00E41D6D" w:rsidRDefault="00E41D6D" w:rsidP="0050082D">
                              <w:pPr>
                                <w:spacing w:before="0" w:after="0"/>
                                <w:rPr>
                                  <w:sz w:val="18"/>
                                  <w:szCs w:val="18"/>
                                  <w:lang w:val="sv-SE"/>
                                </w:rPr>
                              </w:pPr>
                              <w:r>
                                <w:rPr>
                                  <w:sz w:val="18"/>
                                  <w:szCs w:val="18"/>
                                  <w:lang w:val="sv-SE"/>
                                </w:rPr>
                                <w:t>Static int i</w:t>
                              </w:r>
                            </w:p>
                            <w:p w14:paraId="65DC2C71" w14:textId="7AEEED2D" w:rsidR="00E41D6D" w:rsidRDefault="00E41D6D" w:rsidP="0050082D">
                              <w:pPr>
                                <w:spacing w:before="0" w:after="0"/>
                                <w:rPr>
                                  <w:sz w:val="18"/>
                                  <w:szCs w:val="18"/>
                                  <w:lang w:val="sv-SE"/>
                                </w:rPr>
                              </w:pPr>
                            </w:p>
                            <w:p w14:paraId="3B0DD407" w14:textId="21D67AC3" w:rsidR="00E41D6D" w:rsidRPr="001B6705" w:rsidRDefault="00E41D6D"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E41D6D" w:rsidRPr="00D2146B" w:rsidRDefault="00E41D6D"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E41D6D" w:rsidRPr="00D2146B" w:rsidRDefault="00E41D6D"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E41D6D" w:rsidRDefault="00E41D6D"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E41D6D" w:rsidRPr="00D2146B" w:rsidRDefault="00E41D6D" w:rsidP="0050082D">
                              <w:pPr>
                                <w:spacing w:before="0" w:after="0" w:line="256" w:lineRule="auto"/>
                                <w:rPr>
                                  <w:sz w:val="18"/>
                                  <w:szCs w:val="18"/>
                                </w:rPr>
                              </w:pPr>
                              <w:r>
                                <w:rPr>
                                  <w:sz w:val="18"/>
                                  <w:szCs w:val="18"/>
                                </w:rPr>
                                <w:t>Auto mainChar : char</w:t>
                              </w:r>
                            </w:p>
                            <w:p w14:paraId="302437A3" w14:textId="77777777" w:rsidR="00E41D6D" w:rsidRDefault="00E41D6D" w:rsidP="0050082D">
                              <w:pPr>
                                <w:spacing w:before="0" w:after="0" w:line="256" w:lineRule="auto"/>
                                <w:rPr>
                                  <w:rFonts w:eastAsia="Calibri"/>
                                  <w:color w:val="000000"/>
                                  <w:sz w:val="18"/>
                                  <w:szCs w:val="18"/>
                                </w:rPr>
                              </w:pPr>
                            </w:p>
                            <w:p w14:paraId="71CC6A80" w14:textId="77C30F45" w:rsidR="00E41D6D" w:rsidRPr="00D2146B" w:rsidRDefault="00E41D6D" w:rsidP="008C458D">
                              <w:pPr>
                                <w:spacing w:before="0" w:after="0" w:line="256" w:lineRule="auto"/>
                                <w:rPr>
                                  <w:sz w:val="18"/>
                                  <w:szCs w:val="18"/>
                                </w:rPr>
                              </w:pPr>
                              <w:r>
                                <w:rPr>
                                  <w:rFonts w:eastAsia="Calibri"/>
                                  <w:color w:val="000000"/>
                                  <w:sz w:val="18"/>
                                  <w:szCs w:val="18"/>
                                </w:rPr>
                                <w:t>m_parentTable</w:t>
                              </w:r>
                            </w:p>
                            <w:p w14:paraId="4A1EB75F" w14:textId="77777777" w:rsidR="00E41D6D" w:rsidRPr="00D2146B" w:rsidRDefault="00E41D6D" w:rsidP="0050082D">
                              <w:pPr>
                                <w:spacing w:before="0" w:after="0" w:line="256" w:lineRule="auto"/>
                                <w:rPr>
                                  <w:sz w:val="18"/>
                                  <w:szCs w:val="18"/>
                                </w:rPr>
                              </w:pPr>
                              <w:r w:rsidRPr="00D2146B">
                                <w:rPr>
                                  <w:rFonts w:eastAsia="Calibri"/>
                                  <w:color w:val="000000"/>
                                  <w:sz w:val="18"/>
                                  <w:szCs w:val="18"/>
                                </w:rPr>
                                <w:t> </w:t>
                              </w:r>
                            </w:p>
                            <w:p w14:paraId="176D8F8E" w14:textId="77777777" w:rsidR="00E41D6D" w:rsidRPr="00D2146B" w:rsidRDefault="00E41D6D"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E41D6D" w:rsidRPr="00D2146B" w:rsidRDefault="00E41D6D"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E41D6D" w:rsidRPr="00D2146B" w:rsidRDefault="00E41D6D" w:rsidP="0050082D">
                              <w:pPr>
                                <w:spacing w:before="0" w:after="0" w:line="254" w:lineRule="auto"/>
                                <w:rPr>
                                  <w:sz w:val="18"/>
                                  <w:szCs w:val="18"/>
                                </w:rPr>
                              </w:pPr>
                              <w:r>
                                <w:rPr>
                                  <w:rFonts w:eastAsia="Calibri"/>
                                  <w:color w:val="000000"/>
                                  <w:sz w:val="18"/>
                                  <w:szCs w:val="18"/>
                                </w:rPr>
                                <w:t>auto int i</w:t>
                              </w:r>
                            </w:p>
                            <w:p w14:paraId="1EB866A9" w14:textId="57278A33" w:rsidR="00E41D6D" w:rsidRDefault="00E41D6D"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E41D6D" w:rsidRDefault="00E41D6D" w:rsidP="00073BF2">
                              <w:pPr>
                                <w:spacing w:before="0" w:after="0" w:line="254" w:lineRule="auto"/>
                                <w:rPr>
                                  <w:rFonts w:eastAsia="Calibri"/>
                                  <w:color w:val="000000"/>
                                  <w:sz w:val="18"/>
                                  <w:szCs w:val="18"/>
                                </w:rPr>
                              </w:pPr>
                            </w:p>
                            <w:p w14:paraId="55FF5C13" w14:textId="77777777" w:rsidR="00E41D6D" w:rsidRPr="00D2146B" w:rsidRDefault="00E41D6D" w:rsidP="00073BF2">
                              <w:pPr>
                                <w:spacing w:before="0" w:after="0" w:line="256" w:lineRule="auto"/>
                                <w:rPr>
                                  <w:sz w:val="18"/>
                                  <w:szCs w:val="18"/>
                                </w:rPr>
                              </w:pPr>
                              <w:r>
                                <w:rPr>
                                  <w:rFonts w:eastAsia="Calibri"/>
                                  <w:color w:val="000000"/>
                                  <w:sz w:val="18"/>
                                  <w:szCs w:val="18"/>
                                </w:rPr>
                                <w:t>m_parentTable</w:t>
                              </w:r>
                            </w:p>
                            <w:p w14:paraId="20CF0F08" w14:textId="77777777" w:rsidR="00E41D6D" w:rsidRPr="00D2146B" w:rsidRDefault="00E41D6D" w:rsidP="00073BF2">
                              <w:pPr>
                                <w:spacing w:before="0" w:after="0" w:line="254" w:lineRule="auto"/>
                                <w:rPr>
                                  <w:sz w:val="18"/>
                                  <w:szCs w:val="18"/>
                                </w:rPr>
                              </w:pPr>
                            </w:p>
                            <w:p w14:paraId="2347329E" w14:textId="77777777" w:rsidR="00E41D6D" w:rsidRPr="00D2146B" w:rsidRDefault="00E41D6D" w:rsidP="0050082D">
                              <w:pPr>
                                <w:spacing w:before="0" w:after="0" w:line="254" w:lineRule="auto"/>
                                <w:rPr>
                                  <w:sz w:val="18"/>
                                  <w:szCs w:val="18"/>
                                </w:rPr>
                              </w:pPr>
                              <w:r w:rsidRPr="00D2146B">
                                <w:rPr>
                                  <w:rFonts w:eastAsia="Calibri"/>
                                  <w:color w:val="000000"/>
                                  <w:sz w:val="18"/>
                                  <w:szCs w:val="18"/>
                                </w:rPr>
                                <w:t> </w:t>
                              </w:r>
                            </w:p>
                            <w:p w14:paraId="7D6DAD56" w14:textId="77777777" w:rsidR="00E41D6D" w:rsidRPr="00D2146B" w:rsidRDefault="00E41D6D"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E41D6D" w:rsidRPr="00D2146B" w:rsidRDefault="00E41D6D"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E41D6D" w:rsidRPr="00100F82" w:rsidRDefault="00E41D6D" w:rsidP="00100F82">
                              <w:pPr>
                                <w:spacing w:before="0" w:after="0"/>
                                <w:rPr>
                                  <w:sz w:val="18"/>
                                  <w:szCs w:val="18"/>
                                </w:rPr>
                              </w:pPr>
                              <w:r w:rsidRPr="00100F82">
                                <w:rPr>
                                  <w:sz w:val="18"/>
                                  <w:szCs w:val="18"/>
                                </w:rPr>
                                <w:t>auto int i</w:t>
                              </w:r>
                            </w:p>
                            <w:p w14:paraId="5D0A676C" w14:textId="673BC4F3" w:rsidR="00E41D6D" w:rsidRPr="00100F82" w:rsidRDefault="00E41D6D" w:rsidP="00100F82">
                              <w:pPr>
                                <w:spacing w:before="0" w:after="0"/>
                                <w:rPr>
                                  <w:sz w:val="18"/>
                                  <w:szCs w:val="18"/>
                                </w:rPr>
                              </w:pPr>
                              <w:r w:rsidRPr="00100F82">
                                <w:rPr>
                                  <w:sz w:val="18"/>
                                  <w:szCs w:val="18"/>
                                </w:rPr>
                                <w:t>auto double blockDouble</w:t>
                              </w:r>
                            </w:p>
                            <w:p w14:paraId="5B01AFF6" w14:textId="77777777" w:rsidR="00E41D6D" w:rsidRDefault="00E41D6D" w:rsidP="00100F82">
                              <w:pPr>
                                <w:spacing w:before="0" w:after="0" w:line="256" w:lineRule="auto"/>
                                <w:rPr>
                                  <w:rFonts w:eastAsia="Calibri"/>
                                  <w:color w:val="000000"/>
                                  <w:sz w:val="18"/>
                                  <w:szCs w:val="18"/>
                                </w:rPr>
                              </w:pPr>
                            </w:p>
                            <w:p w14:paraId="35EF25BA" w14:textId="6D9A7EDC" w:rsidR="00E41D6D" w:rsidRPr="00D2146B" w:rsidRDefault="00E41D6D" w:rsidP="00100F82">
                              <w:pPr>
                                <w:spacing w:before="0" w:after="0" w:line="256" w:lineRule="auto"/>
                                <w:rPr>
                                  <w:sz w:val="18"/>
                                  <w:szCs w:val="18"/>
                                </w:rPr>
                              </w:pPr>
                              <w:r>
                                <w:rPr>
                                  <w:rFonts w:eastAsia="Calibri"/>
                                  <w:color w:val="000000"/>
                                  <w:sz w:val="18"/>
                                  <w:szCs w:val="18"/>
                                </w:rPr>
                                <w:t>m_parentTable</w:t>
                              </w:r>
                            </w:p>
                            <w:p w14:paraId="274031CF" w14:textId="32871C06" w:rsidR="00E41D6D" w:rsidRDefault="00E41D6D"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E41D6D" w:rsidRDefault="00E41D6D"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E41D6D" w:rsidRDefault="00E41D6D" w:rsidP="00D44BB8">
                              <w:pPr>
                                <w:spacing w:line="252" w:lineRule="auto"/>
                              </w:pPr>
                              <w:r>
                                <w:rPr>
                                  <w:rFonts w:eastAsia="Calibri"/>
                                  <w:color w:val="000000"/>
                                  <w:sz w:val="18"/>
                                  <w:szCs w:val="18"/>
                                </w:rPr>
                                <w:t>SymbolTable.CurrentTable</w:t>
                              </w:r>
                            </w:p>
                            <w:p w14:paraId="332537CB" w14:textId="66AB52F1" w:rsidR="00E41D6D" w:rsidRDefault="00E41D6D" w:rsidP="00D44BB8">
                              <w:pPr>
                                <w:spacing w:line="252" w:lineRule="auto"/>
                              </w:pPr>
                            </w:p>
                            <w:p w14:paraId="35DA4169" w14:textId="77777777" w:rsidR="00E41D6D" w:rsidRDefault="00E41D6D"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E41D6D" w:rsidRPr="00610E6C" w:rsidRDefault="00E41D6D"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E41D6D" w:rsidRPr="00D2146B" w:rsidRDefault="00E41D6D" w:rsidP="0050082D">
                        <w:pPr>
                          <w:spacing w:before="0" w:after="0"/>
                          <w:rPr>
                            <w:sz w:val="18"/>
                            <w:szCs w:val="18"/>
                            <w:lang w:val="sv-SE"/>
                          </w:rPr>
                        </w:pPr>
                        <w:r>
                          <w:rPr>
                            <w:sz w:val="18"/>
                            <w:szCs w:val="18"/>
                            <w:lang w:val="sv-SE"/>
                          </w:rPr>
                          <w:t>Static int globalInt</w:t>
                        </w:r>
                      </w:p>
                      <w:p w14:paraId="69A6032C" w14:textId="768161F7" w:rsidR="00E41D6D" w:rsidRDefault="00E41D6D" w:rsidP="0050082D">
                        <w:pPr>
                          <w:spacing w:before="0" w:after="0"/>
                          <w:rPr>
                            <w:sz w:val="18"/>
                            <w:szCs w:val="18"/>
                            <w:lang w:val="sv-SE"/>
                          </w:rPr>
                        </w:pPr>
                        <w:r>
                          <w:rPr>
                            <w:sz w:val="18"/>
                            <w:szCs w:val="18"/>
                            <w:lang w:val="sv-SE"/>
                          </w:rPr>
                          <w:t>Static int i</w:t>
                        </w:r>
                      </w:p>
                      <w:p w14:paraId="65DC2C71" w14:textId="7AEEED2D" w:rsidR="00E41D6D" w:rsidRDefault="00E41D6D" w:rsidP="0050082D">
                        <w:pPr>
                          <w:spacing w:before="0" w:after="0"/>
                          <w:rPr>
                            <w:sz w:val="18"/>
                            <w:szCs w:val="18"/>
                            <w:lang w:val="sv-SE"/>
                          </w:rPr>
                        </w:pPr>
                      </w:p>
                      <w:p w14:paraId="3B0DD407" w14:textId="21D67AC3" w:rsidR="00E41D6D" w:rsidRPr="001B6705" w:rsidRDefault="00E41D6D"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E41D6D" w:rsidRPr="00D2146B" w:rsidRDefault="00E41D6D"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E41D6D" w:rsidRPr="00D2146B" w:rsidRDefault="00E41D6D"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E41D6D" w:rsidRDefault="00E41D6D"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E41D6D" w:rsidRPr="00D2146B" w:rsidRDefault="00E41D6D" w:rsidP="0050082D">
                        <w:pPr>
                          <w:spacing w:before="0" w:after="0" w:line="256" w:lineRule="auto"/>
                          <w:rPr>
                            <w:sz w:val="18"/>
                            <w:szCs w:val="18"/>
                          </w:rPr>
                        </w:pPr>
                        <w:r>
                          <w:rPr>
                            <w:sz w:val="18"/>
                            <w:szCs w:val="18"/>
                          </w:rPr>
                          <w:t>Auto mainChar : char</w:t>
                        </w:r>
                      </w:p>
                      <w:p w14:paraId="302437A3" w14:textId="77777777" w:rsidR="00E41D6D" w:rsidRDefault="00E41D6D" w:rsidP="0050082D">
                        <w:pPr>
                          <w:spacing w:before="0" w:after="0" w:line="256" w:lineRule="auto"/>
                          <w:rPr>
                            <w:rFonts w:eastAsia="Calibri"/>
                            <w:color w:val="000000"/>
                            <w:sz w:val="18"/>
                            <w:szCs w:val="18"/>
                          </w:rPr>
                        </w:pPr>
                      </w:p>
                      <w:p w14:paraId="71CC6A80" w14:textId="77C30F45" w:rsidR="00E41D6D" w:rsidRPr="00D2146B" w:rsidRDefault="00E41D6D" w:rsidP="008C458D">
                        <w:pPr>
                          <w:spacing w:before="0" w:after="0" w:line="256" w:lineRule="auto"/>
                          <w:rPr>
                            <w:sz w:val="18"/>
                            <w:szCs w:val="18"/>
                          </w:rPr>
                        </w:pPr>
                        <w:r>
                          <w:rPr>
                            <w:rFonts w:eastAsia="Calibri"/>
                            <w:color w:val="000000"/>
                            <w:sz w:val="18"/>
                            <w:szCs w:val="18"/>
                          </w:rPr>
                          <w:t>m_parentTable</w:t>
                        </w:r>
                      </w:p>
                      <w:p w14:paraId="4A1EB75F" w14:textId="77777777" w:rsidR="00E41D6D" w:rsidRPr="00D2146B" w:rsidRDefault="00E41D6D" w:rsidP="0050082D">
                        <w:pPr>
                          <w:spacing w:before="0" w:after="0" w:line="256" w:lineRule="auto"/>
                          <w:rPr>
                            <w:sz w:val="18"/>
                            <w:szCs w:val="18"/>
                          </w:rPr>
                        </w:pPr>
                        <w:r w:rsidRPr="00D2146B">
                          <w:rPr>
                            <w:rFonts w:eastAsia="Calibri"/>
                            <w:color w:val="000000"/>
                            <w:sz w:val="18"/>
                            <w:szCs w:val="18"/>
                          </w:rPr>
                          <w:t> </w:t>
                        </w:r>
                      </w:p>
                      <w:p w14:paraId="176D8F8E" w14:textId="77777777" w:rsidR="00E41D6D" w:rsidRPr="00D2146B" w:rsidRDefault="00E41D6D"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E41D6D" w:rsidRPr="00D2146B" w:rsidRDefault="00E41D6D"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E41D6D" w:rsidRPr="00D2146B" w:rsidRDefault="00E41D6D" w:rsidP="0050082D">
                        <w:pPr>
                          <w:spacing w:before="0" w:after="0" w:line="254" w:lineRule="auto"/>
                          <w:rPr>
                            <w:sz w:val="18"/>
                            <w:szCs w:val="18"/>
                          </w:rPr>
                        </w:pPr>
                        <w:r>
                          <w:rPr>
                            <w:rFonts w:eastAsia="Calibri"/>
                            <w:color w:val="000000"/>
                            <w:sz w:val="18"/>
                            <w:szCs w:val="18"/>
                          </w:rPr>
                          <w:t>auto int i</w:t>
                        </w:r>
                      </w:p>
                      <w:p w14:paraId="1EB866A9" w14:textId="57278A33" w:rsidR="00E41D6D" w:rsidRDefault="00E41D6D"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E41D6D" w:rsidRDefault="00E41D6D" w:rsidP="00073BF2">
                        <w:pPr>
                          <w:spacing w:before="0" w:after="0" w:line="254" w:lineRule="auto"/>
                          <w:rPr>
                            <w:rFonts w:eastAsia="Calibri"/>
                            <w:color w:val="000000"/>
                            <w:sz w:val="18"/>
                            <w:szCs w:val="18"/>
                          </w:rPr>
                        </w:pPr>
                      </w:p>
                      <w:p w14:paraId="55FF5C13" w14:textId="77777777" w:rsidR="00E41D6D" w:rsidRPr="00D2146B" w:rsidRDefault="00E41D6D" w:rsidP="00073BF2">
                        <w:pPr>
                          <w:spacing w:before="0" w:after="0" w:line="256" w:lineRule="auto"/>
                          <w:rPr>
                            <w:sz w:val="18"/>
                            <w:szCs w:val="18"/>
                          </w:rPr>
                        </w:pPr>
                        <w:r>
                          <w:rPr>
                            <w:rFonts w:eastAsia="Calibri"/>
                            <w:color w:val="000000"/>
                            <w:sz w:val="18"/>
                            <w:szCs w:val="18"/>
                          </w:rPr>
                          <w:t>m_parentTable</w:t>
                        </w:r>
                      </w:p>
                      <w:p w14:paraId="20CF0F08" w14:textId="77777777" w:rsidR="00E41D6D" w:rsidRPr="00D2146B" w:rsidRDefault="00E41D6D" w:rsidP="00073BF2">
                        <w:pPr>
                          <w:spacing w:before="0" w:after="0" w:line="254" w:lineRule="auto"/>
                          <w:rPr>
                            <w:sz w:val="18"/>
                            <w:szCs w:val="18"/>
                          </w:rPr>
                        </w:pPr>
                      </w:p>
                      <w:p w14:paraId="2347329E" w14:textId="77777777" w:rsidR="00E41D6D" w:rsidRPr="00D2146B" w:rsidRDefault="00E41D6D" w:rsidP="0050082D">
                        <w:pPr>
                          <w:spacing w:before="0" w:after="0" w:line="254" w:lineRule="auto"/>
                          <w:rPr>
                            <w:sz w:val="18"/>
                            <w:szCs w:val="18"/>
                          </w:rPr>
                        </w:pPr>
                        <w:r w:rsidRPr="00D2146B">
                          <w:rPr>
                            <w:rFonts w:eastAsia="Calibri"/>
                            <w:color w:val="000000"/>
                            <w:sz w:val="18"/>
                            <w:szCs w:val="18"/>
                          </w:rPr>
                          <w:t> </w:t>
                        </w:r>
                      </w:p>
                      <w:p w14:paraId="7D6DAD56" w14:textId="77777777" w:rsidR="00E41D6D" w:rsidRPr="00D2146B" w:rsidRDefault="00E41D6D"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E41D6D" w:rsidRPr="00D2146B" w:rsidRDefault="00E41D6D"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E41D6D" w:rsidRPr="00100F82" w:rsidRDefault="00E41D6D" w:rsidP="00100F82">
                        <w:pPr>
                          <w:spacing w:before="0" w:after="0"/>
                          <w:rPr>
                            <w:sz w:val="18"/>
                            <w:szCs w:val="18"/>
                          </w:rPr>
                        </w:pPr>
                        <w:r w:rsidRPr="00100F82">
                          <w:rPr>
                            <w:sz w:val="18"/>
                            <w:szCs w:val="18"/>
                          </w:rPr>
                          <w:t>auto int i</w:t>
                        </w:r>
                      </w:p>
                      <w:p w14:paraId="5D0A676C" w14:textId="673BC4F3" w:rsidR="00E41D6D" w:rsidRPr="00100F82" w:rsidRDefault="00E41D6D" w:rsidP="00100F82">
                        <w:pPr>
                          <w:spacing w:before="0" w:after="0"/>
                          <w:rPr>
                            <w:sz w:val="18"/>
                            <w:szCs w:val="18"/>
                          </w:rPr>
                        </w:pPr>
                        <w:r w:rsidRPr="00100F82">
                          <w:rPr>
                            <w:sz w:val="18"/>
                            <w:szCs w:val="18"/>
                          </w:rPr>
                          <w:t>auto double blockDouble</w:t>
                        </w:r>
                      </w:p>
                      <w:p w14:paraId="5B01AFF6" w14:textId="77777777" w:rsidR="00E41D6D" w:rsidRDefault="00E41D6D" w:rsidP="00100F82">
                        <w:pPr>
                          <w:spacing w:before="0" w:after="0" w:line="256" w:lineRule="auto"/>
                          <w:rPr>
                            <w:rFonts w:eastAsia="Calibri"/>
                            <w:color w:val="000000"/>
                            <w:sz w:val="18"/>
                            <w:szCs w:val="18"/>
                          </w:rPr>
                        </w:pPr>
                      </w:p>
                      <w:p w14:paraId="35EF25BA" w14:textId="6D9A7EDC" w:rsidR="00E41D6D" w:rsidRPr="00D2146B" w:rsidRDefault="00E41D6D" w:rsidP="00100F82">
                        <w:pPr>
                          <w:spacing w:before="0" w:after="0" w:line="256" w:lineRule="auto"/>
                          <w:rPr>
                            <w:sz w:val="18"/>
                            <w:szCs w:val="18"/>
                          </w:rPr>
                        </w:pPr>
                        <w:r>
                          <w:rPr>
                            <w:rFonts w:eastAsia="Calibri"/>
                            <w:color w:val="000000"/>
                            <w:sz w:val="18"/>
                            <w:szCs w:val="18"/>
                          </w:rPr>
                          <w:t>m_parentTable</w:t>
                        </w:r>
                      </w:p>
                      <w:p w14:paraId="274031CF" w14:textId="32871C06" w:rsidR="00E41D6D" w:rsidRDefault="00E41D6D"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E41D6D" w:rsidRDefault="00E41D6D"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E41D6D" w:rsidRDefault="00E41D6D" w:rsidP="00D44BB8">
                        <w:pPr>
                          <w:spacing w:line="252" w:lineRule="auto"/>
                        </w:pPr>
                        <w:r>
                          <w:rPr>
                            <w:rFonts w:eastAsia="Calibri"/>
                            <w:color w:val="000000"/>
                            <w:sz w:val="18"/>
                            <w:szCs w:val="18"/>
                          </w:rPr>
                          <w:t>SymbolTable.CurrentTable</w:t>
                        </w:r>
                      </w:p>
                      <w:p w14:paraId="332537CB" w14:textId="66AB52F1" w:rsidR="00E41D6D" w:rsidRDefault="00E41D6D" w:rsidP="00D44BB8">
                        <w:pPr>
                          <w:spacing w:line="252" w:lineRule="auto"/>
                        </w:pPr>
                      </w:p>
                      <w:p w14:paraId="35DA4169" w14:textId="77777777" w:rsidR="00E41D6D" w:rsidRDefault="00E41D6D"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E41D6D" w:rsidRPr="00610E6C" w:rsidRDefault="00E41D6D"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r w:rsidRPr="00D822A3">
        <w:rPr>
          <w:lang w:val="en-GB"/>
        </w:rPr>
        <w:t>Scope.cs</w:t>
      </w:r>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r w:rsidRPr="00D822A3">
        <w:rPr>
          <w:lang w:val="en-GB"/>
        </w:rPr>
        <w:t>SymbolTable.cs</w:t>
      </w:r>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243B1B15" w14:textId="46846998" w:rsidR="008F5511" w:rsidRPr="00D822A3" w:rsidRDefault="00522C4B" w:rsidP="00323ED4">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entry map. Note that </w:t>
      </w:r>
      <w:r w:rsidR="00D846BE" w:rsidRPr="00D822A3">
        <w:rPr>
          <w:highlight w:val="white"/>
          <w:lang w:val="en-GB"/>
        </w:rPr>
        <w:t xml:space="preserve">we use </w:t>
      </w:r>
      <w:r w:rsidR="00FD4035" w:rsidRPr="00D822A3">
        <w:rPr>
          <w:rStyle w:val="KeyWord0"/>
          <w:highlight w:val="white"/>
          <w:lang w:val="en-GB"/>
        </w:rPr>
        <w:t>ListMap</w:t>
      </w:r>
      <w:r w:rsidR="00FD4035" w:rsidRPr="00D822A3">
        <w:rPr>
          <w:highlight w:val="white"/>
          <w:lang w:val="en-GB"/>
        </w:rPr>
        <w:t xml:space="preserve"> rather than </w:t>
      </w:r>
      <w:r w:rsidR="00FD4035" w:rsidRPr="00D822A3">
        <w:rPr>
          <w:rStyle w:val="KeyWord0"/>
          <w:highlight w:val="white"/>
          <w:lang w:val="en-GB"/>
        </w:rPr>
        <w:t>Dictionary</w:t>
      </w:r>
      <w:r w:rsidR="00FD4035" w:rsidRPr="00D822A3">
        <w:rPr>
          <w:highlight w:val="white"/>
          <w:lang w:val="en-GB"/>
        </w:rPr>
        <w:t xml:space="preserve">, because we need to keep track </w:t>
      </w:r>
      <w:r w:rsidR="000D613F" w:rsidRPr="00D822A3">
        <w:rPr>
          <w:highlight w:val="white"/>
          <w:lang w:val="en-GB"/>
        </w:rPr>
        <w:t xml:space="preserve">of the order of </w:t>
      </w:r>
      <w:r w:rsidR="00FD4035" w:rsidRPr="00D822A3">
        <w:rPr>
          <w:highlight w:val="white"/>
          <w:lang w:val="en-GB"/>
        </w:rPr>
        <w:t xml:space="preserve">the of the struct or union members in </w:t>
      </w:r>
      <w:r w:rsidR="000D613F" w:rsidRPr="00D822A3">
        <w:rPr>
          <w:highlight w:val="white"/>
          <w:lang w:val="en-GB"/>
        </w:rPr>
        <w:t xml:space="preserve">when they are </w:t>
      </w:r>
      <w:r w:rsidR="00FD4035" w:rsidRPr="00D822A3">
        <w:rPr>
          <w:highlight w:val="white"/>
          <w:lang w:val="en-GB"/>
        </w:rPr>
        <w:t>initializ</w:t>
      </w:r>
      <w:r w:rsidR="000D613F" w:rsidRPr="00D822A3">
        <w:rPr>
          <w:highlight w:val="white"/>
          <w:lang w:val="en-GB"/>
        </w:rPr>
        <w:t>ed</w:t>
      </w:r>
      <w:r w:rsidR="00BB1DF3" w:rsidRPr="00D822A3">
        <w:rPr>
          <w:highlight w:val="white"/>
          <w:lang w:val="en-GB"/>
        </w:rPr>
        <w:t xml:space="preserve">, and </w:t>
      </w:r>
      <w:r w:rsidR="00BB1DF3" w:rsidRPr="00D822A3">
        <w:rPr>
          <w:rStyle w:val="KeyWord0"/>
          <w:highlight w:val="white"/>
          <w:lang w:val="en-GB"/>
        </w:rPr>
        <w:t>Dictionary</w:t>
      </w:r>
      <w:r w:rsidR="00BB1DF3" w:rsidRPr="00D822A3">
        <w:rPr>
          <w:highlight w:val="white"/>
          <w:lang w:val="en-GB"/>
        </w:rPr>
        <w:t xml:space="preserve"> does not guarantee any order among its values. </w:t>
      </w:r>
      <w:r w:rsidR="00206705" w:rsidRPr="00D822A3">
        <w:rPr>
          <w:highlight w:val="white"/>
          <w:lang w:val="en-GB"/>
        </w:rPr>
        <w:t xml:space="preserve">Se Appendix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207336" w:rsidRPr="00D822A3">
        <w:rPr>
          <w:lang w:val="en-GB"/>
        </w:rPr>
        <w:t>A</w:t>
      </w:r>
      <w:r w:rsidR="007D7201" w:rsidRPr="00D822A3">
        <w:rPr>
          <w:lang w:val="en-GB"/>
        </w:rPr>
        <w:fldChar w:fldCharType="end"/>
      </w:r>
      <w:r w:rsidR="00206705" w:rsidRPr="00D822A3">
        <w:rPr>
          <w:highlight w:val="white"/>
          <w:lang w:val="en-GB"/>
        </w:rPr>
        <w:t xml:space="preserve"> for the implementation of </w:t>
      </w:r>
      <w:r w:rsidR="00206705" w:rsidRPr="00D822A3">
        <w:rPr>
          <w:rStyle w:val="KeyWord0"/>
          <w:highlight w:val="white"/>
          <w:lang w:val="en-GB"/>
        </w:rPr>
        <w:t>ListMap</w:t>
      </w:r>
      <w:r w:rsidR="00206705" w:rsidRPr="00D822A3">
        <w:rPr>
          <w:highlight w:val="white"/>
          <w:lang w:val="en-GB"/>
        </w:rPr>
        <w:t>.</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7C10EAD1" w:rsidR="00ED72CD" w:rsidRPr="00D822A3" w:rsidRDefault="00ED72CD" w:rsidP="00ED72CD">
      <w:pPr>
        <w:pStyle w:val="Code"/>
        <w:rPr>
          <w:highlight w:val="white"/>
          <w:lang w:val="en-GB"/>
        </w:rPr>
      </w:pPr>
      <w:r w:rsidRPr="00D822A3">
        <w:rPr>
          <w:highlight w:val="white"/>
          <w:lang w:val="en-GB"/>
        </w:rPr>
        <w:t xml:space="preserve">      new ListMap&lt;string,Symbol&gt;();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5FFE1D3D" w:rsidR="00872364" w:rsidRPr="00D822A3" w:rsidRDefault="006F324F" w:rsidP="00323ED4">
      <w:pPr>
        <w:rPr>
          <w:highlight w:val="white"/>
          <w:lang w:val="en-GB"/>
        </w:rPr>
      </w:pPr>
      <w:r w:rsidRPr="00D822A3">
        <w:rPr>
          <w:rStyle w:val="KeyWord0"/>
          <w:highlight w:val="white"/>
          <w:lang w:val="en-GB"/>
        </w:rPr>
        <w:t>S</w:t>
      </w:r>
      <w:r w:rsidR="00872364" w:rsidRPr="00D822A3">
        <w:rPr>
          <w:rStyle w:val="KeyWord0"/>
          <w:highlight w:val="white"/>
          <w:lang w:val="en-GB"/>
        </w:rPr>
        <w:t>tatic</w:t>
      </w:r>
      <w:r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offset, since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D192B16" w:rsidR="006C1DAB" w:rsidRPr="00D822A3" w:rsidRDefault="006C1DAB" w:rsidP="006C1DAB">
      <w:pPr>
        <w:pStyle w:val="Code"/>
        <w:rPr>
          <w:highlight w:val="white"/>
          <w:lang w:val="en-GB"/>
        </w:rPr>
      </w:pPr>
      <w:r w:rsidRPr="00D822A3">
        <w:rPr>
          <w:highlight w:val="white"/>
          <w:lang w:val="en-GB"/>
        </w:rPr>
        <w:t xml:space="preserve">    public static ISet&lt;StaticSymbol&gt; 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16E7041E"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Pr="00D822A3">
        <w:rPr>
          <w:highlight w:val="white"/>
          <w:lang w:val="en-GB"/>
        </w:rPr>
        <w:t xml:space="preserve">the static set.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6A375FE0" w:rsidR="008F5511" w:rsidRPr="00D822A3" w:rsidRDefault="00D4186A" w:rsidP="00323ED4">
      <w:pPr>
        <w:pStyle w:val="Code"/>
        <w:rPr>
          <w:highlight w:val="white"/>
          <w:lang w:val="en-GB"/>
        </w:rPr>
      </w:pPr>
      <w:r w:rsidRPr="00D822A3">
        <w:rPr>
          <w:highlight w:val="white"/>
          <w:lang w:val="en-GB"/>
        </w:rPr>
        <w:t xml:space="preserve">          </w:t>
      </w:r>
      <w:r w:rsidR="008F5511" w:rsidRPr="00D822A3">
        <w:rPr>
          <w:highlight w:val="white"/>
          <w:lang w:val="en-GB"/>
        </w:rPr>
        <w:t>StaticSet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394C8A22" w14:textId="77777777" w:rsidR="008F5511" w:rsidRPr="00D822A3" w:rsidRDefault="008F5511" w:rsidP="00323ED4">
      <w:pPr>
        <w:pStyle w:val="Code"/>
        <w:rPr>
          <w:highlight w:val="white"/>
          <w:lang w:val="en-GB"/>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When adding a symbol with a name we have to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If the symbol is extern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1AC1E6A1" w14:textId="77777777" w:rsidR="008F5511" w:rsidRPr="00D822A3" w:rsidRDefault="008F5511" w:rsidP="00323ED4">
      <w:pPr>
        <w:pStyle w:val="Code"/>
        <w:rPr>
          <w:highlight w:val="white"/>
          <w:lang w:val="en-GB"/>
        </w:rPr>
      </w:pPr>
      <w:r w:rsidRPr="00D822A3">
        <w:rPr>
          <w:highlight w:val="white"/>
          <w:lang w:val="en-GB"/>
        </w:rPr>
        <w:t xml:space="preserve">          oldType.MemberMap = newType.MemberMap;</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239" w:name="_Toc54119912"/>
      <w:r w:rsidRPr="00D822A3">
        <w:rPr>
          <w:lang w:val="en-GB"/>
        </w:rPr>
        <w:t>The Symbol</w:t>
      </w:r>
      <w:bookmarkEnd w:id="239"/>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240" w:author="Stefan Bjornander" w:date="2015-04-25T18:28:00Z">
        <w:r w:rsidR="008154C7" w:rsidRPr="00D822A3">
          <w:rPr>
            <w:lang w:val="en-GB"/>
          </w:rPr>
          <w:t>T</w:t>
        </w:r>
      </w:ins>
      <w:ins w:id="241" w:author="Stefan Bjornander" w:date="2015-04-25T16:11:00Z">
        <w:r w:rsidR="008154C7" w:rsidRPr="00D822A3">
          <w:rPr>
            <w:lang w:val="en-GB"/>
          </w:rPr>
          <w:t xml:space="preserve">he </w:t>
        </w:r>
      </w:ins>
      <w:r w:rsidR="00FB1C41" w:rsidRPr="00D822A3">
        <w:rPr>
          <w:lang w:val="en-GB"/>
        </w:rPr>
        <w:t>r</w:t>
      </w:r>
      <w:ins w:id="242" w:author="Stefan Bjornander" w:date="2015-04-25T16:11:00Z">
        <w:r w:rsidR="008154C7" w:rsidRPr="00D822A3">
          <w:rPr>
            <w:lang w:val="en-GB"/>
          </w:rPr>
          <w:t>egister storage has been included for the sake of completeness</w:t>
        </w:r>
      </w:ins>
      <w:r w:rsidR="00FB1C41" w:rsidRPr="00D822A3">
        <w:rPr>
          <w:lang w:val="en-GB"/>
        </w:rPr>
        <w:t>. T</w:t>
      </w:r>
      <w:ins w:id="243"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r w:rsidRPr="00D822A3">
        <w:rPr>
          <w:highlight w:val="white"/>
          <w:lang w:val="en-GB"/>
        </w:rPr>
        <w:t>Storage.cs</w:t>
      </w:r>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244" w:author="Stefan Bjornander" w:date="2015-04-25T18:27:00Z">
        <w:r w:rsidRPr="00D822A3">
          <w:rPr>
            <w:lang w:val="en-GB"/>
          </w:rPr>
          <w:t xml:space="preserve">If the storage specifier is omitted a global variable is regarded as static and a local variable is </w:t>
        </w:r>
      </w:ins>
      <w:ins w:id="245" w:author="Stefan Bjornander" w:date="2015-04-25T18:28:00Z">
        <w:r w:rsidRPr="00D822A3">
          <w:rPr>
            <w:lang w:val="en-GB"/>
          </w:rPr>
          <w:t>regarded as auto.</w:t>
        </w:r>
      </w:ins>
      <w:r w:rsidRPr="00D822A3">
        <w:rPr>
          <w:lang w:val="en-GB"/>
        </w:rPr>
        <w:t xml:space="preserve"> In this book, t</w:t>
      </w:r>
      <w:ins w:id="246"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70C76FCF"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Section </w:t>
      </w:r>
      <w:r w:rsidRPr="00D822A3">
        <w:rPr>
          <w:lang w:val="en-GB"/>
        </w:rPr>
        <w:fldChar w:fldCharType="begin"/>
      </w:r>
      <w:r w:rsidRPr="00D822A3">
        <w:rPr>
          <w:lang w:val="en-GB"/>
        </w:rPr>
        <w:instrText xml:space="preserve"> REF _Ref479084909 \r \h </w:instrText>
      </w:r>
      <w:r w:rsidRPr="00D822A3">
        <w:rPr>
          <w:lang w:val="en-GB"/>
        </w:rPr>
      </w:r>
      <w:r w:rsidRPr="00D822A3">
        <w:rPr>
          <w:lang w:val="en-GB"/>
        </w:rPr>
        <w:fldChar w:fldCharType="separate"/>
      </w:r>
      <w:r w:rsidR="00207336" w:rsidRPr="00D822A3">
        <w:rPr>
          <w:b/>
          <w:bCs/>
          <w:lang w:val="en-GB"/>
        </w:rPr>
        <w:t>Fel! Hittar inte referenskälla.</w:t>
      </w:r>
      <w:r w:rsidRPr="00D822A3">
        <w:rPr>
          <w:lang w:val="en-GB"/>
        </w:rPr>
        <w:fldChar w:fldCharType="end"/>
      </w:r>
      <w:r w:rsidRPr="00D822A3">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In case of the address, arrow, or index operator the address symbol is the dereferred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47" w:author="Stefan Bjornander" w:date="2015-04-25T10:11:00Z">
            <w:rPr>
              <w:rStyle w:val="CodeInText"/>
            </w:rPr>
          </w:rPrChange>
        </w:rPr>
        <w:t>typedef</w:t>
      </w:r>
      <w:r w:rsidRPr="00D822A3">
        <w:rPr>
          <w:lang w:val="en-GB"/>
        </w:rPr>
        <w:t>, in the table.</w:t>
      </w:r>
      <w:ins w:id="248" w:author="Stefan Bjornander" w:date="2015-04-25T10:11:00Z">
        <w:r w:rsidRPr="00D822A3">
          <w:rPr>
            <w:lang w:val="en-GB"/>
          </w:rPr>
          <w:t xml:space="preserve"> In some compiler technique </w:t>
        </w:r>
      </w:ins>
      <w:r w:rsidR="00440B10" w:rsidRPr="00D822A3">
        <w:rPr>
          <w:lang w:val="en-GB"/>
        </w:rPr>
        <w:t>textbooks,</w:t>
      </w:r>
      <w:ins w:id="249" w:author="Stefan Bjornander" w:date="2015-04-25T10:11:00Z">
        <w:r w:rsidRPr="00D822A3">
          <w:rPr>
            <w:lang w:val="en-GB"/>
          </w:rPr>
          <w:t xml:space="preserve"> the table is called</w:t>
        </w:r>
      </w:ins>
      <w:ins w:id="250" w:author="Stefan Bjornander" w:date="2015-04-25T10:14:00Z">
        <w:r w:rsidRPr="00D822A3">
          <w:rPr>
            <w:lang w:val="en-GB"/>
          </w:rPr>
          <w:t xml:space="preserve"> the </w:t>
        </w:r>
        <w:r w:rsidRPr="00D822A3">
          <w:rPr>
            <w:rStyle w:val="CodeInText"/>
            <w:i/>
            <w:lang w:val="en-GB"/>
            <w:rPrChange w:id="251"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r w:rsidRPr="00D822A3">
        <w:rPr>
          <w:lang w:val="en-GB"/>
        </w:rPr>
        <w:t>Symbol.cs</w:t>
      </w:r>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actually </w:t>
      </w:r>
      <w:r w:rsidR="008C7EFF" w:rsidRPr="00D822A3">
        <w:rPr>
          <w:rStyle w:val="CodeInText"/>
          <w:b w:val="0"/>
          <w:bCs/>
          <w:lang w:val="en-GB"/>
        </w:rPr>
        <w:t xml:space="preserve">has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names are the same. For symbols without external linkage, the unique name is really unique.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D822A3" w:rsidRDefault="009F7A62" w:rsidP="009F7A62">
      <w:pPr>
        <w:pStyle w:val="Code"/>
        <w:rPr>
          <w:highlight w:val="white"/>
          <w:lang w:val="en-GB"/>
        </w:rPr>
      </w:pPr>
    </w:p>
    <w:p w14:paraId="3B743285" w14:textId="77777777" w:rsidR="009F7A62" w:rsidRPr="00D822A3" w:rsidRDefault="009F7A62" w:rsidP="009F7A62">
      <w:pPr>
        <w:pStyle w:val="Code"/>
        <w:rPr>
          <w:highlight w:val="white"/>
          <w:lang w:val="en-GB"/>
        </w:rPr>
      </w:pPr>
      <w:r w:rsidRPr="00D822A3">
        <w:rPr>
          <w:highlight w:val="white"/>
          <w:lang w:val="en-GB"/>
        </w:rPr>
        <w:t xml:space="preserve">    public override string ToString() {</w:t>
      </w:r>
    </w:p>
    <w:p w14:paraId="73C2EB42" w14:textId="77777777" w:rsidR="009F7A62" w:rsidRPr="00D822A3" w:rsidRDefault="009F7A62" w:rsidP="009F7A62">
      <w:pPr>
        <w:pStyle w:val="Code"/>
        <w:rPr>
          <w:highlight w:val="white"/>
          <w:lang w:val="en-GB"/>
        </w:rPr>
      </w:pPr>
      <w:r w:rsidRPr="00D822A3">
        <w:rPr>
          <w:highlight w:val="white"/>
          <w:lang w:val="en-GB"/>
        </w:rPr>
        <w:t xml:space="preserve">      if (m_name != null) {</w:t>
      </w:r>
    </w:p>
    <w:p w14:paraId="17C8461B" w14:textId="77777777" w:rsidR="009F7A62" w:rsidRPr="00D822A3" w:rsidRDefault="009F7A62" w:rsidP="009F7A62">
      <w:pPr>
        <w:pStyle w:val="Code"/>
        <w:rPr>
          <w:highlight w:val="white"/>
          <w:lang w:val="en-GB"/>
        </w:rPr>
      </w:pPr>
      <w:r w:rsidRPr="00D822A3">
        <w:rPr>
          <w:highlight w:val="white"/>
          <w:lang w:val="en-GB"/>
        </w:rPr>
        <w:t xml:space="preserve">        if (m_addressSymbol != null) {</w:t>
      </w:r>
    </w:p>
    <w:p w14:paraId="251CF5E7" w14:textId="77777777" w:rsidR="00013F62" w:rsidRPr="00D822A3" w:rsidRDefault="009F7A62" w:rsidP="009F7A62">
      <w:pPr>
        <w:pStyle w:val="Code"/>
        <w:rPr>
          <w:highlight w:val="white"/>
          <w:lang w:val="en-GB"/>
        </w:rPr>
      </w:pPr>
      <w:r w:rsidRPr="00D822A3">
        <w:rPr>
          <w:highlight w:val="white"/>
          <w:lang w:val="en-GB"/>
        </w:rPr>
        <w:t xml:space="preserve">          return ((m_name != null) ? m_name : "") + " -&gt; " +</w:t>
      </w:r>
    </w:p>
    <w:p w14:paraId="7936287C" w14:textId="6527CD20"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m_addressSymbol.ToString();</w:t>
      </w:r>
    </w:p>
    <w:p w14:paraId="2DBC2378" w14:textId="77777777" w:rsidR="009F7A62" w:rsidRPr="00D822A3" w:rsidRDefault="009F7A62" w:rsidP="009F7A62">
      <w:pPr>
        <w:pStyle w:val="Code"/>
        <w:rPr>
          <w:highlight w:val="white"/>
          <w:lang w:val="en-GB"/>
        </w:rPr>
      </w:pPr>
      <w:r w:rsidRPr="00D822A3">
        <w:rPr>
          <w:highlight w:val="white"/>
          <w:lang w:val="en-GB"/>
        </w:rPr>
        <w:t xml:space="preserve">        }</w:t>
      </w:r>
    </w:p>
    <w:p w14:paraId="25A98757" w14:textId="77777777" w:rsidR="009F7A62" w:rsidRPr="00D822A3" w:rsidRDefault="009F7A62" w:rsidP="009F7A62">
      <w:pPr>
        <w:pStyle w:val="Code"/>
        <w:rPr>
          <w:highlight w:val="white"/>
          <w:lang w:val="en-GB"/>
        </w:rPr>
      </w:pPr>
      <w:r w:rsidRPr="00D822A3">
        <w:rPr>
          <w:highlight w:val="white"/>
          <w:lang w:val="en-GB"/>
        </w:rPr>
        <w:t xml:space="preserve">        else {</w:t>
      </w:r>
    </w:p>
    <w:p w14:paraId="73B9D8CA" w14:textId="77777777" w:rsidR="009F7A62" w:rsidRPr="00D822A3" w:rsidRDefault="009F7A62" w:rsidP="009F7A62">
      <w:pPr>
        <w:pStyle w:val="Code"/>
        <w:rPr>
          <w:highlight w:val="white"/>
          <w:lang w:val="en-GB"/>
        </w:rPr>
      </w:pPr>
      <w:r w:rsidRPr="00D822A3">
        <w:rPr>
          <w:highlight w:val="white"/>
          <w:lang w:val="en-GB"/>
        </w:rPr>
        <w:t xml:space="preserve">          return ((m_name != null) ? m_name : "");</w:t>
      </w:r>
    </w:p>
    <w:p w14:paraId="3BBEA276" w14:textId="77777777" w:rsidR="009F7A62" w:rsidRPr="00D822A3" w:rsidRDefault="009F7A62" w:rsidP="009F7A62">
      <w:pPr>
        <w:pStyle w:val="Code"/>
        <w:rPr>
          <w:highlight w:val="white"/>
          <w:lang w:val="en-GB"/>
        </w:rPr>
      </w:pPr>
      <w:r w:rsidRPr="00D822A3">
        <w:rPr>
          <w:highlight w:val="white"/>
          <w:lang w:val="en-GB"/>
        </w:rPr>
        <w:t xml:space="preserve">        }</w:t>
      </w:r>
    </w:p>
    <w:p w14:paraId="1B6B640F" w14:textId="77777777" w:rsidR="009F7A62" w:rsidRPr="00D822A3" w:rsidRDefault="009F7A62" w:rsidP="009F7A62">
      <w:pPr>
        <w:pStyle w:val="Code"/>
        <w:rPr>
          <w:highlight w:val="white"/>
          <w:lang w:val="en-GB"/>
        </w:rPr>
      </w:pPr>
      <w:r w:rsidRPr="00D822A3">
        <w:rPr>
          <w:highlight w:val="white"/>
          <w:lang w:val="en-GB"/>
        </w:rPr>
        <w:t xml:space="preserve">      }</w:t>
      </w:r>
    </w:p>
    <w:p w14:paraId="01EA491A" w14:textId="77777777" w:rsidR="009F7A62" w:rsidRPr="00D822A3" w:rsidRDefault="009F7A62" w:rsidP="009F7A62">
      <w:pPr>
        <w:pStyle w:val="Code"/>
        <w:rPr>
          <w:highlight w:val="white"/>
          <w:lang w:val="en-GB"/>
        </w:rPr>
      </w:pPr>
      <w:r w:rsidRPr="00D822A3">
        <w:rPr>
          <w:highlight w:val="white"/>
          <w:lang w:val="en-GB"/>
        </w:rPr>
        <w:t xml:space="preserve">      else {</w:t>
      </w:r>
    </w:p>
    <w:p w14:paraId="14032006" w14:textId="77777777" w:rsidR="009F7A62" w:rsidRPr="00D822A3" w:rsidRDefault="009F7A62" w:rsidP="009F7A62">
      <w:pPr>
        <w:pStyle w:val="Code"/>
        <w:rPr>
          <w:highlight w:val="white"/>
          <w:lang w:val="en-GB"/>
        </w:rPr>
      </w:pPr>
      <w:r w:rsidRPr="00D822A3">
        <w:rPr>
          <w:highlight w:val="white"/>
          <w:lang w:val="en-GB"/>
        </w:rPr>
        <w:t xml:space="preserve">        if (m_addressSymbol != null) {</w:t>
      </w:r>
    </w:p>
    <w:p w14:paraId="520E7C59" w14:textId="77777777" w:rsidR="00013F62" w:rsidRPr="00D822A3" w:rsidRDefault="009F7A62" w:rsidP="009F7A62">
      <w:pPr>
        <w:pStyle w:val="Code"/>
        <w:rPr>
          <w:highlight w:val="white"/>
          <w:lang w:val="en-GB"/>
        </w:rPr>
      </w:pPr>
      <w:r w:rsidRPr="00D822A3">
        <w:rPr>
          <w:highlight w:val="white"/>
          <w:lang w:val="en-GB"/>
        </w:rPr>
        <w:t xml:space="preserve">          return ((m_uniqueName != null) ? m_uniqueName : "") + " -&gt; " +</w:t>
      </w:r>
    </w:p>
    <w:p w14:paraId="56F034C9" w14:textId="411D343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m_addressSymbol.ToString();</w:t>
      </w:r>
    </w:p>
    <w:p w14:paraId="5825F31C" w14:textId="77777777" w:rsidR="009F7A62" w:rsidRPr="00D822A3" w:rsidRDefault="009F7A62" w:rsidP="009F7A62">
      <w:pPr>
        <w:pStyle w:val="Code"/>
        <w:rPr>
          <w:highlight w:val="white"/>
          <w:lang w:val="en-GB"/>
        </w:rPr>
      </w:pPr>
      <w:r w:rsidRPr="00D822A3">
        <w:rPr>
          <w:highlight w:val="white"/>
          <w:lang w:val="en-GB"/>
        </w:rPr>
        <w:t xml:space="preserve">        }</w:t>
      </w:r>
    </w:p>
    <w:p w14:paraId="42EC6F2F" w14:textId="77777777" w:rsidR="009F7A62" w:rsidRPr="00D822A3" w:rsidRDefault="009F7A62" w:rsidP="009F7A62">
      <w:pPr>
        <w:pStyle w:val="Code"/>
        <w:rPr>
          <w:highlight w:val="white"/>
          <w:lang w:val="en-GB"/>
        </w:rPr>
      </w:pPr>
      <w:r w:rsidRPr="00D822A3">
        <w:rPr>
          <w:highlight w:val="white"/>
          <w:lang w:val="en-GB"/>
        </w:rPr>
        <w:t xml:space="preserve">        else {</w:t>
      </w:r>
    </w:p>
    <w:p w14:paraId="03723B24" w14:textId="77777777" w:rsidR="009F7A62" w:rsidRPr="00D822A3" w:rsidRDefault="009F7A62" w:rsidP="009F7A62">
      <w:pPr>
        <w:pStyle w:val="Code"/>
        <w:rPr>
          <w:highlight w:val="white"/>
          <w:lang w:val="en-GB"/>
        </w:rPr>
      </w:pPr>
      <w:r w:rsidRPr="00D822A3">
        <w:rPr>
          <w:highlight w:val="white"/>
          <w:lang w:val="en-GB"/>
        </w:rPr>
        <w:t xml:space="preserve">          return ((m_uniqueName != null) ? m_uniqueName : "");</w:t>
      </w:r>
    </w:p>
    <w:p w14:paraId="5053781E" w14:textId="77777777" w:rsidR="009F7A62" w:rsidRPr="00D822A3" w:rsidRDefault="009F7A62" w:rsidP="009F7A62">
      <w:pPr>
        <w:pStyle w:val="Code"/>
        <w:rPr>
          <w:highlight w:val="white"/>
          <w:lang w:val="en-GB"/>
        </w:rPr>
      </w:pPr>
      <w:r w:rsidRPr="00D822A3">
        <w:rPr>
          <w:highlight w:val="white"/>
          <w:lang w:val="en-GB"/>
        </w:rPr>
        <w:t xml:space="preserve">        }</w:t>
      </w:r>
    </w:p>
    <w:p w14:paraId="2D33FEE6" w14:textId="77777777" w:rsidR="009F7A62" w:rsidRPr="00D822A3" w:rsidRDefault="009F7A62" w:rsidP="009F7A62">
      <w:pPr>
        <w:pStyle w:val="Code"/>
        <w:rPr>
          <w:highlight w:val="white"/>
          <w:lang w:val="en-GB"/>
        </w:rPr>
      </w:pPr>
      <w:r w:rsidRPr="00D822A3">
        <w:rPr>
          <w:highlight w:val="white"/>
          <w:lang w:val="en-GB"/>
        </w:rPr>
        <w:t xml:space="preserve">      }</w:t>
      </w:r>
    </w:p>
    <w:p w14:paraId="3EC69BE4" w14:textId="77777777" w:rsidR="009F7A62" w:rsidRPr="00D822A3" w:rsidRDefault="009F7A62" w:rsidP="009F7A62">
      <w:pPr>
        <w:pStyle w:val="Code"/>
        <w:rPr>
          <w:highlight w:val="white"/>
          <w:lang w:val="en-GB"/>
        </w:rPr>
      </w:pPr>
      <w:r w:rsidRPr="00D822A3">
        <w:rPr>
          <w:highlight w:val="white"/>
          <w:lang w:val="en-GB"/>
        </w:rPr>
        <w:t xml:space="preserve">    }</w:t>
      </w:r>
    </w:p>
    <w:p w14:paraId="6457479A" w14:textId="77777777" w:rsidR="009F7A62" w:rsidRPr="00D822A3" w:rsidRDefault="009F7A62" w:rsidP="009F7A62">
      <w:pPr>
        <w:pStyle w:val="Code"/>
        <w:rPr>
          <w:highlight w:val="white"/>
          <w:lang w:val="en-GB"/>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52" w:name="_Toc54119913"/>
      <w:r w:rsidRPr="00D822A3">
        <w:rPr>
          <w:lang w:val="en-GB"/>
        </w:rPr>
        <w:t>Static Symbols</w:t>
      </w:r>
      <w:bookmarkEnd w:id="252"/>
    </w:p>
    <w:p w14:paraId="0AA5AF9F" w14:textId="3509F1EC" w:rsidR="0034798B" w:rsidRPr="00D822A3" w:rsidRDefault="0034798B" w:rsidP="00AB7E45">
      <w:pPr>
        <w:pStyle w:val="CodeHeader"/>
        <w:rPr>
          <w:lang w:val="en-GB"/>
        </w:rPr>
      </w:pPr>
      <w:r w:rsidRPr="00D822A3">
        <w:rPr>
          <w:lang w:val="en-GB"/>
        </w:rPr>
        <w:t>StaticSymbol.cs</w:t>
      </w:r>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77777777" w:rsidR="00AB7E45" w:rsidRPr="00D822A3" w:rsidRDefault="00AB7E45" w:rsidP="00AB7E45">
      <w:pPr>
        <w:pStyle w:val="Code"/>
        <w:rPr>
          <w:highlight w:val="white"/>
          <w:lang w:val="en-GB"/>
        </w:rPr>
      </w:pPr>
      <w:r w:rsidRPr="00D822A3">
        <w:rPr>
          <w:highlight w:val="white"/>
          <w:lang w:val="en-GB"/>
        </w:rPr>
        <w:t xml:space="preserve">  public abstract class StaticSymbol {</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7F21018C" w14:textId="77777777" w:rsidR="00AB7E45" w:rsidRPr="00D822A3" w:rsidRDefault="00AB7E45" w:rsidP="00AB7E45">
      <w:pPr>
        <w:pStyle w:val="Code"/>
        <w:rPr>
          <w:highlight w:val="white"/>
          <w:lang w:val="en-GB"/>
        </w:rPr>
      </w:pP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4E26B2A1" w14:textId="77777777" w:rsidR="00AB7E45" w:rsidRPr="00D822A3" w:rsidRDefault="00AB7E45" w:rsidP="00AB7E45">
      <w:pPr>
        <w:pStyle w:val="Code"/>
        <w:rPr>
          <w:highlight w:val="white"/>
          <w:lang w:val="en-GB"/>
        </w:rPr>
      </w:pPr>
    </w:p>
    <w:p w14:paraId="3D9FA993" w14:textId="77777777" w:rsidR="00AB7E45" w:rsidRPr="00D822A3" w:rsidRDefault="00AB7E45" w:rsidP="00AB7E45">
      <w:pPr>
        <w:pStyle w:val="Code"/>
        <w:rPr>
          <w:highlight w:val="white"/>
          <w:lang w:val="en-GB"/>
        </w:rPr>
      </w:pPr>
      <w:r w:rsidRPr="00D822A3">
        <w:rPr>
          <w:highlight w:val="white"/>
          <w:lang w:val="en-GB"/>
        </w:rPr>
        <w:t xml:space="preserve">    public string UniqueName {</w:t>
      </w:r>
    </w:p>
    <w:p w14:paraId="31393323" w14:textId="77777777" w:rsidR="00AB7E45" w:rsidRPr="00D822A3" w:rsidRDefault="00AB7E45" w:rsidP="00AB7E45">
      <w:pPr>
        <w:pStyle w:val="Code"/>
        <w:rPr>
          <w:highlight w:val="white"/>
          <w:lang w:val="en-GB"/>
        </w:rPr>
      </w:pPr>
      <w:r w:rsidRPr="00D822A3">
        <w:rPr>
          <w:highlight w:val="white"/>
          <w:lang w:val="en-GB"/>
        </w:rPr>
        <w:t xml:space="preserve">      get { return m_uniqueName; }</w:t>
      </w:r>
    </w:p>
    <w:p w14:paraId="7A6B8B2C"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77777777" w:rsidR="00AB7E45" w:rsidRPr="00D822A3" w:rsidRDefault="00AB7E45" w:rsidP="00AB7E45">
      <w:pPr>
        <w:pStyle w:val="Code"/>
        <w:rPr>
          <w:highlight w:val="white"/>
          <w:lang w:val="en-GB"/>
        </w:rPr>
      </w:pPr>
    </w:p>
    <w:p w14:paraId="0F422742" w14:textId="77777777" w:rsidR="00AB7E45" w:rsidRPr="00D822A3" w:rsidRDefault="00AB7E45" w:rsidP="00AB7E45">
      <w:pPr>
        <w:pStyle w:val="Code"/>
        <w:rPr>
          <w:highlight w:val="white"/>
          <w:lang w:val="en-GB"/>
        </w:rPr>
      </w:pPr>
      <w:r w:rsidRPr="00D822A3">
        <w:rPr>
          <w:highlight w:val="white"/>
          <w:lang w:val="en-GB"/>
        </w:rPr>
        <w:t xml:space="preserve">    public virtual void Save(BinaryWriter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7777777" w:rsidR="00AB7E45" w:rsidRPr="00D822A3" w:rsidRDefault="00AB7E45" w:rsidP="00AB7E45">
      <w:pPr>
        <w:pStyle w:val="Code"/>
        <w:rPr>
          <w:highlight w:val="white"/>
          <w:lang w:val="en-GB"/>
        </w:rPr>
      </w:pPr>
      <w:r w:rsidRPr="00D822A3">
        <w:rPr>
          <w:highlight w:val="white"/>
          <w:lang w:val="en-GB"/>
        </w:rPr>
        <w:t xml:space="preserve">    public virtual void Load(BinaryReader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77777777" w:rsidR="00AB7E45" w:rsidRPr="00D822A3" w:rsidRDefault="00AB7E45" w:rsidP="00AB7E45">
      <w:pPr>
        <w:pStyle w:val="Code"/>
        <w:rPr>
          <w:highlight w:val="white"/>
          <w:lang w:val="en-GB"/>
        </w:rPr>
      </w:pPr>
      <w:r w:rsidRPr="00D822A3">
        <w:rPr>
          <w:highlight w:val="white"/>
          <w:lang w:val="en-GB"/>
        </w:rPr>
        <w:t>}</w:t>
      </w:r>
    </w:p>
    <w:p w14:paraId="114F2EEC" w14:textId="2E2FCEFC" w:rsidR="0034798B" w:rsidRPr="00D822A3" w:rsidRDefault="0034798B" w:rsidP="00AB7E45">
      <w:pPr>
        <w:pStyle w:val="CodeHeader"/>
        <w:rPr>
          <w:lang w:val="en-GB"/>
        </w:rPr>
      </w:pPr>
      <w:r w:rsidRPr="00D822A3">
        <w:rPr>
          <w:lang w:val="en-GB"/>
        </w:rPr>
        <w:t>StaticSymbolLinux.cs</w:t>
      </w:r>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77777777" w:rsidR="00753E1A" w:rsidRPr="00D822A3" w:rsidRDefault="00753E1A" w:rsidP="00753E1A">
      <w:pPr>
        <w:pStyle w:val="Code"/>
        <w:rPr>
          <w:highlight w:val="white"/>
          <w:lang w:val="en-GB"/>
        </w:rPr>
      </w:pP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EDDC2CF" w14:textId="77777777" w:rsidR="00753E1A" w:rsidRPr="00D822A3" w:rsidRDefault="00753E1A" w:rsidP="00753E1A">
      <w:pPr>
        <w:pStyle w:val="Code"/>
        <w:rPr>
          <w:highlight w:val="white"/>
          <w:lang w:val="en-GB"/>
        </w:rPr>
      </w:pPr>
    </w:p>
    <w:p w14:paraId="3C87513F" w14:textId="77777777" w:rsidR="00753E1A" w:rsidRPr="00D822A3" w:rsidRDefault="00753E1A" w:rsidP="00753E1A">
      <w:pPr>
        <w:pStyle w:val="Code"/>
        <w:rPr>
          <w:highlight w:val="white"/>
          <w:lang w:val="en-GB"/>
        </w:rPr>
      </w:pPr>
      <w:r w:rsidRPr="00D822A3">
        <w:rPr>
          <w:highlight w:val="white"/>
          <w:lang w:val="en-GB"/>
        </w:rPr>
        <w:t xml:space="preserve">    public override void Save(BinaryWriter outStream) {</w:t>
      </w:r>
    </w:p>
    <w:p w14:paraId="2E44B3C2" w14:textId="77777777" w:rsidR="00753E1A" w:rsidRPr="00D822A3" w:rsidRDefault="00753E1A" w:rsidP="00753E1A">
      <w:pPr>
        <w:pStyle w:val="Code"/>
        <w:rPr>
          <w:highlight w:val="white"/>
          <w:lang w:val="en-GB"/>
        </w:rPr>
      </w:pPr>
      <w:r w:rsidRPr="00D822A3">
        <w:rPr>
          <w:highlight w:val="white"/>
          <w:lang w:val="en-GB"/>
        </w:rPr>
        <w:t xml:space="preserve">      base.Save(outStream);</w:t>
      </w:r>
    </w:p>
    <w:p w14:paraId="1CB0D319" w14:textId="77777777" w:rsidR="00753E1A" w:rsidRPr="00D822A3" w:rsidRDefault="00753E1A" w:rsidP="00753E1A">
      <w:pPr>
        <w:pStyle w:val="Code"/>
        <w:rPr>
          <w:highlight w:val="white"/>
          <w:lang w:val="en-GB"/>
        </w:rPr>
      </w:pPr>
    </w:p>
    <w:p w14:paraId="714D8CFD" w14:textId="37424D27" w:rsidR="00753E1A" w:rsidRPr="00D822A3" w:rsidRDefault="00753E1A" w:rsidP="00753E1A">
      <w:pPr>
        <w:pStyle w:val="Code"/>
        <w:rPr>
          <w:highlight w:val="white"/>
          <w:lang w:val="en-GB"/>
        </w:rPr>
      </w:pPr>
      <w:r w:rsidRPr="00D822A3">
        <w:rPr>
          <w:highlight w:val="white"/>
          <w:lang w:val="en-GB"/>
        </w:rPr>
        <w:t xml:space="preserve">      foreach (string text in m_textList) {</w:t>
      </w:r>
    </w:p>
    <w:p w14:paraId="4726CA29" w14:textId="7E4E12DD" w:rsidR="00753E1A" w:rsidRPr="00D822A3" w:rsidRDefault="00753E1A" w:rsidP="00753E1A">
      <w:pPr>
        <w:pStyle w:val="Code"/>
        <w:rPr>
          <w:highlight w:val="white"/>
          <w:lang w:val="en-GB"/>
        </w:rPr>
      </w:pPr>
      <w:r w:rsidRPr="00D822A3">
        <w:rPr>
          <w:highlight w:val="white"/>
          <w:lang w:val="en-GB"/>
        </w:rPr>
        <w:t xml:space="preserve">        outStream.Write(text);</w:t>
      </w:r>
    </w:p>
    <w:p w14:paraId="3626514D" w14:textId="0EE2210F" w:rsidR="00753E1A" w:rsidRPr="00D822A3" w:rsidRDefault="00753E1A" w:rsidP="00753E1A">
      <w:pPr>
        <w:pStyle w:val="Code"/>
        <w:rPr>
          <w:highlight w:val="white"/>
          <w:lang w:val="en-GB"/>
        </w:rPr>
      </w:pPr>
      <w:r w:rsidRPr="00D822A3">
        <w:rPr>
          <w:highlight w:val="white"/>
          <w:lang w:val="en-GB"/>
        </w:rPr>
        <w:t xml:space="preserve">      }</w:t>
      </w:r>
    </w:p>
    <w:p w14:paraId="02D0C16F" w14:textId="0212E145"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76A1AB9E" w:rsidR="0034798B" w:rsidRPr="00D822A3" w:rsidRDefault="00753E1A" w:rsidP="00753E1A">
      <w:pPr>
        <w:pStyle w:val="Code"/>
        <w:rPr>
          <w:lang w:val="en-GB"/>
        </w:rPr>
      </w:pPr>
      <w:r w:rsidRPr="00D822A3">
        <w:rPr>
          <w:highlight w:val="white"/>
          <w:lang w:val="en-GB"/>
        </w:rPr>
        <w:t>}</w:t>
      </w:r>
    </w:p>
    <w:p w14:paraId="0791C437" w14:textId="414F320C" w:rsidR="00DF053B" w:rsidRPr="00D822A3" w:rsidRDefault="00DF053B" w:rsidP="006A31DF">
      <w:pPr>
        <w:pStyle w:val="Rubrik1"/>
        <w:rPr>
          <w:lang w:val="en-GB"/>
        </w:rPr>
      </w:pPr>
      <w:bookmarkStart w:id="253" w:name="_Toc54119914"/>
      <w:r w:rsidRPr="00D822A3">
        <w:rPr>
          <w:lang w:val="en-GB"/>
        </w:rPr>
        <w:t>The Type System</w:t>
      </w:r>
      <w:bookmarkEnd w:id="253"/>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r w:rsidRPr="00D822A3">
        <w:rPr>
          <w:rStyle w:val="CodeInText"/>
          <w:lang w:val="en-GB"/>
        </w:rPr>
        <w:t>enum</w:t>
      </w:r>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r w:rsidRPr="00D822A3">
        <w:rPr>
          <w:lang w:val="en-GB"/>
        </w:rPr>
        <w:t>Sort.cs</w:t>
      </w:r>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type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r w:rsidRPr="00D822A3">
        <w:rPr>
          <w:lang w:val="en-GB"/>
        </w:rPr>
        <w:t>Type.cs</w:t>
      </w:r>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54" w:author="Stefan Bjornander" w:date="2015-04-25T10:33:00Z"/>
          <w:color w:val="auto"/>
          <w:lang w:val="en-GB"/>
        </w:rPr>
        <w:pPrChange w:id="255"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56" w:author="Stefan Bjornander" w:date="2015-04-25T10:40:00Z">
          <w:pPr>
            <w:pStyle w:val="Rubrik3"/>
          </w:pPr>
        </w:pPrChange>
      </w:pPr>
      <w:ins w:id="257" w:author="Stefan Bjornander" w:date="2015-04-25T10:41:00Z">
        <w:r w:rsidRPr="00D822A3">
          <w:rPr>
            <w:lang w:val="en-GB"/>
          </w:rPr>
          <w:t>Contrary</w:t>
        </w:r>
      </w:ins>
      <w:ins w:id="258" w:author="Stefan Bjornander" w:date="2015-04-25T10:40:00Z">
        <w:r w:rsidRPr="00D822A3">
          <w:rPr>
            <w:lang w:val="en-GB"/>
          </w:rPr>
          <w:t xml:space="preserve"> to some other languages, there is no logical type in C. </w:t>
        </w:r>
      </w:ins>
      <w:ins w:id="259"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60"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61" w:author="Stefan Bjornander" w:date="2015-04-25T10:42:00Z">
        <w:r w:rsidRPr="00D822A3">
          <w:rPr>
            <w:lang w:val="en-GB"/>
          </w:rPr>
          <w:t>The</w:t>
        </w:r>
      </w:ins>
      <w:r w:rsidRPr="00D822A3">
        <w:rPr>
          <w:lang w:val="en-GB"/>
        </w:rPr>
        <w:t xml:space="preserve"> logical</w:t>
      </w:r>
      <w:ins w:id="262" w:author="Stefan Bjornander" w:date="2015-04-25T10:42:00Z">
        <w:r w:rsidRPr="00D822A3">
          <w:rPr>
            <w:lang w:val="en-GB"/>
          </w:rPr>
          <w:t xml:space="preserve"> type holds the </w:t>
        </w:r>
      </w:ins>
      <w:ins w:id="263" w:author="Stefan Bjornander" w:date="2015-04-25T10:43:00Z">
        <w:r w:rsidRPr="00D822A3">
          <w:rPr>
            <w:lang w:val="en-GB"/>
          </w:rPr>
          <w:t xml:space="preserve">two </w:t>
        </w:r>
      </w:ins>
      <w:ins w:id="264" w:author="Stefan Bjornander" w:date="2015-04-25T10:42:00Z">
        <w:r w:rsidRPr="00D822A3">
          <w:rPr>
            <w:lang w:val="en-GB"/>
          </w:rPr>
          <w:t xml:space="preserve">sets </w:t>
        </w:r>
        <w:r w:rsidRPr="00D822A3">
          <w:rPr>
            <w:rStyle w:val="KeyWord0"/>
            <w:lang w:val="en-GB"/>
            <w:rPrChange w:id="265" w:author="Stefan Bjornander" w:date="2015-04-25T10:42:00Z">
              <w:rPr>
                <w:rStyle w:val="CodeInText"/>
                <w:b/>
              </w:rPr>
            </w:rPrChange>
          </w:rPr>
          <w:t>m_trueSet</w:t>
        </w:r>
        <w:r w:rsidRPr="00D822A3">
          <w:rPr>
            <w:lang w:val="en-GB"/>
          </w:rPr>
          <w:t xml:space="preserve"> and </w:t>
        </w:r>
        <w:r w:rsidRPr="00D822A3">
          <w:rPr>
            <w:rStyle w:val="KeyWord0"/>
            <w:lang w:val="en-GB"/>
            <w:rPrChange w:id="266" w:author="Stefan Bjornander" w:date="2015-04-25T10:42:00Z">
              <w:rPr>
                <w:rStyle w:val="CodeInText"/>
                <w:b/>
              </w:rPr>
            </w:rPrChange>
          </w:rPr>
          <w:t>m_falseSet</w:t>
        </w:r>
        <w:r w:rsidRPr="00D822A3">
          <w:rPr>
            <w:lang w:val="en-GB"/>
          </w:rPr>
          <w:t xml:space="preserve">, which hold </w:t>
        </w:r>
      </w:ins>
      <w:ins w:id="267" w:author="Stefan Bjornander" w:date="2015-04-25T10:43:00Z">
        <w:r w:rsidRPr="00D822A3">
          <w:rPr>
            <w:lang w:val="en-GB"/>
          </w:rPr>
          <w:t>middle code address</w:t>
        </w:r>
      </w:ins>
      <w:ins w:id="268" w:author="Stefan Bjornander" w:date="2015-04-25T10:44:00Z">
        <w:r w:rsidRPr="00D822A3">
          <w:rPr>
            <w:lang w:val="en-GB"/>
          </w:rPr>
          <w:t>es</w:t>
        </w:r>
      </w:ins>
      <w:ins w:id="269" w:author="Stefan Bjornander" w:date="2015-04-25T10:43:00Z">
        <w:r w:rsidRPr="00D822A3">
          <w:rPr>
            <w:lang w:val="en-GB"/>
          </w:rPr>
          <w:t xml:space="preserve"> to jumps </w:t>
        </w:r>
      </w:ins>
      <w:r w:rsidRPr="00D822A3">
        <w:rPr>
          <w:lang w:val="en-GB"/>
        </w:rPr>
        <w:t>instructions that</w:t>
      </w:r>
      <w:ins w:id="270" w:author="Stefan Bjornander" w:date="2015-04-25T10:44:00Z">
        <w:r w:rsidRPr="00D822A3">
          <w:rPr>
            <w:lang w:val="en-GB"/>
          </w:rPr>
          <w:t xml:space="preserve"> will later be filled with the address</w:t>
        </w:r>
      </w:ins>
      <w:r w:rsidRPr="00D822A3">
        <w:rPr>
          <w:lang w:val="en-GB"/>
        </w:rPr>
        <w:t>es</w:t>
      </w:r>
      <w:ins w:id="271" w:author="Stefan Bjornander" w:date="2015-04-25T10:44:00Z">
        <w:r w:rsidRPr="00D822A3">
          <w:rPr>
            <w:lang w:val="en-GB"/>
          </w:rPr>
          <w:t xml:space="preserve"> to jump </w:t>
        </w:r>
      </w:ins>
      <w:r w:rsidRPr="00D822A3">
        <w:rPr>
          <w:lang w:val="en-GB"/>
        </w:rPr>
        <w:t xml:space="preserve">to </w:t>
      </w:r>
      <w:ins w:id="272"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73" w:author="Stefan Bjornander" w:date="2015-04-25T10:39:00Z">
          <w:pPr>
            <w:pStyle w:val="Rubrik3"/>
            <w:tabs>
              <w:tab w:val="num" w:pos="360"/>
            </w:tabs>
          </w:pPr>
        </w:pPrChange>
      </w:pPr>
      <w:r w:rsidRPr="00D822A3">
        <w:rPr>
          <w:highlight w:val="white"/>
          <w:lang w:val="en-GB"/>
        </w:rPr>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74" w:author="Stefan Bjornander" w:date="2015-04-25T10:39:00Z">
        <w:r w:rsidR="00B402D5" w:rsidRPr="00D822A3">
          <w:rPr>
            <w:lang w:val="en-GB"/>
          </w:rPr>
          <w:t>The bi</w:t>
        </w:r>
      </w:ins>
      <w:r w:rsidR="00B402D5" w:rsidRPr="00D822A3">
        <w:rPr>
          <w:lang w:val="en-GB"/>
        </w:rPr>
        <w:t>t</w:t>
      </w:r>
      <w:ins w:id="275"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76" w:author="Stefan Bjornander" w:date="2015-04-25T10:39:00Z">
        <w:r w:rsidR="00B402D5" w:rsidRPr="00D822A3">
          <w:rPr>
            <w:lang w:val="en-GB"/>
          </w:rPr>
          <w:t xml:space="preserve">is used </w:t>
        </w:r>
      </w:ins>
      <w:ins w:id="277" w:author="Stefan Bjornander" w:date="2015-04-25T10:40:00Z">
        <w:r w:rsidR="00481C24" w:rsidRPr="00D822A3">
          <w:rPr>
            <w:lang w:val="en-GB"/>
          </w:rPr>
          <w:t>to set the unused bits to zero</w:t>
        </w:r>
      </w:ins>
      <w:r w:rsidR="00481C24" w:rsidRPr="00D822A3">
        <w:rPr>
          <w:lang w:val="en-GB"/>
        </w:rPr>
        <w:t xml:space="preserve"> </w:t>
      </w:r>
      <w:ins w:id="278"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10F66E4A" w14:textId="77777777" w:rsidR="006E1FB9" w:rsidRPr="00D822A3" w:rsidRDefault="006E1FB9" w:rsidP="006E1FB9">
      <w:pPr>
        <w:pStyle w:val="Code"/>
        <w:rPr>
          <w:highlight w:val="white"/>
          <w:lang w:val="en-GB"/>
        </w:rPr>
      </w:pPr>
    </w:p>
    <w:p w14:paraId="49E8D0B5" w14:textId="04E29158" w:rsidR="006E1FB9" w:rsidRPr="00D822A3" w:rsidRDefault="006E1FB9" w:rsidP="006E1FB9">
      <w:pPr>
        <w:pStyle w:val="Code"/>
        <w:rPr>
          <w:highlight w:val="white"/>
          <w:lang w:val="en-GB"/>
        </w:rPr>
      </w:pPr>
      <w:r w:rsidRPr="00D822A3">
        <w:rPr>
          <w:highlight w:val="white"/>
          <w:lang w:val="en-GB"/>
        </w:rPr>
        <w:t xml:space="preserve">    // -----------------------------------------------------------------------</w:t>
      </w:r>
    </w:p>
    <w:p w14:paraId="02C33183" w14:textId="231E67C6" w:rsidR="00A41837" w:rsidRPr="00D822A3" w:rsidRDefault="00C45AA7" w:rsidP="00477362">
      <w:pPr>
        <w:rPr>
          <w:highlight w:val="white"/>
          <w:lang w:val="en-GB"/>
        </w:rPr>
      </w:pPr>
      <w:ins w:id="279" w:author="Stefan Bjornander" w:date="2015-04-25T11:02:00Z">
        <w:r w:rsidRPr="00D822A3">
          <w:rPr>
            <w:lang w:val="en-GB"/>
          </w:rPr>
          <w:t xml:space="preserve">The type pointed at is null when the type is created, it will later be set by the </w:t>
        </w:r>
      </w:ins>
      <w:r w:rsidRPr="00D822A3">
        <w:rPr>
          <w:lang w:val="en-GB"/>
        </w:rPr>
        <w:t>declarator</w:t>
      </w:r>
      <w:ins w:id="280" w:author="Stefan Bjornander" w:date="2015-04-25T11:02:00Z">
        <w:r w:rsidRPr="00D822A3">
          <w:rPr>
            <w:lang w:val="en-GB"/>
          </w:rPr>
          <w:t xml:space="preserve"> type.</w:t>
        </w:r>
      </w:ins>
      <w:ins w:id="281"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7EB7E259" w14:textId="77777777" w:rsidR="006E1FB9" w:rsidRPr="00D822A3" w:rsidRDefault="006E1FB9" w:rsidP="006E1FB9">
      <w:pPr>
        <w:pStyle w:val="Code"/>
        <w:rPr>
          <w:highlight w:val="white"/>
          <w:lang w:val="en-GB"/>
        </w:rPr>
      </w:pPr>
    </w:p>
    <w:p w14:paraId="6F735FAC" w14:textId="00875C84" w:rsidR="006E1FB9" w:rsidRPr="00D822A3" w:rsidRDefault="006E1FB9" w:rsidP="006E1FB9">
      <w:pPr>
        <w:pStyle w:val="Code"/>
        <w:rPr>
          <w:highlight w:val="white"/>
          <w:lang w:val="en-GB"/>
        </w:rPr>
      </w:pPr>
      <w:r w:rsidRPr="00D822A3">
        <w:rPr>
          <w:highlight w:val="white"/>
          <w:lang w:val="en-GB"/>
        </w:rPr>
        <w:t xml:space="preserve">    // -----------------------------------------------------------------------</w:t>
      </w:r>
    </w:p>
    <w:p w14:paraId="38BE3263" w14:textId="351DBE61" w:rsidR="007071E3" w:rsidRPr="00D822A3" w:rsidRDefault="00F73509">
      <w:pPr>
        <w:rPr>
          <w:color w:val="auto"/>
          <w:lang w:val="en-GB"/>
        </w:rPr>
        <w:pPrChange w:id="282"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83" w:author="Stefan Bjornander" w:date="2015-04-25T11:00:00Z">
        <w:r w:rsidR="00270234" w:rsidRPr="00D822A3">
          <w:rPr>
            <w:lang w:val="en-GB"/>
          </w:rPr>
          <w:t>hen the type is created</w:t>
        </w:r>
      </w:ins>
      <w:r w:rsidR="00270234" w:rsidRPr="00D822A3">
        <w:rPr>
          <w:lang w:val="en-GB"/>
        </w:rPr>
        <w:t>, t</w:t>
      </w:r>
      <w:ins w:id="284" w:author="Stefan Bjornander" w:date="2015-04-25T11:00:00Z">
        <w:r w:rsidR="007071E3" w:rsidRPr="00D822A3">
          <w:rPr>
            <w:lang w:val="en-GB"/>
          </w:rPr>
          <w:t>he array size can be zero. In that case it will later be set by the length of its ini</w:t>
        </w:r>
      </w:ins>
      <w:ins w:id="285" w:author="Stefan Bjornander" w:date="2015-04-25T11:01:00Z">
        <w:r w:rsidR="007071E3" w:rsidRPr="00D822A3">
          <w:rPr>
            <w:lang w:val="en-GB"/>
          </w:rPr>
          <w:t xml:space="preserve">tialization </w:t>
        </w:r>
      </w:ins>
      <w:ins w:id="286"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44025E91" w14:textId="77777777" w:rsidR="006E1FB9" w:rsidRPr="00D822A3" w:rsidRDefault="006E1FB9" w:rsidP="006E1FB9">
      <w:pPr>
        <w:pStyle w:val="Code"/>
        <w:rPr>
          <w:highlight w:val="white"/>
          <w:lang w:val="en-GB"/>
        </w:rPr>
      </w:pPr>
    </w:p>
    <w:p w14:paraId="29F2BF3D" w14:textId="5340C383" w:rsidR="006E1FB9" w:rsidRPr="00D822A3" w:rsidRDefault="006E1FB9" w:rsidP="006E1FB9">
      <w:pPr>
        <w:pStyle w:val="Code"/>
        <w:rPr>
          <w:highlight w:val="white"/>
          <w:lang w:val="en-GB"/>
        </w:rPr>
      </w:pPr>
      <w:r w:rsidRPr="00D822A3">
        <w:rPr>
          <w:highlight w:val="white"/>
          <w:lang w:val="en-GB"/>
        </w:rPr>
        <w:t xml:space="preserve">    // -----------------------------------------------------------------------</w:t>
      </w:r>
    </w:p>
    <w:p w14:paraId="609F437A" w14:textId="07966D36" w:rsidR="006E1FB9" w:rsidRPr="00D822A3" w:rsidRDefault="009C1D3E" w:rsidP="00243B8E">
      <w:pPr>
        <w:rPr>
          <w:highlight w:val="white"/>
          <w:lang w:val="en-GB"/>
        </w:rPr>
      </w:pPr>
      <w:ins w:id="287"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69F003DC" w:rsidR="006E1FB9" w:rsidRPr="00D822A3" w:rsidRDefault="006E1FB9" w:rsidP="006E1FB9">
      <w:pPr>
        <w:pStyle w:val="Code"/>
        <w:rPr>
          <w:highlight w:val="white"/>
          <w:lang w:val="en-GB"/>
        </w:rPr>
      </w:pPr>
      <w:r w:rsidRPr="00D822A3">
        <w:rPr>
          <w:highlight w:val="white"/>
          <w:lang w:val="en-GB"/>
        </w:rPr>
        <w:t xml:space="preserve">    private List&lt;Pair&lt;string,Symbol&gt;&gt;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25E9335E" w:rsidR="00747851" w:rsidRPr="00D822A3" w:rsidRDefault="006E1FB9" w:rsidP="006E1FB9">
      <w:pPr>
        <w:pStyle w:val="Code"/>
        <w:rPr>
          <w:highlight w:val="white"/>
          <w:lang w:val="en-GB"/>
        </w:rPr>
      </w:pPr>
      <w:r w:rsidRPr="00D822A3">
        <w:rPr>
          <w:highlight w:val="white"/>
          <w:lang w:val="en-GB"/>
        </w:rPr>
        <w:t xml:space="preserve">    public Type(Type returnType, List&lt;Pair&lt;string,Symbol&gt;&gt;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77777777" w:rsidR="006E1FB9" w:rsidRPr="00D822A3" w:rsidRDefault="006E1FB9" w:rsidP="006E1FB9">
      <w:pPr>
        <w:pStyle w:val="Code"/>
        <w:rPr>
          <w:highlight w:val="white"/>
          <w:lang w:val="en-GB"/>
        </w:rPr>
      </w:pPr>
      <w:r w:rsidRPr="00D822A3">
        <w:rPr>
          <w:highlight w:val="white"/>
          <w:lang w:val="en-GB"/>
        </w:rPr>
        <w:t xml:space="preserve">        foreach (Pair&lt;string,Symbol&gt; pair in parameterList) {</w:t>
      </w:r>
    </w:p>
    <w:p w14:paraId="365D8B90" w14:textId="77777777" w:rsidR="006E1FB9" w:rsidRPr="00D822A3" w:rsidRDefault="006E1FB9" w:rsidP="006E1FB9">
      <w:pPr>
        <w:pStyle w:val="Code"/>
        <w:rPr>
          <w:highlight w:val="white"/>
          <w:lang w:val="en-GB"/>
        </w:rPr>
      </w:pPr>
      <w:r w:rsidRPr="00D822A3">
        <w:rPr>
          <w:highlight w:val="white"/>
          <w:lang w:val="en-GB"/>
        </w:rPr>
        <w:t xml:space="preserve">          m_typeList.Add(pair.Second.Type);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77777777" w:rsidR="006E1FB9" w:rsidRPr="00D822A3" w:rsidRDefault="006E1FB9" w:rsidP="006E1FB9">
      <w:pPr>
        <w:pStyle w:val="Code"/>
        <w:rPr>
          <w:highlight w:val="white"/>
          <w:lang w:val="en-GB"/>
        </w:rPr>
      </w:pPr>
      <w:r w:rsidRPr="00D822A3">
        <w:rPr>
          <w:highlight w:val="white"/>
          <w:lang w:val="en-GB"/>
        </w:rPr>
        <w:t xml:space="preserve">    public List&lt;Pair&lt;string,Symbol&gt;&gt;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D76DA34" w14:textId="77777777" w:rsidR="00117AB0" w:rsidRPr="00D822A3" w:rsidRDefault="006E1FB9" w:rsidP="006E1FB9">
      <w:pPr>
        <w:pStyle w:val="Code"/>
        <w:rPr>
          <w:highlight w:val="white"/>
          <w:lang w:val="en-GB"/>
        </w:rPr>
      </w:pPr>
      <w:r w:rsidRPr="00D822A3">
        <w:rPr>
          <w:highlight w:val="white"/>
          <w:lang w:val="en-GB"/>
        </w:rPr>
        <w:t xml:space="preserve">    // -----------------------------------------------------------------------</w:t>
      </w:r>
    </w:p>
    <w:p w14:paraId="19A27157" w14:textId="77777777" w:rsidR="00117AB0" w:rsidRPr="00D822A3" w:rsidRDefault="00117AB0"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meaningful, since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r w:rsidR="00752124" w:rsidRPr="00D822A3">
        <w:rPr>
          <w:lang w:val="en-GB"/>
        </w:rPr>
        <w:t xml:space="preserve">meaningful, since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is meaningless, but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5E58804F" w14:textId="77777777" w:rsidR="006E1FB9" w:rsidRPr="00D822A3" w:rsidRDefault="006E1FB9" w:rsidP="006E1FB9">
      <w:pPr>
        <w:pStyle w:val="Code"/>
        <w:rPr>
          <w:highlight w:val="white"/>
          <w:lang w:val="en-GB"/>
        </w:rPr>
      </w:pPr>
      <w:r w:rsidRPr="00D822A3">
        <w:rPr>
          <w:highlight w:val="white"/>
          <w:lang w:val="en-GB"/>
        </w:rPr>
        <w:t xml:space="preserve">    private IDictionary&lt;string,Symbol&gt; m_memberMap;</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079D6B27" w14:textId="77777777" w:rsidR="006E1FB9" w:rsidRPr="00D822A3" w:rsidRDefault="006E1FB9" w:rsidP="006E1FB9">
      <w:pPr>
        <w:pStyle w:val="Code"/>
        <w:rPr>
          <w:highlight w:val="white"/>
          <w:lang w:val="en-GB"/>
        </w:rPr>
      </w:pPr>
      <w:r w:rsidRPr="00D822A3">
        <w:rPr>
          <w:highlight w:val="white"/>
          <w:lang w:val="en-GB"/>
        </w:rPr>
        <w:t xml:space="preserve">    public Type(Sort sort, IDictionary&lt;string,Symbol&gt; symbolMap)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9CE4599" w14:textId="77777777" w:rsidR="006E1FB9" w:rsidRPr="00D822A3" w:rsidRDefault="006E1FB9" w:rsidP="006E1FB9">
      <w:pPr>
        <w:pStyle w:val="Code"/>
        <w:rPr>
          <w:highlight w:val="white"/>
          <w:lang w:val="en-GB"/>
        </w:rPr>
      </w:pPr>
      <w:r w:rsidRPr="00D822A3">
        <w:rPr>
          <w:highlight w:val="white"/>
          <w:lang w:val="en-GB"/>
        </w:rPr>
        <w:t xml:space="preserve">      m_memberMap = symbolMap;</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69AEA564" w14:textId="77777777" w:rsidR="006E1FB9" w:rsidRPr="00D822A3" w:rsidRDefault="006E1FB9" w:rsidP="006E1FB9">
      <w:pPr>
        <w:pStyle w:val="Code"/>
        <w:rPr>
          <w:highlight w:val="white"/>
          <w:lang w:val="en-GB"/>
        </w:rPr>
      </w:pPr>
    </w:p>
    <w:p w14:paraId="6C0BEB48" w14:textId="77777777" w:rsidR="006E1FB9" w:rsidRPr="00D822A3" w:rsidRDefault="006E1FB9" w:rsidP="006E1FB9">
      <w:pPr>
        <w:pStyle w:val="Code"/>
        <w:rPr>
          <w:highlight w:val="white"/>
          <w:lang w:val="en-GB"/>
        </w:rPr>
      </w:pPr>
      <w:r w:rsidRPr="00D822A3">
        <w:rPr>
          <w:highlight w:val="white"/>
          <w:lang w:val="en-GB"/>
        </w:rPr>
        <w:t xml:space="preserve">    public IDictionary&lt;string,Symbol&gt; MemberMap {</w:t>
      </w:r>
    </w:p>
    <w:p w14:paraId="204E0FF6" w14:textId="77777777" w:rsidR="006E1FB9" w:rsidRPr="00D822A3" w:rsidRDefault="006E1FB9" w:rsidP="006E1FB9">
      <w:pPr>
        <w:pStyle w:val="Code"/>
        <w:rPr>
          <w:highlight w:val="white"/>
          <w:lang w:val="en-GB"/>
        </w:rPr>
      </w:pPr>
      <w:r w:rsidRPr="00D822A3">
        <w:rPr>
          <w:highlight w:val="white"/>
          <w:lang w:val="en-GB"/>
        </w:rPr>
        <w:t xml:space="preserve">      get { return m_memberMap; }</w:t>
      </w:r>
    </w:p>
    <w:p w14:paraId="6DC70BEF" w14:textId="77777777" w:rsidR="006E1FB9" w:rsidRPr="00D822A3" w:rsidRDefault="006E1FB9" w:rsidP="006E1FB9">
      <w:pPr>
        <w:pStyle w:val="Code"/>
        <w:rPr>
          <w:highlight w:val="white"/>
          <w:lang w:val="en-GB"/>
        </w:rPr>
      </w:pPr>
      <w:r w:rsidRPr="00D822A3">
        <w:rPr>
          <w:highlight w:val="white"/>
          <w:lang w:val="en-GB"/>
        </w:rPr>
        <w:t xml:space="preserve">      set { m_memberMap = value; }</w:t>
      </w:r>
    </w:p>
    <w:p w14:paraId="0821B92D" w14:textId="77777777" w:rsidR="006E1FB9" w:rsidRPr="00D822A3" w:rsidRDefault="006E1FB9" w:rsidP="006E1FB9">
      <w:pPr>
        <w:pStyle w:val="Code"/>
        <w:rPr>
          <w:highlight w:val="white"/>
          <w:lang w:val="en-GB"/>
        </w:rPr>
      </w:pPr>
      <w:r w:rsidRPr="00D822A3">
        <w:rPr>
          <w:highlight w:val="white"/>
          <w:lang w:val="en-GB"/>
        </w:rPr>
        <w:t xml:space="preserve">    }</w:t>
      </w:r>
    </w:p>
    <w:p w14:paraId="10C9B5D0" w14:textId="77777777" w:rsidR="006E1FB9" w:rsidRPr="00D822A3" w:rsidRDefault="006E1FB9" w:rsidP="006E1FB9">
      <w:pPr>
        <w:pStyle w:val="Code"/>
        <w:rPr>
          <w:highlight w:val="white"/>
          <w:lang w:val="en-GB"/>
        </w:rPr>
      </w:pPr>
    </w:p>
    <w:p w14:paraId="2550A476" w14:textId="16D5820F" w:rsidR="006E1FB9" w:rsidRPr="00D822A3" w:rsidRDefault="006E1FB9" w:rsidP="006E1FB9">
      <w:pPr>
        <w:pStyle w:val="Code"/>
        <w:rPr>
          <w:highlight w:val="white"/>
          <w:lang w:val="en-GB"/>
        </w:rPr>
      </w:pPr>
      <w:r w:rsidRPr="00D822A3">
        <w:rPr>
          <w:highlight w:val="white"/>
          <w:lang w:val="en-GB"/>
        </w:rPr>
        <w:t xml:space="preserve">    // -----------------------------------------------------------------------</w:t>
      </w:r>
    </w:p>
    <w:p w14:paraId="069F7392" w14:textId="4A023FE5" w:rsidR="00D36967" w:rsidRPr="00D822A3" w:rsidRDefault="00D36967">
      <w:pPr>
        <w:rPr>
          <w:color w:val="auto"/>
          <w:lang w:val="en-GB"/>
        </w:rPr>
        <w:pPrChange w:id="288" w:author="Stefan Bjornander" w:date="2015-04-25T10:38:00Z">
          <w:pPr>
            <w:pStyle w:val="Rubrik3"/>
          </w:pPr>
        </w:pPrChange>
      </w:pPr>
      <w:ins w:id="289" w:author="Stefan Bjornander" w:date="2015-04-25T10:38:00Z">
        <w:r w:rsidRPr="00D822A3">
          <w:rPr>
            <w:lang w:val="en-GB"/>
          </w:rPr>
          <w:t>The enumeration type (</w:t>
        </w:r>
        <w:r w:rsidRPr="00D822A3">
          <w:rPr>
            <w:rStyle w:val="KeyWord0"/>
            <w:lang w:val="en-GB"/>
            <w:rPrChange w:id="290" w:author="Stefan Bjornander" w:date="2015-04-25T10:38:00Z">
              <w:rPr>
                <w:rStyle w:val="CodeInText"/>
                <w:b/>
              </w:rPr>
            </w:rPrChange>
          </w:rPr>
          <w:t>enum</w:t>
        </w:r>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91"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92"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207336" w:rsidRPr="00D822A3">
        <w:rPr>
          <w:lang w:val="en-GB"/>
        </w:rPr>
        <w:t>3.2.1</w:t>
      </w:r>
      <w:r w:rsidRPr="00D822A3">
        <w:rPr>
          <w:lang w:val="en-GB"/>
        </w:rPr>
        <w:fldChar w:fldCharType="end"/>
      </w:r>
      <w:r w:rsidRPr="00D822A3">
        <w:rPr>
          <w:lang w:val="en-GB"/>
        </w:rPr>
        <w:t xml:space="preserve"> </w:t>
      </w:r>
      <w:ins w:id="293"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94" w:author="Stefan Bjornander" w:date="2015-04-25T10:38:00Z">
        <w:r w:rsidRPr="00D822A3">
          <w:rPr>
            <w:lang w:val="en-GB"/>
          </w:rPr>
          <w:t xml:space="preserve"> initialize its value. </w:t>
        </w:r>
      </w:ins>
      <w:r w:rsidRPr="00D822A3">
        <w:rPr>
          <w:lang w:val="en-GB"/>
        </w:rPr>
        <w:t>Therefore,</w:t>
      </w:r>
      <w:ins w:id="295" w:author="Stefan Bjornander" w:date="2015-04-25T10:38:00Z">
        <w:r w:rsidRPr="00D822A3">
          <w:rPr>
            <w:lang w:val="en-GB"/>
          </w:rPr>
          <w:t xml:space="preserve"> we add the </w:t>
        </w:r>
        <w:r w:rsidRPr="00D822A3">
          <w:rPr>
            <w:rStyle w:val="KeyWord0"/>
            <w:lang w:val="en-GB"/>
            <w:rPrChange w:id="296" w:author="Stefan Bjornander" w:date="2015-04-25T10:39:00Z">
              <w:rPr>
                <w:rStyle w:val="CodeInText"/>
                <w:b/>
              </w:rPr>
            </w:rPrChange>
          </w:rPr>
          <w:t>m_enum</w:t>
        </w:r>
        <w:r w:rsidRPr="00D822A3">
          <w:rPr>
            <w:lang w:val="en-GB"/>
          </w:rPr>
          <w:t xml:space="preserve"> field and the </w:t>
        </w:r>
      </w:ins>
      <w:r w:rsidRPr="00D822A3">
        <w:rPr>
          <w:rStyle w:val="CodeInText"/>
          <w:lang w:val="en-GB"/>
        </w:rPr>
        <w:t>Enumeration</w:t>
      </w:r>
      <w:ins w:id="297"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59B1DEDC"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98" w:author="Stefan Bjornander" w:date="2015-04-25T11:15:00Z"/>
          <w:lang w:val="en-GB"/>
        </w:rPr>
        <w:pPrChange w:id="299" w:author="Stefan Bjornander" w:date="2015-04-25T14:54:00Z">
          <w:pPr>
            <w:pStyle w:val="Rubrik3"/>
          </w:pPr>
        </w:pPrChange>
      </w:pPr>
      <w:ins w:id="300" w:author="Stefan Bjornander" w:date="2015-04-25T14:54:00Z">
        <w:r w:rsidRPr="00D822A3">
          <w:rPr>
            <w:lang w:val="en-GB"/>
          </w:rPr>
          <w:t xml:space="preserve">Each type has a size, even though void </w:t>
        </w:r>
      </w:ins>
      <w:ins w:id="301" w:author="Stefan Bjornander" w:date="2015-04-25T16:04:00Z">
        <w:r w:rsidRPr="00D822A3">
          <w:rPr>
            <w:lang w:val="en-GB"/>
          </w:rPr>
          <w:t>and</w:t>
        </w:r>
      </w:ins>
      <w:ins w:id="302" w:author="Stefan Bjornander" w:date="2015-04-25T14:54:00Z">
        <w:r w:rsidRPr="00D822A3">
          <w:rPr>
            <w:lang w:val="en-GB"/>
          </w:rPr>
          <w:t xml:space="preserve"> function ha</w:t>
        </w:r>
      </w:ins>
      <w:ins w:id="303" w:author="Stefan Bjornander" w:date="2015-04-25T16:04:00Z">
        <w:r w:rsidRPr="00D822A3">
          <w:rPr>
            <w:lang w:val="en-GB"/>
          </w:rPr>
          <w:t>ve</w:t>
        </w:r>
      </w:ins>
      <w:ins w:id="304" w:author="Stefan Bjornander" w:date="2015-04-25T14:54:00Z">
        <w:r w:rsidRPr="00D822A3">
          <w:rPr>
            <w:lang w:val="en-GB"/>
          </w:rPr>
          <w:t xml:space="preserve"> size zero. The size of an array is its size times the size of its type</w:t>
        </w:r>
      </w:ins>
      <w:ins w:id="305" w:author="Stefan Bjornander" w:date="2015-04-25T14:55:00Z">
        <w:r w:rsidRPr="00D822A3">
          <w:rPr>
            <w:lang w:val="en-GB"/>
          </w:rPr>
          <w:t xml:space="preserve">, the size of a struct is the sum of the sizes of its members, and the size of a union is the size of its </w:t>
        </w:r>
      </w:ins>
      <w:ins w:id="306" w:author="Stefan Bjornander" w:date="2015-04-25T16:04:00Z">
        <w:r w:rsidRPr="00D822A3">
          <w:rPr>
            <w:lang w:val="en-GB"/>
          </w:rPr>
          <w:t>largest</w:t>
        </w:r>
      </w:ins>
      <w:ins w:id="307" w:author="Stefan Bjornander" w:date="2015-04-25T14:55:00Z">
        <w:r w:rsidRPr="00D822A3">
          <w:rPr>
            <w:lang w:val="en-GB"/>
          </w:rPr>
          <w:t xml:space="preserve"> member. Not</w:t>
        </w:r>
      </w:ins>
      <w:ins w:id="308" w:author="Stefan Bjornander" w:date="2015-04-25T16:04:00Z">
        <w:r w:rsidRPr="00D822A3">
          <w:rPr>
            <w:lang w:val="en-GB"/>
          </w:rPr>
          <w:t>e</w:t>
        </w:r>
      </w:ins>
      <w:ins w:id="309"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310" w:author="Stefan Bjornander" w:date="2015-04-25T11:37:00Z">
        <w:r w:rsidRPr="00D822A3">
          <w:rPr>
            <w:lang w:val="en-GB"/>
          </w:rPr>
          <w:t xml:space="preserve">It is possible to define an array without </w:t>
        </w:r>
      </w:ins>
      <w:ins w:id="311" w:author="Stefan Bjornander" w:date="2015-04-25T11:38:00Z">
        <w:r w:rsidRPr="00D822A3">
          <w:rPr>
            <w:noProof/>
            <w:lang w:val="en-GB"/>
          </w:rPr>
          <w:t xml:space="preserve">stating its size, </w:t>
        </w:r>
      </w:ins>
      <w:ins w:id="312" w:author="Stefan Bjornander" w:date="2015-04-25T14:31:00Z">
        <w:r w:rsidRPr="00D822A3">
          <w:rPr>
            <w:noProof/>
            <w:lang w:val="en-GB"/>
          </w:rPr>
          <w:t>in which case the array is given the size zero. I</w:t>
        </w:r>
      </w:ins>
      <w:ins w:id="313" w:author="Stefan Bjornander" w:date="2015-04-25T11:38:00Z">
        <w:r w:rsidRPr="00D822A3">
          <w:rPr>
            <w:noProof/>
            <w:lang w:val="en-GB"/>
          </w:rPr>
          <w:t>n that case</w:t>
        </w:r>
      </w:ins>
      <w:ins w:id="314" w:author="Stefan Bjornander" w:date="2015-04-25T14:31:00Z">
        <w:r w:rsidRPr="00D822A3">
          <w:rPr>
            <w:noProof/>
            <w:lang w:val="en-GB"/>
          </w:rPr>
          <w:t>,</w:t>
        </w:r>
      </w:ins>
      <w:ins w:id="315" w:author="Stefan Bjornander" w:date="2015-04-25T11:38:00Z">
        <w:r w:rsidRPr="00D822A3">
          <w:rPr>
            <w:noProof/>
            <w:lang w:val="en-GB"/>
          </w:rPr>
          <w:t xml:space="preserve"> </w:t>
        </w:r>
      </w:ins>
      <w:ins w:id="316" w:author="Stefan Bjornander" w:date="2015-04-25T14:31:00Z">
        <w:r w:rsidRPr="00D822A3">
          <w:rPr>
            <w:noProof/>
            <w:lang w:val="en-GB"/>
          </w:rPr>
          <w:t>the</w:t>
        </w:r>
      </w:ins>
      <w:ins w:id="317" w:author="Stefan Bjornander" w:date="2015-04-25T11:38:00Z">
        <w:r w:rsidRPr="00D822A3">
          <w:rPr>
            <w:noProof/>
            <w:lang w:val="en-GB"/>
          </w:rPr>
          <w:t xml:space="preserve"> </w:t>
        </w:r>
      </w:ins>
      <w:ins w:id="318" w:author="Stefan Bjornander" w:date="2015-04-25T14:31:00Z">
        <w:r w:rsidRPr="00D822A3">
          <w:rPr>
            <w:noProof/>
            <w:lang w:val="en-GB"/>
          </w:rPr>
          <w:t xml:space="preserve">array </w:t>
        </w:r>
      </w:ins>
      <w:ins w:id="319" w:author="Stefan Bjornander" w:date="2015-04-25T11:38:00Z">
        <w:r w:rsidRPr="00D822A3">
          <w:rPr>
            <w:noProof/>
            <w:lang w:val="en-GB"/>
          </w:rPr>
          <w:t xml:space="preserve">size must be determined by the size of its initialization list. </w:t>
        </w:r>
      </w:ins>
      <w:ins w:id="320" w:author="Stefan Bjornander" w:date="2015-04-25T11:39:00Z">
        <w:r w:rsidRPr="00D822A3">
          <w:rPr>
            <w:noProof/>
            <w:lang w:val="en-GB"/>
          </w:rPr>
          <w:t xml:space="preserve">However, if the </w:t>
        </w:r>
      </w:ins>
      <w:ins w:id="321" w:author="Stefan Bjornander" w:date="2015-04-25T11:40:00Z">
        <w:r w:rsidRPr="00D822A3">
          <w:rPr>
            <w:noProof/>
            <w:lang w:val="en-GB"/>
          </w:rPr>
          <w:t xml:space="preserve">array </w:t>
        </w:r>
      </w:ins>
      <w:ins w:id="322" w:author="Stefan Bjornander" w:date="2015-04-25T11:39:00Z">
        <w:r w:rsidRPr="00D822A3">
          <w:rPr>
            <w:noProof/>
            <w:lang w:val="en-GB"/>
          </w:rPr>
          <w:t xml:space="preserve">definition </w:t>
        </w:r>
      </w:ins>
      <w:ins w:id="323" w:author="Stefan Bjornander" w:date="2015-04-25T11:40:00Z">
        <w:r w:rsidRPr="00D822A3">
          <w:rPr>
            <w:noProof/>
            <w:lang w:val="en-GB"/>
          </w:rPr>
          <w:t>lacks</w:t>
        </w:r>
      </w:ins>
      <w:ins w:id="324" w:author="Stefan Bjornander" w:date="2015-04-25T11:39:00Z">
        <w:r w:rsidRPr="00D822A3">
          <w:rPr>
            <w:noProof/>
            <w:lang w:val="en-GB"/>
          </w:rPr>
          <w:t xml:space="preserve"> an initialization list</w:t>
        </w:r>
      </w:ins>
      <w:ins w:id="325" w:author="Stefan Bjornander" w:date="2015-04-25T11:40:00Z">
        <w:r w:rsidRPr="00D822A3">
          <w:rPr>
            <w:noProof/>
            <w:lang w:val="en-GB"/>
          </w:rPr>
          <w:t xml:space="preserve">, the array </w:t>
        </w:r>
      </w:ins>
      <w:ins w:id="326" w:author="Stefan Bjornander" w:date="2015-04-25T14:31:00Z">
        <w:r w:rsidRPr="00D822A3">
          <w:rPr>
            <w:noProof/>
            <w:lang w:val="en-GB"/>
          </w:rPr>
          <w:t xml:space="preserve">keeps the size zero and is considered </w:t>
        </w:r>
      </w:ins>
      <w:ins w:id="327" w:author="Stefan Bjornander" w:date="2015-04-25T11:40:00Z">
        <w:r w:rsidRPr="00D822A3">
          <w:rPr>
            <w:noProof/>
            <w:lang w:val="en-GB"/>
          </w:rPr>
          <w:t>incomplete</w:t>
        </w:r>
      </w:ins>
      <w:ins w:id="328" w:author="Stefan Bjornander" w:date="2015-04-25T11:39:00Z">
        <w:r w:rsidRPr="00D822A3">
          <w:rPr>
            <w:noProof/>
            <w:lang w:val="en-GB"/>
          </w:rPr>
          <w:t>.</w:t>
        </w:r>
      </w:ins>
      <w:ins w:id="329" w:author="Stefan Bjornander" w:date="2015-04-25T14:30:00Z">
        <w:r w:rsidRPr="00D822A3">
          <w:rPr>
            <w:noProof/>
            <w:lang w:val="en-GB"/>
          </w:rPr>
          <w:t xml:space="preserve"> In the same</w:t>
        </w:r>
      </w:ins>
      <w:ins w:id="330" w:author="Stefan Bjornander" w:date="2015-04-25T14:33:00Z">
        <w:r w:rsidRPr="00D822A3">
          <w:rPr>
            <w:noProof/>
            <w:lang w:val="en-GB"/>
          </w:rPr>
          <w:t xml:space="preserve"> way</w:t>
        </w:r>
      </w:ins>
      <w:ins w:id="331" w:author="Stefan Bjornander" w:date="2015-04-25T14:30:00Z">
        <w:r w:rsidRPr="00D822A3">
          <w:rPr>
            <w:noProof/>
            <w:lang w:val="en-GB"/>
          </w:rPr>
          <w:t xml:space="preserve">, it is possible to define only the </w:t>
        </w:r>
      </w:ins>
      <w:ins w:id="332" w:author="Stefan Bjornander" w:date="2015-04-25T14:32:00Z">
        <w:r w:rsidRPr="00D822A3">
          <w:rPr>
            <w:noProof/>
            <w:lang w:val="en-GB"/>
          </w:rPr>
          <w:t>n</w:t>
        </w:r>
      </w:ins>
      <w:ins w:id="333" w:author="Stefan Bjornander" w:date="2015-04-25T14:33:00Z">
        <w:r w:rsidRPr="00D822A3">
          <w:rPr>
            <w:noProof/>
            <w:lang w:val="en-GB"/>
          </w:rPr>
          <w:t>ame tag</w:t>
        </w:r>
      </w:ins>
      <w:ins w:id="334" w:author="Stefan Bjornander" w:date="2015-04-25T14:30:00Z">
        <w:r w:rsidRPr="00D822A3">
          <w:rPr>
            <w:noProof/>
            <w:lang w:val="en-GB"/>
          </w:rPr>
          <w:t xml:space="preserve"> of a struct</w:t>
        </w:r>
      </w:ins>
      <w:ins w:id="335" w:author="Stefan Bjornander" w:date="2015-04-25T14:33:00Z">
        <w:r w:rsidRPr="00D822A3">
          <w:rPr>
            <w:noProof/>
            <w:lang w:val="en-GB"/>
          </w:rPr>
          <w:t xml:space="preserve"> or union</w:t>
        </w:r>
      </w:ins>
      <w:ins w:id="336" w:author="Stefan Bjornander" w:date="2015-04-25T14:30:00Z">
        <w:r w:rsidRPr="00D822A3">
          <w:rPr>
            <w:noProof/>
            <w:lang w:val="en-GB"/>
          </w:rPr>
          <w:t xml:space="preserve">, with its </w:t>
        </w:r>
      </w:ins>
      <w:ins w:id="337" w:author="Stefan Bjornander" w:date="2015-04-25T14:33:00Z">
        <w:r w:rsidRPr="00D822A3">
          <w:rPr>
            <w:noProof/>
            <w:lang w:val="en-GB"/>
          </w:rPr>
          <w:t xml:space="preserve">member </w:t>
        </w:r>
      </w:ins>
      <w:r w:rsidRPr="00D822A3">
        <w:rPr>
          <w:noProof/>
          <w:lang w:val="en-GB"/>
        </w:rPr>
        <w:t>map</w:t>
      </w:r>
      <w:ins w:id="338" w:author="Stefan Bjornander" w:date="2015-04-25T14:33:00Z">
        <w:r w:rsidRPr="00D822A3">
          <w:rPr>
            <w:noProof/>
            <w:lang w:val="en-GB"/>
          </w:rPr>
          <w:t xml:space="preserve"> </w:t>
        </w:r>
      </w:ins>
      <w:ins w:id="339" w:author="Stefan Bjornander" w:date="2015-04-25T14:30:00Z">
        <w:r w:rsidRPr="00D822A3">
          <w:rPr>
            <w:noProof/>
            <w:lang w:val="en-GB"/>
          </w:rPr>
          <w:t xml:space="preserve">to be defined later. </w:t>
        </w:r>
      </w:ins>
      <w:ins w:id="340" w:author="Stefan Bjornander" w:date="2015-04-25T14:32:00Z">
        <w:r w:rsidRPr="00D822A3">
          <w:rPr>
            <w:noProof/>
            <w:lang w:val="en-GB"/>
          </w:rPr>
          <w:t xml:space="preserve">In that case, the member </w:t>
        </w:r>
      </w:ins>
      <w:r w:rsidRPr="00D822A3">
        <w:rPr>
          <w:noProof/>
          <w:lang w:val="en-GB"/>
        </w:rPr>
        <w:t>map</w:t>
      </w:r>
      <w:ins w:id="341" w:author="Stefan Bjornander" w:date="2015-04-25T14:32:00Z">
        <w:r w:rsidRPr="00D822A3">
          <w:rPr>
            <w:noProof/>
            <w:lang w:val="en-GB"/>
          </w:rPr>
          <w:t xml:space="preserve"> is given the value null, which is keep if the </w:t>
        </w:r>
      </w:ins>
      <w:ins w:id="342" w:author="Stefan Bjornander" w:date="2015-04-25T14:33:00Z">
        <w:r w:rsidRPr="00D822A3">
          <w:rPr>
            <w:noProof/>
            <w:lang w:val="en-GB"/>
          </w:rPr>
          <w:t xml:space="preserve">member </w:t>
        </w:r>
      </w:ins>
      <w:r w:rsidRPr="00D822A3">
        <w:rPr>
          <w:noProof/>
          <w:lang w:val="en-GB"/>
        </w:rPr>
        <w:t>map</w:t>
      </w:r>
      <w:ins w:id="343" w:author="Stefan Bjornander" w:date="2015-04-25T14:33:00Z">
        <w:r w:rsidRPr="00D822A3">
          <w:rPr>
            <w:noProof/>
            <w:lang w:val="en-GB"/>
          </w:rPr>
          <w:t xml:space="preserve"> is n</w:t>
        </w:r>
      </w:ins>
      <w:r w:rsidRPr="00D822A3">
        <w:rPr>
          <w:noProof/>
          <w:lang w:val="en-GB"/>
        </w:rPr>
        <w:t>ot</w:t>
      </w:r>
      <w:ins w:id="344" w:author="Stefan Bjornander" w:date="2015-04-25T14:33:00Z">
        <w:r w:rsidRPr="00D822A3">
          <w:rPr>
            <w:noProof/>
            <w:lang w:val="en-GB"/>
          </w:rPr>
          <w:t xml:space="preserve"> defined, and the struct or union is consider incomplete.</w:t>
        </w:r>
      </w:ins>
      <w:ins w:id="345"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46"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4434861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77777777" w:rsidR="006E1FB9" w:rsidRPr="00D822A3" w:rsidRDefault="006E1FB9" w:rsidP="006E1FB9">
      <w:pPr>
        <w:pStyle w:val="Code"/>
        <w:rPr>
          <w:highlight w:val="white"/>
          <w:lang w:val="en-GB"/>
        </w:rPr>
      </w:pPr>
    </w:p>
    <w:p w14:paraId="365FACFC" w14:textId="5D95042B" w:rsidR="006E1FB9" w:rsidRPr="00D822A3" w:rsidRDefault="006E1FB9" w:rsidP="006E1FB9">
      <w:pPr>
        <w:pStyle w:val="Code"/>
        <w:rPr>
          <w:highlight w:val="white"/>
          <w:lang w:val="en-GB"/>
        </w:rPr>
      </w:pPr>
      <w:r w:rsidRPr="00D822A3">
        <w:rPr>
          <w:highlight w:val="white"/>
          <w:lang w:val="en-GB"/>
        </w:rPr>
        <w:t xml:space="preserve">    // -----------------------------------------------------------------------</w:t>
      </w:r>
    </w:p>
    <w:p w14:paraId="66A16E10" w14:textId="1F0EA97E" w:rsidR="00B864B2" w:rsidRPr="00D822A3" w:rsidRDefault="00B864B2">
      <w:pPr>
        <w:rPr>
          <w:lang w:val="en-GB"/>
        </w:rPr>
        <w:pPrChange w:id="347" w:author="Stefan Bjornander" w:date="2015-04-25T10:27:00Z">
          <w:pPr>
            <w:pStyle w:val="Rubrik3"/>
          </w:pPr>
        </w:pPrChange>
      </w:pPr>
      <w:ins w:id="348" w:author="Stefan Bjornander" w:date="2015-04-25T10:30:00Z">
        <w:r w:rsidRPr="00D822A3">
          <w:rPr>
            <w:lang w:val="en-GB"/>
          </w:rPr>
          <w:t xml:space="preserve">The idea of the volatile </w:t>
        </w:r>
      </w:ins>
      <w:ins w:id="349" w:author="Stefan Bjornander" w:date="2015-04-25T10:31:00Z">
        <w:r w:rsidRPr="00D822A3">
          <w:rPr>
            <w:lang w:val="en-GB"/>
          </w:rPr>
          <w:t xml:space="preserve">qualifier is to </w:t>
        </w:r>
      </w:ins>
      <w:ins w:id="350" w:author="Stefan Bjornander" w:date="2015-04-25T10:30:00Z">
        <w:r w:rsidRPr="00D822A3">
          <w:rPr>
            <w:lang w:val="en-GB"/>
          </w:rPr>
          <w:t xml:space="preserve">prevent optimization, and since this book </w:t>
        </w:r>
      </w:ins>
      <w:ins w:id="351" w:author="Stefan Bjornander" w:date="2015-04-25T10:31:00Z">
        <w:r w:rsidRPr="00D822A3">
          <w:rPr>
            <w:lang w:val="en-GB"/>
          </w:rPr>
          <w:t>is focused on optimization techniques</w:t>
        </w:r>
      </w:ins>
      <w:r w:rsidR="001832E0" w:rsidRPr="00D822A3">
        <w:rPr>
          <w:lang w:val="en-GB"/>
        </w:rPr>
        <w:t>,</w:t>
      </w:r>
      <w:ins w:id="352" w:author="Stefan Bjornander" w:date="2015-04-25T10:31:00Z">
        <w:r w:rsidRPr="00D822A3">
          <w:rPr>
            <w:lang w:val="en-GB"/>
          </w:rPr>
          <w:t xml:space="preserve"> we have no real use for the volatile </w:t>
        </w:r>
      </w:ins>
      <w:r w:rsidRPr="00D822A3">
        <w:rPr>
          <w:lang w:val="en-GB"/>
        </w:rPr>
        <w:t>qualifier</w:t>
      </w:r>
      <w:ins w:id="353" w:author="Stefan Bjornander" w:date="2015-04-25T10:31:00Z">
        <w:r w:rsidRPr="00D822A3">
          <w:rPr>
            <w:lang w:val="en-GB"/>
          </w:rPr>
          <w:t xml:space="preserve">. However, for the sake of </w:t>
        </w:r>
      </w:ins>
      <w:r w:rsidRPr="00D822A3">
        <w:rPr>
          <w:lang w:val="en-GB"/>
        </w:rPr>
        <w:t>completeness</w:t>
      </w:r>
      <w:ins w:id="354" w:author="Stefan Bjornander" w:date="2015-04-25T10:31:00Z">
        <w:r w:rsidRPr="00D822A3">
          <w:rPr>
            <w:lang w:val="en-GB"/>
          </w:rPr>
          <w:t xml:space="preserve"> we include the </w:t>
        </w:r>
        <w:r w:rsidRPr="00D822A3">
          <w:rPr>
            <w:rStyle w:val="KeyWord0"/>
            <w:lang w:val="en-GB"/>
            <w:rPrChange w:id="355" w:author="Stefan Bjornander" w:date="2015-04-25T10:32:00Z">
              <w:rPr>
                <w:rStyle w:val="CodeInText"/>
                <w:b/>
              </w:rPr>
            </w:rPrChange>
          </w:rPr>
          <w:t>m_volatile</w:t>
        </w:r>
        <w:r w:rsidRPr="00D822A3">
          <w:rPr>
            <w:lang w:val="en-GB"/>
          </w:rPr>
          <w:t xml:space="preserve"> field in the </w:t>
        </w:r>
        <w:r w:rsidRPr="00D822A3">
          <w:rPr>
            <w:rStyle w:val="KeyWord0"/>
            <w:lang w:val="en-GB"/>
            <w:rPrChange w:id="356" w:author="Stefan Bjornander" w:date="2015-04-25T10:32:00Z">
              <w:rPr>
                <w:rStyle w:val="CodeInText"/>
                <w:b/>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05671B96" w:rsidR="006E1FB9" w:rsidRPr="00D822A3" w:rsidRDefault="0026755D" w:rsidP="0026755D">
      <w:pPr>
        <w:rPr>
          <w:color w:val="auto"/>
          <w:lang w:val="en-GB"/>
        </w:rPr>
      </w:pPr>
      <w:r w:rsidRPr="00D822A3">
        <w:rPr>
          <w:lang w:val="en-GB"/>
        </w:rPr>
        <w:t>A</w:t>
      </w:r>
      <w:ins w:id="357" w:author="Stefan Bjornander" w:date="2015-04-25T10:28:00Z">
        <w:r w:rsidRPr="00D822A3">
          <w:rPr>
            <w:lang w:val="en-GB"/>
          </w:rPr>
          <w:t xml:space="preserve"> type is constant if its field </w:t>
        </w:r>
        <w:r w:rsidRPr="00D822A3">
          <w:rPr>
            <w:rStyle w:val="KeyWord0"/>
            <w:lang w:val="en-GB"/>
            <w:rPrChange w:id="358" w:author="Stefan Bjornander" w:date="2015-04-25T10:28:00Z">
              <w:rPr>
                <w:rStyle w:val="CodeInText"/>
              </w:rPr>
            </w:rPrChange>
          </w:rPr>
          <w:t>m_constant</w:t>
        </w:r>
        <w:r w:rsidRPr="00D822A3">
          <w:rPr>
            <w:lang w:val="en-GB"/>
          </w:rPr>
          <w:t xml:space="preserve"> is true. However, </w:t>
        </w:r>
      </w:ins>
      <w:r w:rsidRPr="00D822A3">
        <w:rPr>
          <w:lang w:val="en-GB"/>
        </w:rPr>
        <w:t>a</w:t>
      </w:r>
      <w:ins w:id="359" w:author="Stefan Bjornander" w:date="2015-04-25T10:28:00Z">
        <w:r w:rsidRPr="00D822A3">
          <w:rPr>
            <w:lang w:val="en-GB"/>
          </w:rPr>
          <w:t xml:space="preserve"> struct or union is </w:t>
        </w:r>
      </w:ins>
      <w:r w:rsidR="00D96162" w:rsidRPr="00D822A3">
        <w:rPr>
          <w:lang w:val="en-GB"/>
        </w:rPr>
        <w:t>c</w:t>
      </w:r>
      <w:ins w:id="360" w:author="Stefan Bjornander" w:date="2015-04-25T10:29:00Z">
        <w:r w:rsidRPr="00D822A3">
          <w:rPr>
            <w:lang w:val="en-GB"/>
          </w:rPr>
          <w:t>onstant</w:t>
        </w:r>
      </w:ins>
      <w:ins w:id="361" w:author="Stefan Bjornander" w:date="2015-04-25T10:28:00Z">
        <w:r w:rsidRPr="00D822A3">
          <w:rPr>
            <w:lang w:val="en-GB"/>
          </w:rPr>
          <w:t xml:space="preserve"> if </w:t>
        </w:r>
      </w:ins>
      <w:ins w:id="362" w:author="Stefan Bjornander" w:date="2015-04-25T10:29:00Z">
        <w:r w:rsidRPr="00D822A3">
          <w:rPr>
            <w:lang w:val="en-GB"/>
          </w:rPr>
          <w:t>it is 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ins w:id="363" w:author="Stefan Bjornander" w:date="2015-04-25T10:29:00Z">
        <w:r w:rsidRPr="00D822A3">
          <w:rPr>
            <w:lang w:val="en-GB"/>
          </w:rPr>
          <w:t xml:space="preserve"> </w:t>
        </w:r>
      </w:ins>
      <w:r w:rsidR="00C04FC7" w:rsidRPr="00D822A3">
        <w:rPr>
          <w:lang w:val="en-GB"/>
        </w:rPr>
        <w:t xml:space="preserve">if </w:t>
      </w:r>
      <w:ins w:id="364" w:author="Stefan Bjornander" w:date="2015-04-25T10:29:00Z">
        <w:r w:rsidRPr="00D822A3">
          <w:rPr>
            <w:lang w:val="en-GB"/>
          </w:rPr>
          <w:t>is any of its members if (</w:t>
        </w:r>
      </w:ins>
      <w:ins w:id="365" w:author="Stefan Bjornander" w:date="2015-04-25T10:30:00Z">
        <w:r w:rsidRPr="00D822A3">
          <w:rPr>
            <w:lang w:val="en-GB"/>
          </w:rPr>
          <w:t>recursively</w:t>
        </w:r>
      </w:ins>
      <w:ins w:id="366" w:author="Stefan Bjornander" w:date="2015-04-25T10:29:00Z">
        <w:r w:rsidRPr="00D822A3">
          <w:rPr>
            <w:lang w:val="en-GB"/>
          </w:rPr>
          <w:t>)</w:t>
        </w:r>
      </w:ins>
      <w:ins w:id="367" w:author="Stefan Bjornander" w:date="2015-04-25T10:30:00Z">
        <w:r w:rsidRPr="00D822A3">
          <w:rPr>
            <w:lang w:val="en-GB"/>
          </w:rPr>
          <w:t xml:space="preserve"> constant.</w:t>
        </w:r>
      </w:ins>
      <w:r w:rsidR="006E1FB9" w:rsidRPr="00D822A3">
        <w:rPr>
          <w:highlight w:val="white"/>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7231B3F9" w14:textId="77777777" w:rsidR="006E1FB9" w:rsidRPr="00D822A3" w:rsidRDefault="006E1FB9" w:rsidP="006E1FB9">
      <w:pPr>
        <w:pStyle w:val="Code"/>
        <w:rPr>
          <w:highlight w:val="white"/>
          <w:lang w:val="en-GB"/>
        </w:rPr>
      </w:pPr>
    </w:p>
    <w:p w14:paraId="77D24D51" w14:textId="1C71B54A" w:rsidR="006E1FB9" w:rsidRPr="00D822A3" w:rsidRDefault="006E1FB9" w:rsidP="006E1FB9">
      <w:pPr>
        <w:pStyle w:val="Code"/>
        <w:rPr>
          <w:highlight w:val="white"/>
          <w:lang w:val="en-GB"/>
        </w:rPr>
      </w:pPr>
      <w:r w:rsidRPr="00D822A3">
        <w:rPr>
          <w:highlight w:val="white"/>
          <w:lang w:val="en-GB"/>
        </w:rPr>
        <w:t xml:space="preserve">    // -----------------------------------------------------------------------</w:t>
      </w:r>
    </w:p>
    <w:p w14:paraId="59ED11FD" w14:textId="6D8ECECC"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completeness, since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68" w:author="Stefan Bjornander" w:date="2015-04-25T14:35:00Z">
        <w:r w:rsidRPr="00D822A3">
          <w:rPr>
            <w:lang w:val="en-GB"/>
          </w:rPr>
          <w:t>Two pointer</w:t>
        </w:r>
      </w:ins>
      <w:r w:rsidRPr="00D822A3">
        <w:rPr>
          <w:noProof/>
          <w:lang w:val="en-GB"/>
        </w:rPr>
        <w:t>s</w:t>
      </w:r>
      <w:ins w:id="369" w:author="Stefan Bjornander" w:date="2015-04-25T14:35:00Z">
        <w:r w:rsidRPr="00D822A3">
          <w:rPr>
            <w:noProof/>
            <w:lang w:val="en-GB"/>
          </w:rPr>
          <w:t xml:space="preserve"> are </w:t>
        </w:r>
      </w:ins>
      <w:r w:rsidRPr="00D822A3">
        <w:rPr>
          <w:noProof/>
          <w:lang w:val="en-GB"/>
        </w:rPr>
        <w:t xml:space="preserve">considered to be </w:t>
      </w:r>
      <w:ins w:id="370" w:author="Stefan Bjornander" w:date="2015-04-25T14:35:00Z">
        <w:r w:rsidRPr="00D822A3">
          <w:rPr>
            <w:noProof/>
            <w:lang w:val="en-GB"/>
          </w:rPr>
          <w:t>equal if the type</w:t>
        </w:r>
      </w:ins>
      <w:r w:rsidRPr="00D822A3">
        <w:rPr>
          <w:noProof/>
          <w:lang w:val="en-GB"/>
        </w:rPr>
        <w:t>s</w:t>
      </w:r>
      <w:ins w:id="371"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72" w:author="Stefan Bjornander" w:date="2015-04-25T14:56:00Z">
        <w:r w:rsidRPr="00D822A3">
          <w:rPr>
            <w:noProof/>
            <w:lang w:val="en-GB"/>
          </w:rPr>
          <w:t xml:space="preserve">wo arrays are </w:t>
        </w:r>
      </w:ins>
      <w:r w:rsidRPr="00D822A3">
        <w:rPr>
          <w:noProof/>
          <w:lang w:val="en-GB"/>
        </w:rPr>
        <w:t xml:space="preserve">equal </w:t>
      </w:r>
      <w:ins w:id="373" w:author="Stefan Bjornander" w:date="2015-04-25T17:26:00Z">
        <w:r w:rsidRPr="00D822A3">
          <w:rPr>
            <w:noProof/>
            <w:lang w:val="en-GB"/>
          </w:rPr>
          <w:t>if</w:t>
        </w:r>
      </w:ins>
      <w:r w:rsidRPr="00D822A3">
        <w:rPr>
          <w:noProof/>
          <w:lang w:val="en-GB"/>
        </w:rPr>
        <w:t xml:space="preserve"> </w:t>
      </w:r>
      <w:ins w:id="374"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75" w:author="Stefan Bjornander" w:date="2015-04-25T14:58:00Z">
        <w:r w:rsidRPr="00D822A3">
          <w:rPr>
            <w:noProof/>
            <w:lang w:val="en-GB"/>
          </w:rPr>
          <w:t>Two struct</w:t>
        </w:r>
      </w:ins>
      <w:ins w:id="376" w:author="Stefan Bjornander" w:date="2015-04-25T16:07:00Z">
        <w:r w:rsidRPr="00D822A3">
          <w:rPr>
            <w:noProof/>
            <w:lang w:val="en-GB"/>
          </w:rPr>
          <w:t>s</w:t>
        </w:r>
      </w:ins>
      <w:ins w:id="377" w:author="Stefan Bjornander" w:date="2015-04-25T14:58:00Z">
        <w:r w:rsidRPr="00D822A3">
          <w:rPr>
            <w:noProof/>
            <w:lang w:val="en-GB"/>
          </w:rPr>
          <w:t xml:space="preserve"> or unions are equals if </w:t>
        </w:r>
      </w:ins>
      <w:ins w:id="378" w:author="Stefan Bjornander" w:date="2015-04-25T16:06:00Z">
        <w:r w:rsidRPr="00D822A3">
          <w:rPr>
            <w:noProof/>
            <w:lang w:val="en-GB"/>
          </w:rPr>
          <w:t xml:space="preserve">they both are incomplete </w:t>
        </w:r>
      </w:ins>
      <w:r w:rsidRPr="00D822A3">
        <w:rPr>
          <w:noProof/>
          <w:lang w:val="en-GB"/>
        </w:rPr>
        <w:t xml:space="preserve">(their member maps are null) </w:t>
      </w:r>
      <w:ins w:id="379" w:author="Stefan Bjornander" w:date="2015-04-25T16:06:00Z">
        <w:r w:rsidRPr="00D822A3">
          <w:rPr>
            <w:noProof/>
            <w:lang w:val="en-GB"/>
          </w:rPr>
          <w:t xml:space="preserve">or if </w:t>
        </w:r>
      </w:ins>
      <w:ins w:id="380" w:author="Stefan Bjornander" w:date="2015-04-25T14:58:00Z">
        <w:r w:rsidRPr="00D822A3">
          <w:rPr>
            <w:noProof/>
            <w:lang w:val="en-GB"/>
          </w:rPr>
          <w:t xml:space="preserve">their member </w:t>
        </w:r>
      </w:ins>
      <w:r w:rsidRPr="00D822A3">
        <w:rPr>
          <w:noProof/>
          <w:lang w:val="en-GB"/>
        </w:rPr>
        <w:t>maps</w:t>
      </w:r>
      <w:ins w:id="381" w:author="Stefan Bjornander" w:date="2015-04-25T14:58:00Z">
        <w:r w:rsidRPr="00D822A3">
          <w:rPr>
            <w:noProof/>
            <w:lang w:val="en-GB"/>
          </w:rPr>
          <w:t xml:space="preserve"> are equal</w:t>
        </w:r>
      </w:ins>
      <w:ins w:id="382" w:author="Stefan Bjornander" w:date="2015-04-25T16:07:00Z">
        <w:r w:rsidRPr="00D822A3">
          <w:rPr>
            <w:noProof/>
            <w:lang w:val="en-GB"/>
          </w:rPr>
          <w:t>. N</w:t>
        </w:r>
      </w:ins>
      <w:ins w:id="383" w:author="Stefan Bjornander" w:date="2015-04-25T16:05:00Z">
        <w:r w:rsidRPr="00D822A3">
          <w:rPr>
            <w:noProof/>
            <w:lang w:val="en-GB"/>
          </w:rPr>
          <w:t xml:space="preserve">ote that they </w:t>
        </w:r>
      </w:ins>
      <w:r w:rsidRPr="00D822A3">
        <w:rPr>
          <w:noProof/>
          <w:lang w:val="en-GB"/>
        </w:rPr>
        <w:t xml:space="preserve">must not only </w:t>
      </w:r>
      <w:ins w:id="384" w:author="Stefan Bjornander" w:date="2015-04-25T16:06:00Z">
        <w:r w:rsidRPr="00D822A3">
          <w:rPr>
            <w:noProof/>
            <w:lang w:val="en-GB"/>
          </w:rPr>
          <w:t>have the same members, the</w:t>
        </w:r>
      </w:ins>
      <w:r w:rsidRPr="00D822A3">
        <w:rPr>
          <w:noProof/>
          <w:lang w:val="en-GB"/>
        </w:rPr>
        <w:t xml:space="preserve"> members</w:t>
      </w:r>
      <w:ins w:id="385" w:author="Stefan Bjornander" w:date="2015-04-25T16:06:00Z">
        <w:r w:rsidRPr="00D822A3">
          <w:rPr>
            <w:noProof/>
            <w:lang w:val="en-GB"/>
          </w:rPr>
          <w:t xml:space="preserve"> </w:t>
        </w:r>
      </w:ins>
      <w:r w:rsidRPr="00D822A3">
        <w:rPr>
          <w:noProof/>
          <w:lang w:val="en-GB"/>
        </w:rPr>
        <w:t xml:space="preserve">must also appear in the </w:t>
      </w:r>
      <w:ins w:id="386"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87"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38D2EA3E" w14:textId="77777777" w:rsidR="006E1FB9" w:rsidRPr="00D822A3" w:rsidRDefault="006E1FB9" w:rsidP="006E1FB9">
      <w:pPr>
        <w:pStyle w:val="Code"/>
        <w:rPr>
          <w:highlight w:val="white"/>
          <w:lang w:val="en-GB"/>
        </w:rPr>
      </w:pPr>
    </w:p>
    <w:p w14:paraId="0E711E33" w14:textId="21E85BF3" w:rsidR="006E1FB9" w:rsidRPr="00D822A3" w:rsidRDefault="006E1FB9" w:rsidP="006E1FB9">
      <w:pPr>
        <w:pStyle w:val="Code"/>
        <w:rPr>
          <w:highlight w:val="white"/>
          <w:lang w:val="en-GB"/>
        </w:rPr>
      </w:pPr>
      <w:r w:rsidRPr="00D822A3">
        <w:rPr>
          <w:highlight w:val="white"/>
          <w:lang w:val="en-GB"/>
        </w:rPr>
        <w:t xml:space="preserve">    // -----------------------------------------------------------------------</w:t>
      </w:r>
    </w:p>
    <w:p w14:paraId="24A03D8E" w14:textId="77777777" w:rsidR="006E1FB9" w:rsidRPr="00D822A3" w:rsidRDefault="006E1FB9" w:rsidP="006E1FB9">
      <w:pPr>
        <w:pStyle w:val="Code"/>
        <w:rPr>
          <w:highlight w:val="white"/>
          <w:lang w:val="en-GB"/>
        </w:rPr>
      </w:pPr>
      <w:r w:rsidRPr="00D822A3">
        <w:rPr>
          <w:highlight w:val="white"/>
          <w:lang w:val="en-GB"/>
        </w:rPr>
        <w:t xml:space="preserve">  </w:t>
      </w:r>
    </w:p>
    <w:p w14:paraId="32663ED0" w14:textId="77777777"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4134D035" w14:textId="1110588D"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r w:rsidRPr="00D822A3">
        <w:rPr>
          <w:lang w:val="en-GB"/>
        </w:rPr>
        <w:t>TypeSize.cs</w:t>
      </w:r>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bytes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88" w:name="_Toc54119915"/>
      <w:r w:rsidRPr="00D822A3">
        <w:rPr>
          <w:lang w:val="en-GB"/>
        </w:rPr>
        <w:t>Type Cast</w:t>
      </w:r>
      <w:bookmarkEnd w:id="388"/>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r w:rsidRPr="00D822A3">
        <w:rPr>
          <w:lang w:val="en-GB"/>
        </w:rPr>
        <w:t>TypeCast.cs</w:t>
      </w:r>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the zero value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r w:rsidRPr="00D822A3">
        <w:rPr>
          <w:highlight w:val="white"/>
          <w:lang w:val="en-GB"/>
        </w:rPr>
        <w:t xml:space="preserve">Similar to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zero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0FADF285" w:rsidR="003302FD" w:rsidRPr="00D822A3" w:rsidRDefault="003302FD" w:rsidP="003302FD">
      <w:pPr>
        <w:rPr>
          <w:highlight w:val="white"/>
          <w:lang w:val="en-GB"/>
        </w:rPr>
      </w:pPr>
      <w:r w:rsidRPr="00D822A3">
        <w:rPr>
          <w:highlight w:val="white"/>
          <w:lang w:val="en-GB"/>
        </w:rPr>
        <w:t>If the source value is zero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42B58C1D" w:rsidR="00494193" w:rsidRPr="00D822A3" w:rsidRDefault="003302FD" w:rsidP="003302FD">
      <w:pPr>
        <w:rPr>
          <w:highlight w:val="white"/>
          <w:lang w:val="en-GB"/>
        </w:rPr>
      </w:pPr>
      <w:r w:rsidRPr="00D822A3">
        <w:rPr>
          <w:highlight w:val="white"/>
          <w:lang w:val="en-GB"/>
        </w:rPr>
        <w:t>Finally, the target symbol holds the ture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89" w:name="_Toc54119916"/>
      <w:r w:rsidRPr="00D822A3">
        <w:rPr>
          <w:lang w:val="en-GB"/>
        </w:rPr>
        <w:t>Type Promotion</w:t>
      </w:r>
      <w:bookmarkEnd w:id="389"/>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r w:rsidRPr="00D822A3">
        <w:rPr>
          <w:rStyle w:val="CodeInText0"/>
          <w:lang w:val="en-GB"/>
        </w:rPr>
        <w:t>i</w:t>
      </w:r>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77777777"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is considered to be larger than </w:t>
      </w:r>
      <w:r w:rsidRPr="00D822A3">
        <w:rPr>
          <w:rStyle w:val="CodeInText0"/>
          <w:lang w:val="en-GB"/>
        </w:rPr>
        <w:t>long</w:t>
      </w:r>
      <w:r w:rsidRPr="00D822A3">
        <w:rPr>
          <w:lang w:val="en-GB"/>
        </w:rPr>
        <w:t xml:space="preserve">, event thought they have the same size. The same goes for </w:t>
      </w:r>
      <w:r w:rsidRPr="00D822A3">
        <w:rPr>
          <w:rStyle w:val="CodeInText0"/>
          <w:lang w:val="en-GB"/>
        </w:rPr>
        <w:t>short</w:t>
      </w:r>
      <w:r w:rsidRPr="00D822A3">
        <w:rPr>
          <w:lang w:val="en-GB"/>
        </w:rPr>
        <w:t xml:space="preserve"> and </w:t>
      </w:r>
      <w:r w:rsidRPr="00D822A3">
        <w:rPr>
          <w:rStyle w:val="CodeInText0"/>
          <w:lang w:val="en-GB"/>
        </w:rPr>
        <w:t>char</w:t>
      </w:r>
      <w:r w:rsidRPr="00D822A3">
        <w:rPr>
          <w:lang w:val="en-GB"/>
        </w:rPr>
        <w:t>.</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7259214E" w:rsidR="00BB78E9" w:rsidRPr="00D822A3" w:rsidRDefault="00BB78E9" w:rsidP="00BB78E9">
      <w:pPr>
        <w:rPr>
          <w:lang w:val="en-GB"/>
        </w:rPr>
      </w:pPr>
      <w:r w:rsidRPr="00D822A3">
        <w:rPr>
          <w:lang w:val="en-GB"/>
        </w:rPr>
        <w:t xml:space="preserve">In accordance with the Ansi C standard the signed and unsigned values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char always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29538448" w14:textId="77777777" w:rsidR="005159E1" w:rsidRPr="00D822A3" w:rsidRDefault="005159E1" w:rsidP="005159E1">
      <w:pPr>
        <w:pStyle w:val="Code"/>
        <w:rPr>
          <w:highlight w:val="white"/>
          <w:lang w:val="en-GB"/>
        </w:rPr>
      </w:pPr>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90" w:name="_Ref54016854"/>
      <w:bookmarkStart w:id="391" w:name="_Toc54119917"/>
      <w:r w:rsidRPr="00D822A3">
        <w:rPr>
          <w:lang w:val="en-GB"/>
        </w:rPr>
        <w:t>Constant Expression</w:t>
      </w:r>
      <w:bookmarkEnd w:id="390"/>
      <w:bookmarkEnd w:id="391"/>
    </w:p>
    <w:p w14:paraId="78866B91" w14:textId="0AB755E0"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preprocessor need to evaluate the value of if-directives.</w:t>
      </w:r>
    </w:p>
    <w:p w14:paraId="1AF5F664" w14:textId="7A8CED78" w:rsidR="00862B4D" w:rsidRPr="00D822A3" w:rsidRDefault="00BB508B" w:rsidP="00CD295E">
      <w:pPr>
        <w:pStyle w:val="CodeHeader"/>
        <w:rPr>
          <w:lang w:val="en-GB"/>
        </w:rPr>
      </w:pPr>
      <w:r w:rsidRPr="00D822A3">
        <w:rPr>
          <w:lang w:val="en-GB"/>
        </w:rPr>
        <w:t>ConstantExpression.cs</w:t>
      </w:r>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92" w:name="_Toc54119918"/>
      <w:r w:rsidRPr="00D822A3">
        <w:rPr>
          <w:highlight w:val="white"/>
          <w:lang w:val="en-GB"/>
        </w:rPr>
        <w:t>Relation Expressions</w:t>
      </w:r>
      <w:bookmarkEnd w:id="392"/>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6932A57A"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leftExpression);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or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93" w:name="_Toc54119919"/>
      <w:r w:rsidRPr="00D822A3">
        <w:rPr>
          <w:highlight w:val="white"/>
          <w:lang w:val="en-GB"/>
        </w:rPr>
        <w:t>Arithmetic Expressions</w:t>
      </w:r>
      <w:bookmarkEnd w:id="393"/>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06B466AC" w14:textId="77777777" w:rsidR="00CD295E" w:rsidRPr="00D822A3" w:rsidRDefault="00CD295E" w:rsidP="0092263B">
      <w:pPr>
        <w:pStyle w:val="Code"/>
        <w:rPr>
          <w:highlight w:val="white"/>
          <w:lang w:val="en-GB"/>
        </w:rPr>
      </w:pPr>
      <w:r w:rsidRPr="00D822A3">
        <w:rPr>
          <w:highlight w:val="white"/>
          <w:lang w:val="en-GB"/>
        </w:rPr>
        <w:t xml:space="preserve">        </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r w:rsidR="0065171F" w:rsidRPr="00D822A3">
        <w:rPr>
          <w:highlight w:val="white"/>
          <w:lang w:val="en-GB"/>
        </w:rPr>
        <w:t xml:space="preserve">more simple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t xml:space="preserve">        </w:t>
      </w:r>
    </w:p>
    <w:p w14:paraId="09EEF364" w14:textId="77777777" w:rsidR="00CD295E" w:rsidRPr="00D822A3" w:rsidRDefault="00CD295E" w:rsidP="00CD295E">
      <w:pPr>
        <w:pStyle w:val="Code"/>
        <w:rPr>
          <w:highlight w:val="white"/>
          <w:lang w:val="en-GB"/>
        </w:rPr>
      </w:pPr>
      <w:r w:rsidRPr="00D822A3">
        <w:rPr>
          <w:highlight w:val="white"/>
          <w:lang w:val="en-GB"/>
        </w:rPr>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1DF0D2F4"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t xml:space="preserve">      }</w:t>
      </w:r>
    </w:p>
    <w:p w14:paraId="15B8A106" w14:textId="3A6E6E3F" w:rsidR="00CD295E" w:rsidRPr="00D822A3" w:rsidRDefault="00443026" w:rsidP="00443026">
      <w:pPr>
        <w:rPr>
          <w:highlight w:val="white"/>
          <w:lang w:val="en-GB"/>
        </w:rPr>
      </w:pPr>
      <w:r w:rsidRPr="00D822A3">
        <w:rPr>
          <w:highlight w:val="white"/>
          <w:lang w:val="en-GB"/>
        </w:rPr>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3E291D7A" w:rsidR="0080006D" w:rsidRPr="00D822A3" w:rsidRDefault="0080006D" w:rsidP="00CD295E">
      <w:pPr>
        <w:pStyle w:val="Rubrik2"/>
        <w:rPr>
          <w:highlight w:val="white"/>
          <w:lang w:val="en-GB"/>
        </w:rPr>
      </w:pPr>
      <w:bookmarkStart w:id="394" w:name="_Toc54119920"/>
      <w:r w:rsidRPr="00D822A3">
        <w:rPr>
          <w:highlight w:val="white"/>
          <w:lang w:val="en-GB"/>
        </w:rPr>
        <w:t>Type Cast</w:t>
      </w:r>
      <w:bookmarkEnd w:id="394"/>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array, or pointer. We look into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expression is true</w:t>
      </w:r>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1D64E3BC"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B63092" w:rsidRPr="00D822A3">
        <w:rPr>
          <w:highlight w:val="white"/>
          <w:lang w:val="en-GB"/>
        </w:rPr>
        <w:t>.</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ero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068FF9F" w:rsidR="00CD295E" w:rsidRPr="00D822A3" w:rsidRDefault="00885B1B" w:rsidP="00B453B1">
      <w:pPr>
        <w:rPr>
          <w:highlight w:val="white"/>
          <w:lang w:val="en-GB"/>
        </w:rPr>
      </w:pPr>
      <w:r w:rsidRPr="00D822A3">
        <w:rPr>
          <w:highlight w:val="white"/>
          <w:lang w:val="en-GB"/>
        </w:rPr>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207336" w:rsidRPr="00D822A3">
        <w:rPr>
          <w:lang w:val="en-GB"/>
        </w:rPr>
        <w:t>14</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95" w:name="_Toc54119921"/>
      <w:r w:rsidRPr="00D822A3">
        <w:rPr>
          <w:lang w:val="en-GB"/>
        </w:rPr>
        <w:t xml:space="preserve">Static </w:t>
      </w:r>
      <w:r w:rsidR="00917F74" w:rsidRPr="00D822A3">
        <w:rPr>
          <w:lang w:val="en-GB"/>
        </w:rPr>
        <w:t xml:space="preserve">Address </w:t>
      </w:r>
      <w:r w:rsidRPr="00D822A3">
        <w:rPr>
          <w:lang w:val="en-GB"/>
        </w:rPr>
        <w:t>Expression</w:t>
      </w:r>
      <w:bookmarkEnd w:id="395"/>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r w:rsidRPr="00D822A3">
        <w:rPr>
          <w:lang w:val="en-GB"/>
        </w:rPr>
        <w:t>StaticValue.cs</w:t>
      </w:r>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r w:rsidRPr="00D822A3">
        <w:rPr>
          <w:lang w:val="en-GB"/>
        </w:rPr>
        <w:t>StaticAddress.cs</w:t>
      </w:r>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r w:rsidRPr="00D822A3">
        <w:rPr>
          <w:lang w:val="en-GB"/>
        </w:rPr>
        <w:t>StaticExpression.cs</w:t>
      </w:r>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a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are allowed to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swp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96" w:name="_Toc54119922"/>
      <w:r w:rsidRPr="00D822A3">
        <w:rPr>
          <w:lang w:val="en-GB"/>
        </w:rPr>
        <w:t>Initialization</w:t>
      </w:r>
      <w:bookmarkEnd w:id="396"/>
    </w:p>
    <w:p w14:paraId="099B3542" w14:textId="0AD5F12B" w:rsidR="00F418DE" w:rsidRPr="00D822A3" w:rsidRDefault="00F418DE" w:rsidP="00F418DE">
      <w:pPr>
        <w:rPr>
          <w:lang w:val="en-GB"/>
        </w:rPr>
      </w:pPr>
      <w:r w:rsidRPr="00D822A3">
        <w:rPr>
          <w:lang w:val="en-GB"/>
        </w:rPr>
        <w:t xml:space="preserve">There are two kinds of </w:t>
      </w:r>
      <w:r w:rsidR="00F4217C" w:rsidRPr="00D822A3">
        <w:rPr>
          <w:lang w:val="en-GB"/>
        </w:rPr>
        <w:t>initialization</w:t>
      </w:r>
      <w:r w:rsidRPr="00D822A3">
        <w:rPr>
          <w:lang w:val="en-GB"/>
        </w:rPr>
        <w:t>: auto and static.</w:t>
      </w:r>
      <w:r w:rsidR="00C85899" w:rsidRPr="00D822A3">
        <w:rPr>
          <w:lang w:val="en-GB"/>
        </w:rPr>
        <w:t xml:space="preserve"> Basically, they </w:t>
      </w:r>
      <w:r w:rsidR="005B0E8B" w:rsidRPr="00D822A3">
        <w:rPr>
          <w:lang w:val="en-GB"/>
        </w:rPr>
        <w:t>perform the same task</w:t>
      </w:r>
      <w:r w:rsidR="00C85899" w:rsidRPr="00D822A3">
        <w:rPr>
          <w:lang w:val="en-GB"/>
        </w:rPr>
        <w:t>: match</w:t>
      </w:r>
      <w:r w:rsidR="00F817CD" w:rsidRPr="00D822A3">
        <w:rPr>
          <w:lang w:val="en-GB"/>
        </w:rPr>
        <w:t>ing</w:t>
      </w:r>
      <w:r w:rsidR="00C85899" w:rsidRPr="00D822A3">
        <w:rPr>
          <w:lang w:val="en-GB"/>
        </w:rPr>
        <w:t xml:space="preserve"> a type against an </w:t>
      </w:r>
      <w:r w:rsidR="002F35C1" w:rsidRPr="00D822A3">
        <w:rPr>
          <w:lang w:val="en-GB"/>
        </w:rPr>
        <w:t>initializer</w:t>
      </w:r>
      <w:r w:rsidR="00FD53DC" w:rsidRPr="00D822A3">
        <w:rPr>
          <w:lang w:val="en-GB"/>
        </w:rPr>
        <w:t>. The</w:t>
      </w:r>
      <w:r w:rsidR="00134566" w:rsidRPr="00D822A3">
        <w:rPr>
          <w:lang w:val="en-GB"/>
        </w:rPr>
        <w:t xml:space="preserve"> initializer </w:t>
      </w:r>
      <w:r w:rsidR="00C85899" w:rsidRPr="00D822A3">
        <w:rPr>
          <w:lang w:val="en-GB"/>
        </w:rPr>
        <w:t xml:space="preserve">may be </w:t>
      </w:r>
      <w:r w:rsidR="00E95889" w:rsidRPr="00D822A3">
        <w:rPr>
          <w:lang w:val="en-GB"/>
        </w:rPr>
        <w:t xml:space="preserve">an expression or a </w:t>
      </w:r>
      <w:r w:rsidR="00F817CD" w:rsidRPr="00D822A3">
        <w:rPr>
          <w:lang w:val="en-GB"/>
        </w:rPr>
        <w:t xml:space="preserve">recursive </w:t>
      </w:r>
      <w:r w:rsidR="00E95889" w:rsidRPr="00D822A3">
        <w:rPr>
          <w:lang w:val="en-GB"/>
        </w:rPr>
        <w:t>list of expressions</w:t>
      </w:r>
      <w:r w:rsidR="00F817CD" w:rsidRPr="00D822A3">
        <w:rPr>
          <w:lang w:val="en-GB"/>
        </w:rPr>
        <w:t>; that is, the list may hold sub lists.</w:t>
      </w:r>
    </w:p>
    <w:p w14:paraId="5187DC74" w14:textId="40410CD4" w:rsidR="002C3770" w:rsidRPr="00D822A3" w:rsidRDefault="00E03072" w:rsidP="00E03072">
      <w:pPr>
        <w:pStyle w:val="CodeHeader"/>
        <w:rPr>
          <w:lang w:val="en-GB"/>
        </w:rPr>
      </w:pPr>
      <w:r w:rsidRPr="00D822A3">
        <w:rPr>
          <w:highlight w:val="white"/>
          <w:lang w:val="en-GB"/>
        </w:rPr>
        <w:t>GenerateAuto</w:t>
      </w:r>
      <w:r w:rsidR="002F35C1" w:rsidRPr="00D822A3">
        <w:rPr>
          <w:highlight w:val="white"/>
          <w:lang w:val="en-GB"/>
        </w:rPr>
        <w:t>Initializer</w:t>
      </w:r>
      <w:r w:rsidRPr="00D822A3">
        <w:rPr>
          <w:lang w:val="en-GB"/>
        </w:rPr>
        <w:t>.cs</w:t>
      </w:r>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77777777" w:rsidR="00AE0EF5" w:rsidRPr="00D822A3" w:rsidRDefault="00AE0EF5" w:rsidP="00AE0EF5">
      <w:pPr>
        <w:pStyle w:val="Code"/>
        <w:rPr>
          <w:highlight w:val="white"/>
          <w:lang w:val="en-GB"/>
        </w:rPr>
      </w:pPr>
      <w:r w:rsidRPr="00D822A3">
        <w:rPr>
          <w:highlight w:val="white"/>
          <w:lang w:val="en-GB"/>
        </w:rPr>
        <w:t xml:space="preserve">          string text = ((string) fromExpression.Symbol.Value) + "0";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so that potential sub list are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77777777" w:rsidR="007B6ED0" w:rsidRPr="00D822A3" w:rsidRDefault="007B6ED0" w:rsidP="007B6ED0">
      <w:pPr>
        <w:pStyle w:val="Code"/>
        <w:rPr>
          <w:highlight w:val="white"/>
          <w:lang w:val="en-GB"/>
        </w:rPr>
      </w:pPr>
      <w:r w:rsidRPr="00D822A3">
        <w:rPr>
          <w:highlight w:val="white"/>
          <w:lang w:val="en-GB"/>
        </w:rPr>
        <w:t xml:space="preserve">              IDictionary&lt;string,Symbol&gt; memberMap = toType.MemberMap;</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042732E1"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(fromList.Count &lt;= memberMap.Count))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4FCB0A65" w14:textId="77777777" w:rsidR="00973A91" w:rsidRPr="00D822A3" w:rsidRDefault="007B6ED0" w:rsidP="007B6ED0">
      <w:pPr>
        <w:pStyle w:val="Code"/>
        <w:rPr>
          <w:highlight w:val="white"/>
          <w:lang w:val="en-GB"/>
        </w:rPr>
      </w:pPr>
      <w:r w:rsidRPr="00D822A3">
        <w:rPr>
          <w:highlight w:val="white"/>
          <w:lang w:val="en-GB"/>
        </w:rPr>
        <w:t xml:space="preserve">              IEnumerator&lt;Symbol&gt; enumerator =</w:t>
      </w:r>
    </w:p>
    <w:p w14:paraId="6D1DD64D" w14:textId="32688B66" w:rsidR="007B6ED0" w:rsidRPr="00D822A3" w:rsidRDefault="00973A91"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 memberMap.Values.GetEnumerator();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r w:rsidRPr="00D822A3">
        <w:rPr>
          <w:highlight w:val="white"/>
          <w:lang w:val="en-GB"/>
        </w:rPr>
        <w:t>GenerateStatic</w:t>
      </w:r>
      <w:r w:rsidR="002F35C1" w:rsidRPr="00D822A3">
        <w:rPr>
          <w:highlight w:val="white"/>
          <w:lang w:val="en-GB"/>
        </w:rPr>
        <w:t>Initializer</w:t>
      </w:r>
      <w:r w:rsidRPr="00D822A3">
        <w:rPr>
          <w:lang w:val="en-GB"/>
        </w:rPr>
        <w:t>.cs</w:t>
      </w:r>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t>In case of an arr</w:t>
      </w:r>
      <w:r w:rsidR="006F330B" w:rsidRPr="00D822A3">
        <w:rPr>
          <w:highlight w:val="white"/>
          <w:lang w:val="en-GB"/>
        </w:rPr>
        <w:t>a</w:t>
      </w:r>
      <w:r w:rsidRPr="00D822A3">
        <w:rPr>
          <w:highlight w:val="white"/>
          <w:lang w:val="en-GB"/>
        </w:rPr>
        <w:t>y, we set the array size to the list size if undefined. If the array is defined, we check thet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3937E26E"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77777777" w:rsidR="00517768" w:rsidRPr="00D822A3" w:rsidRDefault="00517768" w:rsidP="00673567">
      <w:pPr>
        <w:pStyle w:val="Code"/>
        <w:rPr>
          <w:highlight w:val="white"/>
          <w:lang w:val="en-GB"/>
        </w:rPr>
      </w:pPr>
      <w:r w:rsidRPr="00D822A3">
        <w:rPr>
          <w:highlight w:val="white"/>
          <w:lang w:val="en-GB"/>
        </w:rPr>
        <w:t xml:space="preserve">              IDictionary&lt;string,Symbol&gt; memberMap = toType.MemberMap;</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6ED793B7"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memberMap.Count))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in order to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2F9228ED" w14:textId="77777777" w:rsidR="005F341E" w:rsidRPr="00D822A3" w:rsidRDefault="00517768" w:rsidP="00673567">
      <w:pPr>
        <w:pStyle w:val="Code"/>
        <w:rPr>
          <w:highlight w:val="white"/>
          <w:lang w:val="en-GB"/>
        </w:rPr>
      </w:pPr>
      <w:r w:rsidRPr="00D822A3">
        <w:rPr>
          <w:highlight w:val="white"/>
          <w:lang w:val="en-GB"/>
        </w:rPr>
        <w:t xml:space="preserve">              IEnumerator&lt;Symbol&gt; enumerator =</w:t>
      </w:r>
    </w:p>
    <w:p w14:paraId="79E010E0" w14:textId="176477C2"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memberMap.Values.GetEnumerator();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77777777" w:rsidR="00517768" w:rsidRPr="00D822A3" w:rsidRDefault="00517768" w:rsidP="00673567">
      <w:pPr>
        <w:pStyle w:val="Code"/>
        <w:rPr>
          <w:highlight w:val="white"/>
          <w:lang w:val="en-GB"/>
        </w:rPr>
      </w:pPr>
      <w:r w:rsidRPr="00D822A3">
        <w:rPr>
          <w:highlight w:val="white"/>
          <w:lang w:val="en-GB"/>
        </w:rPr>
        <w:t>}</w:t>
      </w:r>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r w:rsidRPr="00D822A3">
        <w:rPr>
          <w:highlight w:val="white"/>
          <w:lang w:val="en-GB"/>
        </w:rPr>
        <w:t>Modify</w:t>
      </w:r>
      <w:r w:rsidR="002F35C1" w:rsidRPr="00D822A3">
        <w:rPr>
          <w:highlight w:val="white"/>
          <w:lang w:val="en-GB"/>
        </w:rPr>
        <w:t>Initializer</w:t>
      </w:r>
      <w:r w:rsidRPr="00D822A3">
        <w:rPr>
          <w:lang w:val="en-GB"/>
        </w:rPr>
        <w:t>.cs</w:t>
      </w:r>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97" w:name="_Ref54016586"/>
      <w:bookmarkStart w:id="398" w:name="_Ref54016644"/>
      <w:bookmarkStart w:id="399" w:name="_Toc54119923"/>
      <w:r w:rsidRPr="00D822A3">
        <w:rPr>
          <w:lang w:val="en-GB"/>
        </w:rPr>
        <w:t>Middle Code Optimization</w:t>
      </w:r>
      <w:bookmarkEnd w:id="236"/>
      <w:bookmarkEnd w:id="397"/>
      <w:bookmarkEnd w:id="398"/>
      <w:bookmarkEnd w:id="399"/>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We clear goto-next-statement</w:t>
      </w:r>
      <w:r w:rsidR="005B57BC" w:rsidRPr="00D822A3">
        <w:rPr>
          <w:lang w:val="en-GB"/>
        </w:rPr>
        <w:t>s</w:t>
      </w:r>
      <w:r w:rsidR="000428CE" w:rsidRPr="00D822A3">
        <w:rPr>
          <w:lang w:val="en-GB"/>
        </w:rPr>
        <w:t>: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We also modify goto-next-double-statements:</w:t>
      </w:r>
      <w:r w:rsidR="002A41AC" w:rsidRPr="00D822A3">
        <w:rPr>
          <w:lang w:val="en-GB"/>
        </w:rPr>
        <w:t xml:space="preserve"> an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goto-chains: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7777777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r w:rsidR="00B42535" w:rsidRPr="00D822A3">
        <w:rPr>
          <w:rStyle w:val="CodeInText"/>
          <w:lang w:val="en-GB"/>
        </w:rPr>
        <w:t>m_update</w:t>
      </w:r>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r w:rsidRPr="00D822A3">
        <w:rPr>
          <w:lang w:val="en-GB"/>
        </w:rPr>
        <w:t>MiddleCodeOptimizor.cs</w:t>
      </w:r>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77777777" w:rsidR="00F303A6" w:rsidRPr="00D822A3" w:rsidRDefault="00F303A6" w:rsidP="00F303A6">
      <w:pPr>
        <w:pStyle w:val="Code"/>
        <w:rPr>
          <w:highlight w:val="white"/>
          <w:lang w:val="en-GB"/>
        </w:rPr>
      </w:pP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77777777" w:rsidR="00F303A6" w:rsidRPr="00D822A3" w:rsidRDefault="00F303A6" w:rsidP="00F303A6">
      <w:pPr>
        <w:pStyle w:val="Code"/>
        <w:rPr>
          <w:highlight w:val="white"/>
          <w:lang w:val="en-GB"/>
        </w:rPr>
      </w:pP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77777777" w:rsidR="00F303A6" w:rsidRPr="00D822A3" w:rsidRDefault="00F303A6" w:rsidP="00F303A6">
      <w:pPr>
        <w:pStyle w:val="Code"/>
        <w:rPr>
          <w:highlight w:val="white"/>
          <w:lang w:val="en-GB"/>
        </w:rPr>
      </w:pP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400" w:name="_Toc54119924"/>
      <w:r w:rsidRPr="00D822A3">
        <w:rPr>
          <w:lang w:val="en-GB"/>
        </w:rPr>
        <w:t>Object to Integer Addresses</w:t>
      </w:r>
      <w:bookmarkEnd w:id="400"/>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4AEA0E6B"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401" w:name="_Toc54119925"/>
      <w:r w:rsidRPr="00D822A3">
        <w:rPr>
          <w:lang w:val="en-GB"/>
        </w:rPr>
        <w:t>Goto Next Instructions</w:t>
      </w:r>
      <w:bookmarkEnd w:id="401"/>
    </w:p>
    <w:p w14:paraId="7A9F02C3" w14:textId="4ACBDBB6" w:rsidR="001B6658" w:rsidRPr="00D822A3" w:rsidRDefault="001B6658" w:rsidP="001B6658">
      <w:pPr>
        <w:rPr>
          <w:lang w:val="en-GB"/>
        </w:rPr>
      </w:pPr>
      <w:r w:rsidRPr="00D822A3">
        <w:rPr>
          <w:lang w:val="en-GB"/>
        </w:rPr>
        <w:t xml:space="preserve">In some cases, there may be goto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7777777" w:rsidR="001550CF" w:rsidRPr="00D822A3" w:rsidRDefault="001550CF" w:rsidP="001550CF">
      <w:pPr>
        <w:pStyle w:val="Code"/>
        <w:rPr>
          <w:highlight w:val="white"/>
          <w:lang w:val="en-GB"/>
        </w:rPr>
      </w:pPr>
      <w:r w:rsidRPr="00D822A3">
        <w:rPr>
          <w:highlight w:val="white"/>
          <w:lang w:val="en-GB"/>
        </w:rPr>
        <w:t xml:space="preserve">      for (int index = 1;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402" w:name="_Toc54119926"/>
      <w:r w:rsidRPr="00D822A3">
        <w:rPr>
          <w:lang w:val="en-GB"/>
        </w:rPr>
        <w:t>Next-</w:t>
      </w:r>
      <w:r w:rsidR="00795872" w:rsidRPr="00D822A3">
        <w:rPr>
          <w:lang w:val="en-GB"/>
        </w:rPr>
        <w:t xml:space="preserve">Double </w:t>
      </w:r>
      <w:r w:rsidR="00036C5E" w:rsidRPr="00D822A3">
        <w:rPr>
          <w:lang w:val="en-GB"/>
        </w:rPr>
        <w:t xml:space="preserve">Goto </w:t>
      </w:r>
      <w:r w:rsidR="00795872" w:rsidRPr="00D822A3">
        <w:rPr>
          <w:lang w:val="en-GB"/>
        </w:rPr>
        <w:t>Statements</w:t>
      </w:r>
      <w:bookmarkEnd w:id="402"/>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403" w:name="_Toc54119927"/>
      <w:r w:rsidRPr="00D822A3">
        <w:rPr>
          <w:lang w:val="en-GB"/>
        </w:rPr>
        <w:t>Goto Chains</w:t>
      </w:r>
      <w:bookmarkEnd w:id="403"/>
    </w:p>
    <w:p w14:paraId="0879AD9F" w14:textId="242FC810" w:rsidR="00134AB7" w:rsidRPr="00D822A3" w:rsidRDefault="00134AB7" w:rsidP="00134AB7">
      <w:pPr>
        <w:rPr>
          <w:lang w:val="en-GB"/>
        </w:rPr>
      </w:pPr>
      <w:r w:rsidRPr="00D822A3">
        <w:rPr>
          <w:lang w:val="en-GB"/>
        </w:rPr>
        <w:t xml:space="preserve">A goto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6510BC41" w14:textId="77777777" w:rsidR="00025DC4" w:rsidRPr="00D822A3" w:rsidRDefault="00025DC4" w:rsidP="00FA2F13">
            <w:pPr>
              <w:pStyle w:val="Code"/>
              <w:rPr>
                <w:lang w:val="en-GB"/>
              </w:rPr>
            </w:pPr>
            <w:r w:rsidRPr="00D822A3">
              <w:rPr>
                <w:lang w:val="en-GB"/>
              </w:rPr>
              <w:t>7. a = 1</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275C4774" w14:textId="77777777" w:rsidR="00E53301" w:rsidRPr="00D822A3" w:rsidRDefault="00E53301" w:rsidP="00156521">
            <w:pPr>
              <w:pStyle w:val="Code"/>
              <w:rPr>
                <w:lang w:val="en-GB"/>
              </w:rPr>
            </w:pPr>
            <w:r w:rsidRPr="00D822A3">
              <w:rPr>
                <w:lang w:val="en-GB"/>
              </w:rPr>
              <w:t>7. a = 1</w:t>
            </w:r>
          </w:p>
        </w:tc>
        <w:tc>
          <w:tcPr>
            <w:tcW w:w="3117" w:type="dxa"/>
          </w:tcPr>
          <w:p w14:paraId="1A2E0269" w14:textId="77777777" w:rsidR="00D112FD" w:rsidRPr="00D822A3" w:rsidRDefault="00D112FD" w:rsidP="00FA2F13">
            <w:pPr>
              <w:pStyle w:val="Code"/>
              <w:rPr>
                <w:lang w:val="en-GB"/>
              </w:rPr>
            </w:pPr>
          </w:p>
        </w:tc>
      </w:tr>
    </w:tbl>
    <w:p w14:paraId="349D1B9E" w14:textId="24B6F601"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DE34EE" w:rsidRPr="00D822A3">
        <w:rPr>
          <w:lang w:val="en-GB"/>
        </w:rPr>
        <w:t xml:space="preserve"> 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trace the goto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as long as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404" w:name="_Toc54119928"/>
      <w:r w:rsidRPr="00D822A3">
        <w:rPr>
          <w:lang w:val="en-GB"/>
        </w:rPr>
        <w:t>Remove</w:t>
      </w:r>
      <w:r w:rsidR="00036C5E" w:rsidRPr="00D822A3">
        <w:rPr>
          <w:lang w:val="en-GB"/>
        </w:rPr>
        <w:t xml:space="preserve"> Unreachable Code</w:t>
      </w:r>
      <w:bookmarkEnd w:id="404"/>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57481F7E" w14:textId="77777777" w:rsidR="00275A17" w:rsidRPr="00D822A3" w:rsidRDefault="00275A17" w:rsidP="00275A17">
      <w:pPr>
        <w:pStyle w:val="Code"/>
        <w:rPr>
          <w:highlight w:val="white"/>
          <w:lang w:val="en-GB"/>
        </w:rPr>
      </w:pPr>
      <w:r w:rsidRPr="00D822A3">
        <w:rPr>
          <w:highlight w:val="white"/>
          <w:lang w:val="en-GB"/>
        </w:rPr>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405" w:name="_Toc54119929"/>
      <w:r w:rsidRPr="00D822A3">
        <w:rPr>
          <w:lang w:val="en-GB"/>
        </w:rPr>
        <w:t>Remove Push-Pop Chains</w:t>
      </w:r>
      <w:bookmarkEnd w:id="405"/>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406" w:name="_Toc54119930"/>
      <w:r w:rsidRPr="00D822A3">
        <w:rPr>
          <w:lang w:val="en-GB"/>
        </w:rPr>
        <w:t>Merge</w:t>
      </w:r>
      <w:r w:rsidR="00E33CCC" w:rsidRPr="00D822A3">
        <w:rPr>
          <w:lang w:val="en-GB"/>
        </w:rPr>
        <w:t xml:space="preserve"> Pop-Push Chains</w:t>
      </w:r>
      <w:bookmarkEnd w:id="406"/>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407" w:name="_Toc54119931"/>
      <w:r w:rsidRPr="00D822A3">
        <w:rPr>
          <w:lang w:val="en-GB"/>
        </w:rPr>
        <w:t>Change Top-Pop to Pop</w:t>
      </w:r>
      <w:bookmarkEnd w:id="407"/>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D822A3" w:rsidRDefault="00D701DF" w:rsidP="00D701DF">
      <w:pPr>
        <w:pStyle w:val="Code"/>
        <w:rPr>
          <w:highlight w:val="white"/>
          <w:lang w:val="en-GB"/>
        </w:rPr>
      </w:pPr>
    </w:p>
    <w:p w14:paraId="7D2F8195" w14:textId="77777777" w:rsidR="00D701DF" w:rsidRPr="00D822A3" w:rsidRDefault="00D701DF" w:rsidP="00D701DF">
      <w:pPr>
        <w:pStyle w:val="Code"/>
        <w:rPr>
          <w:highlight w:val="white"/>
          <w:lang w:val="en-GB"/>
        </w:rPr>
      </w:pPr>
      <w:r w:rsidRPr="00D822A3">
        <w:rPr>
          <w:highlight w:val="white"/>
          <w:lang w:val="en-GB"/>
        </w:rPr>
        <w:t xml:space="preserve">        if ((thisCode.Operator == MiddleOperator.TopFloat) &amp;&amp;</w:t>
      </w:r>
    </w:p>
    <w:p w14:paraId="228B37A1" w14:textId="77777777" w:rsidR="00D701DF" w:rsidRPr="00D822A3" w:rsidRDefault="00D701DF" w:rsidP="00D701DF">
      <w:pPr>
        <w:pStyle w:val="Code"/>
        <w:rPr>
          <w:highlight w:val="white"/>
          <w:lang w:val="en-GB"/>
        </w:rPr>
      </w:pPr>
      <w:r w:rsidRPr="00D822A3">
        <w:rPr>
          <w:highlight w:val="white"/>
          <w:lang w:val="en-GB"/>
        </w:rPr>
        <w:t xml:space="preserve">            (nextCode.Operator == MiddleOperator.PopFloat)) {</w:t>
      </w:r>
    </w:p>
    <w:p w14:paraId="51E1D0C3" w14:textId="4C2C1394" w:rsidR="00D701DF" w:rsidRPr="00D822A3" w:rsidRDefault="00D701DF" w:rsidP="00D701DF">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(nextCode[0] == null);</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408" w:name="_Toc54119932"/>
      <w:r w:rsidRPr="00D822A3">
        <w:rPr>
          <w:highlight w:val="white"/>
          <w:lang w:val="en-GB"/>
        </w:rPr>
        <w:t>Sematic Optimization</w:t>
      </w:r>
      <w:bookmarkEnd w:id="408"/>
    </w:p>
    <w:p w14:paraId="08F62FF6" w14:textId="0F186A26" w:rsidR="00D33BAF" w:rsidRPr="00D822A3" w:rsidRDefault="00D33BAF" w:rsidP="00C858E7">
      <w:pPr>
        <w:rPr>
          <w:highlight w:val="white"/>
          <w:lang w:val="en-GB"/>
        </w:rPr>
      </w:pPr>
      <w:r w:rsidRPr="00D822A3">
        <w:rPr>
          <w:highlight w:val="white"/>
          <w:lang w:val="en-GB"/>
        </w:rPr>
        <w:t xml:space="preserve">The semantic opimization handles </w:t>
      </w:r>
      <w:r w:rsidR="00E121ED" w:rsidRPr="00D822A3">
        <w:rPr>
          <w:highlight w:val="white"/>
          <w:lang w:val="en-GB"/>
        </w:rPr>
        <w:t>a number of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Binary Addtition</w:t>
            </w:r>
          </w:p>
        </w:tc>
        <w:tc>
          <w:tcPr>
            <w:tcW w:w="3117" w:type="dxa"/>
          </w:tcPr>
          <w:p w14:paraId="436B5C43" w14:textId="77777777" w:rsidR="00626651" w:rsidRPr="00D822A3" w:rsidRDefault="009540AE" w:rsidP="00C858E7">
            <w:pPr>
              <w:rPr>
                <w:highlight w:val="white"/>
                <w:lang w:val="en-GB"/>
              </w:rPr>
            </w:pPr>
            <w:r w:rsidRPr="00D822A3">
              <w:rPr>
                <w:highlight w:val="white"/>
                <w:lang w:val="en-GB"/>
              </w:rPr>
              <w:t>0 + i</w:t>
            </w:r>
          </w:p>
          <w:p w14:paraId="60AD2F4E" w14:textId="6F9D55B6" w:rsidR="00A45E3D" w:rsidRPr="00D822A3" w:rsidRDefault="00A45E3D" w:rsidP="00C858E7">
            <w:pPr>
              <w:rPr>
                <w:highlight w:val="white"/>
                <w:lang w:val="en-GB"/>
              </w:rPr>
            </w:pPr>
            <w:r w:rsidRPr="00D822A3">
              <w:rPr>
                <w:highlight w:val="white"/>
                <w:lang w:val="en-GB"/>
              </w:rPr>
              <w:t>i + 0</w:t>
            </w:r>
          </w:p>
        </w:tc>
        <w:tc>
          <w:tcPr>
            <w:tcW w:w="3117" w:type="dxa"/>
          </w:tcPr>
          <w:p w14:paraId="6F506207" w14:textId="77777777" w:rsidR="00626651" w:rsidRPr="00D822A3" w:rsidRDefault="009540AE" w:rsidP="00C858E7">
            <w:pPr>
              <w:rPr>
                <w:highlight w:val="white"/>
                <w:lang w:val="en-GB"/>
              </w:rPr>
            </w:pPr>
            <w:r w:rsidRPr="00D822A3">
              <w:rPr>
                <w:highlight w:val="white"/>
                <w:lang w:val="en-GB"/>
              </w:rPr>
              <w:t>i</w:t>
            </w:r>
          </w:p>
          <w:p w14:paraId="6EFCC08A" w14:textId="79CDA65E" w:rsidR="00A45E3D" w:rsidRPr="00D822A3" w:rsidRDefault="00A45E3D" w:rsidP="00C858E7">
            <w:pPr>
              <w:rPr>
                <w:highlight w:val="white"/>
                <w:lang w:val="en-GB"/>
              </w:rPr>
            </w:pPr>
            <w:r w:rsidRPr="00D822A3">
              <w:rPr>
                <w:highlight w:val="white"/>
                <w:lang w:val="en-GB"/>
              </w:rPr>
              <w:t>i</w:t>
            </w:r>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0 - i</w:t>
            </w:r>
          </w:p>
          <w:p w14:paraId="18B81501" w14:textId="41C6A0EB" w:rsidR="00A45E3D" w:rsidRPr="00D822A3" w:rsidRDefault="00A45E3D" w:rsidP="009540AE">
            <w:pPr>
              <w:rPr>
                <w:highlight w:val="white"/>
                <w:lang w:val="en-GB"/>
              </w:rPr>
            </w:pPr>
            <w:r w:rsidRPr="00D822A3">
              <w:rPr>
                <w:highlight w:val="white"/>
                <w:lang w:val="en-GB"/>
              </w:rPr>
              <w:t>i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-i</w:t>
            </w:r>
          </w:p>
          <w:p w14:paraId="690A8554" w14:textId="6DF7A3A9" w:rsidR="00A45E3D" w:rsidRPr="00D822A3" w:rsidRDefault="00A45E3D" w:rsidP="009540AE">
            <w:pPr>
              <w:rPr>
                <w:highlight w:val="white"/>
                <w:lang w:val="en-GB"/>
              </w:rPr>
            </w:pPr>
            <w:r w:rsidRPr="00D822A3">
              <w:rPr>
                <w:highlight w:val="white"/>
                <w:lang w:val="en-GB"/>
              </w:rPr>
              <w:t>i</w:t>
            </w:r>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0 * i</w:t>
            </w:r>
          </w:p>
          <w:p w14:paraId="24A6E723" w14:textId="77777777" w:rsidR="004975C3" w:rsidRPr="00D822A3" w:rsidRDefault="004975C3" w:rsidP="004975C3">
            <w:pPr>
              <w:rPr>
                <w:highlight w:val="white"/>
                <w:lang w:val="en-GB"/>
              </w:rPr>
            </w:pPr>
            <w:r w:rsidRPr="00D822A3">
              <w:rPr>
                <w:highlight w:val="white"/>
                <w:lang w:val="en-GB"/>
              </w:rPr>
              <w:t>1 * i</w:t>
            </w:r>
          </w:p>
          <w:p w14:paraId="31FDE882" w14:textId="77777777" w:rsidR="004975C3" w:rsidRPr="00D822A3" w:rsidRDefault="004975C3" w:rsidP="004975C3">
            <w:pPr>
              <w:rPr>
                <w:highlight w:val="white"/>
                <w:lang w:val="en-GB"/>
              </w:rPr>
            </w:pPr>
            <w:r w:rsidRPr="00D822A3">
              <w:rPr>
                <w:highlight w:val="white"/>
                <w:lang w:val="en-GB"/>
              </w:rPr>
              <w:t>i * 0</w:t>
            </w:r>
          </w:p>
          <w:p w14:paraId="344A7630" w14:textId="74CD7EF1" w:rsidR="004975C3" w:rsidRPr="00D822A3" w:rsidRDefault="004975C3" w:rsidP="004975C3">
            <w:pPr>
              <w:rPr>
                <w:highlight w:val="white"/>
                <w:lang w:val="en-GB"/>
              </w:rPr>
            </w:pPr>
            <w:r w:rsidRPr="00D822A3">
              <w:rPr>
                <w:highlight w:val="white"/>
                <w:lang w:val="en-GB"/>
              </w:rPr>
              <w:t>i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r w:rsidRPr="00D822A3">
              <w:rPr>
                <w:highlight w:val="white"/>
                <w:lang w:val="en-GB"/>
              </w:rPr>
              <w:t>i</w:t>
            </w:r>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r w:rsidRPr="00D822A3">
              <w:rPr>
                <w:highlight w:val="white"/>
                <w:lang w:val="en-GB"/>
              </w:rPr>
              <w:t>i</w:t>
            </w:r>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r w:rsidRPr="00D822A3">
              <w:rPr>
                <w:highlight w:val="white"/>
                <w:lang w:val="en-GB"/>
              </w:rPr>
              <w:t>i / 1</w:t>
            </w:r>
          </w:p>
          <w:p w14:paraId="1AC72B5B" w14:textId="3F19E3EB" w:rsidR="004975C3" w:rsidRPr="00D822A3" w:rsidRDefault="004975C3" w:rsidP="004975C3">
            <w:pPr>
              <w:rPr>
                <w:highlight w:val="white"/>
                <w:lang w:val="en-GB"/>
              </w:rPr>
            </w:pPr>
            <w:r w:rsidRPr="00D822A3">
              <w:rPr>
                <w:highlight w:val="white"/>
                <w:lang w:val="en-GB"/>
              </w:rPr>
              <w:t>i % 1</w:t>
            </w:r>
          </w:p>
        </w:tc>
        <w:tc>
          <w:tcPr>
            <w:tcW w:w="3117" w:type="dxa"/>
          </w:tcPr>
          <w:p w14:paraId="5F4979D3" w14:textId="77777777" w:rsidR="004975C3" w:rsidRPr="00D822A3" w:rsidRDefault="004975C3" w:rsidP="004975C3">
            <w:pPr>
              <w:rPr>
                <w:highlight w:val="white"/>
                <w:lang w:val="en-GB"/>
              </w:rPr>
            </w:pPr>
            <w:r w:rsidRPr="00D822A3">
              <w:rPr>
                <w:highlight w:val="white"/>
                <w:lang w:val="en-GB"/>
              </w:rPr>
              <w:t>i</w:t>
            </w:r>
          </w:p>
          <w:p w14:paraId="65D6F934" w14:textId="20D36A1F" w:rsidR="004975C3" w:rsidRPr="00D822A3" w:rsidRDefault="004975C3" w:rsidP="004975C3">
            <w:pPr>
              <w:rPr>
                <w:highlight w:val="white"/>
                <w:lang w:val="en-GB"/>
              </w:rPr>
            </w:pPr>
            <w:r w:rsidRPr="00D822A3">
              <w:rPr>
                <w:highlight w:val="white"/>
                <w:lang w:val="en-GB"/>
              </w:rPr>
              <w:t>i</w:t>
            </w:r>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0 + i</w:t>
      </w:r>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r w:rsidR="009C25B9" w:rsidRPr="00D822A3">
        <w:rPr>
          <w:highlight w:val="white"/>
          <w:lang w:val="en-GB"/>
        </w:rPr>
        <w:t>i + 0 or i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195EBF4A" w14:textId="527D1300" w:rsidR="0074376E" w:rsidRPr="00D822A3" w:rsidRDefault="0074376E" w:rsidP="00CF2F9E">
      <w:pPr>
        <w:pStyle w:val="Code"/>
        <w:rPr>
          <w:highlight w:val="white"/>
          <w:lang w:val="en-GB"/>
        </w:rPr>
      </w:pPr>
      <w:r w:rsidRPr="00D822A3">
        <w:rPr>
          <w:highlight w:val="white"/>
          <w:lang w:val="en-GB"/>
        </w:rPr>
        <w:t xml:space="preserve">          if (newSymbol != null) {</w:t>
      </w:r>
    </w:p>
    <w:p w14:paraId="62DD3E11" w14:textId="4F783CAD" w:rsidR="0074376E" w:rsidRPr="00D822A3" w:rsidRDefault="0074376E" w:rsidP="00CF2F9E">
      <w:pPr>
        <w:pStyle w:val="Code"/>
        <w:rPr>
          <w:highlight w:val="white"/>
          <w:lang w:val="en-GB"/>
        </w:rPr>
      </w:pPr>
      <w:r w:rsidRPr="00D822A3">
        <w:rPr>
          <w:highlight w:val="white"/>
          <w:lang w:val="en-GB"/>
        </w:rPr>
        <w:t xml:space="preserve">            if (resultSymbol.</w:t>
      </w:r>
      <w:r w:rsidR="00A3530F" w:rsidRPr="00D822A3">
        <w:rPr>
          <w:highlight w:val="white"/>
          <w:lang w:val="en-GB"/>
        </w:rPr>
        <w:t>Is</w:t>
      </w:r>
      <w:r w:rsidRPr="00D822A3">
        <w:rPr>
          <w:highlight w:val="white"/>
          <w:lang w:val="en-GB"/>
        </w:rPr>
        <w:t>Temporary</w:t>
      </w:r>
      <w:r w:rsidR="00A3530F" w:rsidRPr="00D822A3">
        <w:rPr>
          <w:highlight w:val="white"/>
          <w:lang w:val="en-GB"/>
        </w:rPr>
        <w:t>()</w:t>
      </w:r>
      <w:r w:rsidRPr="00D822A3">
        <w:rPr>
          <w:highlight w:val="white"/>
          <w:lang w:val="en-GB"/>
        </w:rPr>
        <w:t>) {</w:t>
      </w:r>
    </w:p>
    <w:p w14:paraId="5CA2F74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MiddleOperator.Empty;</w:t>
      </w:r>
    </w:p>
    <w:p w14:paraId="72F453B9" w14:textId="77777777" w:rsidR="0074376E" w:rsidRPr="00D822A3" w:rsidRDefault="0074376E" w:rsidP="00CF2F9E">
      <w:pPr>
        <w:pStyle w:val="Code"/>
        <w:rPr>
          <w:highlight w:val="white"/>
          <w:lang w:val="en-GB"/>
        </w:rPr>
      </w:pPr>
    </w:p>
    <w:p w14:paraId="223CDB9E" w14:textId="77777777" w:rsidR="0074376E" w:rsidRPr="00D822A3" w:rsidRDefault="0074376E" w:rsidP="00CF2F9E">
      <w:pPr>
        <w:pStyle w:val="Code"/>
        <w:rPr>
          <w:highlight w:val="white"/>
          <w:lang w:val="en-GB"/>
        </w:rPr>
      </w:pPr>
      <w:r w:rsidRPr="00D822A3">
        <w:rPr>
          <w:highlight w:val="white"/>
          <w:lang w:val="en-GB"/>
        </w:rPr>
        <w:t xml:space="preserve">              int index2;</w:t>
      </w:r>
    </w:p>
    <w:p w14:paraId="298E785C" w14:textId="77777777" w:rsidR="007A6455" w:rsidRPr="00D822A3" w:rsidRDefault="0074376E" w:rsidP="00CF2F9E">
      <w:pPr>
        <w:pStyle w:val="Code"/>
        <w:rPr>
          <w:highlight w:val="white"/>
          <w:lang w:val="en-GB"/>
        </w:rPr>
      </w:pPr>
      <w:r w:rsidRPr="00D822A3">
        <w:rPr>
          <w:highlight w:val="white"/>
          <w:lang w:val="en-GB"/>
        </w:rPr>
        <w:t xml:space="preserve">              for (index2 = index + 1; index2 &lt; m_middleCodeList.Count;</w:t>
      </w:r>
    </w:p>
    <w:p w14:paraId="13C1F62C" w14:textId="3D86B6C3" w:rsidR="0074376E" w:rsidRPr="00D822A3" w:rsidRDefault="007A6455"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++index2) {</w:t>
      </w:r>
    </w:p>
    <w:p w14:paraId="130DAB30" w14:textId="77777777" w:rsidR="0074376E" w:rsidRPr="00D822A3" w:rsidRDefault="0074376E" w:rsidP="00CF2F9E">
      <w:pPr>
        <w:pStyle w:val="Code"/>
        <w:rPr>
          <w:highlight w:val="white"/>
          <w:lang w:val="en-GB"/>
        </w:rPr>
      </w:pPr>
      <w:r w:rsidRPr="00D822A3">
        <w:rPr>
          <w:highlight w:val="white"/>
          <w:lang w:val="en-GB"/>
        </w:rPr>
        <w:t xml:space="preserve">                MiddleCode nextCode = m_middleCodeList[index2];</w:t>
      </w:r>
    </w:p>
    <w:p w14:paraId="0E6D0291" w14:textId="77777777" w:rsidR="0074376E" w:rsidRPr="00D822A3" w:rsidRDefault="0074376E" w:rsidP="00CF2F9E">
      <w:pPr>
        <w:pStyle w:val="Code"/>
        <w:rPr>
          <w:highlight w:val="white"/>
          <w:lang w:val="en-GB"/>
        </w:rPr>
      </w:pPr>
    </w:p>
    <w:p w14:paraId="07083C03" w14:textId="77777777" w:rsidR="0074376E" w:rsidRPr="00D822A3" w:rsidRDefault="0074376E" w:rsidP="00CF2F9E">
      <w:pPr>
        <w:pStyle w:val="Code"/>
        <w:rPr>
          <w:highlight w:val="white"/>
          <w:lang w:val="en-GB"/>
        </w:rPr>
      </w:pPr>
      <w:r w:rsidRPr="00D822A3">
        <w:rPr>
          <w:highlight w:val="white"/>
          <w:lang w:val="en-GB"/>
        </w:rPr>
        <w:t xml:space="preserve">                if (nextCode[1] == resultSymbol) {</w:t>
      </w:r>
    </w:p>
    <w:p w14:paraId="61F2EF91" w14:textId="77777777" w:rsidR="0074376E" w:rsidRPr="00D822A3" w:rsidRDefault="0074376E" w:rsidP="00CF2F9E">
      <w:pPr>
        <w:pStyle w:val="Code"/>
        <w:rPr>
          <w:highlight w:val="white"/>
          <w:lang w:val="en-GB"/>
        </w:rPr>
      </w:pPr>
      <w:r w:rsidRPr="00D822A3">
        <w:rPr>
          <w:highlight w:val="white"/>
          <w:lang w:val="en-GB"/>
        </w:rPr>
        <w:t xml:space="preserve">                  nextCode[1] = newSymbol;</w:t>
      </w:r>
    </w:p>
    <w:p w14:paraId="3FDD7B85" w14:textId="77777777" w:rsidR="0074376E" w:rsidRPr="00D822A3" w:rsidRDefault="0074376E" w:rsidP="00CF2F9E">
      <w:pPr>
        <w:pStyle w:val="Code"/>
        <w:rPr>
          <w:highlight w:val="white"/>
          <w:lang w:val="en-GB"/>
        </w:rPr>
      </w:pPr>
      <w:r w:rsidRPr="00D822A3">
        <w:rPr>
          <w:highlight w:val="white"/>
          <w:lang w:val="en-GB"/>
        </w:rPr>
        <w:t xml:space="preserve">                  break;</w:t>
      </w:r>
    </w:p>
    <w:p w14:paraId="2ED88219" w14:textId="77777777" w:rsidR="0074376E" w:rsidRPr="00D822A3" w:rsidRDefault="0074376E" w:rsidP="00CF2F9E">
      <w:pPr>
        <w:pStyle w:val="Code"/>
        <w:rPr>
          <w:highlight w:val="white"/>
          <w:lang w:val="en-GB"/>
        </w:rPr>
      </w:pPr>
      <w:r w:rsidRPr="00D822A3">
        <w:rPr>
          <w:highlight w:val="white"/>
          <w:lang w:val="en-GB"/>
        </w:rPr>
        <w:t xml:space="preserve">                }</w:t>
      </w:r>
    </w:p>
    <w:p w14:paraId="4303B852" w14:textId="77777777" w:rsidR="0074376E" w:rsidRPr="00D822A3" w:rsidRDefault="0074376E" w:rsidP="00CF2F9E">
      <w:pPr>
        <w:pStyle w:val="Code"/>
        <w:rPr>
          <w:highlight w:val="white"/>
          <w:lang w:val="en-GB"/>
        </w:rPr>
      </w:pPr>
      <w:r w:rsidRPr="00D822A3">
        <w:rPr>
          <w:highlight w:val="white"/>
          <w:lang w:val="en-GB"/>
        </w:rPr>
        <w:t xml:space="preserve">                </w:t>
      </w:r>
    </w:p>
    <w:p w14:paraId="00C30752" w14:textId="77777777" w:rsidR="0074376E" w:rsidRPr="00D822A3" w:rsidRDefault="0074376E" w:rsidP="00CF2F9E">
      <w:pPr>
        <w:pStyle w:val="Code"/>
        <w:rPr>
          <w:highlight w:val="white"/>
          <w:lang w:val="en-GB"/>
        </w:rPr>
      </w:pPr>
      <w:r w:rsidRPr="00D822A3">
        <w:rPr>
          <w:highlight w:val="white"/>
          <w:lang w:val="en-GB"/>
        </w:rPr>
        <w:t xml:space="preserve">                if (nextCode[2] == resultSymbol) {</w:t>
      </w:r>
    </w:p>
    <w:p w14:paraId="54FC8CFC" w14:textId="77777777" w:rsidR="0074376E" w:rsidRPr="00D822A3" w:rsidRDefault="0074376E" w:rsidP="00CF2F9E">
      <w:pPr>
        <w:pStyle w:val="Code"/>
        <w:rPr>
          <w:highlight w:val="white"/>
          <w:lang w:val="en-GB"/>
        </w:rPr>
      </w:pPr>
      <w:r w:rsidRPr="00D822A3">
        <w:rPr>
          <w:highlight w:val="white"/>
          <w:lang w:val="en-GB"/>
        </w:rPr>
        <w:t xml:space="preserve">                  nextCode[2] = newSymbol;</w:t>
      </w:r>
    </w:p>
    <w:p w14:paraId="77B9823A" w14:textId="77777777" w:rsidR="0074376E" w:rsidRPr="00D822A3" w:rsidRDefault="0074376E" w:rsidP="00CF2F9E">
      <w:pPr>
        <w:pStyle w:val="Code"/>
        <w:rPr>
          <w:highlight w:val="white"/>
          <w:lang w:val="en-GB"/>
        </w:rPr>
      </w:pPr>
      <w:r w:rsidRPr="00D822A3">
        <w:rPr>
          <w:highlight w:val="white"/>
          <w:lang w:val="en-GB"/>
        </w:rPr>
        <w:t xml:space="preserve">                  break;</w:t>
      </w:r>
    </w:p>
    <w:p w14:paraId="22C5D8D8" w14:textId="77777777" w:rsidR="0074376E" w:rsidRPr="00D822A3" w:rsidRDefault="0074376E" w:rsidP="00CF2F9E">
      <w:pPr>
        <w:pStyle w:val="Code"/>
        <w:rPr>
          <w:highlight w:val="white"/>
          <w:lang w:val="en-GB"/>
        </w:rPr>
      </w:pPr>
      <w:r w:rsidRPr="00D822A3">
        <w:rPr>
          <w:highlight w:val="white"/>
          <w:lang w:val="en-GB"/>
        </w:rPr>
        <w:t xml:space="preserve">                }</w:t>
      </w:r>
    </w:p>
    <w:p w14:paraId="1B1C8DFE" w14:textId="77777777" w:rsidR="0074376E" w:rsidRPr="00D822A3" w:rsidRDefault="0074376E" w:rsidP="00CF2F9E">
      <w:pPr>
        <w:pStyle w:val="Code"/>
        <w:rPr>
          <w:highlight w:val="white"/>
          <w:lang w:val="en-GB"/>
        </w:rPr>
      </w:pPr>
      <w:r w:rsidRPr="00D822A3">
        <w:rPr>
          <w:highlight w:val="white"/>
          <w:lang w:val="en-GB"/>
        </w:rPr>
        <w:t xml:space="preserve">              }</w:t>
      </w:r>
    </w:p>
    <w:p w14:paraId="3180139A" w14:textId="77777777" w:rsidR="0074376E" w:rsidRPr="00D822A3" w:rsidRDefault="0074376E" w:rsidP="00CF2F9E">
      <w:pPr>
        <w:pStyle w:val="Code"/>
        <w:rPr>
          <w:highlight w:val="white"/>
          <w:lang w:val="en-GB"/>
        </w:rPr>
      </w:pPr>
    </w:p>
    <w:p w14:paraId="197CDBFB" w14:textId="2D95587C" w:rsidR="0074376E" w:rsidRPr="00D822A3" w:rsidRDefault="0074376E" w:rsidP="00CF2F9E">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(index2 &lt; m_middleCodeList.Count);</w:t>
      </w:r>
    </w:p>
    <w:p w14:paraId="660FE846" w14:textId="3FB9F00B" w:rsidR="0074376E" w:rsidRPr="00D822A3" w:rsidRDefault="0074376E" w:rsidP="00CF2F9E">
      <w:pPr>
        <w:pStyle w:val="Code"/>
        <w:rPr>
          <w:highlight w:val="white"/>
          <w:lang w:val="en-GB"/>
        </w:rPr>
      </w:pPr>
      <w:r w:rsidRPr="00D822A3">
        <w:rPr>
          <w:highlight w:val="white"/>
          <w:lang w:val="en-GB"/>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9" w:name="_Toc54119933"/>
      <w:r w:rsidRPr="00D822A3">
        <w:rPr>
          <w:highlight w:val="white"/>
          <w:lang w:val="en-GB"/>
        </w:rPr>
        <w:t>Optimize Relation Expression</w:t>
      </w:r>
      <w:bookmarkEnd w:id="409"/>
    </w:p>
    <w:p w14:paraId="1D7AF0F5" w14:textId="21B8EB16" w:rsidR="0099303B" w:rsidRPr="00D822A3" w:rsidRDefault="00E1756D" w:rsidP="0099303B">
      <w:pPr>
        <w:rPr>
          <w:highlight w:val="white"/>
          <w:lang w:val="en-GB"/>
        </w:rPr>
      </w:pPr>
      <w:r w:rsidRPr="00D822A3">
        <w:rPr>
          <w:highlight w:val="white"/>
          <w:lang w:val="en-GB"/>
        </w:rPr>
        <w:t>In order to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41DD89D9"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207336" w:rsidRPr="00D822A3">
        <w:rPr>
          <w:highlight w:val="white"/>
          <w:lang w:val="en-GB"/>
        </w:rPr>
        <w:t>9</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n array, function, or string, we want to use its address rather than its value. Similar to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Next-Goto-Double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10" w:name="_Toc5411993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10"/>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11" w:name="_Toc54119935"/>
      <w:r w:rsidRPr="00D822A3">
        <w:rPr>
          <w:lang w:val="en-GB"/>
        </w:rPr>
        <w:t>Remove Trivial Assignment</w:t>
      </w:r>
      <w:bookmarkEnd w:id="411"/>
    </w:p>
    <w:p w14:paraId="3E4059C5" w14:textId="5AC77349" w:rsidR="009F35D4" w:rsidRPr="00D822A3" w:rsidRDefault="009F35D4" w:rsidP="009F35D4">
      <w:pPr>
        <w:rPr>
          <w:lang w:val="en-GB"/>
        </w:rPr>
      </w:pPr>
      <w:r w:rsidRPr="00D822A3">
        <w:rPr>
          <w:lang w:val="en-GB"/>
        </w:rPr>
        <w:t>Trivial assignment, where a symbol is assigned the value of the same symbol, 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12" w:name="_Toc54119936"/>
      <w:r w:rsidRPr="00D822A3">
        <w:rPr>
          <w:lang w:val="en-GB"/>
        </w:rPr>
        <w:t xml:space="preserve">Remove </w:t>
      </w:r>
      <w:r w:rsidR="00F03A18" w:rsidRPr="00D822A3">
        <w:rPr>
          <w:lang w:val="en-GB"/>
        </w:rPr>
        <w:t>Cleared</w:t>
      </w:r>
      <w:r w:rsidRPr="00D822A3">
        <w:rPr>
          <w:lang w:val="en-GB"/>
        </w:rPr>
        <w:t xml:space="preserve"> Code</w:t>
      </w:r>
      <w:bookmarkEnd w:id="412"/>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4AE1D382"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&gt;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13" w:name="_Ref54016612"/>
      <w:bookmarkStart w:id="414" w:name="_Ref54016688"/>
      <w:bookmarkStart w:id="415" w:name="_Toc54119937"/>
      <w:r w:rsidRPr="00D822A3">
        <w:rPr>
          <w:lang w:val="en-GB"/>
        </w:rPr>
        <w:t>Assembly Code Generation</w:t>
      </w:r>
      <w:bookmarkEnd w:id="413"/>
      <w:bookmarkEnd w:id="414"/>
      <w:bookmarkEnd w:id="415"/>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16" w:name="_Toc54119938"/>
      <w:r w:rsidRPr="00D822A3">
        <w:rPr>
          <w:lang w:val="en-GB"/>
        </w:rPr>
        <w:t>Runtime Management</w:t>
      </w:r>
      <w:bookmarkEnd w:id="416"/>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E41D6D" w:rsidRPr="00D2146B" w:rsidRDefault="00E41D6D"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E41D6D" w:rsidRPr="00D2146B" w:rsidRDefault="00E41D6D"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E41D6D" w:rsidRPr="00D2146B" w:rsidRDefault="00E41D6D"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E41D6D" w:rsidRPr="00D2146B" w:rsidRDefault="00E41D6D"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E41D6D" w:rsidRPr="00D2146B" w:rsidRDefault="00E41D6D" w:rsidP="00D2146B">
                              <w:pPr>
                                <w:spacing w:before="0" w:after="0"/>
                                <w:rPr>
                                  <w:sz w:val="18"/>
                                  <w:szCs w:val="18"/>
                                  <w:lang w:val="sv-SE"/>
                                </w:rPr>
                              </w:pPr>
                              <w:r w:rsidRPr="00D2146B">
                                <w:rPr>
                                  <w:sz w:val="18"/>
                                  <w:szCs w:val="18"/>
                                  <w:lang w:val="sv-SE"/>
                                </w:rPr>
                                <w:t>Ellipse Frame Pointer</w:t>
                              </w:r>
                            </w:p>
                            <w:p w14:paraId="366E1AE1" w14:textId="757FAE9A" w:rsidR="00E41D6D" w:rsidRPr="00D2146B" w:rsidRDefault="00E41D6D" w:rsidP="00D2146B">
                              <w:pPr>
                                <w:spacing w:before="0" w:after="0"/>
                                <w:rPr>
                                  <w:sz w:val="18"/>
                                  <w:szCs w:val="18"/>
                                  <w:lang w:val="sv-SE"/>
                                </w:rPr>
                              </w:pPr>
                              <w:r w:rsidRPr="00D2146B">
                                <w:rPr>
                                  <w:sz w:val="18"/>
                                  <w:szCs w:val="18"/>
                                  <w:lang w:val="sv-SE"/>
                                </w:rPr>
                                <w:t>Regular Frame Pointer</w:t>
                              </w:r>
                            </w:p>
                            <w:p w14:paraId="3E5A4966" w14:textId="38836501" w:rsidR="00E41D6D" w:rsidRPr="00D2146B" w:rsidRDefault="00E41D6D"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E41D6D" w:rsidRPr="00D2146B" w:rsidRDefault="00E41D6D" w:rsidP="00D2146B">
                              <w:pPr>
                                <w:spacing w:before="0" w:after="0"/>
                                <w:rPr>
                                  <w:sz w:val="18"/>
                                  <w:szCs w:val="18"/>
                                  <w:lang w:val="sv-SE"/>
                                </w:rPr>
                              </w:pPr>
                            </w:p>
                            <w:p w14:paraId="48B5950A" w14:textId="77777777" w:rsidR="00E41D6D" w:rsidRPr="00D2146B" w:rsidRDefault="00E41D6D"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E41D6D" w:rsidRPr="00D2146B" w:rsidRDefault="00E41D6D"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E41D6D" w:rsidRPr="00D2146B" w:rsidRDefault="00E41D6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E41D6D" w:rsidRPr="00D2146B" w:rsidRDefault="00E41D6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E41D6D" w:rsidRPr="00D2146B" w:rsidRDefault="00E41D6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E41D6D" w:rsidRPr="00D2146B" w:rsidRDefault="00E41D6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E41D6D" w:rsidRPr="00D2146B" w:rsidRDefault="00E41D6D"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E41D6D" w:rsidRPr="00D2146B" w:rsidRDefault="00E41D6D"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E41D6D" w:rsidRPr="00D2146B" w:rsidRDefault="00E41D6D"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E41D6D" w:rsidRPr="00D2146B" w:rsidRDefault="00E41D6D" w:rsidP="00D2146B">
                              <w:pPr>
                                <w:spacing w:before="0" w:after="0" w:line="256" w:lineRule="auto"/>
                                <w:rPr>
                                  <w:sz w:val="18"/>
                                  <w:szCs w:val="18"/>
                                </w:rPr>
                              </w:pPr>
                              <w:r w:rsidRPr="00D2146B">
                                <w:rPr>
                                  <w:rFonts w:eastAsia="Calibri"/>
                                  <w:color w:val="000000"/>
                                  <w:sz w:val="18"/>
                                  <w:szCs w:val="18"/>
                                </w:rPr>
                                <w:t> </w:t>
                              </w:r>
                            </w:p>
                            <w:p w14:paraId="2924CD49" w14:textId="77777777" w:rsidR="00E41D6D" w:rsidRPr="00D2146B" w:rsidRDefault="00E41D6D"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E41D6D" w:rsidRPr="00D2146B" w:rsidRDefault="00E41D6D"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E41D6D" w:rsidRPr="00D2146B" w:rsidRDefault="00E41D6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E41D6D" w:rsidRPr="00D2146B" w:rsidRDefault="00E41D6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E41D6D" w:rsidRPr="00D2146B" w:rsidRDefault="00E41D6D"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E41D6D" w:rsidRPr="00D2146B" w:rsidRDefault="00E41D6D"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E41D6D" w:rsidRPr="00D2146B" w:rsidRDefault="00E41D6D"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E41D6D" w:rsidRPr="00D2146B" w:rsidRDefault="00E41D6D" w:rsidP="00D2146B">
                              <w:pPr>
                                <w:spacing w:before="0" w:after="0" w:line="254" w:lineRule="auto"/>
                                <w:rPr>
                                  <w:sz w:val="18"/>
                                  <w:szCs w:val="18"/>
                                </w:rPr>
                              </w:pPr>
                              <w:r w:rsidRPr="00D2146B">
                                <w:rPr>
                                  <w:rFonts w:eastAsia="Calibri"/>
                                  <w:color w:val="000000"/>
                                  <w:sz w:val="18"/>
                                  <w:szCs w:val="18"/>
                                </w:rPr>
                                <w:t> </w:t>
                              </w:r>
                            </w:p>
                            <w:p w14:paraId="1ECBE518" w14:textId="77777777" w:rsidR="00E41D6D" w:rsidRPr="00D2146B" w:rsidRDefault="00E41D6D"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E41D6D" w:rsidRPr="00D2146B" w:rsidRDefault="00E41D6D"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E41D6D" w:rsidRPr="00D2146B" w:rsidRDefault="00E41D6D"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E41D6D" w:rsidRPr="00D2146B" w:rsidRDefault="00E41D6D"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E41D6D" w:rsidRPr="00D2146B" w:rsidRDefault="00E41D6D"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E41D6D" w:rsidRPr="00D2146B" w:rsidRDefault="00E41D6D"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E41D6D" w:rsidRPr="00D2146B" w:rsidRDefault="00E41D6D" w:rsidP="00D2146B">
                        <w:pPr>
                          <w:spacing w:before="0" w:after="0"/>
                          <w:rPr>
                            <w:sz w:val="18"/>
                            <w:szCs w:val="18"/>
                            <w:lang w:val="sv-SE"/>
                          </w:rPr>
                        </w:pPr>
                        <w:r w:rsidRPr="00D2146B">
                          <w:rPr>
                            <w:sz w:val="18"/>
                            <w:szCs w:val="18"/>
                            <w:lang w:val="sv-SE"/>
                          </w:rPr>
                          <w:t>Ellipse Frame Pointer</w:t>
                        </w:r>
                      </w:p>
                      <w:p w14:paraId="366E1AE1" w14:textId="757FAE9A" w:rsidR="00E41D6D" w:rsidRPr="00D2146B" w:rsidRDefault="00E41D6D" w:rsidP="00D2146B">
                        <w:pPr>
                          <w:spacing w:before="0" w:after="0"/>
                          <w:rPr>
                            <w:sz w:val="18"/>
                            <w:szCs w:val="18"/>
                            <w:lang w:val="sv-SE"/>
                          </w:rPr>
                        </w:pPr>
                        <w:r w:rsidRPr="00D2146B">
                          <w:rPr>
                            <w:sz w:val="18"/>
                            <w:szCs w:val="18"/>
                            <w:lang w:val="sv-SE"/>
                          </w:rPr>
                          <w:t>Regular Frame Pointer</w:t>
                        </w:r>
                      </w:p>
                      <w:p w14:paraId="3E5A4966" w14:textId="38836501" w:rsidR="00E41D6D" w:rsidRPr="00D2146B" w:rsidRDefault="00E41D6D"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E41D6D" w:rsidRPr="00D2146B" w:rsidRDefault="00E41D6D" w:rsidP="00D2146B">
                        <w:pPr>
                          <w:spacing w:before="0" w:after="0"/>
                          <w:rPr>
                            <w:sz w:val="18"/>
                            <w:szCs w:val="18"/>
                            <w:lang w:val="sv-SE"/>
                          </w:rPr>
                        </w:pPr>
                      </w:p>
                      <w:p w14:paraId="48B5950A" w14:textId="77777777" w:rsidR="00E41D6D" w:rsidRPr="00D2146B" w:rsidRDefault="00E41D6D"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E41D6D" w:rsidRPr="00D2146B" w:rsidRDefault="00E41D6D"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E41D6D" w:rsidRPr="00D2146B" w:rsidRDefault="00E41D6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E41D6D" w:rsidRPr="00D2146B" w:rsidRDefault="00E41D6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E41D6D" w:rsidRPr="00D2146B" w:rsidRDefault="00E41D6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E41D6D" w:rsidRPr="00D2146B" w:rsidRDefault="00E41D6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E41D6D" w:rsidRPr="00D2146B" w:rsidRDefault="00E41D6D"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E41D6D" w:rsidRPr="00D2146B" w:rsidRDefault="00E41D6D"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E41D6D" w:rsidRPr="00D2146B" w:rsidRDefault="00E41D6D"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E41D6D" w:rsidRPr="00D2146B" w:rsidRDefault="00E41D6D" w:rsidP="00D2146B">
                        <w:pPr>
                          <w:spacing w:before="0" w:after="0" w:line="256" w:lineRule="auto"/>
                          <w:rPr>
                            <w:sz w:val="18"/>
                            <w:szCs w:val="18"/>
                          </w:rPr>
                        </w:pPr>
                        <w:r w:rsidRPr="00D2146B">
                          <w:rPr>
                            <w:rFonts w:eastAsia="Calibri"/>
                            <w:color w:val="000000"/>
                            <w:sz w:val="18"/>
                            <w:szCs w:val="18"/>
                          </w:rPr>
                          <w:t> </w:t>
                        </w:r>
                      </w:p>
                      <w:p w14:paraId="2924CD49" w14:textId="77777777" w:rsidR="00E41D6D" w:rsidRPr="00D2146B" w:rsidRDefault="00E41D6D"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E41D6D" w:rsidRPr="00D2146B" w:rsidRDefault="00E41D6D"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E41D6D" w:rsidRPr="00D2146B" w:rsidRDefault="00E41D6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E41D6D" w:rsidRPr="00D2146B" w:rsidRDefault="00E41D6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E41D6D" w:rsidRPr="00D2146B" w:rsidRDefault="00E41D6D"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E41D6D" w:rsidRPr="00D2146B" w:rsidRDefault="00E41D6D"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E41D6D" w:rsidRPr="00D2146B" w:rsidRDefault="00E41D6D"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E41D6D" w:rsidRPr="00D2146B" w:rsidRDefault="00E41D6D" w:rsidP="00D2146B">
                        <w:pPr>
                          <w:spacing w:before="0" w:after="0" w:line="254" w:lineRule="auto"/>
                          <w:rPr>
                            <w:sz w:val="18"/>
                            <w:szCs w:val="18"/>
                          </w:rPr>
                        </w:pPr>
                        <w:r w:rsidRPr="00D2146B">
                          <w:rPr>
                            <w:rFonts w:eastAsia="Calibri"/>
                            <w:color w:val="000000"/>
                            <w:sz w:val="18"/>
                            <w:szCs w:val="18"/>
                          </w:rPr>
                          <w:t> </w:t>
                        </w:r>
                      </w:p>
                      <w:p w14:paraId="1ECBE518" w14:textId="77777777" w:rsidR="00E41D6D" w:rsidRPr="00D2146B" w:rsidRDefault="00E41D6D"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E41D6D" w:rsidRPr="00D2146B" w:rsidRDefault="00E41D6D"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E41D6D" w:rsidRPr="00D2146B" w:rsidRDefault="00E41D6D"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E41D6D" w:rsidRDefault="00E41D6D"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E41D6D" w:rsidRDefault="00E41D6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E41D6D" w:rsidRPr="00D2146B" w:rsidRDefault="00E41D6D"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E41D6D" w:rsidRPr="00D2146B" w:rsidRDefault="00E41D6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E41D6D" w:rsidRPr="00D2146B" w:rsidRDefault="00E41D6D"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E41D6D" w:rsidRPr="00D2146B" w:rsidRDefault="00E41D6D"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E41D6D" w:rsidRPr="00D2146B" w:rsidRDefault="00E41D6D" w:rsidP="002903DF">
                              <w:pPr>
                                <w:spacing w:before="0" w:after="0"/>
                                <w:rPr>
                                  <w:sz w:val="18"/>
                                  <w:szCs w:val="18"/>
                                  <w:lang w:val="sv-SE"/>
                                </w:rPr>
                              </w:pPr>
                              <w:r w:rsidRPr="00D2146B">
                                <w:rPr>
                                  <w:sz w:val="18"/>
                                  <w:szCs w:val="18"/>
                                  <w:lang w:val="sv-SE"/>
                                </w:rPr>
                                <w:t>Ellipse Frame Pointer</w:t>
                              </w:r>
                            </w:p>
                            <w:p w14:paraId="5718813E" w14:textId="77777777" w:rsidR="00E41D6D" w:rsidRPr="00D2146B" w:rsidRDefault="00E41D6D" w:rsidP="002903DF">
                              <w:pPr>
                                <w:spacing w:before="0" w:after="0"/>
                                <w:rPr>
                                  <w:sz w:val="18"/>
                                  <w:szCs w:val="18"/>
                                  <w:lang w:val="sv-SE"/>
                                </w:rPr>
                              </w:pPr>
                              <w:r w:rsidRPr="00D2146B">
                                <w:rPr>
                                  <w:sz w:val="18"/>
                                  <w:szCs w:val="18"/>
                                  <w:lang w:val="sv-SE"/>
                                </w:rPr>
                                <w:t>Regular Frame Pointer</w:t>
                              </w:r>
                            </w:p>
                            <w:p w14:paraId="62230721" w14:textId="77777777" w:rsidR="00E41D6D" w:rsidRPr="00D2146B" w:rsidRDefault="00E41D6D"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E41D6D" w:rsidRPr="00D2146B" w:rsidRDefault="00E41D6D" w:rsidP="002903DF">
                              <w:pPr>
                                <w:spacing w:before="0" w:after="0"/>
                                <w:rPr>
                                  <w:sz w:val="18"/>
                                  <w:szCs w:val="18"/>
                                  <w:lang w:val="sv-SE"/>
                                </w:rPr>
                              </w:pPr>
                            </w:p>
                            <w:p w14:paraId="3BE3217A" w14:textId="77777777" w:rsidR="00E41D6D" w:rsidRPr="00D2146B" w:rsidRDefault="00E41D6D"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E41D6D" w:rsidRPr="00D2146B" w:rsidRDefault="00E41D6D"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E41D6D" w:rsidRPr="00D2146B" w:rsidRDefault="00E41D6D"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E41D6D" w:rsidRDefault="00E41D6D"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E41D6D" w:rsidRPr="00D2146B" w:rsidRDefault="00E41D6D" w:rsidP="002903DF">
                              <w:pPr>
                                <w:spacing w:before="0" w:after="0" w:line="256" w:lineRule="auto"/>
                                <w:rPr>
                                  <w:sz w:val="18"/>
                                  <w:szCs w:val="18"/>
                                </w:rPr>
                              </w:pPr>
                              <w:r>
                                <w:rPr>
                                  <w:rFonts w:eastAsia="Calibri"/>
                                  <w:color w:val="000000"/>
                                  <w:sz w:val="18"/>
                                  <w:szCs w:val="18"/>
                                </w:rPr>
                                <w:t>Elliptic parameter: 21</w:t>
                              </w:r>
                            </w:p>
                            <w:p w14:paraId="0F8126A1" w14:textId="77777777" w:rsidR="00E41D6D" w:rsidRPr="00D2146B" w:rsidRDefault="00E41D6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E41D6D" w:rsidRPr="00D2146B" w:rsidRDefault="00E41D6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E41D6D" w:rsidRPr="00D2146B" w:rsidRDefault="00E41D6D"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E41D6D" w:rsidRPr="00D2146B" w:rsidRDefault="00E41D6D"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E41D6D" w:rsidRPr="00D2146B" w:rsidRDefault="00E41D6D"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E41D6D" w:rsidRPr="00D2146B" w:rsidRDefault="00E41D6D" w:rsidP="002903DF">
                              <w:pPr>
                                <w:spacing w:before="0" w:after="0" w:line="256" w:lineRule="auto"/>
                                <w:rPr>
                                  <w:sz w:val="18"/>
                                  <w:szCs w:val="18"/>
                                </w:rPr>
                              </w:pPr>
                              <w:r w:rsidRPr="00D2146B">
                                <w:rPr>
                                  <w:rFonts w:eastAsia="Calibri"/>
                                  <w:color w:val="000000"/>
                                  <w:sz w:val="18"/>
                                  <w:szCs w:val="18"/>
                                </w:rPr>
                                <w:t> </w:t>
                              </w:r>
                            </w:p>
                            <w:p w14:paraId="28313E96" w14:textId="77777777" w:rsidR="00E41D6D" w:rsidRPr="00D2146B" w:rsidRDefault="00E41D6D"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E41D6D" w:rsidRPr="00D2146B" w:rsidRDefault="00E41D6D"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E41D6D" w:rsidRPr="00D2146B" w:rsidRDefault="00E41D6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E41D6D" w:rsidRPr="00D2146B" w:rsidRDefault="00E41D6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E41D6D" w:rsidRPr="00D2146B" w:rsidRDefault="00E41D6D"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E41D6D" w:rsidRPr="00D2146B" w:rsidRDefault="00E41D6D"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E41D6D" w:rsidRPr="00D2146B" w:rsidRDefault="00E41D6D"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E41D6D" w:rsidRPr="00D2146B" w:rsidRDefault="00E41D6D" w:rsidP="002903DF">
                              <w:pPr>
                                <w:spacing w:before="0" w:after="0" w:line="254" w:lineRule="auto"/>
                                <w:rPr>
                                  <w:sz w:val="18"/>
                                  <w:szCs w:val="18"/>
                                </w:rPr>
                              </w:pPr>
                              <w:r w:rsidRPr="00D2146B">
                                <w:rPr>
                                  <w:rFonts w:eastAsia="Calibri"/>
                                  <w:color w:val="000000"/>
                                  <w:sz w:val="18"/>
                                  <w:szCs w:val="18"/>
                                </w:rPr>
                                <w:t> </w:t>
                              </w:r>
                            </w:p>
                            <w:p w14:paraId="48FC4ABF" w14:textId="77777777" w:rsidR="00E41D6D" w:rsidRPr="00D2146B" w:rsidRDefault="00E41D6D"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E41D6D" w:rsidRPr="00D2146B" w:rsidRDefault="00E41D6D"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E41D6D" w:rsidRPr="00D2146B" w:rsidRDefault="00E41D6D"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E41D6D" w:rsidRDefault="00E41D6D"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E41D6D" w:rsidRDefault="00E41D6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E41D6D" w:rsidRPr="00D2146B" w:rsidRDefault="00E41D6D"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E41D6D" w:rsidRPr="00D2146B" w:rsidRDefault="00E41D6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E41D6D" w:rsidRPr="00D2146B" w:rsidRDefault="00E41D6D"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E41D6D" w:rsidRPr="00D2146B" w:rsidRDefault="00E41D6D"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E41D6D" w:rsidRPr="00D2146B" w:rsidRDefault="00E41D6D" w:rsidP="002903DF">
                        <w:pPr>
                          <w:spacing w:before="0" w:after="0"/>
                          <w:rPr>
                            <w:sz w:val="18"/>
                            <w:szCs w:val="18"/>
                            <w:lang w:val="sv-SE"/>
                          </w:rPr>
                        </w:pPr>
                        <w:r w:rsidRPr="00D2146B">
                          <w:rPr>
                            <w:sz w:val="18"/>
                            <w:szCs w:val="18"/>
                            <w:lang w:val="sv-SE"/>
                          </w:rPr>
                          <w:t>Ellipse Frame Pointer</w:t>
                        </w:r>
                      </w:p>
                      <w:p w14:paraId="5718813E" w14:textId="77777777" w:rsidR="00E41D6D" w:rsidRPr="00D2146B" w:rsidRDefault="00E41D6D" w:rsidP="002903DF">
                        <w:pPr>
                          <w:spacing w:before="0" w:after="0"/>
                          <w:rPr>
                            <w:sz w:val="18"/>
                            <w:szCs w:val="18"/>
                            <w:lang w:val="sv-SE"/>
                          </w:rPr>
                        </w:pPr>
                        <w:r w:rsidRPr="00D2146B">
                          <w:rPr>
                            <w:sz w:val="18"/>
                            <w:szCs w:val="18"/>
                            <w:lang w:val="sv-SE"/>
                          </w:rPr>
                          <w:t>Regular Frame Pointer</w:t>
                        </w:r>
                      </w:p>
                      <w:p w14:paraId="62230721" w14:textId="77777777" w:rsidR="00E41D6D" w:rsidRPr="00D2146B" w:rsidRDefault="00E41D6D"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E41D6D" w:rsidRPr="00D2146B" w:rsidRDefault="00E41D6D" w:rsidP="002903DF">
                        <w:pPr>
                          <w:spacing w:before="0" w:after="0"/>
                          <w:rPr>
                            <w:sz w:val="18"/>
                            <w:szCs w:val="18"/>
                            <w:lang w:val="sv-SE"/>
                          </w:rPr>
                        </w:pPr>
                      </w:p>
                      <w:p w14:paraId="3BE3217A" w14:textId="77777777" w:rsidR="00E41D6D" w:rsidRPr="00D2146B" w:rsidRDefault="00E41D6D"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E41D6D" w:rsidRPr="00D2146B" w:rsidRDefault="00E41D6D"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E41D6D" w:rsidRPr="00D2146B" w:rsidRDefault="00E41D6D"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E41D6D" w:rsidRDefault="00E41D6D"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E41D6D" w:rsidRPr="00D2146B" w:rsidRDefault="00E41D6D" w:rsidP="002903DF">
                        <w:pPr>
                          <w:spacing w:before="0" w:after="0" w:line="256" w:lineRule="auto"/>
                          <w:rPr>
                            <w:sz w:val="18"/>
                            <w:szCs w:val="18"/>
                          </w:rPr>
                        </w:pPr>
                        <w:r>
                          <w:rPr>
                            <w:rFonts w:eastAsia="Calibri"/>
                            <w:color w:val="000000"/>
                            <w:sz w:val="18"/>
                            <w:szCs w:val="18"/>
                          </w:rPr>
                          <w:t>Elliptic parameter: 21</w:t>
                        </w:r>
                      </w:p>
                      <w:p w14:paraId="0F8126A1" w14:textId="77777777" w:rsidR="00E41D6D" w:rsidRPr="00D2146B" w:rsidRDefault="00E41D6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E41D6D" w:rsidRPr="00D2146B" w:rsidRDefault="00E41D6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E41D6D" w:rsidRPr="00D2146B" w:rsidRDefault="00E41D6D"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E41D6D" w:rsidRPr="00D2146B" w:rsidRDefault="00E41D6D"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E41D6D" w:rsidRPr="00D2146B" w:rsidRDefault="00E41D6D"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E41D6D" w:rsidRPr="00D2146B" w:rsidRDefault="00E41D6D" w:rsidP="002903DF">
                        <w:pPr>
                          <w:spacing w:before="0" w:after="0" w:line="256" w:lineRule="auto"/>
                          <w:rPr>
                            <w:sz w:val="18"/>
                            <w:szCs w:val="18"/>
                          </w:rPr>
                        </w:pPr>
                        <w:r w:rsidRPr="00D2146B">
                          <w:rPr>
                            <w:rFonts w:eastAsia="Calibri"/>
                            <w:color w:val="000000"/>
                            <w:sz w:val="18"/>
                            <w:szCs w:val="18"/>
                          </w:rPr>
                          <w:t> </w:t>
                        </w:r>
                      </w:p>
                      <w:p w14:paraId="28313E96" w14:textId="77777777" w:rsidR="00E41D6D" w:rsidRPr="00D2146B" w:rsidRDefault="00E41D6D"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E41D6D" w:rsidRPr="00D2146B" w:rsidRDefault="00E41D6D"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E41D6D" w:rsidRPr="00D2146B" w:rsidRDefault="00E41D6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E41D6D" w:rsidRPr="00D2146B" w:rsidRDefault="00E41D6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E41D6D" w:rsidRPr="00D2146B" w:rsidRDefault="00E41D6D"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E41D6D" w:rsidRPr="00D2146B" w:rsidRDefault="00E41D6D"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E41D6D" w:rsidRPr="00D2146B" w:rsidRDefault="00E41D6D"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E41D6D" w:rsidRPr="00D2146B" w:rsidRDefault="00E41D6D" w:rsidP="002903DF">
                        <w:pPr>
                          <w:spacing w:before="0" w:after="0" w:line="254" w:lineRule="auto"/>
                          <w:rPr>
                            <w:sz w:val="18"/>
                            <w:szCs w:val="18"/>
                          </w:rPr>
                        </w:pPr>
                        <w:r w:rsidRPr="00D2146B">
                          <w:rPr>
                            <w:rFonts w:eastAsia="Calibri"/>
                            <w:color w:val="000000"/>
                            <w:sz w:val="18"/>
                            <w:szCs w:val="18"/>
                          </w:rPr>
                          <w:t> </w:t>
                        </w:r>
                      </w:p>
                      <w:p w14:paraId="48FC4ABF" w14:textId="77777777" w:rsidR="00E41D6D" w:rsidRPr="00D2146B" w:rsidRDefault="00E41D6D"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E41D6D" w:rsidRPr="00D2146B" w:rsidRDefault="00E41D6D"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r w:rsidR="001C40D2" w:rsidRPr="00D822A3">
        <w:rPr>
          <w:lang w:val="en-GB"/>
        </w:rPr>
        <w:t xml:space="preserve">Similar to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However, the ellipse frame pointers poin</w:t>
      </w:r>
      <w:r w:rsidR="001A2322" w:rsidRPr="00D822A3">
        <w:rPr>
          <w:lang w:val="en-GB"/>
        </w:rPr>
        <w:t>ts</w:t>
      </w:r>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of </w:t>
      </w:r>
      <w:r w:rsidR="00FA2BB3" w:rsidRPr="00D822A3">
        <w:rPr>
          <w:rStyle w:val="KeyWord0"/>
          <w:lang w:val="en-GB"/>
        </w:rPr>
        <w:t>f</w:t>
      </w:r>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17" w:name="_Toc54119939"/>
      <w:r w:rsidRPr="00D822A3">
        <w:rPr>
          <w:lang w:val="en-GB"/>
        </w:rPr>
        <w:t>Assembly Operator</w:t>
      </w:r>
      <w:bookmarkEnd w:id="417"/>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r w:rsidR="00D41DFA" w:rsidRPr="00D822A3">
        <w:rPr>
          <w:lang w:val="en-GB"/>
        </w:rPr>
        <w:t xml:space="preserve">have to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r w:rsidRPr="00D822A3">
        <w:rPr>
          <w:lang w:val="en-GB"/>
        </w:rPr>
        <w:t>AssemblyOperator.cs</w:t>
      </w:r>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8" w:name="_Toc54119940"/>
      <w:r w:rsidRPr="00D822A3">
        <w:rPr>
          <w:lang w:val="en-GB"/>
        </w:rPr>
        <w:t>Assembly Code</w:t>
      </w:r>
      <w:bookmarkEnd w:id="418"/>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r w:rsidRPr="00D822A3">
        <w:rPr>
          <w:lang w:val="en-GB"/>
        </w:rPr>
        <w:t>AssemblyCode.cs</w:t>
      </w:r>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9" w:name="_Toc54119941"/>
      <w:r w:rsidRPr="00D822A3">
        <w:rPr>
          <w:highlight w:val="white"/>
          <w:lang w:val="en-GB"/>
        </w:rPr>
        <w:t>Assembly Code Optimization</w:t>
      </w:r>
      <w:bookmarkEnd w:id="419"/>
    </w:p>
    <w:p w14:paraId="60537E46" w14:textId="33E4A110" w:rsidR="00AE79B1" w:rsidRPr="00D822A3" w:rsidRDefault="001D1EC5" w:rsidP="00034040">
      <w:pPr>
        <w:rPr>
          <w:highlight w:val="white"/>
          <w:lang w:val="en-GB"/>
        </w:rPr>
      </w:pPr>
      <w:r w:rsidRPr="00D822A3">
        <w:rPr>
          <w:highlight w:val="white"/>
          <w:lang w:val="en-GB"/>
        </w:rPr>
        <w:t xml:space="preserve">Similar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d changes the addition of one or subtraction of minus one to 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t xml:space="preserve">    }</w:t>
      </w:r>
    </w:p>
    <w:p w14:paraId="056E9B50" w14:textId="0A4FC941" w:rsidR="00CA5764" w:rsidRPr="00D822A3" w:rsidRDefault="00BF4EEA" w:rsidP="00CA5764">
      <w:pPr>
        <w:pStyle w:val="Rubrik3"/>
        <w:rPr>
          <w:highlight w:val="white"/>
          <w:lang w:val="en-GB"/>
        </w:rPr>
      </w:pPr>
      <w:bookmarkStart w:id="420" w:name="_Toc54119942"/>
      <w:r w:rsidRPr="00D822A3">
        <w:rPr>
          <w:highlight w:val="white"/>
          <w:lang w:val="en-GB"/>
        </w:rPr>
        <w:t xml:space="preserve">Operator </w:t>
      </w:r>
      <w:r w:rsidR="00CA5764" w:rsidRPr="00D822A3">
        <w:rPr>
          <w:highlight w:val="white"/>
          <w:lang w:val="en-GB"/>
        </w:rPr>
        <w:t>Test Methods</w:t>
      </w:r>
      <w:bookmarkEnd w:id="420"/>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21" w:name="_Toc54119943"/>
      <w:r w:rsidRPr="00D822A3">
        <w:rPr>
          <w:highlight w:val="white"/>
          <w:lang w:val="en-GB"/>
        </w:rPr>
        <w:t>Register Overlapping</w:t>
      </w:r>
      <w:bookmarkEnd w:id="421"/>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have to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overlaps. If at least one</w:t>
      </w:r>
      <w:r w:rsidR="00A829AD" w:rsidRPr="00D822A3">
        <w:rPr>
          <w:highlight w:val="white"/>
          <w:lang w:val="en-GB"/>
        </w:rPr>
        <w:t xml:space="preserve"> </w:t>
      </w:r>
      <w:r w:rsidRPr="00D822A3">
        <w:rPr>
          <w:highlight w:val="white"/>
          <w:lang w:val="en-GB"/>
        </w:rPr>
        <w:t>register is null, they do not overlap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77777777" w:rsidR="004A1E3D" w:rsidRPr="00D822A3" w:rsidRDefault="004A1E3D" w:rsidP="004A1E3D">
      <w:pPr>
        <w:rPr>
          <w:highlight w:val="white"/>
          <w:lang w:val="en-GB"/>
        </w:rPr>
      </w:pPr>
      <w:r w:rsidRPr="00D822A3">
        <w:rPr>
          <w:highlight w:val="white"/>
          <w:lang w:val="en-GB"/>
        </w:rPr>
        <w:t xml:space="preserve">Otherwise, we iterate through the </w:t>
      </w:r>
      <w:r w:rsidRPr="00D822A3">
        <w:rPr>
          <w:rStyle w:val="KeyWord0"/>
          <w:highlight w:val="white"/>
          <w:lang w:val="en-GB"/>
        </w:rPr>
        <w:t>m_registerOverlapSet</w:t>
      </w:r>
      <w:r w:rsidRPr="00D822A3">
        <w:rPr>
          <w:highlight w:val="white"/>
          <w:lang w:val="en-GB"/>
        </w:rPr>
        <w:t>. If one of the register sets holds both the registers, they overlap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77777777"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22" w:name="_Toc54119944"/>
      <w:r w:rsidRPr="00D822A3">
        <w:rPr>
          <w:highlight w:val="white"/>
          <w:lang w:val="en-GB"/>
        </w:rPr>
        <w:t>Register Size</w:t>
      </w:r>
      <w:bookmarkEnd w:id="422"/>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01AC54"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2441A" w:rsidRPr="00D822A3">
        <w:rPr>
          <w:rStyle w:val="KeyWord0"/>
          <w:highlight w:val="white"/>
          <w:lang w:val="en-GB"/>
        </w:rPr>
        <w:t>m_registerListSet</w:t>
      </w:r>
      <w:r w:rsidR="003D7574" w:rsidRPr="00D822A3">
        <w:rPr>
          <w:highlight w:val="white"/>
          <w:lang w:val="en-GB"/>
        </w:rPr>
        <w:t xml:space="preserve"> set holds lists of registers of increasing sizes. Note that there are lists rather than sets</w:t>
      </w:r>
      <w:r w:rsidR="00C26D8B" w:rsidRPr="00D822A3">
        <w:rPr>
          <w:highlight w:val="white"/>
          <w:lang w:val="en-GB"/>
        </w:rPr>
        <w:t>,</w:t>
      </w:r>
      <w:r w:rsidR="003D7574" w:rsidRPr="00D822A3">
        <w:rPr>
          <w:highlight w:val="white"/>
          <w:lang w:val="en-GB"/>
        </w:rPr>
        <w:t xml:space="preserve"> because </w:t>
      </w:r>
      <w:r w:rsidR="00AA4FA6" w:rsidRPr="00D822A3">
        <w:rPr>
          <w:highlight w:val="white"/>
          <w:lang w:val="en-GB"/>
        </w:rPr>
        <w:t>the order of the registers is important.</w:t>
      </w:r>
    </w:p>
    <w:p w14:paraId="02D6AC1E" w14:textId="77777777" w:rsidR="00DF0E0B" w:rsidRPr="00D822A3" w:rsidRDefault="00DF0E0B" w:rsidP="00DF0E0B">
      <w:pPr>
        <w:pStyle w:val="Code"/>
        <w:rPr>
          <w:highlight w:val="white"/>
          <w:lang w:val="en-GB"/>
        </w:rPr>
      </w:pPr>
      <w:r w:rsidRPr="00D822A3">
        <w:rPr>
          <w:highlight w:val="white"/>
          <w:lang w:val="en-GB"/>
        </w:rPr>
        <w:t xml:space="preserve">    private static ISet&lt;IList&lt;Register&gt;&gt; m_registerListSet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1366FA46"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F26FD1" w:rsidRPr="00D822A3">
        <w:rPr>
          <w:rStyle w:val="KeyWord0"/>
          <w:highlight w:val="white"/>
          <w:lang w:val="en-GB"/>
        </w:rPr>
        <w:t>m_registerListSet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61F8431A" w:rsidR="002B21D0" w:rsidRPr="00D822A3" w:rsidRDefault="002B21D0" w:rsidP="002B21D0">
      <w:pPr>
        <w:rPr>
          <w:highlight w:val="white"/>
          <w:lang w:val="en-GB"/>
        </w:rPr>
      </w:pPr>
      <w:r w:rsidRPr="00D822A3">
        <w:rPr>
          <w:highlight w:val="white"/>
          <w:lang w:val="en-GB"/>
        </w:rPr>
        <w:t xml:space="preserve">Otherwise, we iterate through the </w:t>
      </w:r>
      <w:r w:rsidRPr="00D822A3">
        <w:rPr>
          <w:rStyle w:val="KeyWord0"/>
          <w:highlight w:val="white"/>
          <w:lang w:val="en-GB"/>
        </w:rPr>
        <w:t>m_registerListSet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77777777" w:rsidR="00DF0E0B" w:rsidRPr="00D822A3" w:rsidRDefault="00DF0E0B" w:rsidP="00DF0E0B">
      <w:pPr>
        <w:pStyle w:val="Code"/>
        <w:rPr>
          <w:highlight w:val="white"/>
          <w:lang w:val="en-GB"/>
        </w:rPr>
      </w:pPr>
      <w:r w:rsidRPr="00D822A3">
        <w:rPr>
          <w:highlight w:val="white"/>
          <w:lang w:val="en-GB"/>
        </w:rPr>
        <w:t xml:space="preserve">      foreach (IList&lt;Register&gt; registerList in m_registerListSet)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“dword”,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0E30731B"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157DE4" w:rsidRPr="00D822A3">
        <w:rPr>
          <w:highlight w:val="white"/>
          <w:lang w:val="en-GB"/>
        </w:rPr>
        <w:t>suffixed by the word “_byte”, “_word”, “_dword”,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23" w:name="_Toc54119945"/>
      <w:r w:rsidRPr="00D822A3">
        <w:rPr>
          <w:highlight w:val="white"/>
          <w:lang w:val="en-GB"/>
        </w:rPr>
        <w:t>ToString</w:t>
      </w:r>
      <w:bookmarkEnd w:id="423"/>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r w:rsidRPr="00D822A3">
              <w:rPr>
                <w:highlight w:val="white"/>
                <w:lang w:val="en-GB"/>
              </w:rPr>
              <w:t>fadd</w:t>
            </w:r>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r w:rsidRPr="00D822A3">
              <w:rPr>
                <w:lang w:val="en-GB"/>
              </w:rPr>
              <w:t>operator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neg ax</w:t>
            </w:r>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r w:rsidRPr="00D822A3">
              <w:rPr>
                <w:highlight w:val="white"/>
                <w:lang w:val="en-GB"/>
              </w:rPr>
              <w:t>inc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r w:rsidRPr="00D822A3">
              <w:rPr>
                <w:lang w:val="en-GB"/>
              </w:rPr>
              <w:t>operator register, register</w:t>
            </w:r>
          </w:p>
          <w:p w14:paraId="5C4277DF" w14:textId="5EC27A95" w:rsidR="00F027BF" w:rsidRPr="00D822A3" w:rsidRDefault="00F027BF" w:rsidP="00A45E17">
            <w:pPr>
              <w:spacing w:before="0" w:after="40"/>
              <w:rPr>
                <w:lang w:val="en-GB"/>
              </w:rPr>
            </w:pPr>
            <w:r w:rsidRPr="00D822A3">
              <w:rPr>
                <w:lang w:val="en-GB"/>
              </w:rPr>
              <w:t>operator register, static name</w:t>
            </w:r>
          </w:p>
          <w:p w14:paraId="7CFD8983" w14:textId="65E59DCA" w:rsidR="00F027BF" w:rsidRPr="00D822A3" w:rsidRDefault="00F027BF" w:rsidP="00A45E17">
            <w:pPr>
              <w:spacing w:before="0" w:after="40"/>
              <w:rPr>
                <w:lang w:val="en-GB"/>
              </w:rPr>
            </w:pPr>
            <w:r w:rsidRPr="00D822A3">
              <w:rPr>
                <w:lang w:val="en-GB"/>
              </w:rPr>
              <w:t>operator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mov ax, bx</w:t>
            </w:r>
          </w:p>
          <w:p w14:paraId="57633D02" w14:textId="77777777" w:rsidR="00F027BF" w:rsidRPr="00D822A3" w:rsidRDefault="00F027BF" w:rsidP="00A45E17">
            <w:pPr>
              <w:spacing w:before="0" w:after="40"/>
              <w:rPr>
                <w:highlight w:val="white"/>
                <w:lang w:val="en-GB"/>
              </w:rPr>
            </w:pPr>
            <w:r w:rsidRPr="00D822A3">
              <w:rPr>
                <w:highlight w:val="white"/>
                <w:lang w:val="en-GB"/>
              </w:rPr>
              <w:t>add ax, stdin</w:t>
            </w:r>
          </w:p>
          <w:p w14:paraId="152854E3" w14:textId="77777777" w:rsidR="00F027BF" w:rsidRPr="00D822A3" w:rsidRDefault="00F027BF" w:rsidP="00A45E17">
            <w:pPr>
              <w:spacing w:before="0" w:after="40"/>
              <w:rPr>
                <w:highlight w:val="white"/>
                <w:lang w:val="en-GB"/>
              </w:rPr>
            </w:pPr>
            <w:r w:rsidRPr="00D822A3">
              <w:rPr>
                <w:highlight w:val="white"/>
                <w:lang w:val="en-GB"/>
              </w:rPr>
              <w:t>sub ax,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mov [bp + 2], bx</w:t>
            </w:r>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mov [stdin + 4], bx</w:t>
            </w:r>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r w:rsidRPr="00D822A3">
              <w:rPr>
                <w:lang w:val="en-GB"/>
              </w:rPr>
              <w:t>operator register, [register + offset]</w:t>
            </w:r>
          </w:p>
          <w:p w14:paraId="5D7CD7F1" w14:textId="0CFEC2EF" w:rsidR="00F027BF" w:rsidRPr="00D822A3" w:rsidRDefault="00F027BF" w:rsidP="00A45E17">
            <w:pPr>
              <w:spacing w:before="0" w:after="40"/>
              <w:rPr>
                <w:lang w:val="en-GB"/>
              </w:rPr>
            </w:pPr>
            <w:r w:rsidRPr="00D822A3">
              <w:rPr>
                <w:lang w:val="en-GB"/>
              </w:rPr>
              <w:t>operator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mov ax, [bp + 2]</w:t>
            </w:r>
          </w:p>
          <w:p w14:paraId="3ED02FA7" w14:textId="77777777" w:rsidR="00F027BF" w:rsidRPr="00D822A3" w:rsidRDefault="00F027BF" w:rsidP="00A45E17">
            <w:pPr>
              <w:spacing w:before="0" w:after="40"/>
              <w:rPr>
                <w:highlight w:val="white"/>
                <w:lang w:val="en-GB"/>
              </w:rPr>
            </w:pPr>
            <w:r w:rsidRPr="00D822A3">
              <w:rPr>
                <w:highlight w:val="white"/>
                <w:lang w:val="en-GB"/>
              </w:rPr>
              <w:t>add ax,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the first operand is a register</w:t>
      </w:r>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offset, unless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r w:rsidR="00EF3244" w:rsidRPr="00D822A3">
        <w:rPr>
          <w:rStyle w:val="KeyWord0"/>
          <w:highlight w:val="white"/>
          <w:lang w:val="en-GB"/>
        </w:rPr>
        <w:t>operand2</w:t>
      </w:r>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6A90109B" w14:textId="77777777" w:rsidR="00097076" w:rsidRPr="00D822A3" w:rsidRDefault="00097076" w:rsidP="00097076">
      <w:pPr>
        <w:pStyle w:val="Code"/>
        <w:rPr>
          <w:highlight w:val="white"/>
          <w:lang w:val="en-GB"/>
        </w:rPr>
      </w:pPr>
      <w:r w:rsidRPr="00D822A3">
        <w:rPr>
          <w:highlight w:val="white"/>
          <w:lang w:val="en-GB"/>
        </w:rPr>
        <w:t xml:space="preserve">        if (operand2 is int) {</w:t>
      </w:r>
    </w:p>
    <w:p w14:paraId="33DA0185" w14:textId="77777777" w:rsidR="00097076" w:rsidRPr="00D822A3" w:rsidRDefault="00097076" w:rsidP="00097076">
      <w:pPr>
        <w:pStyle w:val="Code"/>
        <w:rPr>
          <w:highlight w:val="white"/>
          <w:lang w:val="en-GB"/>
        </w:rPr>
      </w:pPr>
      <w:r w:rsidRPr="00D822A3">
        <w:rPr>
          <w:highlight w:val="white"/>
          <w:lang w:val="en-GB"/>
        </w:rPr>
        <w:t xml:space="preserve">          string label = SymbolTable.CurrentFunction.UniqueName +</w:t>
      </w:r>
    </w:p>
    <w:p w14:paraId="4D7924C8"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3B84E1DA" w14:textId="77777777" w:rsidR="00097076" w:rsidRPr="00D822A3" w:rsidRDefault="00097076" w:rsidP="00097076">
      <w:pPr>
        <w:pStyle w:val="Code"/>
        <w:rPr>
          <w:highlight w:val="white"/>
          <w:lang w:val="en-GB"/>
        </w:rPr>
      </w:pPr>
      <w:r w:rsidRPr="00D822A3">
        <w:rPr>
          <w:highlight w:val="white"/>
          <w:lang w:val="en-GB"/>
        </w:rPr>
        <w:t xml:space="preserve">          return "\t" + operatorName + " " + label;</w:t>
      </w:r>
    </w:p>
    <w:p w14:paraId="73D92FD3" w14:textId="395DB282" w:rsidR="00097076" w:rsidRPr="00D822A3" w:rsidRDefault="00097076" w:rsidP="00097076">
      <w:pPr>
        <w:pStyle w:val="Code"/>
        <w:rPr>
          <w:highlight w:val="white"/>
          <w:lang w:val="en-GB"/>
        </w:rPr>
      </w:pPr>
      <w:r w:rsidRPr="00D822A3">
        <w:rPr>
          <w:highlight w:val="white"/>
          <w:lang w:val="en-GB"/>
        </w:rPr>
        <w:t xml:space="preserve">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6E0CA45D" w14:textId="77777777" w:rsidR="00097076" w:rsidRPr="00D822A3" w:rsidRDefault="00097076" w:rsidP="00097076">
      <w:pPr>
        <w:pStyle w:val="Code"/>
        <w:rPr>
          <w:highlight w:val="white"/>
          <w:lang w:val="en-GB"/>
        </w:rPr>
      </w:pPr>
      <w:r w:rsidRPr="00D822A3">
        <w:rPr>
          <w:highlight w:val="white"/>
          <w:lang w:val="en-GB"/>
        </w:rPr>
        <w:t xml:space="preserve">        else if (operand2 is string) {</w:t>
      </w:r>
    </w:p>
    <w:p w14:paraId="760A8795" w14:textId="77777777" w:rsidR="00097076" w:rsidRPr="00D822A3" w:rsidRDefault="00097076" w:rsidP="00097076">
      <w:pPr>
        <w:pStyle w:val="Code"/>
        <w:rPr>
          <w:highlight w:val="white"/>
          <w:lang w:val="en-GB"/>
        </w:rPr>
      </w:pPr>
      <w:r w:rsidRPr="00D822A3">
        <w:rPr>
          <w:highlight w:val="white"/>
          <w:lang w:val="en-GB"/>
        </w:rPr>
        <w:t xml:space="preserve">          return "\t" + operatorName + " " + operand2;</w:t>
      </w:r>
    </w:p>
    <w:p w14:paraId="0D004C74" w14:textId="49638821" w:rsidR="00097076" w:rsidRPr="00D822A3" w:rsidRDefault="00097076" w:rsidP="00097076">
      <w:pPr>
        <w:pStyle w:val="Code"/>
        <w:rPr>
          <w:highlight w:val="white"/>
          <w:lang w:val="en-GB"/>
        </w:rPr>
      </w:pPr>
      <w:r w:rsidRPr="00D822A3">
        <w:rPr>
          <w:highlight w:val="white"/>
          <w:lang w:val="en-GB"/>
        </w:rPr>
        <w:t xml:space="preserve">        }</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5F81B237" w14:textId="77777777" w:rsidR="00097076" w:rsidRPr="00D822A3" w:rsidRDefault="00097076" w:rsidP="00097076">
      <w:pPr>
        <w:pStyle w:val="Code"/>
        <w:rPr>
          <w:highlight w:val="white"/>
          <w:lang w:val="en-GB"/>
        </w:rPr>
      </w:pPr>
      <w:r w:rsidRPr="00D822A3">
        <w:rPr>
          <w:highlight w:val="white"/>
          <w:lang w:val="en-GB"/>
        </w:rPr>
        <w:t xml:space="preserve">        else {</w:t>
      </w:r>
    </w:p>
    <w:p w14:paraId="0D9ECB0A" w14:textId="77777777" w:rsidR="00097076" w:rsidRPr="00D822A3" w:rsidRDefault="00097076" w:rsidP="00097076">
      <w:pPr>
        <w:pStyle w:val="Code"/>
        <w:rPr>
          <w:highlight w:val="white"/>
          <w:lang w:val="en-GB"/>
        </w:rPr>
      </w:pPr>
      <w:r w:rsidRPr="00D822A3">
        <w:rPr>
          <w:highlight w:val="white"/>
          <w:lang w:val="en-GB"/>
        </w:rPr>
        <w:t xml:space="preserve">          int labelIndex = (int) operand1;</w:t>
      </w:r>
    </w:p>
    <w:p w14:paraId="1FDFF70E" w14:textId="1639B901" w:rsidR="00097076" w:rsidRPr="00D822A3" w:rsidRDefault="00097076" w:rsidP="00097076">
      <w:pPr>
        <w:pStyle w:val="Code"/>
        <w:rPr>
          <w:highlight w:val="white"/>
          <w:lang w:val="en-GB"/>
        </w:rPr>
      </w:pPr>
      <w:r w:rsidRPr="00D822A3">
        <w:rPr>
          <w:highlight w:val="white"/>
          <w:lang w:val="en-GB"/>
        </w:rPr>
        <w:t xml:space="preserve">          string labelText = MakeLabel(labelIndex);</w:t>
      </w:r>
    </w:p>
    <w:p w14:paraId="6E15A54E" w14:textId="77777777" w:rsidR="00097076" w:rsidRPr="00D822A3" w:rsidRDefault="00097076" w:rsidP="00097076">
      <w:pPr>
        <w:pStyle w:val="Code"/>
        <w:rPr>
          <w:highlight w:val="white"/>
          <w:lang w:val="en-GB"/>
        </w:rPr>
      </w:pPr>
      <w:r w:rsidRPr="00D822A3">
        <w:rPr>
          <w:highlight w:val="white"/>
          <w:lang w:val="en-GB"/>
        </w:rPr>
        <w:t xml:space="preserve">          return "\t" + operatorName + " " + labelText;</w:t>
      </w:r>
    </w:p>
    <w:p w14:paraId="4F739DA4" w14:textId="77777777" w:rsidR="00097076" w:rsidRPr="00D822A3" w:rsidRDefault="00097076" w:rsidP="00097076">
      <w:pPr>
        <w:pStyle w:val="Code"/>
        <w:rPr>
          <w:highlight w:val="white"/>
          <w:lang w:val="en-GB"/>
        </w:rPr>
      </w:pPr>
      <w:r w:rsidRPr="00D822A3">
        <w:rPr>
          <w:highlight w:val="white"/>
          <w:lang w:val="en-GB"/>
        </w:rPr>
        <w:t xml:space="preserve">        }</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“Hello\nWorld\</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as long as the current character is locaed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throught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24" w:name="_Toc54119946"/>
      <w:r w:rsidRPr="00D822A3">
        <w:rPr>
          <w:lang w:val="en-GB"/>
        </w:rPr>
        <w:t>Tracks</w:t>
      </w:r>
      <w:bookmarkEnd w:id="424"/>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 xml:space="preserve">and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register, since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r w:rsidRPr="00D822A3">
        <w:rPr>
          <w:lang w:val="en-GB"/>
        </w:rPr>
        <w:t>Track.cs</w:t>
      </w:r>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2073C846" w14:textId="3FB41C1B" w:rsidR="004D41A8" w:rsidRPr="00D822A3" w:rsidRDefault="004D41A8" w:rsidP="00132D4E">
      <w:pPr>
        <w:pStyle w:val="Code"/>
        <w:rPr>
          <w:highlight w:val="white"/>
          <w:lang w:val="en-GB"/>
        </w:rPr>
      </w:pPr>
      <w:r w:rsidRPr="00D822A3">
        <w:rPr>
          <w:highlight w:val="white"/>
          <w:lang w:val="en-GB"/>
        </w:rPr>
        <w:t xml:space="preserve">    private List&lt;TrackEntry&gt; m_entryList = new List&lt;TrackEntry&gt;();</w:t>
      </w:r>
    </w:p>
    <w:p w14:paraId="7BA71876" w14:textId="788057C6" w:rsidR="003B0233" w:rsidRPr="00D822A3" w:rsidRDefault="003B0233" w:rsidP="003B0233">
      <w:pPr>
        <w:rPr>
          <w:highlight w:val="white"/>
          <w:lang w:val="en-GB"/>
        </w:rPr>
      </w:pPr>
      <w:r w:rsidRPr="00D822A3">
        <w:rPr>
          <w:highlight w:val="white"/>
          <w:lang w:val="en-GB"/>
        </w:rPr>
        <w:t xml:space="preserve">If the track is ised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takes a symbol and a potential register as parameters, and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6420A13C" w14:textId="48A926AC" w:rsidR="004D41A8" w:rsidRPr="00D822A3" w:rsidRDefault="00056E13" w:rsidP="00056E13">
      <w:pPr>
        <w:rPr>
          <w:highlight w:val="white"/>
          <w:lang w:val="en-GB"/>
        </w:rPr>
      </w:pPr>
      <w:r w:rsidRPr="00D822A3">
        <w:rPr>
          <w:highlight w:val="white"/>
          <w:lang w:val="en-GB"/>
        </w:rPr>
        <w:t xml:space="preserve">The </w:t>
      </w:r>
      <w:r w:rsidRPr="00D822A3">
        <w:rPr>
          <w:rStyle w:val="KeyWord0"/>
          <w:highlight w:val="white"/>
          <w:lang w:val="en-GB"/>
        </w:rPr>
        <w:t>Replace</w:t>
      </w:r>
      <w:r w:rsidRPr="00D822A3">
        <w:rPr>
          <w:highlight w:val="white"/>
          <w:lang w:val="en-GB"/>
        </w:rPr>
        <w:t xml:space="preserve"> method </w:t>
      </w:r>
      <w:r w:rsidR="003D1593" w:rsidRPr="00D822A3">
        <w:rPr>
          <w:highlight w:val="white"/>
          <w:lang w:val="en-GB"/>
        </w:rPr>
        <w:t xml:space="preserve">replaces the entries in this track so that the </w:t>
      </w:r>
      <w:r w:rsidR="00CA73EC" w:rsidRPr="00D822A3">
        <w:rPr>
          <w:highlight w:val="white"/>
          <w:lang w:val="en-GB"/>
        </w:rPr>
        <w:t>assembly code instruction hold the new track instead.</w:t>
      </w:r>
    </w:p>
    <w:p w14:paraId="52D65B9A" w14:textId="77777777" w:rsidR="004D41A8" w:rsidRPr="00D822A3" w:rsidRDefault="004D41A8" w:rsidP="00132D4E">
      <w:pPr>
        <w:pStyle w:val="Code"/>
        <w:rPr>
          <w:highlight w:val="white"/>
          <w:lang w:val="en-GB"/>
        </w:rPr>
      </w:pPr>
      <w:r w:rsidRPr="00D822A3">
        <w:rPr>
          <w:highlight w:val="white"/>
          <w:lang w:val="en-GB"/>
        </w:rPr>
        <w:t xml:space="preserve">    public void Replace(List&lt;AssemblyCode&gt; assemblyCodeList, Track newTrack) {</w:t>
      </w:r>
    </w:p>
    <w:p w14:paraId="048516DD" w14:textId="77777777" w:rsidR="004D41A8" w:rsidRPr="00D822A3" w:rsidRDefault="004D41A8" w:rsidP="00132D4E">
      <w:pPr>
        <w:pStyle w:val="Code"/>
        <w:rPr>
          <w:highlight w:val="white"/>
          <w:lang w:val="en-GB"/>
        </w:rPr>
      </w:pPr>
      <w:r w:rsidRPr="00D822A3">
        <w:rPr>
          <w:highlight w:val="white"/>
          <w:lang w:val="en-GB"/>
        </w:rPr>
        <w:t xml:space="preserve">      foreach (TrackEntry entry in m_entryList) {</w:t>
      </w:r>
    </w:p>
    <w:p w14:paraId="00CACFB1" w14:textId="77777777" w:rsidR="004D41A8" w:rsidRPr="00D822A3" w:rsidRDefault="004D41A8" w:rsidP="00132D4E">
      <w:pPr>
        <w:pStyle w:val="Code"/>
        <w:rPr>
          <w:highlight w:val="white"/>
          <w:lang w:val="en-GB"/>
        </w:rPr>
      </w:pPr>
      <w:r w:rsidRPr="00D822A3">
        <w:rPr>
          <w:highlight w:val="white"/>
          <w:lang w:val="en-GB"/>
        </w:rPr>
        <w:t xml:space="preserve">        assemblyCodeList[entry.Line][entry.Position] = newTrack;</w:t>
      </w:r>
    </w:p>
    <w:p w14:paraId="7F8E5DA3" w14:textId="77777777" w:rsidR="004D41A8" w:rsidRPr="00D822A3" w:rsidRDefault="004D41A8" w:rsidP="00132D4E">
      <w:pPr>
        <w:pStyle w:val="Code"/>
        <w:rPr>
          <w:highlight w:val="white"/>
          <w:lang w:val="en-GB"/>
        </w:rPr>
      </w:pPr>
      <w:r w:rsidRPr="00D822A3">
        <w:rPr>
          <w:highlight w:val="white"/>
          <w:lang w:val="en-GB"/>
        </w:rPr>
        <w:t xml:space="preserve">      }</w:t>
      </w:r>
    </w:p>
    <w:p w14:paraId="13AB3A18" w14:textId="77777777" w:rsidR="004D41A8" w:rsidRPr="00D822A3" w:rsidRDefault="004D41A8" w:rsidP="00132D4E">
      <w:pPr>
        <w:pStyle w:val="Code"/>
        <w:rPr>
          <w:highlight w:val="white"/>
          <w:lang w:val="en-GB"/>
        </w:rPr>
      </w:pPr>
      <w:r w:rsidRPr="00D822A3">
        <w:rPr>
          <w:highlight w:val="white"/>
          <w:lang w:val="en-GB"/>
        </w:rPr>
        <w:t xml:space="preserve">    }</w:t>
      </w:r>
    </w:p>
    <w:p w14:paraId="2AE05DBF" w14:textId="77777777" w:rsidR="004D41A8" w:rsidRPr="00D822A3" w:rsidRDefault="004D41A8" w:rsidP="00132D4E">
      <w:pPr>
        <w:pStyle w:val="Code"/>
        <w:rPr>
          <w:highlight w:val="white"/>
          <w:lang w:val="en-GB"/>
        </w:rPr>
      </w:pPr>
    </w:p>
    <w:p w14:paraId="7C79369C" w14:textId="77777777" w:rsidR="004D41A8" w:rsidRPr="00D822A3" w:rsidRDefault="004D41A8" w:rsidP="00132D4E">
      <w:pPr>
        <w:pStyle w:val="Code"/>
        <w:rPr>
          <w:highlight w:val="white"/>
          <w:lang w:val="en-GB"/>
        </w:rPr>
      </w:pPr>
      <w:r w:rsidRPr="00D822A3">
        <w:rPr>
          <w:highlight w:val="white"/>
          <w:lang w:val="en-GB"/>
        </w:rPr>
        <w:t xml:space="preserve">    public int CurrentSize {</w:t>
      </w:r>
    </w:p>
    <w:p w14:paraId="5130F0C9" w14:textId="77777777" w:rsidR="004D41A8" w:rsidRPr="00D822A3" w:rsidRDefault="004D41A8" w:rsidP="00132D4E">
      <w:pPr>
        <w:pStyle w:val="Code"/>
        <w:rPr>
          <w:highlight w:val="white"/>
          <w:lang w:val="en-GB"/>
        </w:rPr>
      </w:pPr>
      <w:r w:rsidRPr="00D822A3">
        <w:rPr>
          <w:highlight w:val="white"/>
          <w:lang w:val="en-GB"/>
        </w:rPr>
        <w:t xml:space="preserve">      get { return m_currentSize; }</w:t>
      </w:r>
    </w:p>
    <w:p w14:paraId="5D92416F" w14:textId="77777777" w:rsidR="004D41A8" w:rsidRPr="00D822A3" w:rsidRDefault="004D41A8" w:rsidP="00132D4E">
      <w:pPr>
        <w:pStyle w:val="Code"/>
        <w:rPr>
          <w:highlight w:val="white"/>
          <w:lang w:val="en-GB"/>
        </w:rPr>
      </w:pPr>
    </w:p>
    <w:p w14:paraId="4EE5272D" w14:textId="77777777" w:rsidR="004D41A8" w:rsidRPr="00D822A3" w:rsidRDefault="004D41A8" w:rsidP="00132D4E">
      <w:pPr>
        <w:pStyle w:val="Code"/>
        <w:rPr>
          <w:highlight w:val="white"/>
          <w:lang w:val="en-GB"/>
        </w:rPr>
      </w:pPr>
      <w:r w:rsidRPr="00D822A3">
        <w:rPr>
          <w:highlight w:val="white"/>
          <w:lang w:val="en-GB"/>
        </w:rPr>
        <w:t xml:space="preserve">      set {</w:t>
      </w:r>
    </w:p>
    <w:p w14:paraId="481CB9BF" w14:textId="77777777" w:rsidR="004D41A8" w:rsidRPr="00D822A3" w:rsidRDefault="004D41A8" w:rsidP="00132D4E">
      <w:pPr>
        <w:pStyle w:val="Code"/>
        <w:rPr>
          <w:highlight w:val="white"/>
          <w:lang w:val="en-GB"/>
        </w:rPr>
      </w:pPr>
      <w:r w:rsidRPr="00D822A3">
        <w:rPr>
          <w:highlight w:val="white"/>
          <w:lang w:val="en-GB"/>
        </w:rPr>
        <w:t xml:space="preserve">        m_currentSize = value;</w:t>
      </w:r>
    </w:p>
    <w:p w14:paraId="110EAA68" w14:textId="77777777" w:rsidR="004D41A8" w:rsidRPr="00D822A3" w:rsidRDefault="004D41A8" w:rsidP="00132D4E">
      <w:pPr>
        <w:pStyle w:val="Code"/>
        <w:rPr>
          <w:highlight w:val="white"/>
          <w:lang w:val="en-GB"/>
        </w:rPr>
      </w:pPr>
      <w:r w:rsidRPr="00D822A3">
        <w:rPr>
          <w:highlight w:val="white"/>
          <w:lang w:val="en-GB"/>
        </w:rPr>
        <w:t xml:space="preserve">        m_maxSize = Math.Max(m_maxSize, m_currentSize);</w:t>
      </w:r>
    </w:p>
    <w:p w14:paraId="7AAC1F56" w14:textId="77777777" w:rsidR="004D41A8" w:rsidRPr="00D822A3" w:rsidRDefault="004D41A8" w:rsidP="00132D4E">
      <w:pPr>
        <w:pStyle w:val="Code"/>
        <w:rPr>
          <w:highlight w:val="white"/>
          <w:lang w:val="en-GB"/>
        </w:rPr>
      </w:pPr>
      <w:r w:rsidRPr="00D822A3">
        <w:rPr>
          <w:highlight w:val="white"/>
          <w:lang w:val="en-GB"/>
        </w:rPr>
        <w:t xml:space="preserve">      }</w:t>
      </w:r>
    </w:p>
    <w:p w14:paraId="383B11FD" w14:textId="77777777" w:rsidR="004D41A8" w:rsidRPr="00D822A3" w:rsidRDefault="004D41A8" w:rsidP="00132D4E">
      <w:pPr>
        <w:pStyle w:val="Code"/>
        <w:rPr>
          <w:highlight w:val="white"/>
          <w:lang w:val="en-GB"/>
        </w:rPr>
      </w:pPr>
      <w:r w:rsidRPr="00D822A3">
        <w:rPr>
          <w:highlight w:val="white"/>
          <w:lang w:val="en-GB"/>
        </w:rPr>
        <w:t xml:space="preserve">    }</w:t>
      </w:r>
    </w:p>
    <w:p w14:paraId="4D2DF88B" w14:textId="77777777" w:rsidR="004D41A8" w:rsidRPr="00D822A3" w:rsidRDefault="004D41A8" w:rsidP="00132D4E">
      <w:pPr>
        <w:pStyle w:val="Code"/>
        <w:rPr>
          <w:highlight w:val="white"/>
          <w:lang w:val="en-GB"/>
        </w:rPr>
      </w:pPr>
      <w:r w:rsidRPr="00D822A3">
        <w:rPr>
          <w:highlight w:val="white"/>
          <w:lang w:val="en-GB"/>
        </w:rPr>
        <w:t xml:space="preserve">  </w:t>
      </w:r>
    </w:p>
    <w:p w14:paraId="77A4B9F8" w14:textId="77777777" w:rsidR="004D41A8" w:rsidRPr="00D822A3" w:rsidRDefault="004D41A8" w:rsidP="00132D4E">
      <w:pPr>
        <w:pStyle w:val="Code"/>
        <w:rPr>
          <w:highlight w:val="white"/>
          <w:lang w:val="en-GB"/>
        </w:rPr>
      </w:pPr>
      <w:r w:rsidRPr="00D822A3">
        <w:rPr>
          <w:highlight w:val="white"/>
          <w:lang w:val="en-GB"/>
        </w:rPr>
        <w:t xml:space="preserve">    public void AddEntry(int position, int line) {</w:t>
      </w:r>
    </w:p>
    <w:p w14:paraId="057F5842" w14:textId="77777777" w:rsidR="004D41A8" w:rsidRPr="00D822A3" w:rsidRDefault="004D41A8" w:rsidP="00132D4E">
      <w:pPr>
        <w:pStyle w:val="Code"/>
        <w:rPr>
          <w:highlight w:val="white"/>
          <w:lang w:val="en-GB"/>
        </w:rPr>
      </w:pPr>
      <w:r w:rsidRPr="00D822A3">
        <w:rPr>
          <w:highlight w:val="white"/>
          <w:lang w:val="en-GB"/>
        </w:rPr>
        <w:t xml:space="preserve">      m_entryList.Add(new TrackEntry(position, line, m_currentSize));</w:t>
      </w:r>
    </w:p>
    <w:p w14:paraId="01698484" w14:textId="77777777" w:rsidR="004D41A8" w:rsidRPr="00D822A3" w:rsidRDefault="004D41A8" w:rsidP="00132D4E">
      <w:pPr>
        <w:pStyle w:val="Code"/>
        <w:rPr>
          <w:highlight w:val="white"/>
          <w:lang w:val="en-GB"/>
        </w:rPr>
      </w:pPr>
      <w:r w:rsidRPr="00D822A3">
        <w:rPr>
          <w:highlight w:val="white"/>
          <w:lang w:val="en-GB"/>
        </w:rPr>
        <w:t xml:space="preserve">    }</w:t>
      </w:r>
    </w:p>
    <w:p w14:paraId="480D79B2" w14:textId="77777777" w:rsidR="004D41A8" w:rsidRPr="00D822A3" w:rsidRDefault="004D41A8" w:rsidP="00132D4E">
      <w:pPr>
        <w:pStyle w:val="Code"/>
        <w:rPr>
          <w:highlight w:val="white"/>
          <w:lang w:val="en-GB"/>
        </w:rPr>
      </w:pPr>
    </w:p>
    <w:p w14:paraId="48026EEB" w14:textId="77777777" w:rsidR="004D41A8" w:rsidRPr="00D822A3" w:rsidRDefault="004D41A8" w:rsidP="00132D4E">
      <w:pPr>
        <w:pStyle w:val="Code"/>
        <w:rPr>
          <w:highlight w:val="white"/>
          <w:lang w:val="en-GB"/>
        </w:rPr>
      </w:pPr>
      <w:r w:rsidRPr="00D822A3">
        <w:rPr>
          <w:highlight w:val="white"/>
          <w:lang w:val="en-GB"/>
        </w:rPr>
        <w:t xml:space="preserve">    public int MaxSize {</w:t>
      </w:r>
    </w:p>
    <w:p w14:paraId="2065F6BA" w14:textId="77777777" w:rsidR="004D41A8" w:rsidRPr="00D822A3" w:rsidRDefault="004D41A8" w:rsidP="00132D4E">
      <w:pPr>
        <w:pStyle w:val="Code"/>
        <w:rPr>
          <w:highlight w:val="white"/>
          <w:lang w:val="en-GB"/>
        </w:rPr>
      </w:pPr>
      <w:r w:rsidRPr="00D822A3">
        <w:rPr>
          <w:highlight w:val="white"/>
          <w:lang w:val="en-GB"/>
        </w:rPr>
        <w:t xml:space="preserve">      get {return m_maxSize; }</w:t>
      </w:r>
    </w:p>
    <w:p w14:paraId="02B710BF" w14:textId="77777777" w:rsidR="004D41A8" w:rsidRPr="00D822A3" w:rsidRDefault="004D41A8" w:rsidP="00132D4E">
      <w:pPr>
        <w:pStyle w:val="Code"/>
        <w:rPr>
          <w:highlight w:val="white"/>
          <w:lang w:val="en-GB"/>
        </w:rPr>
      </w:pPr>
      <w:r w:rsidRPr="00D822A3">
        <w:rPr>
          <w:highlight w:val="white"/>
          <w:lang w:val="en-GB"/>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If at least one of the tracks’ entry lists is empty, the tracks does not overlap and we return false.</w:t>
      </w:r>
    </w:p>
    <w:p w14:paraId="05DEB517" w14:textId="4EC7BFCF" w:rsidR="004D41A8" w:rsidRPr="00D822A3" w:rsidRDefault="004D41A8" w:rsidP="004D41A8">
      <w:pPr>
        <w:pStyle w:val="Code"/>
        <w:rPr>
          <w:highlight w:val="white"/>
          <w:lang w:val="en-GB"/>
        </w:rPr>
      </w:pPr>
      <w:r w:rsidRPr="00D822A3">
        <w:rPr>
          <w:highlight w:val="white"/>
          <w:lang w:val="en-GB"/>
        </w:rPr>
        <w:t xml:space="preserve">    public static bool Overlaps(Track track1, Track track2) {</w:t>
      </w:r>
    </w:p>
    <w:p w14:paraId="4BD5E46F" w14:textId="77777777" w:rsidR="004D41A8" w:rsidRPr="00D822A3" w:rsidRDefault="004D41A8" w:rsidP="004D41A8">
      <w:pPr>
        <w:pStyle w:val="Code"/>
        <w:rPr>
          <w:highlight w:val="white"/>
          <w:lang w:val="en-GB"/>
        </w:rPr>
      </w:pPr>
      <w:r w:rsidRPr="00D822A3">
        <w:rPr>
          <w:highlight w:val="white"/>
          <w:lang w:val="en-GB"/>
        </w:rPr>
        <w:t xml:space="preserve">      if ((track1.m_entryList.Count == 0) || (track2.m_entryList.Count == 0)){</w:t>
      </w:r>
    </w:p>
    <w:p w14:paraId="67A94F30" w14:textId="77777777" w:rsidR="004D41A8" w:rsidRPr="00D822A3" w:rsidRDefault="004D41A8" w:rsidP="004D41A8">
      <w:pPr>
        <w:pStyle w:val="Code"/>
        <w:rPr>
          <w:highlight w:val="white"/>
          <w:lang w:val="en-GB"/>
        </w:rPr>
      </w:pPr>
      <w:r w:rsidRPr="00D822A3">
        <w:rPr>
          <w:highlight w:val="white"/>
          <w:lang w:val="en-GB"/>
        </w:rPr>
        <w:t xml:space="preserve">        return false;</w:t>
      </w:r>
    </w:p>
    <w:p w14:paraId="654FCE9C" w14:textId="77777777" w:rsidR="004D41A8" w:rsidRPr="00D822A3" w:rsidRDefault="004D41A8" w:rsidP="004D41A8">
      <w:pPr>
        <w:pStyle w:val="Code"/>
        <w:rPr>
          <w:highlight w:val="white"/>
          <w:lang w:val="en-GB"/>
        </w:rPr>
      </w:pPr>
      <w:r w:rsidRPr="00D822A3">
        <w:rPr>
          <w:highlight w:val="white"/>
          <w:lang w:val="en-GB"/>
        </w:rPr>
        <w:t xml:space="preserve">      }</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maximum  line number of one track is smaller that the minimum line number of the other track, they do not overlap.</w:t>
      </w:r>
    </w:p>
    <w:p w14:paraId="02DA89CA" w14:textId="77777777" w:rsidR="004D41A8" w:rsidRPr="00D822A3" w:rsidRDefault="004D41A8" w:rsidP="004D41A8">
      <w:pPr>
        <w:pStyle w:val="Code"/>
        <w:rPr>
          <w:highlight w:val="white"/>
          <w:lang w:val="en-GB"/>
        </w:rPr>
      </w:pPr>
      <w:r w:rsidRPr="00D822A3">
        <w:rPr>
          <w:highlight w:val="white"/>
          <w:lang w:val="en-GB"/>
        </w:rPr>
        <w:t xml:space="preserve">      TrackEntry minEntry1 = track1.m_entryList[0],</w:t>
      </w:r>
    </w:p>
    <w:p w14:paraId="14E4B731" w14:textId="77777777" w:rsidR="004D41A8" w:rsidRPr="00D822A3" w:rsidRDefault="004D41A8" w:rsidP="004D41A8">
      <w:pPr>
        <w:pStyle w:val="Code"/>
        <w:rPr>
          <w:highlight w:val="white"/>
          <w:lang w:val="en-GB"/>
        </w:rPr>
      </w:pPr>
      <w:r w:rsidRPr="00D822A3">
        <w:rPr>
          <w:highlight w:val="white"/>
          <w:lang w:val="en-GB"/>
        </w:rPr>
        <w:t xml:space="preserve">                 minEntry2 = track2.m_entryList[0],</w:t>
      </w:r>
    </w:p>
    <w:p w14:paraId="25549E1C" w14:textId="77777777" w:rsidR="004D41A8" w:rsidRPr="00D822A3" w:rsidRDefault="004D41A8" w:rsidP="004D41A8">
      <w:pPr>
        <w:pStyle w:val="Code"/>
        <w:rPr>
          <w:highlight w:val="white"/>
          <w:lang w:val="en-GB"/>
        </w:rPr>
      </w:pPr>
      <w:r w:rsidRPr="00D822A3">
        <w:rPr>
          <w:highlight w:val="white"/>
          <w:lang w:val="en-GB"/>
        </w:rPr>
        <w:t xml:space="preserve">                 maxEntry1 = track1.m_entryList[track1.m_entryList.Count - 1],</w:t>
      </w:r>
    </w:p>
    <w:p w14:paraId="3A425158" w14:textId="77777777" w:rsidR="004D41A8" w:rsidRPr="00D822A3" w:rsidRDefault="004D41A8" w:rsidP="004D41A8">
      <w:pPr>
        <w:pStyle w:val="Code"/>
        <w:rPr>
          <w:highlight w:val="white"/>
          <w:lang w:val="en-GB"/>
        </w:rPr>
      </w:pPr>
      <w:r w:rsidRPr="00D822A3">
        <w:rPr>
          <w:highlight w:val="white"/>
          <w:lang w:val="en-GB"/>
        </w:rPr>
        <w:t xml:space="preserve">                 maxEntry2 = track2.m_entryList[track2.m_entryList.Count - 1];</w:t>
      </w:r>
    </w:p>
    <w:p w14:paraId="1D376726" w14:textId="77777777" w:rsidR="004D41A8" w:rsidRPr="00D822A3" w:rsidRDefault="004D41A8" w:rsidP="004D41A8">
      <w:pPr>
        <w:pStyle w:val="Code"/>
        <w:rPr>
          <w:highlight w:val="white"/>
          <w:lang w:val="en-GB"/>
        </w:rPr>
      </w:pPr>
    </w:p>
    <w:p w14:paraId="717CEFE6" w14:textId="77777777" w:rsidR="004D41A8" w:rsidRPr="00D822A3" w:rsidRDefault="004D41A8" w:rsidP="004D41A8">
      <w:pPr>
        <w:pStyle w:val="Code"/>
        <w:rPr>
          <w:highlight w:val="white"/>
          <w:lang w:val="en-GB"/>
        </w:rPr>
      </w:pPr>
      <w:r w:rsidRPr="00D822A3">
        <w:rPr>
          <w:highlight w:val="white"/>
          <w:lang w:val="en-GB"/>
        </w:rPr>
        <w:t xml:space="preserve">      return !(((maxEntry1.Line &lt; minEntry2.Line) ||</w:t>
      </w:r>
    </w:p>
    <w:p w14:paraId="610C3540" w14:textId="77777777" w:rsidR="004D41A8" w:rsidRPr="00D822A3" w:rsidRDefault="004D41A8" w:rsidP="004D41A8">
      <w:pPr>
        <w:pStyle w:val="Code"/>
        <w:rPr>
          <w:highlight w:val="white"/>
          <w:lang w:val="en-GB"/>
        </w:rPr>
      </w:pPr>
      <w:r w:rsidRPr="00D822A3">
        <w:rPr>
          <w:highlight w:val="white"/>
          <w:lang w:val="en-GB"/>
        </w:rPr>
        <w:t xml:space="preserve">                (maxEntry2.Line &lt; minEntry1.Line)));</w:t>
      </w:r>
    </w:p>
    <w:p w14:paraId="2C63CB44" w14:textId="77777777" w:rsidR="004D41A8" w:rsidRPr="00D822A3" w:rsidRDefault="004D41A8" w:rsidP="004D41A8">
      <w:pPr>
        <w:pStyle w:val="Code"/>
        <w:rPr>
          <w:highlight w:val="white"/>
          <w:lang w:val="en-GB"/>
        </w:rPr>
      </w:pPr>
      <w:r w:rsidRPr="00D822A3">
        <w:rPr>
          <w:highlight w:val="white"/>
          <w:lang w:val="en-GB"/>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have to </w:t>
      </w:r>
      <w:r w:rsidR="009F71A1" w:rsidRPr="00D822A3">
        <w:rPr>
          <w:highlight w:val="white"/>
          <w:lang w:val="en-GB"/>
        </w:rPr>
        <w:t>convert the register to the size of each entry.</w:t>
      </w:r>
    </w:p>
    <w:p w14:paraId="592A5732" w14:textId="77777777" w:rsidR="004D41A8" w:rsidRPr="00D822A3" w:rsidRDefault="004D41A8" w:rsidP="004D41A8">
      <w:pPr>
        <w:pStyle w:val="Code"/>
        <w:rPr>
          <w:highlight w:val="white"/>
          <w:lang w:val="en-GB"/>
        </w:rPr>
      </w:pPr>
      <w:r w:rsidRPr="00D822A3">
        <w:rPr>
          <w:highlight w:val="white"/>
          <w:lang w:val="en-GB"/>
        </w:rPr>
        <w:t xml:space="preserve">    public void Generate(List&lt;AssemblyCode&gt; objectCodeList) {</w:t>
      </w:r>
    </w:p>
    <w:p w14:paraId="485FF22E" w14:textId="77777777" w:rsidR="004D41A8" w:rsidRPr="00D822A3" w:rsidRDefault="004D41A8" w:rsidP="004D41A8">
      <w:pPr>
        <w:pStyle w:val="Code"/>
        <w:rPr>
          <w:highlight w:val="white"/>
          <w:lang w:val="en-GB"/>
        </w:rPr>
      </w:pPr>
      <w:r w:rsidRPr="00D822A3">
        <w:rPr>
          <w:highlight w:val="white"/>
          <w:lang w:val="en-GB"/>
        </w:rPr>
        <w:t xml:space="preserve">      foreach (TrackEntry entry in m_entryList) {</w:t>
      </w:r>
    </w:p>
    <w:p w14:paraId="23DAA076" w14:textId="77777777" w:rsidR="004D41A8" w:rsidRPr="00D822A3" w:rsidRDefault="004D41A8" w:rsidP="004D41A8">
      <w:pPr>
        <w:pStyle w:val="Code"/>
        <w:rPr>
          <w:highlight w:val="white"/>
          <w:lang w:val="en-GB"/>
        </w:rPr>
      </w:pPr>
      <w:r w:rsidRPr="00D822A3">
        <w:rPr>
          <w:highlight w:val="white"/>
          <w:lang w:val="en-GB"/>
        </w:rPr>
        <w:t xml:space="preserve">        Register sizeRegister =</w:t>
      </w:r>
    </w:p>
    <w:p w14:paraId="154A88DD" w14:textId="77777777" w:rsidR="004D41A8" w:rsidRPr="00D822A3" w:rsidRDefault="004D41A8" w:rsidP="004D41A8">
      <w:pPr>
        <w:pStyle w:val="Code"/>
        <w:rPr>
          <w:highlight w:val="white"/>
          <w:lang w:val="en-GB"/>
        </w:rPr>
      </w:pPr>
      <w:r w:rsidRPr="00D822A3">
        <w:rPr>
          <w:highlight w:val="white"/>
          <w:lang w:val="en-GB"/>
        </w:rPr>
        <w:t xml:space="preserve">          AssemblyCode.RegisterToSize(m_register.Value, entry.Size);</w:t>
      </w:r>
    </w:p>
    <w:p w14:paraId="67715063" w14:textId="77777777" w:rsidR="004D41A8" w:rsidRPr="00D822A3" w:rsidRDefault="004D41A8" w:rsidP="004D41A8">
      <w:pPr>
        <w:pStyle w:val="Code"/>
        <w:rPr>
          <w:highlight w:val="white"/>
          <w:lang w:val="en-GB"/>
        </w:rPr>
      </w:pPr>
      <w:r w:rsidRPr="00D822A3">
        <w:rPr>
          <w:highlight w:val="white"/>
          <w:lang w:val="en-GB"/>
        </w:rPr>
        <w:t xml:space="preserve">        AssemblyCode objectCode = objectCodeList[entry.Line];</w:t>
      </w:r>
    </w:p>
    <w:p w14:paraId="0125D876" w14:textId="77777777" w:rsidR="004D41A8" w:rsidRPr="00D822A3" w:rsidRDefault="004D41A8" w:rsidP="004D41A8">
      <w:pPr>
        <w:pStyle w:val="Code"/>
        <w:rPr>
          <w:highlight w:val="white"/>
          <w:lang w:val="en-GB"/>
        </w:rPr>
      </w:pPr>
      <w:r w:rsidRPr="00D822A3">
        <w:rPr>
          <w:highlight w:val="white"/>
          <w:lang w:val="en-GB"/>
        </w:rPr>
        <w:t xml:space="preserve">        objectCode[entry.Position] = sizeRegister;</w:t>
      </w:r>
    </w:p>
    <w:p w14:paraId="23EDC8F6" w14:textId="77777777" w:rsidR="004D41A8" w:rsidRPr="00D822A3" w:rsidRDefault="004D41A8" w:rsidP="004D41A8">
      <w:pPr>
        <w:pStyle w:val="Code"/>
        <w:rPr>
          <w:highlight w:val="white"/>
          <w:lang w:val="en-GB"/>
        </w:rPr>
      </w:pPr>
      <w:r w:rsidRPr="00D822A3">
        <w:rPr>
          <w:highlight w:val="white"/>
          <w:lang w:val="en-GB"/>
        </w:rPr>
        <w:t xml:space="preserve">      }</w:t>
      </w:r>
    </w:p>
    <w:p w14:paraId="744351A4" w14:textId="77777777" w:rsidR="004D41A8" w:rsidRPr="00D822A3" w:rsidRDefault="004D41A8" w:rsidP="004D41A8">
      <w:pPr>
        <w:pStyle w:val="Code"/>
        <w:rPr>
          <w:highlight w:val="white"/>
          <w:lang w:val="en-GB"/>
        </w:rPr>
      </w:pPr>
      <w:r w:rsidRPr="00D822A3">
        <w:rPr>
          <w:highlight w:val="white"/>
          <w:lang w:val="en-GB"/>
        </w:rPr>
        <w:t xml:space="preserve">    }</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7D2895AF" w14:textId="743E0CB0" w:rsidR="00EB37CC" w:rsidRPr="00D822A3" w:rsidRDefault="00EB37CC" w:rsidP="00EB37CC">
      <w:pPr>
        <w:rPr>
          <w:lang w:val="en-GB"/>
        </w:rPr>
      </w:pPr>
      <w:r w:rsidRPr="00D822A3">
        <w:rPr>
          <w:lang w:val="en-GB"/>
        </w:rPr>
        <w:t>A track entry represent</w:t>
      </w:r>
      <w:r w:rsidR="00132D4E" w:rsidRPr="00D822A3">
        <w:rPr>
          <w:lang w:val="en-GB"/>
        </w:rPr>
        <w:t>s</w:t>
      </w:r>
      <w:r w:rsidRPr="00D822A3">
        <w:rPr>
          <w:lang w:val="en-GB"/>
        </w:rPr>
        <w:t xml:space="preserve"> one occurrence of a register in the assembly code. In hold the line number of the assembly code instruction, the position (</w:t>
      </w:r>
      <w:r w:rsidR="00067664" w:rsidRPr="00D822A3">
        <w:rPr>
          <w:lang w:val="en-GB"/>
        </w:rPr>
        <w:t>left, middle, right</w:t>
      </w:r>
      <w:r w:rsidRPr="00D822A3">
        <w:rPr>
          <w:lang w:val="en-GB"/>
        </w:rPr>
        <w:t xml:space="preserve">), and the </w:t>
      </w:r>
      <w:r w:rsidR="00C02847" w:rsidRPr="00D822A3">
        <w:rPr>
          <w:lang w:val="en-GB"/>
        </w:rPr>
        <w:t>size of the register.</w:t>
      </w:r>
    </w:p>
    <w:p w14:paraId="5CA6F53D" w14:textId="0CDC8AE3" w:rsidR="00283127" w:rsidRPr="00D822A3" w:rsidRDefault="00283127" w:rsidP="00283127">
      <w:pPr>
        <w:pStyle w:val="CodeHeader"/>
        <w:rPr>
          <w:lang w:val="en-GB"/>
        </w:rPr>
      </w:pPr>
      <w:r w:rsidRPr="00D822A3">
        <w:rPr>
          <w:lang w:val="en-GB"/>
        </w:rPr>
        <w:t>TrackEntry.cs</w:t>
      </w:r>
    </w:p>
    <w:p w14:paraId="4FEBBA2D" w14:textId="77777777" w:rsidR="00132D4E" w:rsidRPr="00D822A3" w:rsidRDefault="00132D4E" w:rsidP="00132D4E">
      <w:pPr>
        <w:pStyle w:val="Code"/>
        <w:rPr>
          <w:highlight w:val="white"/>
          <w:lang w:val="en-GB"/>
        </w:rPr>
      </w:pPr>
      <w:r w:rsidRPr="00D822A3">
        <w:rPr>
          <w:highlight w:val="white"/>
          <w:lang w:val="en-GB"/>
        </w:rPr>
        <w:t>namespace CCompiler {</w:t>
      </w:r>
    </w:p>
    <w:p w14:paraId="21521DAD" w14:textId="77777777" w:rsidR="00132D4E" w:rsidRPr="00D822A3" w:rsidRDefault="00132D4E" w:rsidP="00132D4E">
      <w:pPr>
        <w:pStyle w:val="Code"/>
        <w:rPr>
          <w:highlight w:val="white"/>
          <w:lang w:val="en-GB"/>
        </w:rPr>
      </w:pPr>
      <w:r w:rsidRPr="00D822A3">
        <w:rPr>
          <w:highlight w:val="white"/>
          <w:lang w:val="en-GB"/>
        </w:rPr>
        <w:t xml:space="preserve">  public class TrackEntry {</w:t>
      </w:r>
    </w:p>
    <w:p w14:paraId="66493AB4" w14:textId="77777777" w:rsidR="00132D4E" w:rsidRPr="00D822A3" w:rsidRDefault="00132D4E" w:rsidP="00132D4E">
      <w:pPr>
        <w:pStyle w:val="Code"/>
        <w:rPr>
          <w:highlight w:val="white"/>
          <w:lang w:val="en-GB"/>
        </w:rPr>
      </w:pPr>
      <w:r w:rsidRPr="00D822A3">
        <w:rPr>
          <w:highlight w:val="white"/>
          <w:lang w:val="en-GB"/>
        </w:rPr>
        <w:t xml:space="preserve">    private int m_line, m_position, m_size;</w:t>
      </w:r>
    </w:p>
    <w:p w14:paraId="225E08D3" w14:textId="77777777" w:rsidR="00132D4E" w:rsidRPr="00D822A3" w:rsidRDefault="00132D4E" w:rsidP="00132D4E">
      <w:pPr>
        <w:pStyle w:val="Code"/>
        <w:rPr>
          <w:highlight w:val="white"/>
          <w:lang w:val="en-GB"/>
        </w:rPr>
      </w:pPr>
    </w:p>
    <w:p w14:paraId="0C853CAE" w14:textId="77777777" w:rsidR="00132D4E" w:rsidRPr="00D822A3" w:rsidRDefault="00132D4E" w:rsidP="00132D4E">
      <w:pPr>
        <w:pStyle w:val="Code"/>
        <w:rPr>
          <w:highlight w:val="white"/>
          <w:lang w:val="en-GB"/>
        </w:rPr>
      </w:pPr>
      <w:r w:rsidRPr="00D822A3">
        <w:rPr>
          <w:highlight w:val="white"/>
          <w:lang w:val="en-GB"/>
        </w:rPr>
        <w:t xml:space="preserve">    public TrackEntry(int position, int line, int size) {</w:t>
      </w:r>
    </w:p>
    <w:p w14:paraId="6E759143" w14:textId="77777777" w:rsidR="00132D4E" w:rsidRPr="00D822A3" w:rsidRDefault="00132D4E" w:rsidP="00132D4E">
      <w:pPr>
        <w:pStyle w:val="Code"/>
        <w:rPr>
          <w:highlight w:val="white"/>
          <w:lang w:val="en-GB"/>
        </w:rPr>
      </w:pPr>
      <w:r w:rsidRPr="00D822A3">
        <w:rPr>
          <w:highlight w:val="white"/>
          <w:lang w:val="en-GB"/>
        </w:rPr>
        <w:t xml:space="preserve">      m_line = line;</w:t>
      </w:r>
    </w:p>
    <w:p w14:paraId="2F529E11" w14:textId="77777777" w:rsidR="00132D4E" w:rsidRPr="00D822A3" w:rsidRDefault="00132D4E" w:rsidP="00132D4E">
      <w:pPr>
        <w:pStyle w:val="Code"/>
        <w:rPr>
          <w:highlight w:val="white"/>
          <w:lang w:val="en-GB"/>
        </w:rPr>
      </w:pPr>
      <w:r w:rsidRPr="00D822A3">
        <w:rPr>
          <w:highlight w:val="white"/>
          <w:lang w:val="en-GB"/>
        </w:rPr>
        <w:t xml:space="preserve">      m_position = position;</w:t>
      </w:r>
    </w:p>
    <w:p w14:paraId="0F86CD38" w14:textId="77777777" w:rsidR="00132D4E" w:rsidRPr="00D822A3" w:rsidRDefault="00132D4E" w:rsidP="00132D4E">
      <w:pPr>
        <w:pStyle w:val="Code"/>
        <w:rPr>
          <w:highlight w:val="white"/>
          <w:lang w:val="en-GB"/>
        </w:rPr>
      </w:pPr>
      <w:r w:rsidRPr="00D822A3">
        <w:rPr>
          <w:highlight w:val="white"/>
          <w:lang w:val="en-GB"/>
        </w:rPr>
        <w:t xml:space="preserve">      m_size = size;</w:t>
      </w:r>
    </w:p>
    <w:p w14:paraId="417B850E" w14:textId="77777777" w:rsidR="00132D4E" w:rsidRPr="00D822A3" w:rsidRDefault="00132D4E" w:rsidP="00132D4E">
      <w:pPr>
        <w:pStyle w:val="Code"/>
        <w:rPr>
          <w:highlight w:val="white"/>
          <w:lang w:val="en-GB"/>
        </w:rPr>
      </w:pPr>
      <w:r w:rsidRPr="00D822A3">
        <w:rPr>
          <w:highlight w:val="white"/>
          <w:lang w:val="en-GB"/>
        </w:rPr>
        <w:t xml:space="preserve">    }</w:t>
      </w:r>
    </w:p>
    <w:p w14:paraId="3AAC4E44" w14:textId="77777777" w:rsidR="00132D4E" w:rsidRPr="00D822A3" w:rsidRDefault="00132D4E" w:rsidP="00132D4E">
      <w:pPr>
        <w:pStyle w:val="Code"/>
        <w:rPr>
          <w:highlight w:val="white"/>
          <w:lang w:val="en-GB"/>
        </w:rPr>
      </w:pPr>
    </w:p>
    <w:p w14:paraId="7F435AEB" w14:textId="77777777" w:rsidR="00132D4E" w:rsidRPr="00D822A3" w:rsidRDefault="00132D4E" w:rsidP="00132D4E">
      <w:pPr>
        <w:pStyle w:val="Code"/>
        <w:rPr>
          <w:highlight w:val="white"/>
          <w:lang w:val="en-GB"/>
        </w:rPr>
      </w:pPr>
      <w:r w:rsidRPr="00D822A3">
        <w:rPr>
          <w:highlight w:val="white"/>
          <w:lang w:val="en-GB"/>
        </w:rPr>
        <w:t xml:space="preserve">    public int Line {</w:t>
      </w:r>
    </w:p>
    <w:p w14:paraId="5603EFDE" w14:textId="77777777" w:rsidR="00132D4E" w:rsidRPr="00D822A3" w:rsidRDefault="00132D4E" w:rsidP="00132D4E">
      <w:pPr>
        <w:pStyle w:val="Code"/>
        <w:rPr>
          <w:highlight w:val="white"/>
          <w:lang w:val="en-GB"/>
        </w:rPr>
      </w:pPr>
      <w:r w:rsidRPr="00D822A3">
        <w:rPr>
          <w:highlight w:val="white"/>
          <w:lang w:val="en-GB"/>
        </w:rPr>
        <w:t xml:space="preserve">      get { return m_line; }</w:t>
      </w:r>
    </w:p>
    <w:p w14:paraId="7015F348" w14:textId="77777777" w:rsidR="00132D4E" w:rsidRPr="00D822A3" w:rsidRDefault="00132D4E" w:rsidP="00132D4E">
      <w:pPr>
        <w:pStyle w:val="Code"/>
        <w:rPr>
          <w:highlight w:val="white"/>
          <w:lang w:val="en-GB"/>
        </w:rPr>
      </w:pPr>
      <w:r w:rsidRPr="00D822A3">
        <w:rPr>
          <w:highlight w:val="white"/>
          <w:lang w:val="en-GB"/>
        </w:rPr>
        <w:t xml:space="preserve">    }</w:t>
      </w:r>
    </w:p>
    <w:p w14:paraId="152316FB" w14:textId="77777777" w:rsidR="00132D4E" w:rsidRPr="00D822A3" w:rsidRDefault="00132D4E" w:rsidP="00132D4E">
      <w:pPr>
        <w:pStyle w:val="Code"/>
        <w:rPr>
          <w:highlight w:val="white"/>
          <w:lang w:val="en-GB"/>
        </w:rPr>
      </w:pPr>
      <w:r w:rsidRPr="00D822A3">
        <w:rPr>
          <w:highlight w:val="white"/>
          <w:lang w:val="en-GB"/>
        </w:rPr>
        <w:t xml:space="preserve">  </w:t>
      </w:r>
    </w:p>
    <w:p w14:paraId="7E355E8A" w14:textId="77777777" w:rsidR="00132D4E" w:rsidRPr="00D822A3" w:rsidRDefault="00132D4E" w:rsidP="00132D4E">
      <w:pPr>
        <w:pStyle w:val="Code"/>
        <w:rPr>
          <w:highlight w:val="white"/>
          <w:lang w:val="en-GB"/>
        </w:rPr>
      </w:pPr>
      <w:r w:rsidRPr="00D822A3">
        <w:rPr>
          <w:highlight w:val="white"/>
          <w:lang w:val="en-GB"/>
        </w:rPr>
        <w:t xml:space="preserve">    public int Position {</w:t>
      </w:r>
    </w:p>
    <w:p w14:paraId="6078DFA6" w14:textId="77777777" w:rsidR="00132D4E" w:rsidRPr="00D822A3" w:rsidRDefault="00132D4E" w:rsidP="00132D4E">
      <w:pPr>
        <w:pStyle w:val="Code"/>
        <w:rPr>
          <w:highlight w:val="white"/>
          <w:lang w:val="en-GB"/>
        </w:rPr>
      </w:pPr>
      <w:r w:rsidRPr="00D822A3">
        <w:rPr>
          <w:highlight w:val="white"/>
          <w:lang w:val="en-GB"/>
        </w:rPr>
        <w:t xml:space="preserve">      get { return m_position; }</w:t>
      </w:r>
    </w:p>
    <w:p w14:paraId="1828C58A" w14:textId="77777777" w:rsidR="00132D4E" w:rsidRPr="00D822A3" w:rsidRDefault="00132D4E" w:rsidP="00132D4E">
      <w:pPr>
        <w:pStyle w:val="Code"/>
        <w:rPr>
          <w:highlight w:val="white"/>
          <w:lang w:val="en-GB"/>
        </w:rPr>
      </w:pPr>
      <w:r w:rsidRPr="00D822A3">
        <w:rPr>
          <w:highlight w:val="white"/>
          <w:lang w:val="en-GB"/>
        </w:rPr>
        <w:t xml:space="preserve">    }</w:t>
      </w:r>
    </w:p>
    <w:p w14:paraId="6F2EF7A0" w14:textId="77777777" w:rsidR="00132D4E" w:rsidRPr="00D822A3" w:rsidRDefault="00132D4E" w:rsidP="00132D4E">
      <w:pPr>
        <w:pStyle w:val="Code"/>
        <w:rPr>
          <w:highlight w:val="white"/>
          <w:lang w:val="en-GB"/>
        </w:rPr>
      </w:pPr>
      <w:r w:rsidRPr="00D822A3">
        <w:rPr>
          <w:highlight w:val="white"/>
          <w:lang w:val="en-GB"/>
        </w:rPr>
        <w:t xml:space="preserve">  </w:t>
      </w:r>
    </w:p>
    <w:p w14:paraId="77DEB3AD" w14:textId="77777777" w:rsidR="00132D4E" w:rsidRPr="00D822A3" w:rsidRDefault="00132D4E" w:rsidP="00132D4E">
      <w:pPr>
        <w:pStyle w:val="Code"/>
        <w:rPr>
          <w:highlight w:val="white"/>
          <w:lang w:val="en-GB"/>
        </w:rPr>
      </w:pPr>
      <w:r w:rsidRPr="00D822A3">
        <w:rPr>
          <w:highlight w:val="white"/>
          <w:lang w:val="en-GB"/>
        </w:rPr>
        <w:t xml:space="preserve">    public int Size {</w:t>
      </w:r>
    </w:p>
    <w:p w14:paraId="359FEC1C" w14:textId="77777777" w:rsidR="00132D4E" w:rsidRPr="00D822A3" w:rsidRDefault="00132D4E" w:rsidP="00132D4E">
      <w:pPr>
        <w:pStyle w:val="Code"/>
        <w:rPr>
          <w:highlight w:val="white"/>
          <w:lang w:val="en-GB"/>
        </w:rPr>
      </w:pPr>
      <w:r w:rsidRPr="00D822A3">
        <w:rPr>
          <w:highlight w:val="white"/>
          <w:lang w:val="en-GB"/>
        </w:rPr>
        <w:t xml:space="preserve">      get { return m_size; }</w:t>
      </w:r>
    </w:p>
    <w:p w14:paraId="5331B62D" w14:textId="77777777" w:rsidR="00132D4E" w:rsidRPr="00D822A3" w:rsidRDefault="00132D4E" w:rsidP="00132D4E">
      <w:pPr>
        <w:pStyle w:val="Code"/>
        <w:rPr>
          <w:highlight w:val="white"/>
          <w:lang w:val="en-GB"/>
        </w:rPr>
      </w:pPr>
      <w:r w:rsidRPr="00D822A3">
        <w:rPr>
          <w:highlight w:val="white"/>
          <w:lang w:val="en-GB"/>
        </w:rPr>
        <w:t xml:space="preserve">    }</w:t>
      </w:r>
    </w:p>
    <w:p w14:paraId="3526CB8B" w14:textId="77777777" w:rsidR="00132D4E" w:rsidRPr="00D822A3" w:rsidRDefault="00132D4E" w:rsidP="00132D4E">
      <w:pPr>
        <w:pStyle w:val="Code"/>
        <w:rPr>
          <w:highlight w:val="white"/>
          <w:lang w:val="en-GB"/>
        </w:rPr>
      </w:pPr>
      <w:r w:rsidRPr="00D822A3">
        <w:rPr>
          <w:highlight w:val="white"/>
          <w:lang w:val="en-GB"/>
        </w:rPr>
        <w:t xml:space="preserve">  }</w:t>
      </w:r>
    </w:p>
    <w:p w14:paraId="42665F6D" w14:textId="77777777" w:rsidR="0071772C" w:rsidRPr="00D822A3" w:rsidRDefault="00132D4E" w:rsidP="00132D4E">
      <w:pPr>
        <w:pStyle w:val="Code"/>
        <w:rPr>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25" w:name="_Toc54119947"/>
      <w:r w:rsidRPr="00D822A3">
        <w:rPr>
          <w:lang w:val="en-GB"/>
        </w:rPr>
        <w:t>Register Allocation</w:t>
      </w:r>
      <w:bookmarkEnd w:id="425"/>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coloring,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D822A3" w:rsidRDefault="00E31ED1" w:rsidP="00E31ED1">
      <w:pPr>
        <w:rPr>
          <w:highlight w:val="white"/>
          <w:lang w:val="en-GB"/>
        </w:rPr>
      </w:pPr>
      <w:r w:rsidRPr="00D822A3">
        <w:rPr>
          <w:lang w:val="en-GB"/>
        </w:rPr>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r w:rsidRPr="00D822A3">
        <w:rPr>
          <w:lang w:val="en-GB"/>
        </w:rPr>
        <w:t>RegisterAllocator.cs</w:t>
      </w:r>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t>Then we split the total graph into independent subgrphs,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coloring;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coloring,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A08A54D" w14:textId="6A5B26C1" w:rsidR="003D79E4" w:rsidRPr="00D822A3" w:rsidRDefault="003D79E4" w:rsidP="003D79E4">
      <w:pPr>
        <w:pStyle w:val="Code"/>
        <w:rPr>
          <w:highlight w:val="white"/>
          <w:lang w:val="en-GB"/>
        </w:rPr>
      </w:pPr>
      <w:r w:rsidRPr="00D822A3">
        <w:rPr>
          <w:highlight w:val="white"/>
          <w:lang w:val="en-GB"/>
        </w:rPr>
        <w:t xml:space="preserve">        foreach (Track track in trackGraph.Ve</w:t>
      </w:r>
      <w:r w:rsidR="002D2FF6" w:rsidRPr="00D822A3">
        <w:rPr>
          <w:highlight w:val="white"/>
          <w:lang w:val="en-GB"/>
        </w:rPr>
        <w:t>rtexSet</w:t>
      </w:r>
      <w:r w:rsidRPr="00D822A3">
        <w:rPr>
          <w:highlight w:val="white"/>
          <w:lang w:val="en-GB"/>
        </w:rPr>
        <w:t>) {</w:t>
      </w:r>
    </w:p>
    <w:p w14:paraId="28BA4232" w14:textId="03D12C07" w:rsidR="003D79E4" w:rsidRPr="00D822A3" w:rsidRDefault="003D79E4" w:rsidP="003D79E4">
      <w:pPr>
        <w:pStyle w:val="Code"/>
        <w:rPr>
          <w:highlight w:val="white"/>
          <w:lang w:val="en-GB"/>
        </w:rPr>
      </w:pPr>
      <w:r w:rsidRPr="00D822A3">
        <w:rPr>
          <w:highlight w:val="white"/>
          <w:lang w:val="en-GB"/>
        </w:rPr>
        <w:t xml:space="preserve">          track.Generate(assemblyCodeList);</w:t>
      </w:r>
    </w:p>
    <w:p w14:paraId="0C8A3160" w14:textId="1641475B" w:rsidR="003D79E4" w:rsidRPr="00D822A3" w:rsidRDefault="003D79E4" w:rsidP="003D79E4">
      <w:pPr>
        <w:pStyle w:val="Code"/>
        <w:rPr>
          <w:highlight w:val="white"/>
          <w:lang w:val="en-GB"/>
        </w:rPr>
      </w:pPr>
      <w:r w:rsidRPr="00D822A3">
        <w:rPr>
          <w:highlight w:val="white"/>
          <w:lang w:val="en-GB"/>
        </w:rPr>
        <w:t xml:space="preserve">        }</w:t>
      </w:r>
    </w:p>
    <w:p w14:paraId="42064307" w14:textId="67EF8946" w:rsidR="00730167" w:rsidRPr="00D822A3" w:rsidRDefault="00730167" w:rsidP="00730167">
      <w:pPr>
        <w:pStyle w:val="Code"/>
        <w:rPr>
          <w:highlight w:val="white"/>
          <w:lang w:val="en-GB"/>
        </w:rPr>
      </w:pPr>
      <w:r w:rsidRPr="00D822A3">
        <w:rPr>
          <w:highlight w:val="white"/>
          <w:lang w:val="en-GB"/>
        </w:rPr>
        <w:t xml:space="preserve">      }</w:t>
      </w:r>
    </w:p>
    <w:p w14:paraId="7F26F5A8" w14:textId="77777777" w:rsidR="00730167" w:rsidRPr="00D822A3" w:rsidRDefault="00730167" w:rsidP="00730167">
      <w:pPr>
        <w:pStyle w:val="Code"/>
        <w:rPr>
          <w:highlight w:val="white"/>
          <w:lang w:val="en-GB"/>
        </w:rPr>
      </w:pPr>
      <w:r w:rsidRPr="00D822A3">
        <w:rPr>
          <w:highlight w:val="white"/>
          <w:lang w:val="en-GB"/>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neighbor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r w:rsidR="000C6A6F" w:rsidRPr="00D822A3">
        <w:rPr>
          <w:highlight w:val="white"/>
          <w:lang w:val="en-GB"/>
        </w:rPr>
        <w:t>neighbors</w:t>
      </w:r>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an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r w:rsidR="008A6229" w:rsidRPr="00D822A3">
        <w:rPr>
          <w:rStyle w:val="KeyWord0"/>
          <w:highlight w:val="white"/>
          <w:lang w:val="en-GB"/>
        </w:rPr>
        <w:t>PointerRegisterSetWithEllipse</w:t>
      </w:r>
      <w:r w:rsidR="008A6229" w:rsidRPr="00D822A3">
        <w:rPr>
          <w:highlight w:val="white"/>
          <w:lang w:val="en-GB"/>
        </w:rPr>
        <w:t xml:space="preserve">, since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is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actually larger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26" w:name="_Toc54119948"/>
      <w:r w:rsidRPr="00D822A3">
        <w:rPr>
          <w:lang w:val="en-GB"/>
        </w:rPr>
        <w:t>Assembly Code Generation</w:t>
      </w:r>
      <w:bookmarkEnd w:id="426"/>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r w:rsidRPr="00D822A3">
        <w:rPr>
          <w:lang w:val="en-GB"/>
        </w:rPr>
        <w:t>AssemblyCodeGenerator.cs</w:t>
      </w:r>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77777777" w:rsidR="0057414B" w:rsidRPr="00D822A3" w:rsidRDefault="0057414B" w:rsidP="001950E8">
      <w:pPr>
        <w:pStyle w:val="Code"/>
        <w:rPr>
          <w:highlight w:val="white"/>
          <w:lang w:val="en-GB"/>
        </w:rPr>
      </w:pPr>
      <w:r w:rsidRPr="00D822A3">
        <w:rPr>
          <w:highlight w:val="white"/>
          <w:lang w:val="en-GB"/>
        </w:rPr>
        <w:t xml:space="preserve">    public IDictionary&lt;Symbol,Track&gt; m_trackMap =</w:t>
      </w:r>
    </w:p>
    <w:p w14:paraId="10543834" w14:textId="04738E2E" w:rsidR="0057414B" w:rsidRPr="00D822A3" w:rsidRDefault="0057414B" w:rsidP="001950E8">
      <w:pPr>
        <w:pStyle w:val="Code"/>
        <w:rPr>
          <w:highlight w:val="white"/>
          <w:lang w:val="en-GB"/>
        </w:rPr>
      </w:pPr>
      <w:r w:rsidRPr="00D822A3">
        <w:rPr>
          <w:highlight w:val="white"/>
          <w:lang w:val="en-GB"/>
        </w:rPr>
        <w:t xml:space="preserve">      new </w:t>
      </w:r>
      <w:r w:rsidR="00297453" w:rsidRPr="00D822A3">
        <w:rPr>
          <w:highlight w:val="white"/>
          <w:lang w:val="en-GB"/>
        </w:rPr>
        <w:t>Dictionary</w:t>
      </w:r>
      <w:r w:rsidRPr="00D822A3">
        <w:rPr>
          <w:highlight w:val="white"/>
          <w:lang w:val="en-GB"/>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MainName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3ADCCF68"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 but it actually works,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generates the assembly code with tracks, and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27" w:name="_Toc5411994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27"/>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D822A3" w:rsidRDefault="00152B8E" w:rsidP="00D851A7">
      <w:pPr>
        <w:pStyle w:val="Code"/>
        <w:rPr>
          <w:highlight w:val="white"/>
          <w:lang w:val="en-GB"/>
        </w:rPr>
      </w:pPr>
    </w:p>
    <w:p w14:paraId="39829841" w14:textId="77777777" w:rsidR="00152B8E" w:rsidRPr="00D822A3" w:rsidRDefault="00152B8E" w:rsidP="00D851A7">
      <w:pPr>
        <w:pStyle w:val="Code"/>
        <w:rPr>
          <w:highlight w:val="white"/>
          <w:lang w:val="en-GB"/>
        </w:rPr>
      </w:pPr>
      <w:r w:rsidRPr="00D822A3">
        <w:rPr>
          <w:highlight w:val="white"/>
          <w:lang w:val="en-GB"/>
        </w:rPr>
        <w:t xml:space="preserve">          case MiddleOperator.Return:</w:t>
      </w:r>
    </w:p>
    <w:p w14:paraId="6217C81C" w14:textId="77777777" w:rsidR="00152B8E" w:rsidRPr="00D822A3" w:rsidRDefault="00152B8E" w:rsidP="00D851A7">
      <w:pPr>
        <w:pStyle w:val="Code"/>
        <w:rPr>
          <w:highlight w:val="white"/>
          <w:lang w:val="en-GB"/>
        </w:rPr>
      </w:pPr>
      <w:r w:rsidRPr="00D822A3">
        <w:rPr>
          <w:highlight w:val="white"/>
          <w:lang w:val="en-GB"/>
        </w:rPr>
        <w:t xml:space="preserve">            Return(middleCode);</w:t>
      </w:r>
    </w:p>
    <w:p w14:paraId="4564B37D" w14:textId="77777777" w:rsidR="00152B8E" w:rsidRPr="00D822A3" w:rsidRDefault="00152B8E" w:rsidP="00D851A7">
      <w:pPr>
        <w:pStyle w:val="Code"/>
        <w:rPr>
          <w:highlight w:val="white"/>
          <w:lang w:val="en-GB"/>
        </w:rPr>
      </w:pPr>
      <w:r w:rsidRPr="00D822A3">
        <w:rPr>
          <w:highlight w:val="white"/>
          <w:lang w:val="en-GB"/>
        </w:rPr>
        <w:t xml:space="preserve">            break;</w:t>
      </w:r>
    </w:p>
    <w:p w14:paraId="434689AB" w14:textId="77777777" w:rsidR="00152B8E" w:rsidRPr="00D822A3" w:rsidRDefault="00152B8E" w:rsidP="00D851A7">
      <w:pPr>
        <w:pStyle w:val="Code"/>
        <w:rPr>
          <w:highlight w:val="white"/>
          <w:lang w:val="en-GB"/>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16D89185" w14:textId="7777777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77777777" w:rsidR="00D851A7" w:rsidRPr="00D822A3" w:rsidRDefault="00D851A7" w:rsidP="00D851A7">
      <w:pPr>
        <w:pStyle w:val="Code"/>
        <w:rPr>
          <w:highlight w:val="white"/>
          <w:lang w:val="en-GB"/>
        </w:rPr>
      </w:pPr>
      <w:r w:rsidRPr="00D822A3">
        <w:rPr>
          <w:highlight w:val="white"/>
          <w:lang w:val="en-GB"/>
        </w:rPr>
        <w:t xml:space="preserve">              Symbol symbol = (Symbol)middleCode[0];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type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D822A3" w:rsidRDefault="00D851A7" w:rsidP="00D851A7">
      <w:pPr>
        <w:pStyle w:val="Code"/>
        <w:rPr>
          <w:highlight w:val="white"/>
          <w:lang w:val="en-GB"/>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8" w:name="_Toc5411995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8"/>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D822A3" w:rsidRDefault="005C64C1" w:rsidP="005C64C1">
      <w:pPr>
        <w:pStyle w:val="Code"/>
        <w:rPr>
          <w:highlight w:val="white"/>
          <w:lang w:val="en-GB"/>
        </w:rPr>
      </w:pPr>
      <w:r w:rsidRPr="00D822A3">
        <w:rPr>
          <w:highlight w:val="white"/>
          <w:lang w:val="en-GB"/>
        </w:rPr>
        <w:t xml:space="preserve">    private ISet&lt;Track&gt; TrackSet() {</w:t>
      </w:r>
    </w:p>
    <w:p w14:paraId="7EF67B6F" w14:textId="77777777" w:rsidR="005C64C1" w:rsidRPr="00D822A3" w:rsidRDefault="005C64C1" w:rsidP="005C64C1">
      <w:pPr>
        <w:pStyle w:val="Code"/>
        <w:rPr>
          <w:highlight w:val="white"/>
          <w:lang w:val="en-GB"/>
        </w:rPr>
      </w:pPr>
      <w:r w:rsidRPr="00D822A3">
        <w:rPr>
          <w:highlight w:val="white"/>
          <w:lang w:val="en-GB"/>
        </w:rPr>
        <w:t xml:space="preserve">      ISet&lt;Track&gt; trackSet = new HashSet&lt;Track&gt;();</w:t>
      </w:r>
    </w:p>
    <w:p w14:paraId="50EA5738" w14:textId="77777777" w:rsidR="005C64C1" w:rsidRPr="00D822A3" w:rsidRDefault="005C64C1" w:rsidP="005C64C1">
      <w:pPr>
        <w:pStyle w:val="Code"/>
        <w:rPr>
          <w:highlight w:val="white"/>
          <w:lang w:val="en-GB"/>
        </w:rPr>
      </w:pPr>
    </w:p>
    <w:p w14:paraId="4920EFF6" w14:textId="77777777" w:rsidR="005C64C1" w:rsidRPr="00D822A3" w:rsidRDefault="005C64C1" w:rsidP="005C64C1">
      <w:pPr>
        <w:pStyle w:val="Code"/>
        <w:rPr>
          <w:highlight w:val="white"/>
          <w:lang w:val="en-GB"/>
        </w:rPr>
      </w:pPr>
      <w:r w:rsidRPr="00D822A3">
        <w:rPr>
          <w:highlight w:val="white"/>
          <w:lang w:val="en-GB"/>
        </w:rPr>
        <w:t xml:space="preserve">      for (int index = 0; index &lt; m_assemblyCodeList.Count; ++index) {</w:t>
      </w:r>
    </w:p>
    <w:p w14:paraId="0FA28A6F" w14:textId="762BF504" w:rsidR="005C64C1" w:rsidRPr="00D822A3" w:rsidRDefault="005C64C1" w:rsidP="005C64C1">
      <w:pPr>
        <w:pStyle w:val="Code"/>
        <w:rPr>
          <w:highlight w:val="white"/>
          <w:lang w:val="en-GB"/>
        </w:rPr>
      </w:pPr>
      <w:r w:rsidRPr="00D822A3">
        <w:rPr>
          <w:highlight w:val="white"/>
          <w:lang w:val="en-GB"/>
        </w:rPr>
        <w:t xml:space="preserve">        AssemblyCode assemblyCode = m_assemblyCodeList[index];</w:t>
      </w:r>
    </w:p>
    <w:p w14:paraId="69A58489" w14:textId="77777777" w:rsidR="005C64C1" w:rsidRPr="00D822A3" w:rsidRDefault="005C64C1" w:rsidP="005C64C1">
      <w:pPr>
        <w:pStyle w:val="Code"/>
        <w:rPr>
          <w:highlight w:val="white"/>
          <w:lang w:val="en-GB"/>
        </w:rPr>
      </w:pPr>
      <w:r w:rsidRPr="00D822A3">
        <w:rPr>
          <w:highlight w:val="white"/>
          <w:lang w:val="en-GB"/>
        </w:rPr>
        <w:t xml:space="preserve">     </w:t>
      </w:r>
    </w:p>
    <w:p w14:paraId="0DDA6F2A" w14:textId="7A453B61" w:rsidR="005C64C1" w:rsidRPr="00D822A3" w:rsidRDefault="005C64C1" w:rsidP="005C64C1">
      <w:pPr>
        <w:pStyle w:val="Code"/>
        <w:rPr>
          <w:highlight w:val="white"/>
          <w:lang w:val="en-GB"/>
        </w:rPr>
      </w:pPr>
      <w:r w:rsidRPr="00D822A3">
        <w:rPr>
          <w:highlight w:val="white"/>
          <w:lang w:val="en-GB"/>
        </w:rPr>
        <w:t xml:space="preserve">        object operand0 = assemblyCode[0],</w:t>
      </w:r>
    </w:p>
    <w:p w14:paraId="0FE7473F" w14:textId="2C3F3A26" w:rsidR="005C64C1" w:rsidRPr="00D822A3" w:rsidRDefault="005C64C1" w:rsidP="005C64C1">
      <w:pPr>
        <w:pStyle w:val="Code"/>
        <w:rPr>
          <w:highlight w:val="white"/>
          <w:lang w:val="en-GB"/>
        </w:rPr>
      </w:pPr>
      <w:r w:rsidRPr="00D822A3">
        <w:rPr>
          <w:highlight w:val="white"/>
          <w:lang w:val="en-GB"/>
        </w:rPr>
        <w:t xml:space="preserve">               operand1 = assemblyCode[1],</w:t>
      </w:r>
    </w:p>
    <w:p w14:paraId="36A4FD13" w14:textId="5E34EB93" w:rsidR="005C64C1" w:rsidRPr="00D822A3" w:rsidRDefault="005C64C1" w:rsidP="005C64C1">
      <w:pPr>
        <w:pStyle w:val="Code"/>
        <w:rPr>
          <w:highlight w:val="white"/>
          <w:lang w:val="en-GB"/>
        </w:rPr>
      </w:pPr>
      <w:r w:rsidRPr="00D822A3">
        <w:rPr>
          <w:highlight w:val="white"/>
          <w:lang w:val="en-GB"/>
        </w:rPr>
        <w:t xml:space="preserve">               operand2 = assemblyCode[2];</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68A0CC6B" w14:textId="2C224FFD" w:rsidR="005C64C1" w:rsidRPr="00D822A3" w:rsidRDefault="005C64C1" w:rsidP="005C64C1">
      <w:pPr>
        <w:pStyle w:val="Code"/>
        <w:rPr>
          <w:highlight w:val="white"/>
          <w:lang w:val="en-GB"/>
        </w:rPr>
      </w:pPr>
      <w:r w:rsidRPr="00D822A3">
        <w:rPr>
          <w:highlight w:val="white"/>
          <w:lang w:val="en-GB"/>
        </w:rPr>
        <w:t xml:space="preserve">        if (assemblyCode.Operator == AssemblyOperator.set_track_size) {</w:t>
      </w:r>
    </w:p>
    <w:p w14:paraId="7BCF1D34" w14:textId="77777777" w:rsidR="005C64C1" w:rsidRPr="00D822A3" w:rsidRDefault="005C64C1" w:rsidP="005C64C1">
      <w:pPr>
        <w:pStyle w:val="Code"/>
        <w:rPr>
          <w:highlight w:val="white"/>
          <w:lang w:val="en-GB"/>
        </w:rPr>
      </w:pPr>
      <w:r w:rsidRPr="00D822A3">
        <w:rPr>
          <w:highlight w:val="white"/>
          <w:lang w:val="en-GB"/>
        </w:rPr>
        <w:t xml:space="preserve">          Track track = (Track) operand0;</w:t>
      </w:r>
    </w:p>
    <w:p w14:paraId="53A04927" w14:textId="77777777" w:rsidR="005C64C1" w:rsidRPr="00D822A3" w:rsidRDefault="005C64C1" w:rsidP="005C64C1">
      <w:pPr>
        <w:pStyle w:val="Code"/>
        <w:rPr>
          <w:highlight w:val="white"/>
          <w:lang w:val="en-GB"/>
        </w:rPr>
      </w:pPr>
    </w:p>
    <w:p w14:paraId="47234159" w14:textId="77777777" w:rsidR="005C64C1" w:rsidRPr="00D822A3" w:rsidRDefault="005C64C1" w:rsidP="005C64C1">
      <w:pPr>
        <w:pStyle w:val="Code"/>
        <w:rPr>
          <w:highlight w:val="white"/>
          <w:lang w:val="en-GB"/>
        </w:rPr>
      </w:pPr>
      <w:r w:rsidRPr="00D822A3">
        <w:rPr>
          <w:highlight w:val="white"/>
          <w:lang w:val="en-GB"/>
        </w:rPr>
        <w:t xml:space="preserve">          if (operand1 is int) {</w:t>
      </w:r>
    </w:p>
    <w:p w14:paraId="359AA4E7" w14:textId="77777777" w:rsidR="00A47457" w:rsidRPr="00D822A3" w:rsidRDefault="00A47457" w:rsidP="00A47457">
      <w:pPr>
        <w:pStyle w:val="Code"/>
        <w:rPr>
          <w:highlight w:val="white"/>
          <w:lang w:val="en-GB"/>
        </w:rPr>
      </w:pPr>
      <w:r w:rsidRPr="00D822A3">
        <w:rPr>
          <w:highlight w:val="white"/>
          <w:lang w:val="en-GB"/>
        </w:rPr>
        <w:t xml:space="preserve">            track.CurrentSize = (int) operand1;</w:t>
      </w:r>
    </w:p>
    <w:p w14:paraId="08B5005F" w14:textId="77777777" w:rsidR="00A47457" w:rsidRPr="00D822A3" w:rsidRDefault="00A47457" w:rsidP="00A47457">
      <w:pPr>
        <w:pStyle w:val="Code"/>
        <w:rPr>
          <w:highlight w:val="white"/>
          <w:lang w:val="en-GB"/>
        </w:rPr>
      </w:pPr>
      <w:r w:rsidRPr="00D822A3">
        <w:rPr>
          <w:highlight w:val="white"/>
          <w:lang w:val="en-GB"/>
        </w:rPr>
        <w:t xml:space="preserve">          }</w:t>
      </w:r>
    </w:p>
    <w:p w14:paraId="22DBF6CF" w14:textId="77777777" w:rsidR="00A47457" w:rsidRPr="00D822A3" w:rsidRDefault="00A47457" w:rsidP="00A47457">
      <w:pPr>
        <w:pStyle w:val="Code"/>
        <w:rPr>
          <w:highlight w:val="white"/>
          <w:lang w:val="en-GB"/>
        </w:rPr>
      </w:pPr>
      <w:r w:rsidRPr="00D822A3">
        <w:rPr>
          <w:highlight w:val="white"/>
          <w:lang w:val="en-GB"/>
        </w:rPr>
        <w:t xml:space="preserve">          else {</w:t>
      </w:r>
    </w:p>
    <w:p w14:paraId="6B9822D0" w14:textId="77777777" w:rsidR="00A47457" w:rsidRPr="00D822A3" w:rsidRDefault="00A47457" w:rsidP="00A47457">
      <w:pPr>
        <w:pStyle w:val="Code"/>
        <w:rPr>
          <w:highlight w:val="white"/>
          <w:lang w:val="en-GB"/>
        </w:rPr>
      </w:pPr>
      <w:r w:rsidRPr="00D822A3">
        <w:rPr>
          <w:highlight w:val="white"/>
          <w:lang w:val="en-GB"/>
        </w:rPr>
        <w:t xml:space="preserve">            track.CurrentSize = ((Track) operand1).CurrentSize;</w:t>
      </w:r>
    </w:p>
    <w:p w14:paraId="01D76B06" w14:textId="77777777" w:rsidR="005C64C1" w:rsidRPr="00D822A3" w:rsidRDefault="005C64C1" w:rsidP="005C64C1">
      <w:pPr>
        <w:pStyle w:val="Code"/>
        <w:rPr>
          <w:highlight w:val="white"/>
          <w:lang w:val="en-GB"/>
        </w:rPr>
      </w:pPr>
      <w:r w:rsidRPr="00D822A3">
        <w:rPr>
          <w:highlight w:val="white"/>
          <w:lang w:val="en-GB"/>
        </w:rPr>
        <w:t xml:space="preserve">          }</w:t>
      </w:r>
    </w:p>
    <w:p w14:paraId="40317CA1" w14:textId="77777777" w:rsidR="005C64C1" w:rsidRPr="00D822A3" w:rsidRDefault="005C64C1" w:rsidP="005C64C1">
      <w:pPr>
        <w:pStyle w:val="Code"/>
        <w:rPr>
          <w:highlight w:val="white"/>
          <w:lang w:val="en-GB"/>
        </w:rPr>
      </w:pPr>
    </w:p>
    <w:p w14:paraId="458706D9" w14:textId="6CEA2DCE" w:rsidR="005C64C1" w:rsidRPr="00D822A3" w:rsidRDefault="005C64C1" w:rsidP="005C64C1">
      <w:pPr>
        <w:pStyle w:val="Code"/>
        <w:rPr>
          <w:highlight w:val="white"/>
          <w:lang w:val="en-GB"/>
        </w:rPr>
      </w:pPr>
      <w:r w:rsidRPr="00D822A3">
        <w:rPr>
          <w:highlight w:val="white"/>
          <w:lang w:val="en-GB"/>
        </w:rPr>
        <w:t xml:space="preserve">          assemblyCode.Operator = AssemblyOperator.empty;</w:t>
      </w:r>
    </w:p>
    <w:p w14:paraId="681E8746" w14:textId="77777777" w:rsidR="005C64C1" w:rsidRPr="00D822A3" w:rsidRDefault="005C64C1" w:rsidP="005C64C1">
      <w:pPr>
        <w:pStyle w:val="Code"/>
        <w:rPr>
          <w:highlight w:val="white"/>
          <w:lang w:val="en-GB"/>
        </w:rPr>
      </w:pPr>
      <w:r w:rsidRPr="00D822A3">
        <w:rPr>
          <w:highlight w:val="white"/>
          <w:lang w:val="en-GB"/>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0A4C4B5D" w14:textId="77777777" w:rsidR="005C64C1" w:rsidRPr="00D822A3" w:rsidRDefault="005C64C1" w:rsidP="005C64C1">
      <w:pPr>
        <w:pStyle w:val="Code"/>
        <w:rPr>
          <w:highlight w:val="white"/>
          <w:lang w:val="en-GB"/>
        </w:rPr>
      </w:pPr>
      <w:r w:rsidRPr="00D822A3">
        <w:rPr>
          <w:highlight w:val="white"/>
          <w:lang w:val="en-GB"/>
        </w:rPr>
        <w:t xml:space="preserve">        else {</w:t>
      </w:r>
    </w:p>
    <w:p w14:paraId="2BF3E14A" w14:textId="77777777" w:rsidR="005C64C1" w:rsidRPr="00D822A3" w:rsidRDefault="005C64C1" w:rsidP="005C64C1">
      <w:pPr>
        <w:pStyle w:val="Code"/>
        <w:rPr>
          <w:highlight w:val="white"/>
          <w:lang w:val="en-GB"/>
        </w:rPr>
      </w:pPr>
      <w:r w:rsidRPr="00D822A3">
        <w:rPr>
          <w:highlight w:val="white"/>
          <w:lang w:val="en-GB"/>
        </w:rPr>
        <w:t xml:space="preserve">          CheckTrack(trackSet, operand0, 0, index);</w:t>
      </w:r>
    </w:p>
    <w:p w14:paraId="461697B1" w14:textId="77777777" w:rsidR="005C64C1" w:rsidRPr="00D822A3" w:rsidRDefault="005C64C1" w:rsidP="005C64C1">
      <w:pPr>
        <w:pStyle w:val="Code"/>
        <w:rPr>
          <w:highlight w:val="white"/>
          <w:lang w:val="en-GB"/>
        </w:rPr>
      </w:pPr>
      <w:r w:rsidRPr="00D822A3">
        <w:rPr>
          <w:highlight w:val="white"/>
          <w:lang w:val="en-GB"/>
        </w:rPr>
        <w:t xml:space="preserve">          CheckTrack(trackSet, operand1, 1, index);</w:t>
      </w:r>
    </w:p>
    <w:p w14:paraId="6BC649E6" w14:textId="77777777" w:rsidR="005C64C1" w:rsidRPr="00D822A3" w:rsidRDefault="005C64C1" w:rsidP="005C64C1">
      <w:pPr>
        <w:pStyle w:val="Code"/>
        <w:rPr>
          <w:highlight w:val="white"/>
          <w:lang w:val="en-GB"/>
        </w:rPr>
      </w:pPr>
      <w:r w:rsidRPr="00D822A3">
        <w:rPr>
          <w:highlight w:val="white"/>
          <w:lang w:val="en-GB"/>
        </w:rPr>
        <w:t xml:space="preserve">          CheckTrack(trackSet, operand2, 2, index);</w:t>
      </w:r>
    </w:p>
    <w:p w14:paraId="310DEC46" w14:textId="77777777" w:rsidR="005C64C1" w:rsidRPr="00D822A3" w:rsidRDefault="005C64C1" w:rsidP="005C64C1">
      <w:pPr>
        <w:pStyle w:val="Code"/>
        <w:rPr>
          <w:highlight w:val="white"/>
          <w:lang w:val="en-GB"/>
        </w:rPr>
      </w:pPr>
      <w:r w:rsidRPr="00D822A3">
        <w:rPr>
          <w:highlight w:val="white"/>
          <w:lang w:val="en-GB"/>
        </w:rPr>
        <w:t xml:space="preserve">        }</w:t>
      </w:r>
    </w:p>
    <w:p w14:paraId="7E2E0CAC" w14:textId="77777777" w:rsidR="005C64C1" w:rsidRPr="00D822A3" w:rsidRDefault="005C64C1" w:rsidP="005C64C1">
      <w:pPr>
        <w:pStyle w:val="Code"/>
        <w:rPr>
          <w:highlight w:val="white"/>
          <w:lang w:val="en-GB"/>
        </w:rPr>
      </w:pPr>
      <w:r w:rsidRPr="00D822A3">
        <w:rPr>
          <w:highlight w:val="white"/>
          <w:lang w:val="en-GB"/>
        </w:rPr>
        <w:t xml:space="preserve">      }</w:t>
      </w:r>
    </w:p>
    <w:p w14:paraId="47A91B1E" w14:textId="77777777" w:rsidR="005C64C1" w:rsidRPr="00D822A3" w:rsidRDefault="005C64C1" w:rsidP="005C64C1">
      <w:pPr>
        <w:pStyle w:val="Code"/>
        <w:rPr>
          <w:highlight w:val="white"/>
          <w:lang w:val="en-GB"/>
        </w:rPr>
      </w:pPr>
    </w:p>
    <w:p w14:paraId="3D8238D2" w14:textId="77777777" w:rsidR="005C64C1" w:rsidRPr="00D822A3" w:rsidRDefault="005C64C1" w:rsidP="005C64C1">
      <w:pPr>
        <w:pStyle w:val="Code"/>
        <w:rPr>
          <w:highlight w:val="white"/>
          <w:lang w:val="en-GB"/>
        </w:rPr>
      </w:pPr>
      <w:r w:rsidRPr="00D822A3">
        <w:rPr>
          <w:highlight w:val="white"/>
          <w:lang w:val="en-GB"/>
        </w:rPr>
        <w:t xml:space="preserve">      return trackSet;</w:t>
      </w:r>
    </w:p>
    <w:p w14:paraId="47CAB1D8" w14:textId="77777777" w:rsidR="005C64C1" w:rsidRPr="00D822A3" w:rsidRDefault="005C64C1" w:rsidP="005C64C1">
      <w:pPr>
        <w:pStyle w:val="Code"/>
        <w:rPr>
          <w:highlight w:val="white"/>
          <w:lang w:val="en-GB"/>
        </w:rPr>
      </w:pPr>
      <w:r w:rsidRPr="00D822A3">
        <w:rPr>
          <w:highlight w:val="white"/>
          <w:lang w:val="en-GB"/>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0DDB44CD" w14:textId="77777777" w:rsidR="005C64C1" w:rsidRPr="00D822A3" w:rsidRDefault="005C64C1" w:rsidP="005C64C1">
      <w:pPr>
        <w:pStyle w:val="Code"/>
        <w:rPr>
          <w:highlight w:val="white"/>
          <w:lang w:val="en-GB"/>
        </w:rPr>
      </w:pPr>
      <w:r w:rsidRPr="00D822A3">
        <w:rPr>
          <w:highlight w:val="white"/>
          <w:lang w:val="en-GB"/>
        </w:rPr>
        <w:t xml:space="preserve">    private void CheckTrack(ISet&lt;Track&gt; trackSet, object operand,</w:t>
      </w:r>
    </w:p>
    <w:p w14:paraId="2FEB335B" w14:textId="77777777" w:rsidR="005C64C1" w:rsidRPr="00D822A3" w:rsidRDefault="005C64C1" w:rsidP="005C64C1">
      <w:pPr>
        <w:pStyle w:val="Code"/>
        <w:rPr>
          <w:highlight w:val="white"/>
          <w:lang w:val="en-GB"/>
        </w:rPr>
      </w:pPr>
      <w:r w:rsidRPr="00D822A3">
        <w:rPr>
          <w:highlight w:val="white"/>
          <w:lang w:val="en-GB"/>
        </w:rPr>
        <w:t xml:space="preserve">                            int position, int index) {</w:t>
      </w:r>
    </w:p>
    <w:p w14:paraId="6D1DFD74" w14:textId="77777777" w:rsidR="005C64C1" w:rsidRPr="00D822A3" w:rsidRDefault="005C64C1" w:rsidP="005C64C1">
      <w:pPr>
        <w:pStyle w:val="Code"/>
        <w:rPr>
          <w:highlight w:val="white"/>
          <w:lang w:val="en-GB"/>
        </w:rPr>
      </w:pPr>
      <w:r w:rsidRPr="00D822A3">
        <w:rPr>
          <w:highlight w:val="white"/>
          <w:lang w:val="en-GB"/>
        </w:rPr>
        <w:t xml:space="preserve">      if (operand is Track) {</w:t>
      </w:r>
    </w:p>
    <w:p w14:paraId="32912B5A" w14:textId="77777777" w:rsidR="005C64C1" w:rsidRPr="00D822A3" w:rsidRDefault="005C64C1" w:rsidP="005C64C1">
      <w:pPr>
        <w:pStyle w:val="Code"/>
        <w:rPr>
          <w:highlight w:val="white"/>
          <w:lang w:val="en-GB"/>
        </w:rPr>
      </w:pPr>
      <w:r w:rsidRPr="00D822A3">
        <w:rPr>
          <w:highlight w:val="white"/>
          <w:lang w:val="en-GB"/>
        </w:rPr>
        <w:t xml:space="preserve">        Track track = (Track) operand;</w:t>
      </w:r>
    </w:p>
    <w:p w14:paraId="0638D7DE" w14:textId="77777777" w:rsidR="005C64C1" w:rsidRPr="00D822A3" w:rsidRDefault="005C64C1" w:rsidP="005C64C1">
      <w:pPr>
        <w:pStyle w:val="Code"/>
        <w:rPr>
          <w:highlight w:val="white"/>
          <w:lang w:val="en-GB"/>
        </w:rPr>
      </w:pPr>
      <w:r w:rsidRPr="00D822A3">
        <w:rPr>
          <w:highlight w:val="white"/>
          <w:lang w:val="en-GB"/>
        </w:rPr>
        <w:t xml:space="preserve">        trackSet.Add(track);</w:t>
      </w:r>
    </w:p>
    <w:p w14:paraId="4DBE0DA7" w14:textId="77777777" w:rsidR="005C64C1" w:rsidRPr="00D822A3" w:rsidRDefault="005C64C1" w:rsidP="005C64C1">
      <w:pPr>
        <w:pStyle w:val="Code"/>
        <w:rPr>
          <w:highlight w:val="white"/>
          <w:lang w:val="en-GB"/>
        </w:rPr>
      </w:pPr>
      <w:r w:rsidRPr="00D822A3">
        <w:rPr>
          <w:highlight w:val="white"/>
          <w:lang w:val="en-GB"/>
        </w:rPr>
        <w:t xml:space="preserve">        track.AddEntry(position, index);</w:t>
      </w:r>
    </w:p>
    <w:p w14:paraId="0F1EADBE" w14:textId="77777777" w:rsidR="005C64C1" w:rsidRPr="00D822A3" w:rsidRDefault="005C64C1" w:rsidP="005C64C1">
      <w:pPr>
        <w:pStyle w:val="Code"/>
        <w:rPr>
          <w:highlight w:val="white"/>
          <w:lang w:val="en-GB"/>
        </w:rPr>
      </w:pPr>
      <w:r w:rsidRPr="00D822A3">
        <w:rPr>
          <w:highlight w:val="white"/>
          <w:lang w:val="en-GB"/>
        </w:rPr>
        <w:t xml:space="preserve">      }</w:t>
      </w:r>
    </w:p>
    <w:p w14:paraId="26FBFEFB" w14:textId="77777777" w:rsidR="005C64C1" w:rsidRPr="00D822A3" w:rsidRDefault="005C64C1" w:rsidP="005C64C1">
      <w:pPr>
        <w:pStyle w:val="Code"/>
        <w:rPr>
          <w:highlight w:val="white"/>
          <w:lang w:val="en-GB"/>
        </w:rPr>
      </w:pPr>
      <w:r w:rsidRPr="00D822A3">
        <w:rPr>
          <w:highlight w:val="white"/>
          <w:lang w:val="en-GB"/>
        </w:rPr>
        <w:t xml:space="preserve">    }</w:t>
      </w:r>
    </w:p>
    <w:p w14:paraId="670C2081" w14:textId="7F7ADE9D" w:rsidR="00BC157C" w:rsidRPr="00D822A3" w:rsidRDefault="00BC157C" w:rsidP="00BC157C">
      <w:pPr>
        <w:pStyle w:val="Rubrik3"/>
        <w:rPr>
          <w:highlight w:val="white"/>
          <w:lang w:val="en-GB"/>
        </w:rPr>
      </w:pPr>
      <w:bookmarkStart w:id="429" w:name="_Toc54119951"/>
      <w:r w:rsidRPr="00D822A3">
        <w:rPr>
          <w:highlight w:val="white"/>
          <w:lang w:val="en-GB"/>
        </w:rPr>
        <w:t>Function Calls</w:t>
      </w:r>
      <w:bookmarkEnd w:id="429"/>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effency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5F7E000C" w14:textId="2BF5088B"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61EB735A" w:rsidR="0043182A" w:rsidRPr="00D822A3"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r w:rsidR="00841745" w:rsidRPr="00D822A3">
        <w:rPr>
          <w:highlight w:val="white"/>
          <w:lang w:val="en-GB"/>
        </w:rPr>
        <w:t xml:space="preserve"> </w:t>
      </w:r>
    </w:p>
    <w:p w14:paraId="10D7BE64" w14:textId="77777777" w:rsidR="0043182A" w:rsidRPr="00D822A3" w:rsidRDefault="0043182A" w:rsidP="0043182A">
      <w:pPr>
        <w:pStyle w:val="Code"/>
        <w:rPr>
          <w:highlight w:val="white"/>
          <w:lang w:val="en-GB"/>
        </w:rPr>
      </w:pPr>
      <w:r w:rsidRPr="00D822A3">
        <w:rPr>
          <w:highlight w:val="white"/>
          <w:lang w:val="en-GB"/>
        </w:rPr>
        <w:t xml:space="preserve">      for (int count = 0; count &lt; m_floatStackSize; ++count) {</w:t>
      </w:r>
    </w:p>
    <w:p w14:paraId="3FAFB5F4" w14:textId="77777777" w:rsidR="0043182A" w:rsidRPr="00D822A3" w:rsidRDefault="0043182A" w:rsidP="0043182A">
      <w:pPr>
        <w:pStyle w:val="Code"/>
        <w:rPr>
          <w:highlight w:val="white"/>
          <w:lang w:val="en-GB"/>
        </w:rPr>
      </w:pPr>
      <w:r w:rsidRPr="00D822A3">
        <w:rPr>
          <w:highlight w:val="white"/>
          <w:lang w:val="en-GB"/>
        </w:rPr>
        <w:t xml:space="preserve">        AddAssemblyCode(AssemblyOperator.fstp_qword, baseRegister,</w:t>
      </w:r>
    </w:p>
    <w:p w14:paraId="52E43140" w14:textId="71119098"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7423566" w14:textId="10CE4726"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8;</w:t>
      </w:r>
    </w:p>
    <w:p w14:paraId="62075907" w14:textId="77777777" w:rsidR="0043182A" w:rsidRPr="00D822A3" w:rsidRDefault="0043182A" w:rsidP="0043182A">
      <w:pPr>
        <w:pStyle w:val="Code"/>
        <w:rPr>
          <w:highlight w:val="white"/>
          <w:lang w:val="en-GB"/>
        </w:rPr>
      </w:pPr>
      <w:r w:rsidRPr="00D822A3">
        <w:rPr>
          <w:highlight w:val="white"/>
          <w:lang w:val="en-GB"/>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5BFC101" w:rsidR="00F4107E" w:rsidRPr="00D822A3" w:rsidRDefault="00F4107E" w:rsidP="00F4107E">
      <w:pPr>
        <w:rPr>
          <w:highlight w:val="white"/>
          <w:lang w:val="en-GB"/>
        </w:rPr>
      </w:pPr>
      <w:r w:rsidRPr="00D822A3">
        <w:rPr>
          <w:highlight w:val="white"/>
          <w:lang w:val="en-GB"/>
        </w:rPr>
        <w:t>The track map is pushed on the stack, and a new object is instanciated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30" w:name="_Hlk43301151"/>
      <w:r w:rsidRPr="00D822A3">
        <w:rPr>
          <w:highlight w:val="white"/>
          <w:lang w:val="en-GB"/>
        </w:rPr>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77777777" w:rsidR="00041417" w:rsidRPr="00D822A3" w:rsidRDefault="00041417" w:rsidP="00041417">
      <w:pPr>
        <w:pStyle w:val="Code"/>
        <w:rPr>
          <w:highlight w:val="white"/>
          <w:lang w:val="en-GB"/>
        </w:rPr>
      </w:pPr>
      <w:r w:rsidRPr="00D822A3">
        <w:rPr>
          <w:highlight w:val="white"/>
          <w:lang w:val="en-GB"/>
        </w:rPr>
        <w:t xml:space="preserve">      }</w:t>
      </w:r>
    </w:p>
    <w:p w14:paraId="34A78B12" w14:textId="0613A090" w:rsidR="004D4C39" w:rsidRPr="00D822A3" w:rsidRDefault="00A01914" w:rsidP="00A01914">
      <w:pPr>
        <w:rPr>
          <w:highlight w:val="white"/>
          <w:lang w:val="en-GB"/>
        </w:rPr>
      </w:pPr>
      <w:r w:rsidRPr="00D822A3">
        <w:rPr>
          <w:highlight w:val="white"/>
          <w:lang w:val="en-GB"/>
        </w:rPr>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6B6F0198" w:rsidR="00824926" w:rsidRPr="00D822A3" w:rsidRDefault="00380E1B" w:rsidP="00824926">
      <w:pPr>
        <w:rPr>
          <w:color w:val="auto"/>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sidR="00B00B59" w:rsidRPr="00D822A3">
        <w:rPr>
          <w:highlight w:val="white"/>
          <w:lang w:val="en-GB"/>
        </w:rPr>
        <w:t xml:space="preserve">. The call becomes in this case a jump to the address stored in </w:t>
      </w:r>
      <w:r w:rsidR="00B00B59" w:rsidRPr="00D822A3">
        <w:rPr>
          <w:rStyle w:val="KeyWord0"/>
          <w:highlight w:val="white"/>
          <w:lang w:val="en-GB"/>
        </w:rPr>
        <w:t>jumpTrack</w:t>
      </w:r>
      <w:r w:rsidR="00B00B59" w:rsidRPr="00D822A3">
        <w:rPr>
          <w:highlight w:val="white"/>
          <w:lang w:val="en-GB"/>
        </w:rPr>
        <w:t>.</w:t>
      </w:r>
    </w:p>
    <w:bookmarkEnd w:id="430"/>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2E6ED4" w14:textId="77777777" w:rsidR="00041417" w:rsidRPr="00D822A3" w:rsidRDefault="00041417" w:rsidP="00041417">
      <w:pPr>
        <w:pStyle w:val="Code"/>
        <w:rPr>
          <w:highlight w:val="white"/>
          <w:lang w:val="en-GB"/>
        </w:rPr>
      </w:pPr>
      <w:r w:rsidRPr="00D822A3">
        <w:rPr>
          <w:highlight w:val="white"/>
          <w:lang w:val="en-GB"/>
        </w:rPr>
        <w:t xml:space="preserve">        Track jumpTrack = LoadValueToRegister(calleeSymbol);</w:t>
      </w:r>
    </w:p>
    <w:p w14:paraId="3D5E7F33" w14:textId="77777777" w:rsidR="00041417" w:rsidRPr="00D822A3" w:rsidRDefault="00041417" w:rsidP="00041417">
      <w:pPr>
        <w:pStyle w:val="Code"/>
        <w:rPr>
          <w:highlight w:val="white"/>
          <w:lang w:val="en-GB"/>
        </w:rPr>
      </w:pPr>
      <w:r w:rsidRPr="00D822A3">
        <w:rPr>
          <w:highlight w:val="white"/>
          <w:lang w:val="en-GB"/>
        </w:rPr>
        <w:t xml:space="preserve">        AddAssemblyCode(AssemblyOperator.jmp, jumpTrack);</w:t>
      </w:r>
    </w:p>
    <w:p w14:paraId="6D42AC9A" w14:textId="77777777" w:rsidR="00041417" w:rsidRPr="00D822A3" w:rsidRDefault="00041417" w:rsidP="00041417">
      <w:pPr>
        <w:pStyle w:val="Code"/>
        <w:rPr>
          <w:highlight w:val="white"/>
          <w:lang w:val="en-GB"/>
        </w:rPr>
      </w:pPr>
      <w:r w:rsidRPr="00D822A3">
        <w:rPr>
          <w:highlight w:val="white"/>
          <w:lang w:val="en-GB"/>
        </w:rPr>
        <w:t xml:space="preserve">        m_returnFloating =</w:t>
      </w:r>
    </w:p>
    <w:p w14:paraId="31E4916C" w14:textId="77777777" w:rsidR="00041417" w:rsidRPr="00D822A3" w:rsidRDefault="00041417" w:rsidP="00041417">
      <w:pPr>
        <w:pStyle w:val="Code"/>
        <w:rPr>
          <w:highlight w:val="white"/>
          <w:lang w:val="en-GB"/>
        </w:rPr>
      </w:pPr>
      <w:r w:rsidRPr="00D822A3">
        <w:rPr>
          <w:highlight w:val="white"/>
          <w:lang w:val="en-GB"/>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5B77D586" w:rsidR="00D935A0" w:rsidRPr="00D822A3"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2B5D520E" w14:textId="77777777" w:rsidR="00C13A3B" w:rsidRPr="00D822A3" w:rsidRDefault="00C13A3B" w:rsidP="00C13A3B">
      <w:pPr>
        <w:pStyle w:val="Code"/>
        <w:rPr>
          <w:highlight w:val="white"/>
          <w:lang w:val="en-GB"/>
        </w:rPr>
      </w:pPr>
      <w:r w:rsidRPr="00D822A3">
        <w:rPr>
          <w:highlight w:val="white"/>
          <w:lang w:val="en-GB"/>
        </w:rPr>
        <w:t xml:space="preserve">      if (m_floatStackSize &gt; 0) {</w:t>
      </w:r>
    </w:p>
    <w:p w14:paraId="3621BBE0" w14:textId="77777777" w:rsidR="00C13A3B" w:rsidRPr="00D822A3" w:rsidRDefault="00C13A3B" w:rsidP="00C13A3B">
      <w:pPr>
        <w:pStyle w:val="Code"/>
        <w:rPr>
          <w:highlight w:val="white"/>
          <w:lang w:val="en-GB"/>
        </w:rPr>
      </w:pPr>
      <w:r w:rsidRPr="00D822A3">
        <w:rPr>
          <w:highlight w:val="white"/>
          <w:lang w:val="en-GB"/>
        </w:rPr>
        <w:t xml:space="preserve">        int recordOffset = (int) middleCode[2];</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77777777" w:rsidR="00C13A3B" w:rsidRPr="00D822A3" w:rsidRDefault="00C13A3B" w:rsidP="00C13A3B">
      <w:pPr>
        <w:pStyle w:val="Code"/>
        <w:rPr>
          <w:highlight w:val="white"/>
          <w:lang w:val="en-GB"/>
        </w:rPr>
      </w:pPr>
      <w:r w:rsidRPr="00D822A3">
        <w:rPr>
          <w:highlight w:val="white"/>
          <w:lang w:val="en-GB"/>
        </w:rPr>
        <w:t xml:space="preserve">        for (int count = 0; count &lt; m_floatStackSize; ++count) {</w:t>
      </w:r>
    </w:p>
    <w:p w14:paraId="0ED504BB" w14:textId="77777777" w:rsidR="00C13A3B" w:rsidRPr="00D822A3" w:rsidRDefault="00C13A3B" w:rsidP="00C13A3B">
      <w:pPr>
        <w:pStyle w:val="Code"/>
        <w:rPr>
          <w:highlight w:val="white"/>
          <w:lang w:val="en-GB"/>
        </w:rPr>
      </w:pPr>
      <w:r w:rsidRPr="00D822A3">
        <w:rPr>
          <w:highlight w:val="white"/>
          <w:lang w:val="en-GB"/>
        </w:rPr>
        <w:t xml:space="preserve">          currentOffset -= 8;</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31" w:name="_Toc54119952"/>
      <w:r w:rsidRPr="00D822A3">
        <w:rPr>
          <w:highlight w:val="white"/>
          <w:lang w:val="en-GB"/>
        </w:rPr>
        <w:t>Loading Values into Registers</w:t>
      </w:r>
      <w:bookmarkEnd w:id="431"/>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If there is no non-overlapping register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At the moment</w:t>
      </w:r>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32" w:name="_Toc5411995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and Goto</w:t>
      </w:r>
      <w:bookmarkEnd w:id="432"/>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2F188FFC" w14:textId="77777777" w:rsidR="00C953A1" w:rsidRPr="00D822A3" w:rsidRDefault="00C953A1" w:rsidP="00941019">
      <w:pPr>
        <w:pStyle w:val="Code"/>
        <w:rPr>
          <w:highlight w:val="white"/>
          <w:lang w:val="en-GB"/>
        </w:rPr>
      </w:pPr>
      <w:r w:rsidRPr="00D822A3">
        <w:rPr>
          <w:highlight w:val="white"/>
          <w:lang w:val="en-GB"/>
        </w:rPr>
        <w:t xml:space="preserve">    public void Return(MiddleCode middleCode) {</w:t>
      </w:r>
    </w:p>
    <w:p w14:paraId="5819E310" w14:textId="77777777" w:rsidR="00941019" w:rsidRPr="00D822A3" w:rsidRDefault="00C953A1" w:rsidP="00941019">
      <w:pPr>
        <w:pStyle w:val="Code"/>
        <w:rPr>
          <w:highlight w:val="white"/>
          <w:lang w:val="en-GB"/>
        </w:rPr>
      </w:pPr>
      <w:r w:rsidRPr="00D822A3">
        <w:rPr>
          <w:highlight w:val="white"/>
          <w:lang w:val="en-GB"/>
        </w:rPr>
        <w:t xml:space="preserve">      if (SymbolTable.CurrentFunction.UniqueName.Equals</w:t>
      </w:r>
    </w:p>
    <w:p w14:paraId="5C589195" w14:textId="636B44BE"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(AssemblyCodeGenerator.MainName)) {</w:t>
      </w:r>
    </w:p>
    <w:p w14:paraId="4CD5F591"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473A9FDB" w14:textId="77777777" w:rsidR="00C953A1" w:rsidRPr="00D822A3" w:rsidRDefault="00C953A1" w:rsidP="00941019">
      <w:pPr>
        <w:pStyle w:val="Code"/>
        <w:rPr>
          <w:highlight w:val="white"/>
          <w:lang w:val="en-GB"/>
        </w:rPr>
      </w:pPr>
      <w:r w:rsidRPr="00D822A3">
        <w:rPr>
          <w:highlight w:val="white"/>
          <w:lang w:val="en-GB"/>
        </w:rPr>
        <w:t xml:space="preserve">        AddAssemblyCode(AssemblyOperator.cmp, AssemblyCode.FrameRegister,</w:t>
      </w:r>
    </w:p>
    <w:p w14:paraId="19196ED4" w14:textId="77777777" w:rsidR="00941019" w:rsidRPr="00D822A3" w:rsidRDefault="00C953A1" w:rsidP="00941019">
      <w:pPr>
        <w:pStyle w:val="Code"/>
        <w:rPr>
          <w:highlight w:val="white"/>
          <w:lang w:val="en-GB"/>
        </w:rPr>
      </w:pPr>
      <w:r w:rsidRPr="00D822A3">
        <w:rPr>
          <w:highlight w:val="white"/>
          <w:lang w:val="en-GB"/>
        </w:rPr>
        <w:t xml:space="preserve">                        SymbolTable.ReturnAddressOffset, BigInteger.Zero,</w:t>
      </w:r>
    </w:p>
    <w:p w14:paraId="2F1368C8" w14:textId="056994B3"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TypeSize.PointerSize);</w:t>
      </w:r>
    </w:p>
    <w:p w14:paraId="16A77A6E" w14:textId="77777777" w:rsidR="00C953A1" w:rsidRPr="00D822A3" w:rsidRDefault="00C953A1" w:rsidP="00941019">
      <w:pPr>
        <w:pStyle w:val="Code"/>
        <w:rPr>
          <w:highlight w:val="white"/>
          <w:lang w:val="en-GB"/>
        </w:rPr>
      </w:pPr>
      <w:r w:rsidRPr="00D822A3">
        <w:rPr>
          <w:highlight w:val="white"/>
          <w:lang w:val="en-GB"/>
        </w:rPr>
        <w:t xml:space="preserve">        int labelIndex = m_labelCount++;</w:t>
      </w:r>
    </w:p>
    <w:p w14:paraId="32108329" w14:textId="77777777" w:rsidR="00C953A1" w:rsidRPr="00D822A3" w:rsidRDefault="00C953A1" w:rsidP="00941019">
      <w:pPr>
        <w:pStyle w:val="Code"/>
        <w:rPr>
          <w:highlight w:val="white"/>
          <w:lang w:val="en-GB"/>
        </w:rPr>
      </w:pPr>
      <w:r w:rsidRPr="00D822A3">
        <w:rPr>
          <w:highlight w:val="white"/>
          <w:lang w:val="en-GB"/>
        </w:rPr>
        <w:t xml:space="preserve">        string labelText = AssemblyCode.MakeLabel(labelIndex);</w:t>
      </w:r>
    </w:p>
    <w:p w14:paraId="3E849463" w14:textId="77777777" w:rsidR="00C953A1" w:rsidRPr="00D822A3" w:rsidRDefault="00C953A1" w:rsidP="00941019">
      <w:pPr>
        <w:pStyle w:val="Code"/>
        <w:rPr>
          <w:highlight w:val="white"/>
          <w:lang w:val="en-GB"/>
        </w:rPr>
      </w:pPr>
    </w:p>
    <w:p w14:paraId="75693E72" w14:textId="77777777" w:rsidR="00941019" w:rsidRPr="00D822A3" w:rsidRDefault="00C953A1" w:rsidP="00941019">
      <w:pPr>
        <w:pStyle w:val="Code"/>
        <w:rPr>
          <w:highlight w:val="white"/>
          <w:lang w:val="en-GB"/>
        </w:rPr>
      </w:pPr>
      <w:r w:rsidRPr="00D822A3">
        <w:rPr>
          <w:highlight w:val="white"/>
          <w:lang w:val="en-GB"/>
        </w:rPr>
        <w:t xml:space="preserve">        AssemblyCode jumpCode =</w:t>
      </w:r>
    </w:p>
    <w:p w14:paraId="7F3D614B" w14:textId="25FD675B"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AddAssemblyCode(AssemblyOperator.je, null, null, labelText);</w:t>
      </w:r>
    </w:p>
    <w:p w14:paraId="70CA7773" w14:textId="77777777" w:rsidR="00C953A1" w:rsidRPr="00D822A3" w:rsidRDefault="00C953A1" w:rsidP="00941019">
      <w:pPr>
        <w:pStyle w:val="Code"/>
        <w:rPr>
          <w:highlight w:val="white"/>
          <w:lang w:val="en-GB"/>
        </w:rPr>
      </w:pPr>
      <w:r w:rsidRPr="00D822A3">
        <w:rPr>
          <w:highlight w:val="white"/>
          <w:lang w:val="en-GB"/>
        </w:rPr>
        <w:t xml:space="preserve">        Return();</w:t>
      </w:r>
    </w:p>
    <w:p w14:paraId="225564B3" w14:textId="77777777" w:rsidR="00C953A1" w:rsidRPr="00D822A3" w:rsidRDefault="00C953A1" w:rsidP="00941019">
      <w:pPr>
        <w:pStyle w:val="Code"/>
        <w:rPr>
          <w:highlight w:val="white"/>
          <w:lang w:val="en-GB"/>
        </w:rPr>
      </w:pPr>
      <w:r w:rsidRPr="00D822A3">
        <w:rPr>
          <w:highlight w:val="white"/>
          <w:lang w:val="en-GB"/>
        </w:rPr>
        <w:t xml:space="preserve">        jumpCode[1] = m_assemblyCodeList.Count;</w:t>
      </w:r>
    </w:p>
    <w:p w14:paraId="4104EC7C" w14:textId="77777777" w:rsidR="00C953A1" w:rsidRPr="00D822A3" w:rsidRDefault="00C953A1" w:rsidP="00941019">
      <w:pPr>
        <w:pStyle w:val="Code"/>
        <w:rPr>
          <w:highlight w:val="white"/>
          <w:lang w:val="en-GB"/>
        </w:rPr>
      </w:pPr>
      <w:r w:rsidRPr="00D822A3">
        <w:rPr>
          <w:highlight w:val="white"/>
          <w:lang w:val="en-GB"/>
        </w:rPr>
        <w:t xml:space="preserve">        AddAssemblyCode(AssemblyOperator.label, labelText);</w:t>
      </w:r>
    </w:p>
    <w:p w14:paraId="74F1397E" w14:textId="77777777" w:rsidR="00C953A1" w:rsidRPr="00D822A3" w:rsidRDefault="00C953A1" w:rsidP="00941019">
      <w:pPr>
        <w:pStyle w:val="Code"/>
        <w:rPr>
          <w:highlight w:val="white"/>
          <w:lang w:val="en-GB"/>
        </w:rPr>
      </w:pPr>
      <w:r w:rsidRPr="00D822A3">
        <w:rPr>
          <w:highlight w:val="white"/>
          <w:lang w:val="en-GB"/>
        </w:rPr>
        <w:t xml:space="preserve">        Exit(middleCode);</w:t>
      </w:r>
    </w:p>
    <w:p w14:paraId="65379EEB" w14:textId="77777777" w:rsidR="00C953A1" w:rsidRPr="00D822A3" w:rsidRDefault="00C953A1" w:rsidP="00941019">
      <w:pPr>
        <w:pStyle w:val="Code"/>
        <w:rPr>
          <w:highlight w:val="white"/>
          <w:lang w:val="en-GB"/>
        </w:rPr>
      </w:pPr>
      <w:r w:rsidRPr="00D822A3">
        <w:rPr>
          <w:highlight w:val="white"/>
          <w:lang w:val="en-GB"/>
        </w:rPr>
        <w:t xml:space="preserve">      }</w:t>
      </w:r>
    </w:p>
    <w:p w14:paraId="21D878DC" w14:textId="77777777" w:rsidR="00C953A1" w:rsidRPr="00D822A3" w:rsidRDefault="00C953A1" w:rsidP="00941019">
      <w:pPr>
        <w:pStyle w:val="Code"/>
        <w:rPr>
          <w:highlight w:val="white"/>
          <w:lang w:val="en-GB"/>
        </w:rPr>
      </w:pPr>
      <w:r w:rsidRPr="00D822A3">
        <w:rPr>
          <w:highlight w:val="white"/>
          <w:lang w:val="en-GB"/>
        </w:rPr>
        <w:t xml:space="preserve">      else {</w:t>
      </w:r>
    </w:p>
    <w:p w14:paraId="08A16173" w14:textId="77777777" w:rsidR="00C953A1" w:rsidRPr="00D822A3" w:rsidRDefault="00C953A1" w:rsidP="00941019">
      <w:pPr>
        <w:pStyle w:val="Code"/>
        <w:rPr>
          <w:highlight w:val="white"/>
          <w:lang w:val="en-GB"/>
        </w:rPr>
      </w:pPr>
      <w:r w:rsidRPr="00D822A3">
        <w:rPr>
          <w:highlight w:val="white"/>
          <w:lang w:val="en-GB"/>
        </w:rPr>
        <w:t xml:space="preserve">        SetReturnValue(middleCode);</w:t>
      </w:r>
    </w:p>
    <w:p w14:paraId="32241DDE"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2E9AA41E" w14:textId="77777777" w:rsidR="00C953A1" w:rsidRPr="00D822A3" w:rsidRDefault="00C953A1" w:rsidP="00941019">
      <w:pPr>
        <w:pStyle w:val="Code"/>
        <w:rPr>
          <w:highlight w:val="white"/>
          <w:lang w:val="en-GB"/>
        </w:rPr>
      </w:pPr>
      <w:r w:rsidRPr="00D822A3">
        <w:rPr>
          <w:highlight w:val="white"/>
          <w:lang w:val="en-GB"/>
        </w:rPr>
        <w:t xml:space="preserve">        Return();</w:t>
      </w:r>
    </w:p>
    <w:p w14:paraId="7D96DDE6" w14:textId="77777777" w:rsidR="00C953A1" w:rsidRPr="00D822A3" w:rsidRDefault="00C953A1" w:rsidP="00941019">
      <w:pPr>
        <w:pStyle w:val="Code"/>
        <w:rPr>
          <w:highlight w:val="white"/>
          <w:lang w:val="en-GB"/>
        </w:rPr>
      </w:pPr>
      <w:r w:rsidRPr="00D822A3">
        <w:rPr>
          <w:highlight w:val="white"/>
          <w:lang w:val="en-GB"/>
        </w:rPr>
        <w:t xml:space="preserve">      }</w:t>
      </w:r>
    </w:p>
    <w:p w14:paraId="1FCBB9F1" w14:textId="77777777" w:rsidR="00C953A1" w:rsidRPr="00D822A3" w:rsidRDefault="00C953A1" w:rsidP="00941019">
      <w:pPr>
        <w:pStyle w:val="Code"/>
        <w:rPr>
          <w:highlight w:val="white"/>
          <w:lang w:val="en-GB"/>
        </w:rPr>
      </w:pPr>
      <w:r w:rsidRPr="00D822A3">
        <w:rPr>
          <w:highlight w:val="white"/>
          <w:lang w:val="en-GB"/>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have to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33" w:name="_Toc54119954"/>
      <w:r w:rsidRPr="00D822A3">
        <w:rPr>
          <w:highlight w:val="white"/>
          <w:lang w:val="en-GB"/>
        </w:rPr>
        <w:t>Load and Inspect Registers</w:t>
      </w:r>
      <w:bookmarkEnd w:id="433"/>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34" w:name="_Toc54119955"/>
      <w:r w:rsidRPr="00D822A3">
        <w:rPr>
          <w:highlight w:val="white"/>
          <w:lang w:val="en-GB"/>
        </w:rPr>
        <w:t>Initialization</w:t>
      </w:r>
      <w:bookmarkEnd w:id="434"/>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35" w:name="_Toc54119956"/>
      <w:r w:rsidRPr="00D822A3">
        <w:rPr>
          <w:highlight w:val="white"/>
          <w:lang w:val="en-GB"/>
        </w:rPr>
        <w:t>Integral Multipl</w:t>
      </w:r>
      <w:r w:rsidR="00285456" w:rsidRPr="00D822A3">
        <w:rPr>
          <w:highlight w:val="white"/>
          <w:lang w:val="en-GB"/>
        </w:rPr>
        <w:t>i</w:t>
      </w:r>
      <w:r w:rsidRPr="00D822A3">
        <w:rPr>
          <w:highlight w:val="white"/>
          <w:lang w:val="en-GB"/>
        </w:rPr>
        <w:t>cation, Division, and Modulo</w:t>
      </w:r>
      <w:bookmarkEnd w:id="435"/>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integral operators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integral operations, we cannot give an integer value directly. Instead, we have to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in order to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36" w:name="_Toc54119957"/>
      <w:r w:rsidRPr="00D822A3">
        <w:rPr>
          <w:highlight w:val="white"/>
          <w:lang w:val="en-GB"/>
        </w:rPr>
        <w:t>Integral Assignment and Parameters</w:t>
      </w:r>
      <w:bookmarkEnd w:id="436"/>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218EAD6E" w:rsidR="007D3487" w:rsidRPr="00D822A3" w:rsidRDefault="007D3487" w:rsidP="007D3487">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349DE072" w14:textId="77777777" w:rsidR="007D3487" w:rsidRPr="00D822A3" w:rsidRDefault="007D3487" w:rsidP="007D3487">
      <w:pPr>
        <w:pStyle w:val="Code"/>
        <w:rPr>
          <w:highlight w:val="white"/>
          <w:lang w:val="en-GB"/>
        </w:rPr>
      </w:pPr>
      <w:r w:rsidRPr="00D822A3">
        <w:rPr>
          <w:highlight w:val="white"/>
          <w:lang w:val="en-GB"/>
        </w:rPr>
        <w:t xml:space="preserve">        Assert.ErrorXXX(resultSymbol.AddressSymbol == null);</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D822A3" w:rsidRDefault="002F73EF" w:rsidP="002F73EF">
      <w:pPr>
        <w:pStyle w:val="Code"/>
        <w:rPr>
          <w:highlight w:val="white"/>
          <w:lang w:val="en-GB"/>
        </w:rPr>
      </w:pPr>
      <w:r w:rsidRPr="00D822A3">
        <w:rPr>
          <w:highlight w:val="white"/>
          <w:lang w:val="en-GB"/>
        </w:rPr>
        <w:t xml:space="preserve">        if (assignTrack != null) {</w:t>
      </w:r>
    </w:p>
    <w:p w14:paraId="1AF7AC5D"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A9C2615" w14:textId="77777777" w:rsidR="002F73EF" w:rsidRPr="00D822A3" w:rsidRDefault="002F73EF" w:rsidP="002F73EF">
      <w:pPr>
        <w:pStyle w:val="Code"/>
        <w:rPr>
          <w:highlight w:val="white"/>
          <w:lang w:val="en-GB"/>
        </w:rPr>
      </w:pPr>
      <w:r w:rsidRPr="00D822A3">
        <w:rPr>
          <w:highlight w:val="white"/>
          <w:lang w:val="en-GB"/>
        </w:rPr>
        <w:t xml:space="preserve">            resultTrack.Replace(m_assemblyCodeList, assignTrack);</w:t>
      </w:r>
    </w:p>
    <w:p w14:paraId="436DB33E" w14:textId="77777777" w:rsidR="002F73EF" w:rsidRPr="00D822A3" w:rsidRDefault="002F73EF" w:rsidP="002F73EF">
      <w:pPr>
        <w:pStyle w:val="Code"/>
        <w:rPr>
          <w:highlight w:val="white"/>
          <w:lang w:val="en-GB"/>
        </w:rPr>
      </w:pPr>
      <w:r w:rsidRPr="00D822A3">
        <w:rPr>
          <w:highlight w:val="white"/>
          <w:lang w:val="en-GB"/>
        </w:rPr>
        <w:t xml:space="preserve">          }</w:t>
      </w:r>
    </w:p>
    <w:p w14:paraId="62823387" w14:textId="77777777" w:rsidR="002F73EF" w:rsidRPr="00D822A3" w:rsidRDefault="002F73EF" w:rsidP="002F73EF">
      <w:pPr>
        <w:pStyle w:val="Code"/>
        <w:rPr>
          <w:highlight w:val="white"/>
          <w:lang w:val="en-GB"/>
        </w:rPr>
      </w:pPr>
    </w:p>
    <w:p w14:paraId="37FFB25C" w14:textId="77777777" w:rsidR="002F73EF" w:rsidRPr="00D822A3" w:rsidRDefault="002F73EF" w:rsidP="002F73EF">
      <w:pPr>
        <w:pStyle w:val="Code"/>
        <w:rPr>
          <w:highlight w:val="white"/>
          <w:lang w:val="en-GB"/>
        </w:rPr>
      </w:pPr>
      <w:r w:rsidRPr="00D822A3">
        <w:rPr>
          <w:highlight w:val="white"/>
          <w:lang w:val="en-GB"/>
        </w:rPr>
        <w:t xml:space="preserve">          m_trackMap[resultSymbol] = assignTrack;</w:t>
      </w:r>
    </w:p>
    <w:p w14:paraId="676A57F9" w14:textId="77777777" w:rsidR="002F73EF" w:rsidRPr="00D822A3" w:rsidRDefault="002F73EF" w:rsidP="002F73EF">
      <w:pPr>
        <w:pStyle w:val="Code"/>
        <w:rPr>
          <w:highlight w:val="white"/>
          <w:lang w:val="en-GB"/>
        </w:rPr>
      </w:pPr>
      <w:r w:rsidRPr="00D822A3">
        <w:rPr>
          <w:highlight w:val="white"/>
          <w:lang w:val="en-GB"/>
        </w:rPr>
        <w:t xml:space="preserve">          m_trackMap.Remove(assignSymbol);</w:t>
      </w:r>
    </w:p>
    <w:p w14:paraId="75BDE284" w14:textId="77777777" w:rsidR="002F73EF" w:rsidRPr="00D822A3" w:rsidRDefault="002F73EF" w:rsidP="002F73EF">
      <w:pPr>
        <w:pStyle w:val="Code"/>
        <w:rPr>
          <w:highlight w:val="white"/>
          <w:lang w:val="en-GB"/>
        </w:rPr>
      </w:pPr>
      <w:r w:rsidRPr="00D822A3">
        <w:rPr>
          <w:highlight w:val="white"/>
          <w:lang w:val="en-GB"/>
        </w:rPr>
        <w:t xml:space="preserve">        }</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1176E2E8" w14:textId="77777777" w:rsidR="002F73EF" w:rsidRPr="00D822A3" w:rsidRDefault="002F73EF" w:rsidP="002F73EF">
      <w:pPr>
        <w:pStyle w:val="Code"/>
        <w:rPr>
          <w:highlight w:val="white"/>
          <w:lang w:val="en-GB"/>
        </w:rPr>
      </w:pPr>
      <w:r w:rsidRPr="00D822A3">
        <w:rPr>
          <w:highlight w:val="white"/>
          <w:lang w:val="en-GB"/>
        </w:rPr>
        <w:t xml:space="preserve">        else {</w:t>
      </w:r>
    </w:p>
    <w:p w14:paraId="18EBA52B"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32C0FA8" w14:textId="77777777" w:rsidR="002F73EF" w:rsidRPr="00D822A3" w:rsidRDefault="002F73EF" w:rsidP="002F73EF">
      <w:pPr>
        <w:pStyle w:val="Code"/>
        <w:rPr>
          <w:highlight w:val="white"/>
          <w:lang w:val="en-GB"/>
        </w:rPr>
      </w:pPr>
      <w:r w:rsidRPr="00D822A3">
        <w:rPr>
          <w:highlight w:val="white"/>
          <w:lang w:val="en-GB"/>
        </w:rPr>
        <w:t xml:space="preserve">            resultTrack = new Track(resultSymbol);</w:t>
      </w:r>
    </w:p>
    <w:p w14:paraId="6C6159E0" w14:textId="77777777" w:rsidR="002F73EF" w:rsidRPr="00D822A3" w:rsidRDefault="002F73EF" w:rsidP="002F73EF">
      <w:pPr>
        <w:pStyle w:val="Code"/>
        <w:rPr>
          <w:highlight w:val="white"/>
          <w:lang w:val="en-GB"/>
        </w:rPr>
      </w:pPr>
      <w:r w:rsidRPr="00D822A3">
        <w:rPr>
          <w:highlight w:val="white"/>
          <w:lang w:val="en-GB"/>
        </w:rPr>
        <w:t xml:space="preserve">            m_trackMap.Add(resultSymbol, resultTrack);</w:t>
      </w:r>
    </w:p>
    <w:p w14:paraId="6DC1C8E7" w14:textId="77777777" w:rsidR="002F73EF" w:rsidRPr="00D822A3" w:rsidRDefault="002F73EF" w:rsidP="002F73EF">
      <w:pPr>
        <w:pStyle w:val="Code"/>
        <w:rPr>
          <w:highlight w:val="white"/>
          <w:lang w:val="en-GB"/>
        </w:rPr>
      </w:pPr>
      <w:r w:rsidRPr="00D822A3">
        <w:rPr>
          <w:highlight w:val="white"/>
          <w:lang w:val="en-GB"/>
        </w:rPr>
        <w:t xml:space="preserve">          }</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01D0EE53" w14:textId="77777777" w:rsidR="002F73EF" w:rsidRPr="00D822A3" w:rsidRDefault="002F73EF" w:rsidP="002F73EF">
      <w:pPr>
        <w:pStyle w:val="Code"/>
        <w:rPr>
          <w:highlight w:val="white"/>
          <w:lang w:val="en-GB"/>
        </w:rPr>
      </w:pPr>
      <w:r w:rsidRPr="00D822A3">
        <w:rPr>
          <w:highlight w:val="white"/>
          <w:lang w:val="en-GB"/>
        </w:rPr>
        <w:t xml:space="preserve">          if (assignSymbol.Value is BigInteger) {</w:t>
      </w:r>
    </w:p>
    <w:p w14:paraId="475395F5"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6CACAD7F" w14:textId="77777777" w:rsidR="002F73EF" w:rsidRPr="00D822A3" w:rsidRDefault="002F73EF" w:rsidP="002F73EF">
      <w:pPr>
        <w:pStyle w:val="Code"/>
        <w:rPr>
          <w:highlight w:val="white"/>
          <w:lang w:val="en-GB"/>
        </w:rPr>
      </w:pPr>
      <w:r w:rsidRPr="00D822A3">
        <w:rPr>
          <w:highlight w:val="white"/>
          <w:lang w:val="en-GB"/>
        </w:rPr>
        <w:t xml:space="preserve">                            assignSymbol.Value);</w:t>
      </w:r>
    </w:p>
    <w:p w14:paraId="3788DBA5" w14:textId="77777777" w:rsidR="002F73EF" w:rsidRPr="00D822A3" w:rsidRDefault="002F73EF" w:rsidP="002F73EF">
      <w:pPr>
        <w:pStyle w:val="Code"/>
        <w:rPr>
          <w:highlight w:val="white"/>
          <w:lang w:val="en-GB"/>
        </w:rPr>
      </w:pPr>
      <w:r w:rsidRPr="00D822A3">
        <w:rPr>
          <w:highlight w:val="white"/>
          <w:lang w:val="en-GB"/>
        </w:rPr>
        <w:t xml:space="preserve">          }</w:t>
      </w:r>
    </w:p>
    <w:p w14:paraId="185F222F" w14:textId="77777777" w:rsidR="002F73EF" w:rsidRPr="00D822A3" w:rsidRDefault="002F73EF" w:rsidP="002F73EF">
      <w:pPr>
        <w:rPr>
          <w:highlight w:val="white"/>
          <w:lang w:val="en-GB"/>
        </w:rPr>
      </w:pPr>
      <w:r w:rsidRPr="00D822A3">
        <w:rPr>
          <w:highlight w:val="white"/>
          <w:lang w:val="en-GB"/>
        </w:rPr>
        <w:t>If the assign symbol is an array, function, string, or static address, we move its address rather than ist value into the register.</w:t>
      </w:r>
    </w:p>
    <w:p w14:paraId="14AF255E" w14:textId="77777777" w:rsidR="002F73EF" w:rsidRPr="00D822A3" w:rsidRDefault="002F73EF" w:rsidP="002F73EF">
      <w:pPr>
        <w:pStyle w:val="Code"/>
        <w:rPr>
          <w:highlight w:val="white"/>
          <w:lang w:val="en-GB"/>
        </w:rPr>
      </w:pPr>
      <w:r w:rsidRPr="00D822A3">
        <w:rPr>
          <w:highlight w:val="white"/>
          <w:lang w:val="en-GB"/>
        </w:rPr>
        <w:t xml:space="preserve">          else if (assignSymbol.Type.IsArrayFunctionOrString() ||</w:t>
      </w:r>
    </w:p>
    <w:p w14:paraId="1E3934C8" w14:textId="77777777" w:rsidR="002F73EF" w:rsidRPr="00D822A3" w:rsidRDefault="002F73EF" w:rsidP="002F73EF">
      <w:pPr>
        <w:pStyle w:val="Code"/>
        <w:rPr>
          <w:highlight w:val="white"/>
          <w:lang w:val="en-GB"/>
        </w:rPr>
      </w:pPr>
      <w:r w:rsidRPr="00D822A3">
        <w:rPr>
          <w:highlight w:val="white"/>
          <w:lang w:val="en-GB"/>
        </w:rPr>
        <w:t xml:space="preserve">                   (assignSymbol.Value is StaticAddress)) {</w:t>
      </w:r>
    </w:p>
    <w:p w14:paraId="13AAA7E3"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4F77108" w14:textId="77777777" w:rsidR="002F73EF" w:rsidRPr="00D822A3" w:rsidRDefault="002F73EF" w:rsidP="002F73EF">
      <w:pPr>
        <w:pStyle w:val="Code"/>
        <w:rPr>
          <w:highlight w:val="white"/>
          <w:lang w:val="en-GB"/>
        </w:rPr>
      </w:pPr>
      <w:r w:rsidRPr="00D822A3">
        <w:rPr>
          <w:highlight w:val="white"/>
          <w:lang w:val="en-GB"/>
        </w:rPr>
        <w:t xml:space="preserve">                            Base(assignSymbol));</w:t>
      </w:r>
    </w:p>
    <w:p w14:paraId="73B7F0E8" w14:textId="77777777" w:rsidR="002F73EF" w:rsidRPr="00D822A3" w:rsidRDefault="002F73EF" w:rsidP="002F73EF">
      <w:pPr>
        <w:pStyle w:val="Code"/>
        <w:rPr>
          <w:highlight w:val="white"/>
          <w:lang w:val="en-GB"/>
        </w:rPr>
      </w:pPr>
    </w:p>
    <w:p w14:paraId="72A1EC8A" w14:textId="77777777" w:rsidR="002F73EF" w:rsidRPr="00D822A3" w:rsidRDefault="002F73EF" w:rsidP="002F73EF">
      <w:pPr>
        <w:pStyle w:val="Code"/>
        <w:rPr>
          <w:highlight w:val="white"/>
          <w:lang w:val="en-GB"/>
        </w:rPr>
      </w:pPr>
      <w:r w:rsidRPr="00D822A3">
        <w:rPr>
          <w:highlight w:val="white"/>
          <w:lang w:val="en-GB"/>
        </w:rPr>
        <w:t xml:space="preserve">            int offset = Offset(assignSymbol);</w:t>
      </w:r>
    </w:p>
    <w:p w14:paraId="48FC5881" w14:textId="77777777" w:rsidR="002F73EF" w:rsidRPr="00D822A3" w:rsidRDefault="002F73EF" w:rsidP="002F73EF">
      <w:pPr>
        <w:pStyle w:val="Code"/>
        <w:rPr>
          <w:highlight w:val="white"/>
          <w:lang w:val="en-GB"/>
        </w:rPr>
      </w:pPr>
      <w:r w:rsidRPr="00D822A3">
        <w:rPr>
          <w:highlight w:val="white"/>
          <w:lang w:val="en-GB"/>
        </w:rPr>
        <w:t xml:space="preserve">            if (offset != 0) {</w:t>
      </w:r>
    </w:p>
    <w:p w14:paraId="13DC15C6"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resultTrack,</w:t>
      </w:r>
    </w:p>
    <w:p w14:paraId="7D3BF649" w14:textId="77777777" w:rsidR="002F73EF" w:rsidRPr="00D822A3" w:rsidRDefault="002F73EF" w:rsidP="002F73EF">
      <w:pPr>
        <w:pStyle w:val="Code"/>
        <w:rPr>
          <w:highlight w:val="white"/>
          <w:lang w:val="en-GB"/>
        </w:rPr>
      </w:pPr>
      <w:r w:rsidRPr="00D822A3">
        <w:rPr>
          <w:highlight w:val="white"/>
          <w:lang w:val="en-GB"/>
        </w:rPr>
        <w:t xml:space="preserve">                              (BigInteger) offset);</w:t>
      </w:r>
    </w:p>
    <w:p w14:paraId="006458EB" w14:textId="77777777" w:rsidR="002F73EF" w:rsidRPr="00D822A3" w:rsidRDefault="002F73EF" w:rsidP="002F73EF">
      <w:pPr>
        <w:pStyle w:val="Code"/>
        <w:rPr>
          <w:highlight w:val="white"/>
          <w:lang w:val="en-GB"/>
        </w:rPr>
      </w:pPr>
      <w:r w:rsidRPr="00D822A3">
        <w:rPr>
          <w:highlight w:val="white"/>
          <w:lang w:val="en-GB"/>
        </w:rPr>
        <w:t xml:space="preserve">            }</w:t>
      </w:r>
    </w:p>
    <w:p w14:paraId="24B3CF5E" w14:textId="77777777" w:rsidR="002F73EF" w:rsidRPr="00D822A3" w:rsidRDefault="002F73EF" w:rsidP="002F73EF">
      <w:pPr>
        <w:pStyle w:val="Code"/>
        <w:rPr>
          <w:highlight w:val="white"/>
          <w:lang w:val="en-GB"/>
        </w:rPr>
      </w:pPr>
      <w:r w:rsidRPr="00D822A3">
        <w:rPr>
          <w:highlight w:val="white"/>
          <w:lang w:val="en-GB"/>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72EF6110" w14:textId="77777777" w:rsidR="002F73EF" w:rsidRPr="00D822A3" w:rsidRDefault="002F73EF" w:rsidP="002F73EF">
      <w:pPr>
        <w:pStyle w:val="Code"/>
        <w:rPr>
          <w:highlight w:val="white"/>
          <w:lang w:val="en-GB"/>
        </w:rPr>
      </w:pPr>
      <w:r w:rsidRPr="00D822A3">
        <w:rPr>
          <w:highlight w:val="white"/>
          <w:lang w:val="en-GB"/>
        </w:rPr>
        <w:t xml:space="preserve">          else {</w:t>
      </w:r>
    </w:p>
    <w:p w14:paraId="646BA449"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08A7FEE" w14:textId="77777777" w:rsidR="002F73EF" w:rsidRPr="00D822A3" w:rsidRDefault="002F73EF" w:rsidP="002F73EF">
      <w:pPr>
        <w:pStyle w:val="Code"/>
        <w:rPr>
          <w:highlight w:val="white"/>
          <w:lang w:val="en-GB"/>
        </w:rPr>
      </w:pPr>
      <w:r w:rsidRPr="00D822A3">
        <w:rPr>
          <w:highlight w:val="white"/>
          <w:lang w:val="en-GB"/>
        </w:rPr>
        <w:t xml:space="preserve">                            Base(assignSymbol), Offset(assignSymbol));</w:t>
      </w:r>
    </w:p>
    <w:p w14:paraId="2C5A8728" w14:textId="77777777" w:rsidR="002F73EF" w:rsidRPr="00D822A3" w:rsidRDefault="002F73EF" w:rsidP="002F73EF">
      <w:pPr>
        <w:pStyle w:val="Code"/>
        <w:rPr>
          <w:highlight w:val="white"/>
          <w:lang w:val="en-GB"/>
        </w:rPr>
      </w:pPr>
      <w:r w:rsidRPr="00D822A3">
        <w:rPr>
          <w:highlight w:val="white"/>
          <w:lang w:val="en-GB"/>
        </w:rPr>
        <w:t xml:space="preserve">          }</w:t>
      </w:r>
    </w:p>
    <w:p w14:paraId="27FFDE21" w14:textId="77777777" w:rsidR="002F73EF" w:rsidRPr="00D822A3" w:rsidRDefault="002F73EF" w:rsidP="002F73EF">
      <w:pPr>
        <w:pStyle w:val="Code"/>
        <w:rPr>
          <w:highlight w:val="white"/>
          <w:lang w:val="en-GB"/>
        </w:rPr>
      </w:pPr>
      <w:r w:rsidRPr="00D822A3">
        <w:rPr>
          <w:highlight w:val="white"/>
          <w:lang w:val="en-GB"/>
        </w:rPr>
        <w:t xml:space="preserve">        }</w:t>
      </w:r>
    </w:p>
    <w:p w14:paraId="1DF94E3D" w14:textId="77777777" w:rsidR="002F73EF" w:rsidRPr="00D822A3" w:rsidRDefault="002F73EF" w:rsidP="002F73EF">
      <w:pPr>
        <w:pStyle w:val="Code"/>
        <w:rPr>
          <w:highlight w:val="white"/>
          <w:lang w:val="en-GB"/>
        </w:rPr>
      </w:pPr>
      <w:r w:rsidRPr="00D822A3">
        <w:rPr>
          <w:highlight w:val="white"/>
          <w:lang w:val="en-GB"/>
        </w:rPr>
        <w:t xml:space="preserve">      }</w:t>
      </w:r>
    </w:p>
    <w:p w14:paraId="003B411F" w14:textId="77777777" w:rsidR="002F73EF" w:rsidRPr="00D822A3" w:rsidRDefault="002F73EF" w:rsidP="002F73EF">
      <w:pPr>
        <w:pStyle w:val="Code"/>
        <w:rPr>
          <w:highlight w:val="white"/>
          <w:lang w:val="en-GB"/>
        </w:rPr>
      </w:pPr>
      <w:r w:rsidRPr="00D822A3">
        <w:rPr>
          <w:highlight w:val="white"/>
          <w:lang w:val="en-GB"/>
        </w:rPr>
        <w:t xml:space="preserve">      else {</w:t>
      </w:r>
    </w:p>
    <w:p w14:paraId="7C3DF642" w14:textId="77777777" w:rsidR="002F73EF" w:rsidRPr="00D822A3" w:rsidRDefault="002F73EF" w:rsidP="002F73EF">
      <w:pPr>
        <w:pStyle w:val="Code"/>
        <w:rPr>
          <w:highlight w:val="white"/>
          <w:lang w:val="en-GB"/>
        </w:rPr>
      </w:pPr>
      <w:r w:rsidRPr="00D822A3">
        <w:rPr>
          <w:highlight w:val="white"/>
          <w:lang w:val="en-GB"/>
        </w:rPr>
        <w:t xml:space="preserve">        IntegralBinary(MiddleOperator.Assign, resultSymbol,</w:t>
      </w:r>
    </w:p>
    <w:p w14:paraId="701D446D" w14:textId="77777777" w:rsidR="002F73EF" w:rsidRPr="00D822A3" w:rsidRDefault="002F73EF" w:rsidP="002F73EF">
      <w:pPr>
        <w:pStyle w:val="Code"/>
        <w:rPr>
          <w:highlight w:val="white"/>
          <w:lang w:val="en-GB"/>
        </w:rPr>
      </w:pPr>
      <w:r w:rsidRPr="00D822A3">
        <w:rPr>
          <w:highlight w:val="white"/>
          <w:lang w:val="en-GB"/>
        </w:rPr>
        <w:t xml:space="preserve">                       resultSymbol, assignSymbol);</w:t>
      </w:r>
    </w:p>
    <w:p w14:paraId="2DD6FAF7" w14:textId="77777777" w:rsidR="002F73EF" w:rsidRPr="00D822A3" w:rsidRDefault="002F73EF" w:rsidP="002F73EF">
      <w:pPr>
        <w:pStyle w:val="Code"/>
        <w:rPr>
          <w:highlight w:val="white"/>
          <w:lang w:val="en-GB"/>
        </w:rPr>
      </w:pPr>
      <w:r w:rsidRPr="00D822A3">
        <w:rPr>
          <w:highlight w:val="white"/>
          <w:lang w:val="en-GB"/>
        </w:rPr>
        <w:t xml:space="preserve">      }</w:t>
      </w:r>
    </w:p>
    <w:p w14:paraId="2B66A8D4" w14:textId="77777777" w:rsidR="002F73EF" w:rsidRPr="00D822A3" w:rsidRDefault="002F73EF" w:rsidP="002F73EF">
      <w:pPr>
        <w:pStyle w:val="Code"/>
        <w:rPr>
          <w:highlight w:val="white"/>
          <w:lang w:val="en-GB"/>
        </w:rPr>
      </w:pPr>
      <w:r w:rsidRPr="00D822A3">
        <w:rPr>
          <w:highlight w:val="white"/>
          <w:lang w:val="en-GB"/>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37" w:name="_Toc54119958"/>
      <w:r w:rsidRPr="00D822A3">
        <w:rPr>
          <w:highlight w:val="white"/>
          <w:lang w:val="en-GB"/>
        </w:rPr>
        <w:t>Unary Integral Operations</w:t>
      </w:r>
      <w:bookmarkEnd w:id="437"/>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F047CE2" w14:textId="77777777" w:rsidR="00184AA8" w:rsidRPr="00D822A3" w:rsidRDefault="00184AA8" w:rsidP="00184AA8">
      <w:pPr>
        <w:pStyle w:val="Code"/>
        <w:rPr>
          <w:highlight w:val="white"/>
          <w:lang w:val="en-GB"/>
        </w:rPr>
      </w:pPr>
      <w:r w:rsidRPr="00D822A3">
        <w:rPr>
          <w:highlight w:val="white"/>
          <w:lang w:val="en-GB"/>
        </w:rPr>
        <w:t xml:space="preserve">      m_trackMap.TryGetValue(unarySymbol, out unaryTrack);</w:t>
      </w:r>
    </w:p>
    <w:p w14:paraId="7A37C1EA" w14:textId="77777777" w:rsidR="00184AA8" w:rsidRPr="00D822A3" w:rsidRDefault="00184AA8" w:rsidP="00184AA8">
      <w:pPr>
        <w:pStyle w:val="Code"/>
        <w:rPr>
          <w:highlight w:val="white"/>
          <w:lang w:val="en-GB"/>
        </w:rPr>
      </w:pP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77777777" w:rsidR="00184AA8" w:rsidRPr="00D822A3" w:rsidRDefault="00184AA8" w:rsidP="00184AA8">
      <w:pPr>
        <w:pStyle w:val="Code"/>
        <w:rPr>
          <w:highlight w:val="white"/>
          <w:lang w:val="en-GB"/>
        </w:rPr>
      </w:pPr>
      <w:r w:rsidRPr="00D822A3">
        <w:rPr>
          <w:highlight w:val="white"/>
          <w:lang w:val="en-GB"/>
        </w:rPr>
        <w:t xml:space="preserve">        SymbolTable.StaticSet.Add(ConstantExpression.Value(unarySymbol));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7777777" w:rsidR="00184AA8" w:rsidRPr="00D822A3" w:rsidRDefault="00184AA8" w:rsidP="00184AA8">
      <w:pPr>
        <w:pStyle w:val="Code"/>
        <w:rPr>
          <w:highlight w:val="white"/>
          <w:lang w:val="en-GB"/>
        </w:rPr>
      </w:pPr>
      <w:r w:rsidRPr="00D822A3">
        <w:rPr>
          <w:highlight w:val="white"/>
          <w:lang w:val="en-GB"/>
        </w:rPr>
        <w:t xml:space="preserve">      }</w:t>
      </w:r>
    </w:p>
    <w:p w14:paraId="4E1E8DFB" w14:textId="77777777" w:rsidR="00184AA8" w:rsidRPr="00D822A3" w:rsidRDefault="00184AA8" w:rsidP="00184AA8">
      <w:pPr>
        <w:rPr>
          <w:highlight w:val="white"/>
          <w:lang w:val="en-GB"/>
        </w:rPr>
      </w:pPr>
      <w:r w:rsidRPr="00D822A3">
        <w:rPr>
          <w:highlight w:val="white"/>
          <w:lang w:val="en-GB"/>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8" w:name="_Toc54119959"/>
      <w:r w:rsidRPr="00D822A3">
        <w:rPr>
          <w:highlight w:val="white"/>
          <w:lang w:val="en-GB"/>
        </w:rPr>
        <w:t>Integral Binary</w:t>
      </w:r>
      <w:bookmarkEnd w:id="438"/>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xor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r w:rsidRPr="00D822A3">
        <w:rPr>
          <w:highlight w:val="white"/>
          <w:lang w:val="en-GB"/>
        </w:rPr>
        <w:t>Generally speaking, we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have to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r w:rsidR="003F553D" w:rsidRPr="00D822A3">
        <w:rPr>
          <w:highlight w:val="white"/>
          <w:lang w:val="en-GB"/>
        </w:rPr>
        <w:t xml:space="preserve">with the exception of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exceeding 31 bits. With the exception of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r w:rsidR="00213C9A" w:rsidRPr="00D822A3">
        <w:rPr>
          <w:rStyle w:val="KeyWord0"/>
          <w:highlight w:val="white"/>
          <w:lang w:val="en-GB"/>
        </w:rPr>
        <w:t>leftTrack</w:t>
      </w:r>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value</w:t>
      </w:r>
      <w:r w:rsidR="002F6651" w:rsidRPr="00D822A3">
        <w:rPr>
          <w:highlight w:val="white"/>
          <w:lang w:val="en-GB"/>
        </w:rPr>
        <w:t>, if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39" w:name="_Toc54119960"/>
      <w:r w:rsidRPr="00D822A3">
        <w:rPr>
          <w:highlight w:val="white"/>
          <w:lang w:val="en-GB"/>
        </w:rPr>
        <w:t>Base and Offset</w:t>
      </w:r>
      <w:bookmarkEnd w:id="439"/>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40" w:name="_Toc54119961"/>
      <w:r w:rsidRPr="00D822A3">
        <w:rPr>
          <w:highlight w:val="white"/>
          <w:lang w:val="en-GB"/>
        </w:rPr>
        <w:t>Case</w:t>
      </w:r>
      <w:bookmarkEnd w:id="440"/>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in order to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We only remove the switch symbol from the track map</w:t>
      </w:r>
      <w:r w:rsidR="00B419FE" w:rsidRPr="00D822A3">
        <w:rPr>
          <w:highlight w:val="white"/>
          <w:lang w:val="en-GB"/>
        </w:rPr>
        <w:t xml:space="preserve">, since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41" w:name="_Toc54119962"/>
      <w:r w:rsidRPr="00D822A3">
        <w:rPr>
          <w:highlight w:val="white"/>
          <w:lang w:val="en-GB"/>
        </w:rPr>
        <w:t>Address</w:t>
      </w:r>
      <w:bookmarkEnd w:id="441"/>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actually quite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de</w:t>
      </w:r>
      <w:r w:rsidR="006114E0" w:rsidRPr="00D822A3">
        <w:rPr>
          <w:highlight w:val="white"/>
          <w:lang w:val="en-GB"/>
        </w:rPr>
        <w:t>refereeing</w:t>
      </w:r>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have to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derefereing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42" w:name="_Toc54119963"/>
      <w:r w:rsidRPr="00D822A3">
        <w:rPr>
          <w:highlight w:val="white"/>
          <w:lang w:val="en-GB"/>
        </w:rPr>
        <w:t>Floating Binary</w:t>
      </w:r>
      <w:bookmarkEnd w:id="442"/>
    </w:p>
    <w:p w14:paraId="7862C5D9" w14:textId="6922FC87" w:rsidR="00673D57" w:rsidRPr="00D822A3" w:rsidRDefault="00673D57" w:rsidP="00673D57">
      <w:pPr>
        <w:rPr>
          <w:highlight w:val="white"/>
          <w:lang w:val="en-GB"/>
        </w:rPr>
      </w:pPr>
      <w:r w:rsidRPr="00D822A3">
        <w:rPr>
          <w:highlight w:val="white"/>
          <w:lang w:val="en-GB"/>
        </w:rPr>
        <w:t xml:space="preserve">Similar to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r w:rsidR="00335270" w:rsidRPr="00D822A3">
        <w:rPr>
          <w:highlight w:val="white"/>
          <w:lang w:val="en-GB"/>
        </w:rPr>
        <w:t>more simple</w:t>
      </w:r>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symbol, since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43" w:name="_Toc54119964"/>
      <w:r w:rsidRPr="00D822A3">
        <w:rPr>
          <w:highlight w:val="white"/>
          <w:lang w:val="en-GB"/>
        </w:rPr>
        <w:t>Floating Relation</w:t>
      </w:r>
      <w:bookmarkEnd w:id="443"/>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44" w:name="_Toc54119965"/>
      <w:r w:rsidRPr="00D822A3">
        <w:rPr>
          <w:highlight w:val="white"/>
          <w:lang w:val="en-GB"/>
        </w:rPr>
        <w:t>Floating Push and Pop</w:t>
      </w:r>
      <w:bookmarkEnd w:id="444"/>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6B687708" w:rsidR="004224B0" w:rsidRPr="00D822A3" w:rsidRDefault="00857422" w:rsidP="00C2308A">
      <w:pPr>
        <w:rPr>
          <w:highlight w:val="white"/>
          <w:lang w:val="en-GB"/>
        </w:rPr>
      </w:pPr>
      <w:r w:rsidRPr="00D822A3">
        <w:rPr>
          <w:highlight w:val="white"/>
          <w:lang w:val="en-GB"/>
        </w:rPr>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 xml:space="preserve">. </w:t>
      </w:r>
      <w:r w:rsidR="00B94488" w:rsidRPr="00D822A3">
        <w:rPr>
          <w:highlight w:val="white"/>
          <w:lang w:val="en-GB"/>
        </w:rPr>
        <w:t xml:space="preserve"> We add the symbol to the static set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77777777" w:rsidR="008F2D38" w:rsidRPr="00D822A3" w:rsidRDefault="008F2D38" w:rsidP="008F2D38">
      <w:pPr>
        <w:pStyle w:val="Code"/>
        <w:rPr>
          <w:highlight w:val="white"/>
          <w:lang w:val="en-GB"/>
        </w:rPr>
      </w:pPr>
      <w:r w:rsidRPr="00D822A3">
        <w:rPr>
          <w:highlight w:val="white"/>
          <w:lang w:val="en-GB"/>
        </w:rPr>
        <w:t xml:space="preserve">          SymbolTable.StaticSet.Add(ConstantExpression.Value(symbol));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loading the base address of the symbol to the integral storage. Then we add its offset, unless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77777777" w:rsidR="00F8692E" w:rsidRPr="00D822A3" w:rsidRDefault="00F024B0" w:rsidP="00F024B0">
      <w:pPr>
        <w:pStyle w:val="Code"/>
        <w:rPr>
          <w:highlight w:val="white"/>
          <w:lang w:val="en-GB"/>
        </w:rPr>
      </w:pPr>
      <w:r w:rsidRPr="00D822A3">
        <w:rPr>
          <w:highlight w:val="white"/>
          <w:lang w:val="en-GB"/>
        </w:rPr>
        <w:t xml:space="preserve">      SymbolTable.StaticSet.Add(ConstantExpression.Value(containerName,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because we have to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2DAC7B43" w:rsidR="001924B9" w:rsidRPr="00D822A3" w:rsidRDefault="00B16EE9" w:rsidP="00B16EE9">
      <w:pPr>
        <w:rPr>
          <w:highlight w:val="white"/>
          <w:lang w:val="en-GB"/>
        </w:rPr>
      </w:pPr>
      <w:r w:rsidRPr="00D822A3">
        <w:rPr>
          <w:highlight w:val="white"/>
          <w:lang w:val="en-GB"/>
        </w:rPr>
        <w:t>If the symbol is a temporary variable, we store it</w:t>
      </w:r>
      <w:r w:rsidR="004F2926" w:rsidRPr="00D822A3">
        <w:rPr>
          <w:highlight w:val="white"/>
          <w:lang w:val="en-GB"/>
        </w:rPr>
        <w:t>s</w:t>
      </w:r>
      <w:r w:rsidRPr="00D822A3">
        <w:rPr>
          <w:highlight w:val="white"/>
          <w:lang w:val="en-GB"/>
        </w:rPr>
        <w:t xml:space="preserve"> value in a register. </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45" w:name="_Toc54119966"/>
      <w:r w:rsidRPr="00D822A3">
        <w:rPr>
          <w:highlight w:val="white"/>
          <w:lang w:val="en-GB"/>
        </w:rPr>
        <w:t>Type Conversion</w:t>
      </w:r>
      <w:bookmarkEnd w:id="445"/>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register, and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t xml:space="preserve">If both the source type and target type is signed, we need to preserve the signed status throught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holds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46" w:name="_Toc54119967"/>
      <w:r w:rsidRPr="00D822A3">
        <w:rPr>
          <w:highlight w:val="white"/>
          <w:lang w:val="en-GB"/>
        </w:rPr>
        <w:t>Struct and Union</w:t>
      </w:r>
      <w:bookmarkEnd w:id="446"/>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0FEF4A61" w14:textId="0F035CC4" w:rsidR="00655B7D" w:rsidRPr="00D822A3" w:rsidRDefault="00655B7D" w:rsidP="00655B7D">
      <w:pPr>
        <w:pStyle w:val="Code"/>
        <w:rPr>
          <w:highlight w:val="white"/>
          <w:lang w:val="en-GB"/>
        </w:rPr>
      </w:pPr>
      <w:r w:rsidRPr="00D822A3">
        <w:rPr>
          <w:highlight w:val="white"/>
          <w:lang w:val="en-GB"/>
        </w:rPr>
        <w:t xml:space="preserve">    public void StructUnionAssign(MiddleCode middleCode, int index) {</w:t>
      </w:r>
    </w:p>
    <w:p w14:paraId="6A052CA6"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638ECC19" w14:textId="77777777" w:rsidR="00655B7D" w:rsidRPr="00D822A3" w:rsidRDefault="00655B7D" w:rsidP="00655B7D">
      <w:pPr>
        <w:pStyle w:val="Code"/>
        <w:rPr>
          <w:highlight w:val="white"/>
          <w:lang w:val="en-GB"/>
        </w:rPr>
      </w:pPr>
      <w:r w:rsidRPr="00D822A3">
        <w:rPr>
          <w:highlight w:val="white"/>
          <w:lang w:val="en-GB"/>
        </w:rPr>
        <w:t xml:space="preserve">             sourceSymbol = (Symbol) middleCode[1];</w:t>
      </w:r>
    </w:p>
    <w:p w14:paraId="328D12E4"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691A7DE2" w14:textId="77777777" w:rsidR="00655B7D" w:rsidRPr="00D822A3" w:rsidRDefault="00655B7D" w:rsidP="00655B7D">
      <w:pPr>
        <w:pStyle w:val="Code"/>
        <w:rPr>
          <w:highlight w:val="white"/>
          <w:lang w:val="en-GB"/>
        </w:rPr>
      </w:pPr>
      <w:r w:rsidRPr="00D822A3">
        <w:rPr>
          <w:highlight w:val="white"/>
          <w:lang w:val="en-GB"/>
        </w:rPr>
        <w:t xml:space="preserve">            sourceAddressTrack = LoadAddressToRegister(sourceSymbol);</w:t>
      </w:r>
    </w:p>
    <w:p w14:paraId="41FB28A1"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B526F85" w14:textId="0DA0745B" w:rsidR="00655B7D" w:rsidRPr="00D822A3" w:rsidRDefault="00655B7D" w:rsidP="00655B7D">
      <w:pPr>
        <w:pStyle w:val="Code"/>
        <w:rPr>
          <w:highlight w:val="white"/>
          <w:lang w:val="en-GB"/>
        </w:rPr>
      </w:pPr>
      <w:r w:rsidRPr="00D822A3">
        <w:rPr>
          <w:highlight w:val="white"/>
          <w:lang w:val="en-GB"/>
        </w:rPr>
        <w:t xml:space="preserve">               </w:t>
      </w:r>
      <w:r w:rsidR="000E5B40" w:rsidRPr="00D822A3">
        <w:rPr>
          <w:highlight w:val="white"/>
          <w:lang w:val="en-GB"/>
        </w:rPr>
        <w:t xml:space="preserve"> </w:t>
      </w:r>
      <w:r w:rsidRPr="00D822A3">
        <w:rPr>
          <w:highlight w:val="white"/>
          <w:lang w:val="en-GB"/>
        </w:rPr>
        <w:t xml:space="preserve"> targetSymbol.Type.Size(), index);</w:t>
      </w:r>
    </w:p>
    <w:p w14:paraId="048D22A7" w14:textId="77777777" w:rsidR="00655B7D" w:rsidRPr="00D822A3" w:rsidRDefault="00655B7D" w:rsidP="00655B7D">
      <w:pPr>
        <w:pStyle w:val="Code"/>
        <w:rPr>
          <w:highlight w:val="white"/>
          <w:lang w:val="en-GB"/>
        </w:rPr>
      </w:pPr>
      <w:r w:rsidRPr="00D822A3">
        <w:rPr>
          <w:highlight w:val="white"/>
          <w:lang w:val="en-GB"/>
        </w:rPr>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404C459" w14:textId="77777777" w:rsidR="00655B7D" w:rsidRPr="00D822A3" w:rsidRDefault="00655B7D" w:rsidP="00655B7D">
      <w:pPr>
        <w:pStyle w:val="Code"/>
        <w:rPr>
          <w:highlight w:val="white"/>
          <w:lang w:val="en-GB"/>
        </w:rPr>
      </w:pPr>
      <w:r w:rsidRPr="00D822A3">
        <w:rPr>
          <w:highlight w:val="white"/>
          <w:lang w:val="en-GB"/>
        </w:rPr>
        <w:t xml:space="preserve">    public void StructUnionParameter(MiddleCode middleCode, int index) {</w:t>
      </w:r>
    </w:p>
    <w:p w14:paraId="35ED57A9" w14:textId="77777777" w:rsidR="00655B7D" w:rsidRPr="00D822A3" w:rsidRDefault="00655B7D" w:rsidP="00655B7D">
      <w:pPr>
        <w:pStyle w:val="Code"/>
        <w:rPr>
          <w:highlight w:val="white"/>
          <w:lang w:val="en-GB"/>
        </w:rPr>
      </w:pPr>
      <w:r w:rsidRPr="00D822A3">
        <w:rPr>
          <w:highlight w:val="white"/>
          <w:lang w:val="en-GB"/>
        </w:rPr>
        <w:t xml:space="preserve">      Symbol sourceSymbol = (Symbol) middleCode[1];</w:t>
      </w:r>
    </w:p>
    <w:p w14:paraId="6D48B340" w14:textId="77777777" w:rsidR="00655B7D" w:rsidRPr="00D822A3" w:rsidRDefault="00655B7D" w:rsidP="00655B7D">
      <w:pPr>
        <w:pStyle w:val="Code"/>
        <w:rPr>
          <w:highlight w:val="white"/>
          <w:lang w:val="en-GB"/>
        </w:rPr>
      </w:pPr>
      <w:r w:rsidRPr="00D822A3">
        <w:rPr>
          <w:highlight w:val="white"/>
          <w:lang w:val="en-GB"/>
        </w:rPr>
        <w:t xml:space="preserve">      Symbol targetSymbol = new Symbol(Type.PointerTypeX);</w:t>
      </w:r>
    </w:p>
    <w:p w14:paraId="4B404287" w14:textId="77777777" w:rsidR="00195B92" w:rsidRPr="00D822A3" w:rsidRDefault="00195B92" w:rsidP="00195B92">
      <w:pPr>
        <w:pStyle w:val="Code"/>
        <w:rPr>
          <w:highlight w:val="white"/>
          <w:lang w:val="en-GB"/>
        </w:rPr>
      </w:pPr>
      <w:r w:rsidRPr="00D822A3">
        <w:rPr>
          <w:highlight w:val="white"/>
          <w:lang w:val="en-GB"/>
        </w:rPr>
        <w:t xml:space="preserve">      int paramOffset = (int) middleCode[2];</w:t>
      </w:r>
    </w:p>
    <w:p w14:paraId="7B450D28" w14:textId="77777777" w:rsidR="00195B92" w:rsidRPr="00D822A3" w:rsidRDefault="00195B92" w:rsidP="00195B92">
      <w:pPr>
        <w:pStyle w:val="Code"/>
        <w:rPr>
          <w:highlight w:val="white"/>
          <w:lang w:val="en-GB"/>
        </w:rPr>
      </w:pPr>
      <w:r w:rsidRPr="00D822A3">
        <w:rPr>
          <w:highlight w:val="white"/>
          <w:lang w:val="en-GB"/>
        </w:rPr>
        <w:t xml:space="preserve">      targetSymbol.Offset = m_totalExtraSize + paramOffset;</w:t>
      </w:r>
    </w:p>
    <w:p w14:paraId="405AD998" w14:textId="77777777" w:rsidR="00655B7D" w:rsidRPr="00D822A3" w:rsidRDefault="00655B7D" w:rsidP="00655B7D">
      <w:pPr>
        <w:pStyle w:val="Code"/>
        <w:rPr>
          <w:highlight w:val="white"/>
          <w:lang w:val="en-GB"/>
        </w:rPr>
      </w:pPr>
      <w:r w:rsidRPr="00D822A3">
        <w:rPr>
          <w:highlight w:val="white"/>
          <w:lang w:val="en-GB"/>
        </w:rPr>
        <w:t xml:space="preserve">      Track sourceAddressTrack = LoadAddressToRegister(sourceSymbol);</w:t>
      </w:r>
    </w:p>
    <w:p w14:paraId="785A81AB"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42D76EC7"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DC1B131" w14:textId="42F14F86" w:rsidR="00655B7D" w:rsidRPr="00D822A3" w:rsidRDefault="00655B7D" w:rsidP="00655B7D">
      <w:pPr>
        <w:pStyle w:val="Code"/>
        <w:rPr>
          <w:highlight w:val="white"/>
          <w:lang w:val="en-GB"/>
        </w:rPr>
      </w:pPr>
      <w:r w:rsidRPr="00D822A3">
        <w:rPr>
          <w:highlight w:val="white"/>
          <w:lang w:val="en-GB"/>
        </w:rPr>
        <w:t xml:space="preserve">                 sourceSymbol.Type.Size(), index);    </w:t>
      </w:r>
    </w:p>
    <w:p w14:paraId="6AB78A07" w14:textId="77777777" w:rsidR="00655B7D" w:rsidRPr="00D822A3" w:rsidRDefault="00655B7D" w:rsidP="00655B7D">
      <w:pPr>
        <w:pStyle w:val="Code"/>
        <w:rPr>
          <w:highlight w:val="white"/>
          <w:lang w:val="en-GB"/>
        </w:rPr>
      </w:pPr>
      <w:r w:rsidRPr="00D822A3">
        <w:rPr>
          <w:highlight w:val="white"/>
          <w:lang w:val="en-GB"/>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DD0A26E" w14:textId="77777777" w:rsidR="00BB5595" w:rsidRPr="00D822A3" w:rsidRDefault="00BB5595" w:rsidP="00BB5595">
      <w:pPr>
        <w:pStyle w:val="Code"/>
        <w:rPr>
          <w:highlight w:val="white"/>
          <w:lang w:val="en-GB"/>
        </w:rPr>
      </w:pPr>
      <w:r w:rsidRPr="00D822A3">
        <w:rPr>
          <w:highlight w:val="white"/>
          <w:lang w:val="en-GB"/>
        </w:rPr>
        <w:t xml:space="preserve">    private static int m_labelCount = 0;</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71F0EE24" w14:textId="77777777" w:rsidR="00BB5595" w:rsidRPr="00D822A3" w:rsidRDefault="00BB5595" w:rsidP="00BB5595">
      <w:pPr>
        <w:pStyle w:val="Code"/>
        <w:rPr>
          <w:highlight w:val="white"/>
          <w:lang w:val="en-GB"/>
        </w:rPr>
      </w:pPr>
      <w:r w:rsidRPr="00D822A3">
        <w:rPr>
          <w:highlight w:val="white"/>
          <w:lang w:val="en-GB"/>
        </w:rPr>
        <w:t xml:space="preserve">    private void MemoryCopy(Track targetAddressTrack,</w:t>
      </w:r>
    </w:p>
    <w:p w14:paraId="42ECDDFA" w14:textId="607924BC" w:rsidR="00BB5595" w:rsidRPr="00D822A3" w:rsidRDefault="00BB5595" w:rsidP="00BB5595">
      <w:pPr>
        <w:pStyle w:val="Code"/>
        <w:rPr>
          <w:highlight w:val="white"/>
          <w:lang w:val="en-GB"/>
        </w:rPr>
      </w:pPr>
      <w:r w:rsidRPr="00D822A3">
        <w:rPr>
          <w:highlight w:val="white"/>
          <w:lang w:val="en-GB"/>
        </w:rPr>
        <w:t xml:space="preserve">                            Track sourceAddressTrack, int size, int index) {</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count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140CA640" w14:textId="77777777" w:rsidR="00BB5595" w:rsidRPr="00D822A3" w:rsidRDefault="00BB5595" w:rsidP="00BB5595">
      <w:pPr>
        <w:pStyle w:val="Code"/>
        <w:rPr>
          <w:highlight w:val="white"/>
          <w:lang w:val="en-GB"/>
        </w:rPr>
      </w:pPr>
      <w:r w:rsidRPr="00D822A3">
        <w:rPr>
          <w:highlight w:val="white"/>
          <w:lang w:val="en-GB"/>
        </w:rPr>
        <w:t xml:space="preserve">      Type countType = (size &lt; 256) ? Type.UnsignedCharType</w:t>
      </w:r>
    </w:p>
    <w:p w14:paraId="4452A457" w14:textId="77777777" w:rsidR="00BB5595" w:rsidRPr="00D822A3" w:rsidRDefault="00BB5595" w:rsidP="00BB5595">
      <w:pPr>
        <w:pStyle w:val="Code"/>
        <w:rPr>
          <w:highlight w:val="white"/>
          <w:lang w:val="en-GB"/>
        </w:rPr>
      </w:pPr>
      <w:r w:rsidRPr="00D822A3">
        <w:rPr>
          <w:highlight w:val="white"/>
          <w:lang w:val="en-GB"/>
        </w:rPr>
        <w:t xml:space="preserve">                                    : Type.UnsignedIntegerType;</w:t>
      </w:r>
    </w:p>
    <w:p w14:paraId="31777533" w14:textId="68AD229F" w:rsidR="00BB5595" w:rsidRPr="00D822A3" w:rsidRDefault="00BB5595" w:rsidP="00BB5595">
      <w:pPr>
        <w:pStyle w:val="Code"/>
        <w:rPr>
          <w:highlight w:val="white"/>
          <w:lang w:val="en-GB"/>
        </w:rPr>
      </w:pPr>
      <w:r w:rsidRPr="00D822A3">
        <w:rPr>
          <w:highlight w:val="white"/>
          <w:lang w:val="en-GB"/>
        </w:rPr>
        <w:t xml:space="preserve">      Track countTrack = new Track(countType),</w:t>
      </w:r>
    </w:p>
    <w:p w14:paraId="4ED7E5F7" w14:textId="77777777" w:rsidR="00BB5595" w:rsidRPr="00D822A3" w:rsidRDefault="00BB5595" w:rsidP="00BB5595">
      <w:pPr>
        <w:pStyle w:val="Code"/>
        <w:rPr>
          <w:highlight w:val="white"/>
          <w:lang w:val="en-GB"/>
        </w:rPr>
      </w:pPr>
      <w:r w:rsidRPr="00D822A3">
        <w:rPr>
          <w:highlight w:val="white"/>
          <w:lang w:val="en-GB"/>
        </w:rPr>
        <w:t xml:space="preserve">            valueTrack = new Track(Type.UnsignedCharType);</w:t>
      </w:r>
    </w:p>
    <w:p w14:paraId="4B9E16A9" w14:textId="758092F8" w:rsidR="00BB5595" w:rsidRPr="00D822A3" w:rsidRDefault="00F85D1B" w:rsidP="00F85D1B">
      <w:pPr>
        <w:rPr>
          <w:highlight w:val="white"/>
          <w:lang w:val="en-GB"/>
        </w:rPr>
      </w:pPr>
      <w:r w:rsidRPr="00D822A3">
        <w:rPr>
          <w:highlight w:val="white"/>
          <w:lang w:val="en-GB"/>
        </w:rPr>
        <w:t>We start by loading the size of the data block into the count register, the loop continues until it reaches zero.</w:t>
      </w:r>
    </w:p>
    <w:p w14:paraId="0AD83ABF" w14:textId="6F15E420" w:rsidR="00BB5595" w:rsidRPr="00D822A3" w:rsidRDefault="00BB5595" w:rsidP="00BB5595">
      <w:pPr>
        <w:pStyle w:val="Code"/>
        <w:rPr>
          <w:highlight w:val="white"/>
          <w:lang w:val="en-GB"/>
        </w:rPr>
      </w:pPr>
      <w:r w:rsidRPr="00D822A3">
        <w:rPr>
          <w:highlight w:val="white"/>
          <w:lang w:val="en-GB"/>
        </w:rPr>
        <w:t xml:space="preserve">      AddAssemblyCode(AssemblyOperator.mov, countTrack, (BigInteger) size);</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048122DA" w14:textId="77777777" w:rsidR="00B44CD0" w:rsidRPr="00D822A3" w:rsidRDefault="00B44CD0" w:rsidP="00B44CD0">
      <w:pPr>
        <w:pStyle w:val="Code"/>
        <w:rPr>
          <w:highlight w:val="white"/>
          <w:lang w:val="en-GB"/>
        </w:rPr>
      </w:pPr>
      <w:r w:rsidRPr="00D822A3">
        <w:rPr>
          <w:highlight w:val="white"/>
          <w:lang w:val="en-GB"/>
        </w:rPr>
        <w:t xml:space="preserve">      int labelIndex = m_labelCount++;</w:t>
      </w:r>
    </w:p>
    <w:p w14:paraId="6922C781" w14:textId="77777777" w:rsidR="00B44CD0" w:rsidRPr="00D822A3" w:rsidRDefault="00B44CD0" w:rsidP="00B44CD0">
      <w:pPr>
        <w:pStyle w:val="Code"/>
        <w:rPr>
          <w:highlight w:val="white"/>
          <w:lang w:val="en-GB"/>
        </w:rPr>
      </w:pPr>
      <w:r w:rsidRPr="00D822A3">
        <w:rPr>
          <w:highlight w:val="white"/>
          <w:lang w:val="en-GB"/>
        </w:rPr>
        <w:t xml:space="preserve">      string labelText = AssemblyCode.MakeMemoryLabel(labelIndex);</w:t>
      </w:r>
    </w:p>
    <w:p w14:paraId="764C968C" w14:textId="77777777" w:rsidR="00B44CD0" w:rsidRPr="00D822A3" w:rsidRDefault="00B44CD0" w:rsidP="00B44CD0">
      <w:pPr>
        <w:pStyle w:val="Code"/>
        <w:rPr>
          <w:highlight w:val="white"/>
          <w:lang w:val="en-GB"/>
        </w:rPr>
      </w:pPr>
      <w:r w:rsidRPr="00D822A3">
        <w:rPr>
          <w:highlight w:val="white"/>
          <w:lang w:val="en-GB"/>
        </w:rPr>
        <w:t xml:space="preserve">      AddAssemblyCode(AssemblyOperator.label, labelText);</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75C2E410"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valueTrack,</w:t>
      </w:r>
    </w:p>
    <w:p w14:paraId="50B4252F" w14:textId="77777777" w:rsidR="00BB5595" w:rsidRPr="00D822A3" w:rsidRDefault="00BB5595" w:rsidP="00BB5595">
      <w:pPr>
        <w:pStyle w:val="Code"/>
        <w:rPr>
          <w:highlight w:val="white"/>
          <w:lang w:val="en-GB"/>
        </w:rPr>
      </w:pPr>
      <w:r w:rsidRPr="00D822A3">
        <w:rPr>
          <w:highlight w:val="white"/>
          <w:lang w:val="en-GB"/>
        </w:rPr>
        <w:t xml:space="preserve">                      sourceAddressTrack, 0);</w:t>
      </w:r>
    </w:p>
    <w:p w14:paraId="2A036127"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targetAddressTrack,</w:t>
      </w:r>
    </w:p>
    <w:p w14:paraId="5EB2F047" w14:textId="4292A240" w:rsidR="00BB5595" w:rsidRPr="00D822A3" w:rsidRDefault="00BB5595" w:rsidP="00BB5595">
      <w:pPr>
        <w:pStyle w:val="Code"/>
        <w:rPr>
          <w:highlight w:val="white"/>
          <w:lang w:val="en-GB"/>
        </w:rPr>
      </w:pPr>
      <w:r w:rsidRPr="00D822A3">
        <w:rPr>
          <w:highlight w:val="white"/>
          <w:lang w:val="en-GB"/>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11B8CF34" w14:textId="77777777" w:rsidR="00BB5595" w:rsidRPr="00D822A3" w:rsidRDefault="00BB5595" w:rsidP="00BB5595">
      <w:pPr>
        <w:pStyle w:val="Code"/>
        <w:rPr>
          <w:highlight w:val="white"/>
          <w:lang w:val="en-GB"/>
        </w:rPr>
      </w:pPr>
      <w:r w:rsidRPr="00D822A3">
        <w:rPr>
          <w:highlight w:val="white"/>
          <w:lang w:val="en-GB"/>
        </w:rPr>
        <w:t xml:space="preserve">      AddAssemblyCode(AssemblyOperator.inc, sourceAddressTrack);</w:t>
      </w:r>
    </w:p>
    <w:p w14:paraId="79F1B795" w14:textId="3CFEABE1" w:rsidR="00BB5595" w:rsidRPr="00D822A3" w:rsidRDefault="00BB5595" w:rsidP="00BB5595">
      <w:pPr>
        <w:pStyle w:val="Code"/>
        <w:rPr>
          <w:highlight w:val="white"/>
          <w:lang w:val="en-GB"/>
        </w:rPr>
      </w:pPr>
      <w:r w:rsidRPr="00D822A3">
        <w:rPr>
          <w:highlight w:val="white"/>
          <w:lang w:val="en-GB"/>
        </w:rPr>
        <w:t xml:space="preserve">      AddAssemblyCode(AssemblyOperator.inc, targetAddressTrack);</w:t>
      </w:r>
    </w:p>
    <w:p w14:paraId="1114B381" w14:textId="2C498945" w:rsidR="006E5A84" w:rsidRPr="00D822A3" w:rsidRDefault="006E5A84" w:rsidP="006E5A84">
      <w:pPr>
        <w:rPr>
          <w:highlight w:val="white"/>
          <w:lang w:val="en-GB"/>
        </w:rPr>
      </w:pPr>
      <w:r w:rsidRPr="00D822A3">
        <w:rPr>
          <w:highlight w:val="white"/>
          <w:lang w:val="en-GB"/>
        </w:rPr>
        <w:t>We decrement the count register.</w:t>
      </w:r>
    </w:p>
    <w:p w14:paraId="491CCA16" w14:textId="1C23E0A1" w:rsidR="00BB5595" w:rsidRPr="00D822A3" w:rsidRDefault="00BB5595" w:rsidP="00BB5595">
      <w:pPr>
        <w:pStyle w:val="Code"/>
        <w:rPr>
          <w:highlight w:val="white"/>
          <w:lang w:val="en-GB"/>
        </w:rPr>
      </w:pPr>
      <w:r w:rsidRPr="00D822A3">
        <w:rPr>
          <w:highlight w:val="white"/>
          <w:lang w:val="en-GB"/>
        </w:rPr>
        <w:t xml:space="preserve">      AddAssemblyCode(AssemblyOperator.dec, countTrack);</w:t>
      </w:r>
    </w:p>
    <w:p w14:paraId="276D3BAF" w14:textId="27DC3896" w:rsidR="006E5A84" w:rsidRPr="00D822A3" w:rsidRDefault="006E5A84" w:rsidP="006E5A84">
      <w:pPr>
        <w:rPr>
          <w:highlight w:val="white"/>
          <w:lang w:val="en-GB"/>
        </w:rPr>
      </w:pPr>
      <w:r w:rsidRPr="00D822A3">
        <w:rPr>
          <w:highlight w:val="white"/>
          <w:lang w:val="en-GB"/>
        </w:rPr>
        <w:t xml:space="preserve">If the count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70818AAD" w14:textId="77777777" w:rsidR="00BB5595" w:rsidRPr="00D822A3" w:rsidRDefault="00BB5595" w:rsidP="00BB5595">
      <w:pPr>
        <w:pStyle w:val="Code"/>
        <w:rPr>
          <w:highlight w:val="white"/>
          <w:lang w:val="en-GB"/>
        </w:rPr>
      </w:pPr>
      <w:r w:rsidRPr="00D822A3">
        <w:rPr>
          <w:highlight w:val="white"/>
          <w:lang w:val="en-GB"/>
        </w:rPr>
        <w:t xml:space="preserve">      AddAssemblyCode(AssemblyOperator.cmp, countTrack, BigInteger.Zero);</w:t>
      </w:r>
    </w:p>
    <w:p w14:paraId="34B20323" w14:textId="77777777" w:rsidR="00BB5595" w:rsidRPr="00D822A3" w:rsidRDefault="00BB5595" w:rsidP="00BB5595">
      <w:pPr>
        <w:pStyle w:val="Code"/>
        <w:rPr>
          <w:highlight w:val="white"/>
          <w:lang w:val="en-GB"/>
        </w:rPr>
      </w:pPr>
      <w:r w:rsidRPr="00D822A3">
        <w:rPr>
          <w:highlight w:val="white"/>
          <w:lang w:val="en-GB"/>
        </w:rPr>
        <w:t xml:space="preserve">      AddAssemblyCode(AssemblyOperator.jne, null, labelIndex);</w:t>
      </w:r>
    </w:p>
    <w:p w14:paraId="2C2F2BF5" w14:textId="77777777" w:rsidR="00BB5595" w:rsidRPr="00D822A3" w:rsidRDefault="00BB5595" w:rsidP="00BB5595">
      <w:pPr>
        <w:pStyle w:val="Code"/>
        <w:rPr>
          <w:highlight w:val="white"/>
          <w:lang w:val="en-GB"/>
        </w:rPr>
      </w:pPr>
      <w:r w:rsidRPr="00D822A3">
        <w:rPr>
          <w:highlight w:val="white"/>
          <w:lang w:val="en-GB"/>
        </w:rPr>
        <w:t xml:space="preserve">    }</w:t>
      </w:r>
    </w:p>
    <w:p w14:paraId="6A2742AC" w14:textId="01BDF9E0" w:rsidR="00D935A0" w:rsidRPr="00D822A3" w:rsidRDefault="00CC29C4" w:rsidP="00B84658">
      <w:pPr>
        <w:pStyle w:val="Rubrik3"/>
        <w:rPr>
          <w:highlight w:val="white"/>
          <w:lang w:val="en-GB"/>
        </w:rPr>
      </w:pPr>
      <w:bookmarkStart w:id="447" w:name="_Toc54119968"/>
      <w:r w:rsidRPr="00D822A3">
        <w:rPr>
          <w:highlight w:val="white"/>
          <w:lang w:val="en-GB"/>
        </w:rPr>
        <w:t>Initialization Code</w:t>
      </w:r>
      <w:bookmarkEnd w:id="447"/>
    </w:p>
    <w:p w14:paraId="4A5AAFA6" w14:textId="574753EE"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look into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207336" w:rsidRPr="00D822A3">
        <w:rPr>
          <w:lang w:val="en-GB"/>
        </w:rPr>
        <w:t>14</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r w:rsidRPr="00D822A3">
        <w:rPr>
          <w:highlight w:val="white"/>
          <w:lang w:val="en-GB"/>
        </w:rPr>
        <w:t>AssemblyCodeGenerator.cs</w:t>
      </w:r>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8" w:name="_Toc54119969"/>
      <w:r w:rsidRPr="00D822A3">
        <w:rPr>
          <w:highlight w:val="white"/>
          <w:lang w:val="en-GB"/>
        </w:rPr>
        <w:t>Command Line Arguments</w:t>
      </w:r>
      <w:bookmarkEnd w:id="448"/>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E41D6D" w:rsidRPr="00DF14A9" w:rsidRDefault="00E41D6D"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E41D6D" w:rsidRPr="00490BCB" w:rsidRDefault="00E41D6D"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E41D6D" w:rsidRPr="00490BCB" w:rsidRDefault="00E41D6D"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E41D6D" w:rsidRPr="00490BCB" w:rsidRDefault="00E41D6D"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E41D6D" w:rsidRPr="00490BCB" w:rsidRDefault="00E41D6D"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E41D6D" w:rsidRPr="00490BCB" w:rsidRDefault="00E41D6D"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E41D6D" w:rsidRPr="00490BCB" w:rsidRDefault="00E41D6D"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E41D6D" w:rsidRPr="00090144" w:rsidRDefault="00E41D6D"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E41D6D" w:rsidRPr="00090144" w:rsidRDefault="00E41D6D" w:rsidP="00B70491">
                              <w:pPr>
                                <w:spacing w:before="0" w:after="0" w:line="240" w:lineRule="auto"/>
                                <w:rPr>
                                  <w:rFonts w:eastAsia="Calibri"/>
                                  <w:color w:val="000000"/>
                                </w:rPr>
                              </w:pPr>
                              <w:r w:rsidRPr="00090144">
                                <w:rPr>
                                  <w:rFonts w:eastAsia="Calibri"/>
                                  <w:color w:val="000000"/>
                                </w:rPr>
                                <w:t>Frame pointer of</w:t>
                              </w:r>
                            </w:p>
                            <w:p w14:paraId="77E191A3" w14:textId="77777777" w:rsidR="00E41D6D" w:rsidRPr="00090144" w:rsidRDefault="00E41D6D"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E41D6D" w:rsidRPr="00090144" w:rsidRDefault="00E41D6D"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E41D6D" w:rsidRPr="00090144" w:rsidRDefault="00E41D6D"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E41D6D" w:rsidRPr="00090144" w:rsidRDefault="00E41D6D"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E41D6D" w:rsidRPr="00090144" w:rsidRDefault="00E41D6D"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E41D6D" w:rsidRDefault="00E41D6D"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E41D6D" w:rsidRDefault="00E41D6D"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E41D6D" w:rsidRDefault="00E41D6D"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E41D6D" w:rsidRDefault="00E41D6D"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E41D6D" w:rsidRPr="00DF14A9" w:rsidRDefault="00E41D6D"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E41D6D" w:rsidRPr="00490BCB" w:rsidRDefault="00E41D6D"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E41D6D" w:rsidRPr="00490BCB" w:rsidRDefault="00E41D6D"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E41D6D" w:rsidRPr="00490BCB" w:rsidRDefault="00E41D6D"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E41D6D" w:rsidRPr="00490BCB" w:rsidRDefault="00E41D6D"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E41D6D" w:rsidRPr="00490BCB" w:rsidRDefault="00E41D6D"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E41D6D" w:rsidRPr="00490BCB" w:rsidRDefault="00E41D6D"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E41D6D" w:rsidRPr="00490BCB" w:rsidRDefault="00E41D6D"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E41D6D" w:rsidRPr="00090144" w:rsidRDefault="00E41D6D"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E41D6D" w:rsidRPr="00090144" w:rsidRDefault="00E41D6D" w:rsidP="00B70491">
                        <w:pPr>
                          <w:spacing w:before="0" w:after="0" w:line="240" w:lineRule="auto"/>
                          <w:rPr>
                            <w:rFonts w:eastAsia="Calibri"/>
                            <w:color w:val="000000"/>
                          </w:rPr>
                        </w:pPr>
                        <w:r w:rsidRPr="00090144">
                          <w:rPr>
                            <w:rFonts w:eastAsia="Calibri"/>
                            <w:color w:val="000000"/>
                          </w:rPr>
                          <w:t>Frame pointer of</w:t>
                        </w:r>
                      </w:p>
                      <w:p w14:paraId="77E191A3" w14:textId="77777777" w:rsidR="00E41D6D" w:rsidRPr="00090144" w:rsidRDefault="00E41D6D"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E41D6D" w:rsidRPr="00090144" w:rsidRDefault="00E41D6D"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E41D6D" w:rsidRPr="00090144" w:rsidRDefault="00E41D6D"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E41D6D" w:rsidRPr="00090144" w:rsidRDefault="00E41D6D"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E41D6D" w:rsidRPr="00090144" w:rsidRDefault="00E41D6D"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E41D6D" w:rsidRDefault="00E41D6D"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E41D6D" w:rsidRDefault="00E41D6D"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E41D6D" w:rsidRDefault="00E41D6D"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E41D6D" w:rsidRDefault="00E41D6D"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9" w:name="_Toc54119970"/>
      <w:r w:rsidRPr="00D822A3">
        <w:rPr>
          <w:highlight w:val="white"/>
          <w:lang w:val="en-GB"/>
        </w:rPr>
        <w:t>Text List</w:t>
      </w:r>
      <w:bookmarkEnd w:id="449"/>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50" w:name="_Ref54009755"/>
      <w:bookmarkStart w:id="451" w:name="_Toc54119971"/>
      <w:bookmarkStart w:id="452" w:name="_Ref420874022"/>
      <w:r w:rsidRPr="00D822A3">
        <w:rPr>
          <w:lang w:val="en-GB"/>
        </w:rPr>
        <w:t>Executable Code Generation</w:t>
      </w:r>
      <w:bookmarkEnd w:id="450"/>
      <w:bookmarkEnd w:id="451"/>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53" w:name="_Toc54119972"/>
      <w:r w:rsidRPr="00D822A3">
        <w:rPr>
          <w:lang w:val="en-GB"/>
        </w:rPr>
        <w:t xml:space="preserve">The </w:t>
      </w:r>
      <w:r w:rsidR="00E6483C" w:rsidRPr="00D822A3">
        <w:rPr>
          <w:lang w:val="en-GB"/>
        </w:rPr>
        <w:t>Windows Mode</w:t>
      </w:r>
      <w:bookmarkEnd w:id="453"/>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54" w:name="_Toc54119973"/>
      <w:r w:rsidRPr="00D822A3">
        <w:rPr>
          <w:highlight w:val="white"/>
          <w:lang w:val="en-GB"/>
        </w:rPr>
        <w:t>Main</w:t>
      </w:r>
      <w:bookmarkEnd w:id="454"/>
    </w:p>
    <w:p w14:paraId="3C627783" w14:textId="6CE6492F" w:rsidR="00F65204" w:rsidRPr="00D822A3" w:rsidRDefault="00F65204" w:rsidP="00F65204">
      <w:pPr>
        <w:pStyle w:val="CodeHeader"/>
        <w:rPr>
          <w:highlight w:val="white"/>
          <w:lang w:val="en-GB"/>
        </w:rPr>
      </w:pPr>
      <w:r w:rsidRPr="00D822A3">
        <w:rPr>
          <w:highlight w:val="white"/>
          <w:lang w:val="en-GB"/>
        </w:rPr>
        <w:t>Main.cs</w:t>
      </w:r>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4E94183E"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13</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“.obj” rather than “.asm”.</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77777777" w:rsidR="00F86C24" w:rsidRPr="00D822A3" w:rsidRDefault="00F86C24" w:rsidP="00F86C24">
      <w:pPr>
        <w:pStyle w:val="Code"/>
        <w:rPr>
          <w:highlight w:val="white"/>
          <w:lang w:val="en-GB"/>
        </w:rPr>
      </w:pPr>
      <w:r w:rsidRPr="00D822A3">
        <w:rPr>
          <w:highlight w:val="white"/>
          <w:lang w:val="en-GB"/>
        </w:rPr>
        <w:t xml:space="preserve">        binaryWriter.Write(SymbolTable.StaticSet.Count);    </w:t>
      </w:r>
    </w:p>
    <w:p w14:paraId="45AF3455" w14:textId="77777777" w:rsidR="00F86C24" w:rsidRPr="00D822A3" w:rsidRDefault="00F86C24" w:rsidP="00F86C24">
      <w:pPr>
        <w:pStyle w:val="Code"/>
        <w:rPr>
          <w:highlight w:val="white"/>
          <w:lang w:val="en-GB"/>
        </w:rPr>
      </w:pPr>
      <w:r w:rsidRPr="00D822A3">
        <w:rPr>
          <w:highlight w:val="white"/>
          <w:lang w:val="en-GB"/>
        </w:rPr>
        <w:t xml:space="preserve">        foreach (StaticSymbol staticSymbol in SymbolTable.StaticSet) {</w:t>
      </w:r>
    </w:p>
    <w:p w14:paraId="6D7775EC" w14:textId="77777777" w:rsidR="00F86C24" w:rsidRPr="00D822A3" w:rsidRDefault="00F86C24" w:rsidP="00F86C24">
      <w:pPr>
        <w:pStyle w:val="Code"/>
        <w:rPr>
          <w:highlight w:val="white"/>
          <w:lang w:val="en-GB"/>
        </w:rPr>
      </w:pPr>
      <w:r w:rsidRPr="00D822A3">
        <w:rPr>
          <w:highlight w:val="white"/>
          <w:lang w:val="en-GB"/>
        </w:rPr>
        <w:t xml:space="preserve">          staticSymbol.Save(binaryWriter);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77777777" w:rsidR="00CF7245" w:rsidRPr="00D822A3" w:rsidRDefault="00CF7245" w:rsidP="00CF7245">
      <w:pPr>
        <w:pStyle w:val="Code"/>
        <w:rPr>
          <w:highlight w:val="white"/>
          <w:lang w:val="en-GB"/>
        </w:rPr>
      </w:pPr>
      <w:r w:rsidRPr="00D822A3">
        <w:rPr>
          <w:highlight w:val="white"/>
          <w:lang w:val="en-GB"/>
        </w:rPr>
        <w:t xml:space="preserve">          staticSymbol.Load(dataInputStream);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55" w:name="_Toc54119974"/>
      <w:r w:rsidRPr="00D822A3">
        <w:rPr>
          <w:highlight w:val="white"/>
          <w:lang w:val="en-GB"/>
        </w:rPr>
        <w:t>Type Size</w:t>
      </w:r>
      <w:bookmarkEnd w:id="455"/>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r w:rsidRPr="00D822A3">
        <w:rPr>
          <w:lang w:val="en-GB"/>
        </w:rPr>
        <w:t>TypeSize.cs</w:t>
      </w:r>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56" w:name="_Toc54119975"/>
      <w:r w:rsidRPr="00D822A3">
        <w:rPr>
          <w:highlight w:val="white"/>
          <w:lang w:val="en-GB"/>
        </w:rPr>
        <w:t>Static Symbol</w:t>
      </w:r>
      <w:bookmarkEnd w:id="456"/>
    </w:p>
    <w:p w14:paraId="0A053B40" w14:textId="404E0AEE" w:rsidR="00303C4E" w:rsidRPr="00D822A3" w:rsidRDefault="00303C4E" w:rsidP="00303C4E">
      <w:pPr>
        <w:pStyle w:val="CodeHeader"/>
        <w:rPr>
          <w:highlight w:val="white"/>
          <w:lang w:val="en-GB"/>
        </w:rPr>
      </w:pPr>
      <w:r w:rsidRPr="00D822A3">
        <w:rPr>
          <w:highlight w:val="white"/>
          <w:lang w:val="en-GB"/>
        </w:rPr>
        <w:t>StaticSymbolWindows.cs</w:t>
      </w:r>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77777777" w:rsidR="00303C4E" w:rsidRPr="00D822A3" w:rsidRDefault="00303C4E" w:rsidP="00303C4E">
      <w:pPr>
        <w:pStyle w:val="Code"/>
        <w:rPr>
          <w:highlight w:val="white"/>
          <w:lang w:val="en-GB"/>
        </w:rPr>
      </w:pPr>
      <w:r w:rsidRPr="00D822A3">
        <w:rPr>
          <w:highlight w:val="white"/>
          <w:lang w:val="en-GB"/>
        </w:rPr>
        <w:t xml:space="preserve">    public override void Save(BinaryWriter outStream) {</w:t>
      </w:r>
    </w:p>
    <w:p w14:paraId="1520324A" w14:textId="77777777" w:rsidR="00303C4E" w:rsidRPr="00D822A3" w:rsidRDefault="00303C4E" w:rsidP="00303C4E">
      <w:pPr>
        <w:pStyle w:val="Code"/>
        <w:rPr>
          <w:highlight w:val="white"/>
          <w:lang w:val="en-GB"/>
        </w:rPr>
      </w:pPr>
      <w:r w:rsidRPr="00D822A3">
        <w:rPr>
          <w:highlight w:val="white"/>
          <w:lang w:val="en-GB"/>
        </w:rPr>
        <w:t xml:space="preserve">      base.Save(outStream);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77777777" w:rsidR="00303C4E" w:rsidRPr="00D822A3" w:rsidRDefault="00303C4E" w:rsidP="00303C4E">
      <w:pPr>
        <w:pStyle w:val="Code"/>
        <w:rPr>
          <w:highlight w:val="white"/>
          <w:lang w:val="en-GB"/>
        </w:rPr>
      </w:pPr>
      <w:r w:rsidRPr="00D822A3">
        <w:rPr>
          <w:highlight w:val="white"/>
          <w:lang w:val="en-GB"/>
        </w:rPr>
        <w:t xml:space="preserve">    public override void Load(BinaryReader inStream) {</w:t>
      </w:r>
    </w:p>
    <w:p w14:paraId="1FCEB9D5" w14:textId="77777777" w:rsidR="00303C4E" w:rsidRPr="00D822A3" w:rsidRDefault="00303C4E" w:rsidP="00303C4E">
      <w:pPr>
        <w:pStyle w:val="Code"/>
        <w:rPr>
          <w:highlight w:val="white"/>
          <w:lang w:val="en-GB"/>
        </w:rPr>
      </w:pPr>
      <w:r w:rsidRPr="00D822A3">
        <w:rPr>
          <w:highlight w:val="white"/>
          <w:lang w:val="en-GB"/>
        </w:rPr>
        <w:t xml:space="preserve">      base.Load(inStream);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57" w:name="_Toc54119976"/>
      <w:r w:rsidRPr="00D822A3">
        <w:rPr>
          <w:highlight w:val="white"/>
          <w:lang w:val="en-GB"/>
        </w:rPr>
        <w:t>Static Value</w:t>
      </w:r>
      <w:bookmarkEnd w:id="457"/>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r w:rsidRPr="00D822A3">
        <w:rPr>
          <w:highlight w:val="white"/>
          <w:lang w:val="en-GB"/>
        </w:rPr>
        <w:t>ConstantExpression.cs</w:t>
      </w:r>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8" w:name="_Toc54119977"/>
      <w:r w:rsidRPr="00D822A3">
        <w:rPr>
          <w:highlight w:val="white"/>
          <w:lang w:val="en-GB"/>
        </w:rPr>
        <w:t>Function End</w:t>
      </w:r>
      <w:bookmarkEnd w:id="458"/>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r w:rsidRPr="00D822A3">
        <w:rPr>
          <w:highlight w:val="white"/>
          <w:lang w:val="en-GB"/>
        </w:rPr>
        <w:t>MiddleCodeGenerator.cs</w:t>
      </w:r>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77777777" w:rsidR="00AB1196" w:rsidRPr="00D822A3" w:rsidRDefault="00AB1196" w:rsidP="00AB1196">
      <w:pPr>
        <w:pStyle w:val="Code"/>
        <w:rPr>
          <w:highlight w:val="white"/>
          <w:lang w:val="en-GB"/>
        </w:rPr>
      </w:pPr>
      <w:r w:rsidRPr="00D822A3">
        <w:rPr>
          <w:highlight w:val="white"/>
          <w:lang w:val="en-GB"/>
        </w:rPr>
        <w:t xml:space="preserve">        SymbolTable.StaticSet.Add(staticSymbol);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9" w:name="_Toc54119978"/>
      <w:r w:rsidRPr="00D822A3">
        <w:rPr>
          <w:highlight w:val="white"/>
          <w:lang w:val="en-GB"/>
        </w:rPr>
        <w:t>Target Code Generation</w:t>
      </w:r>
      <w:bookmarkEnd w:id="459"/>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60" w:name="_Toc54119979"/>
      <w:r w:rsidRPr="00D822A3">
        <w:rPr>
          <w:highlight w:val="white"/>
          <w:lang w:val="en-GB"/>
        </w:rPr>
        <w:t>Exit</w:t>
      </w:r>
      <w:bookmarkEnd w:id="460"/>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r w:rsidRPr="00D822A3">
        <w:rPr>
          <w:highlight w:val="white"/>
          <w:lang w:val="en-GB"/>
        </w:rPr>
        <w:t>AssemblyCodeGenerator.cs</w:t>
      </w:r>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61" w:name="_Toc54119980"/>
      <w:r w:rsidRPr="00D822A3">
        <w:rPr>
          <w:highlight w:val="white"/>
          <w:lang w:val="en-GB"/>
        </w:rPr>
        <w:t>Initialization Code</w:t>
      </w:r>
      <w:bookmarkEnd w:id="461"/>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r w:rsidRPr="00D822A3">
        <w:rPr>
          <w:highlight w:val="white"/>
          <w:lang w:val="en-GB"/>
        </w:rPr>
        <w:t>AssemblyCodeGenerator.cs</w:t>
      </w:r>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77777777" w:rsidR="008E3DC4" w:rsidRPr="00D822A3" w:rsidRDefault="008E3DC4" w:rsidP="008E3DC4">
      <w:pPr>
        <w:pStyle w:val="Code"/>
        <w:rPr>
          <w:highlight w:val="white"/>
          <w:lang w:val="en-GB"/>
        </w:rPr>
      </w:pPr>
      <w:r w:rsidRPr="00D822A3">
        <w:rPr>
          <w:highlight w:val="white"/>
          <w:lang w:val="en-GB"/>
        </w:rPr>
        <w:t xml:space="preserve">        SymbolTable.StaticSet.Add(staticSymbol);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62" w:name="_Toc54119981"/>
      <w:r w:rsidRPr="00D822A3">
        <w:rPr>
          <w:highlight w:val="white"/>
          <w:lang w:val="en-GB"/>
        </w:rPr>
        <w:t>Command Line Arguments</w:t>
      </w:r>
      <w:bookmarkEnd w:id="462"/>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E41D6D" w:rsidRPr="00DF14A9" w:rsidRDefault="00E41D6D"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E41D6D" w:rsidRPr="00490BCB" w:rsidRDefault="00E41D6D"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E41D6D" w:rsidRPr="00490BCB" w:rsidRDefault="00E41D6D"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E41D6D" w:rsidRPr="00490BCB" w:rsidRDefault="00E41D6D"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E41D6D" w:rsidRPr="00490BCB" w:rsidRDefault="00E41D6D"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E41D6D" w:rsidRPr="00090144" w:rsidRDefault="00E41D6D"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E41D6D" w:rsidRPr="00090144" w:rsidRDefault="00E41D6D" w:rsidP="00605AE9">
                              <w:pPr>
                                <w:spacing w:before="0" w:after="0" w:line="240" w:lineRule="auto"/>
                                <w:rPr>
                                  <w:rFonts w:eastAsia="Calibri"/>
                                  <w:color w:val="000000"/>
                                </w:rPr>
                              </w:pPr>
                              <w:r w:rsidRPr="00090144">
                                <w:rPr>
                                  <w:rFonts w:eastAsia="Calibri"/>
                                  <w:color w:val="000000"/>
                                </w:rPr>
                                <w:t>Frame pointer of</w:t>
                              </w:r>
                            </w:p>
                            <w:p w14:paraId="68E90914" w14:textId="77777777" w:rsidR="00E41D6D" w:rsidRPr="00090144" w:rsidRDefault="00E41D6D"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E41D6D" w:rsidRPr="00090144" w:rsidRDefault="00E41D6D"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E41D6D" w:rsidRPr="00090144" w:rsidRDefault="00E41D6D"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E41D6D" w:rsidRPr="00090144" w:rsidRDefault="00E41D6D"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E41D6D" w:rsidRPr="00090144" w:rsidRDefault="00E41D6D"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E41D6D" w:rsidRDefault="00E41D6D"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E41D6D" w:rsidRDefault="00E41D6D"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E41D6D" w:rsidRDefault="00E41D6D"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E41D6D" w:rsidRDefault="00E41D6D"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E41D6D" w:rsidRDefault="00E41D6D"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E41D6D" w:rsidRDefault="00E41D6D"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E41D6D" w:rsidRPr="00582B75" w:rsidRDefault="00E41D6D"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E41D6D" w:rsidRPr="00490BCB" w:rsidRDefault="00E41D6D"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E41D6D" w:rsidRPr="00490BCB" w:rsidRDefault="00E41D6D"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E41D6D" w:rsidRDefault="00E41D6D"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E41D6D" w:rsidRPr="00E55D4A" w:rsidRDefault="00E41D6D"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E41D6D" w:rsidRDefault="00E41D6D"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E41D6D" w:rsidRDefault="00E41D6D"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E41D6D" w:rsidRDefault="00E41D6D"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E41D6D" w:rsidRDefault="00E41D6D"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E41D6D" w:rsidRDefault="00E41D6D"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E41D6D" w:rsidRDefault="00E41D6D"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E41D6D" w:rsidRDefault="00E41D6D"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E41D6D" w:rsidRDefault="00E41D6D"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E41D6D" w:rsidRDefault="00E41D6D"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E41D6D" w:rsidRDefault="00E41D6D"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E41D6D" w:rsidRDefault="00E41D6D"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E41D6D" w:rsidRDefault="00E41D6D"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E41D6D" w:rsidRDefault="00E41D6D"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E41D6D" w:rsidRDefault="00E41D6D"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E41D6D" w:rsidRDefault="00E41D6D" w:rsidP="00496983">
                              <w:pPr>
                                <w:spacing w:before="0" w:line="257" w:lineRule="auto"/>
                                <w:jc w:val="center"/>
                                <w:rPr>
                                  <w:sz w:val="24"/>
                                  <w:szCs w:val="24"/>
                                </w:rPr>
                              </w:pPr>
                              <w:r>
                                <w:rPr>
                                  <w:rFonts w:eastAsia="Calibri"/>
                                  <w:color w:val="000000"/>
                                  <w:sz w:val="16"/>
                                  <w:szCs w:val="16"/>
                                </w:rPr>
                                <w:t>129</w:t>
                              </w:r>
                            </w:p>
                            <w:p w14:paraId="3E4A06D3" w14:textId="77777777" w:rsidR="00E41D6D" w:rsidRDefault="00E41D6D"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E41D6D" w:rsidRDefault="00E41D6D"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E41D6D" w:rsidRDefault="00E41D6D"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E41D6D" w:rsidRDefault="00E41D6D"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E41D6D" w:rsidRDefault="00E41D6D" w:rsidP="006A7496">
                              <w:pPr>
                                <w:spacing w:before="100" w:line="257" w:lineRule="auto"/>
                                <w:jc w:val="left"/>
                                <w:rPr>
                                  <w:sz w:val="24"/>
                                  <w:szCs w:val="24"/>
                                </w:rPr>
                              </w:pPr>
                              <w:r>
                                <w:rPr>
                                  <w:rFonts w:eastAsia="Calibri"/>
                                  <w:color w:val="000000"/>
                                  <w:sz w:val="16"/>
                                  <w:szCs w:val="16"/>
                                </w:rPr>
                                <w:t>Before</w:t>
                              </w:r>
                            </w:p>
                            <w:p w14:paraId="6B197F32" w14:textId="77777777" w:rsidR="00E41D6D" w:rsidRDefault="00E41D6D"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E41D6D" w:rsidRDefault="00E41D6D" w:rsidP="006A7496">
                              <w:pPr>
                                <w:spacing w:before="100" w:line="256" w:lineRule="auto"/>
                                <w:rPr>
                                  <w:sz w:val="24"/>
                                  <w:szCs w:val="24"/>
                                </w:rPr>
                              </w:pPr>
                              <w:r>
                                <w:rPr>
                                  <w:rFonts w:eastAsia="Calibri"/>
                                  <w:color w:val="000000"/>
                                  <w:sz w:val="16"/>
                                  <w:szCs w:val="16"/>
                                </w:rPr>
                                <w:t>After</w:t>
                              </w:r>
                            </w:p>
                            <w:p w14:paraId="7E3E04C8" w14:textId="77777777" w:rsidR="00E41D6D" w:rsidRDefault="00E41D6D"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E41D6D" w:rsidRPr="00DF14A9" w:rsidRDefault="00E41D6D"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E41D6D" w:rsidRPr="00490BCB" w:rsidRDefault="00E41D6D"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E41D6D" w:rsidRPr="00490BCB" w:rsidRDefault="00E41D6D"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E41D6D" w:rsidRPr="00490BCB" w:rsidRDefault="00E41D6D"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E41D6D" w:rsidRPr="00490BCB" w:rsidRDefault="00E41D6D"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E41D6D" w:rsidRPr="00490BCB" w:rsidRDefault="00E41D6D"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E41D6D" w:rsidRPr="00090144" w:rsidRDefault="00E41D6D"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E41D6D" w:rsidRPr="00090144" w:rsidRDefault="00E41D6D" w:rsidP="00605AE9">
                        <w:pPr>
                          <w:spacing w:before="0" w:after="0" w:line="240" w:lineRule="auto"/>
                          <w:rPr>
                            <w:rFonts w:eastAsia="Calibri"/>
                            <w:color w:val="000000"/>
                          </w:rPr>
                        </w:pPr>
                        <w:r w:rsidRPr="00090144">
                          <w:rPr>
                            <w:rFonts w:eastAsia="Calibri"/>
                            <w:color w:val="000000"/>
                          </w:rPr>
                          <w:t>Frame pointer of</w:t>
                        </w:r>
                      </w:p>
                      <w:p w14:paraId="68E90914" w14:textId="77777777" w:rsidR="00E41D6D" w:rsidRPr="00090144" w:rsidRDefault="00E41D6D"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E41D6D" w:rsidRPr="00090144" w:rsidRDefault="00E41D6D"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E41D6D" w:rsidRPr="00090144" w:rsidRDefault="00E41D6D"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E41D6D" w:rsidRPr="00090144" w:rsidRDefault="00E41D6D"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E41D6D" w:rsidRPr="00090144" w:rsidRDefault="00E41D6D"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E41D6D" w:rsidRDefault="00E41D6D"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E41D6D" w:rsidRDefault="00E41D6D"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E41D6D" w:rsidRDefault="00E41D6D"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E41D6D" w:rsidRDefault="00E41D6D"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E41D6D" w:rsidRDefault="00E41D6D"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E41D6D" w:rsidRDefault="00E41D6D"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E41D6D" w:rsidRPr="00582B75" w:rsidRDefault="00E41D6D"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E41D6D" w:rsidRPr="00490BCB" w:rsidRDefault="00E41D6D"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E41D6D" w:rsidRPr="00490BCB" w:rsidRDefault="00E41D6D"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E41D6D" w:rsidRDefault="00E41D6D"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E41D6D" w:rsidRPr="00E55D4A" w:rsidRDefault="00E41D6D"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E41D6D" w:rsidRDefault="00E41D6D"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E41D6D" w:rsidRDefault="00E41D6D"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E41D6D" w:rsidRDefault="00E41D6D"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E41D6D" w:rsidRDefault="00E41D6D"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E41D6D" w:rsidRDefault="00E41D6D"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E41D6D" w:rsidRDefault="00E41D6D"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E41D6D" w:rsidRDefault="00E41D6D"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E41D6D" w:rsidRDefault="00E41D6D"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E41D6D" w:rsidRDefault="00E41D6D"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E41D6D" w:rsidRDefault="00E41D6D"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E41D6D" w:rsidRDefault="00E41D6D"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E41D6D" w:rsidRDefault="00E41D6D"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E41D6D" w:rsidRDefault="00E41D6D"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E41D6D" w:rsidRDefault="00E41D6D"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E41D6D" w:rsidRDefault="00E41D6D" w:rsidP="00496983">
                        <w:pPr>
                          <w:spacing w:before="0" w:line="257" w:lineRule="auto"/>
                          <w:jc w:val="center"/>
                          <w:rPr>
                            <w:sz w:val="24"/>
                            <w:szCs w:val="24"/>
                          </w:rPr>
                        </w:pPr>
                        <w:r>
                          <w:rPr>
                            <w:rFonts w:eastAsia="Calibri"/>
                            <w:color w:val="000000"/>
                            <w:sz w:val="16"/>
                            <w:szCs w:val="16"/>
                          </w:rPr>
                          <w:t>129</w:t>
                        </w:r>
                      </w:p>
                      <w:p w14:paraId="3E4A06D3" w14:textId="77777777" w:rsidR="00E41D6D" w:rsidRDefault="00E41D6D"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E41D6D" w:rsidRDefault="00E41D6D"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E41D6D" w:rsidRDefault="00E41D6D"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E41D6D" w:rsidRDefault="00E41D6D"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E41D6D" w:rsidRDefault="00E41D6D" w:rsidP="006A7496">
                        <w:pPr>
                          <w:spacing w:before="100" w:line="257" w:lineRule="auto"/>
                          <w:jc w:val="left"/>
                          <w:rPr>
                            <w:sz w:val="24"/>
                            <w:szCs w:val="24"/>
                          </w:rPr>
                        </w:pPr>
                        <w:r>
                          <w:rPr>
                            <w:rFonts w:eastAsia="Calibri"/>
                            <w:color w:val="000000"/>
                            <w:sz w:val="16"/>
                            <w:szCs w:val="16"/>
                          </w:rPr>
                          <w:t>Before</w:t>
                        </w:r>
                      </w:p>
                      <w:p w14:paraId="6B197F32" w14:textId="77777777" w:rsidR="00E41D6D" w:rsidRDefault="00E41D6D"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E41D6D" w:rsidRDefault="00E41D6D" w:rsidP="006A7496">
                        <w:pPr>
                          <w:spacing w:before="100" w:line="256" w:lineRule="auto"/>
                          <w:rPr>
                            <w:sz w:val="24"/>
                            <w:szCs w:val="24"/>
                          </w:rPr>
                        </w:pPr>
                        <w:r>
                          <w:rPr>
                            <w:rFonts w:eastAsia="Calibri"/>
                            <w:color w:val="000000"/>
                            <w:sz w:val="16"/>
                            <w:szCs w:val="16"/>
                          </w:rPr>
                          <w:t>After</w:t>
                        </w:r>
                      </w:p>
                      <w:p w14:paraId="7E3E04C8" w14:textId="77777777" w:rsidR="00E41D6D" w:rsidRDefault="00E41D6D"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ax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done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done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word, and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When we have iterated through the whole list, there are som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array</w:t>
      </w:r>
      <w:r w:rsidR="00C3735D" w:rsidRPr="00D822A3">
        <w:rPr>
          <w:highlight w:val="white"/>
          <w:lang w:val="en-GB"/>
        </w:rPr>
        <w:t xml:space="preserve">, </w:t>
      </w:r>
      <w:r w:rsidR="005D1364" w:rsidRPr="00D822A3">
        <w:rPr>
          <w:highlight w:val="white"/>
          <w:lang w:val="en-GB"/>
        </w:rPr>
        <w:t xml:space="preserve">since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r w:rsidR="00336E39" w:rsidRPr="00D822A3">
        <w:rPr>
          <w:rStyle w:val="KeyWord0"/>
          <w:highlight w:val="white"/>
          <w:lang w:val="en-GB"/>
        </w:rPr>
        <w:t>ax</w:t>
      </w:r>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r w:rsidR="00336E39" w:rsidRPr="00D822A3">
        <w:rPr>
          <w:rStyle w:val="KeyWord0"/>
          <w:highlight w:val="white"/>
          <w:lang w:val="en-GB"/>
        </w:rPr>
        <w:t>si</w:t>
      </w:r>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r w:rsidRPr="00D822A3">
        <w:rPr>
          <w:highlight w:val="white"/>
          <w:lang w:val="en-GB"/>
        </w:rPr>
        <w:t>AssemblyCodeGenerator.cs</w:t>
      </w:r>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77777777" w:rsidR="00AF5631" w:rsidRPr="00D822A3" w:rsidRDefault="00AF5631" w:rsidP="00AF5631">
      <w:pPr>
        <w:pStyle w:val="Code"/>
        <w:rPr>
          <w:highlight w:val="white"/>
          <w:lang w:val="en-GB"/>
        </w:rPr>
      </w:pPr>
      <w:r w:rsidRPr="00D822A3">
        <w:rPr>
          <w:highlight w:val="white"/>
          <w:lang w:val="en-GB"/>
        </w:rPr>
        <w:t xml:space="preserve">        SymbolTable.StaticSet.Add(staticSymbol);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63" w:name="_Toc54119982"/>
      <w:r w:rsidRPr="00D822A3">
        <w:rPr>
          <w:highlight w:val="white"/>
          <w:lang w:val="en-GB"/>
        </w:rPr>
        <w:t>Windows Jump Info</w:t>
      </w:r>
      <w:bookmarkEnd w:id="463"/>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r w:rsidRPr="00D822A3">
        <w:rPr>
          <w:highlight w:val="white"/>
          <w:lang w:val="en-GB"/>
        </w:rPr>
        <w:t>AssemblyCodeGenerator.cs</w:t>
      </w:r>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D822A3" w:rsidRDefault="00614EB1" w:rsidP="00614EB1">
      <w:pPr>
        <w:pStyle w:val="Code"/>
        <w:rPr>
          <w:highlight w:val="white"/>
          <w:lang w:val="en-GB"/>
        </w:rPr>
      </w:pPr>
    </w:p>
    <w:p w14:paraId="726BE969"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30E65609"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F7F5889" w14:textId="77777777" w:rsidR="00614EB1" w:rsidRPr="00D822A3" w:rsidRDefault="00614EB1" w:rsidP="00614EB1">
      <w:pPr>
        <w:pStyle w:val="Code"/>
        <w:rPr>
          <w:highlight w:val="white"/>
          <w:lang w:val="en-GB"/>
        </w:rPr>
      </w:pPr>
      <w:r w:rsidRPr="00D822A3">
        <w:rPr>
          <w:highlight w:val="white"/>
          <w:lang w:val="en-GB"/>
        </w:rPr>
        <w:t xml:space="preserve">          if (!(assemblyCode[1] is int)) {</w:t>
      </w:r>
    </w:p>
    <w:p w14:paraId="23743B44" w14:textId="77777777" w:rsidR="00614EB1" w:rsidRPr="00D822A3" w:rsidRDefault="00614EB1" w:rsidP="00614EB1">
      <w:pPr>
        <w:pStyle w:val="Code"/>
        <w:rPr>
          <w:highlight w:val="white"/>
          <w:lang w:val="en-GB"/>
        </w:rPr>
      </w:pPr>
      <w:r w:rsidRPr="00D822A3">
        <w:rPr>
          <w:highlight w:val="white"/>
          <w:lang w:val="en-GB"/>
        </w:rPr>
        <w:t xml:space="preserve">            int middleTarget = (int) assemblyCode[2];</w:t>
      </w:r>
    </w:p>
    <w:p w14:paraId="3D125BB9" w14:textId="77777777" w:rsidR="00614EB1" w:rsidRPr="00D822A3" w:rsidRDefault="00614EB1" w:rsidP="00614EB1">
      <w:pPr>
        <w:pStyle w:val="Code"/>
        <w:rPr>
          <w:highlight w:val="white"/>
          <w:lang w:val="en-GB"/>
        </w:rPr>
      </w:pPr>
      <w:r w:rsidRPr="00D822A3">
        <w:rPr>
          <w:highlight w:val="white"/>
          <w:lang w:val="en-GB"/>
        </w:rPr>
        <w:t xml:space="preserve">            assemblyCode[1] = middleToAssemblyMap[middleTarget];</w:t>
      </w:r>
    </w:p>
    <w:p w14:paraId="04558EA5" w14:textId="77777777" w:rsidR="00614EB1" w:rsidRPr="00D822A3" w:rsidRDefault="00614EB1" w:rsidP="00614EB1">
      <w:pPr>
        <w:pStyle w:val="Code"/>
        <w:rPr>
          <w:highlight w:val="white"/>
          <w:lang w:val="en-GB"/>
        </w:rPr>
      </w:pPr>
      <w:r w:rsidRPr="00D822A3">
        <w:rPr>
          <w:highlight w:val="white"/>
          <w:lang w:val="en-GB"/>
        </w:rPr>
        <w:t xml:space="preserve">          }</w:t>
      </w:r>
    </w:p>
    <w:p w14:paraId="614DF986" w14:textId="77777777" w:rsidR="00614EB1" w:rsidRPr="00D822A3" w:rsidRDefault="00614EB1" w:rsidP="00614EB1">
      <w:pPr>
        <w:pStyle w:val="Code"/>
        <w:rPr>
          <w:highlight w:val="white"/>
          <w:lang w:val="en-GB"/>
        </w:rPr>
      </w:pPr>
      <w:r w:rsidRPr="00D822A3">
        <w:rPr>
          <w:highlight w:val="white"/>
          <w:lang w:val="en-GB"/>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D822A3" w:rsidRDefault="00614EB1" w:rsidP="00614EB1">
      <w:pPr>
        <w:pStyle w:val="Code"/>
        <w:rPr>
          <w:highlight w:val="white"/>
          <w:lang w:val="en-GB"/>
        </w:rPr>
      </w:pPr>
    </w:p>
    <w:p w14:paraId="297C26FD" w14:textId="77777777" w:rsidR="00614EB1" w:rsidRPr="00D822A3" w:rsidRDefault="00614EB1" w:rsidP="00614EB1">
      <w:pPr>
        <w:pStyle w:val="Code"/>
        <w:rPr>
          <w:highlight w:val="white"/>
          <w:lang w:val="en-GB"/>
        </w:rPr>
      </w:pPr>
      <w:r w:rsidRPr="00D822A3">
        <w:rPr>
          <w:highlight w:val="white"/>
          <w:lang w:val="en-GB"/>
        </w:rPr>
        <w:t xml:space="preserve">          if (thisCode.IsRelationNotRegister() ||</w:t>
      </w:r>
    </w:p>
    <w:p w14:paraId="1AF08EFB" w14:textId="77777777" w:rsidR="00614EB1" w:rsidRPr="00D822A3" w:rsidRDefault="00614EB1" w:rsidP="00614EB1">
      <w:pPr>
        <w:pStyle w:val="Code"/>
        <w:rPr>
          <w:highlight w:val="white"/>
          <w:lang w:val="en-GB"/>
        </w:rPr>
      </w:pPr>
      <w:r w:rsidRPr="00D822A3">
        <w:rPr>
          <w:highlight w:val="white"/>
          <w:lang w:val="en-GB"/>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If nothing has been changed from the previous iteration, every assembly jump instruction holds the correct target address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64" w:name="_Toc54119983"/>
      <w:r w:rsidRPr="00D822A3">
        <w:rPr>
          <w:highlight w:val="white"/>
          <w:lang w:val="en-GB"/>
        </w:rPr>
        <w:t>Windows Byte List</w:t>
      </w:r>
      <w:bookmarkEnd w:id="464"/>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r w:rsidRPr="00D822A3">
        <w:rPr>
          <w:highlight w:val="white"/>
          <w:lang w:val="en-GB"/>
        </w:rPr>
        <w:t>AssemblyCodeGenerator.cs</w:t>
      </w:r>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65" w:name="_Hlk51314142"/>
      <w:r w:rsidRPr="00D822A3">
        <w:rPr>
          <w:highlight w:val="white"/>
          <w:lang w:val="en-GB"/>
        </w:rPr>
        <w:t>WindowsByteList</w:t>
      </w:r>
      <w:bookmarkEnd w:id="465"/>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If the instruction is a value definition, we need to look into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If the second or third operand is a string, we add its name the the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66" w:name="_Toc5411998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66"/>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r w:rsidRPr="00D822A3">
        <w:rPr>
          <w:highlight w:val="white"/>
          <w:lang w:val="en-GB"/>
        </w:rPr>
        <w:t>AssemblyCode.cs</w:t>
      </w:r>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lond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A regular function call is equivalent with a long jump. The actual address of the called function will be set by the linker later on.</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t xml:space="preserve">      }</w:t>
      </w:r>
    </w:p>
    <w:p w14:paraId="6224385A" w14:textId="77777777" w:rsidR="008C2FC7" w:rsidRPr="00D822A3" w:rsidRDefault="008C2FC7" w:rsidP="008C2FC7">
      <w:pPr>
        <w:rPr>
          <w:highlight w:val="white"/>
          <w:lang w:val="en-GB"/>
        </w:rPr>
      </w:pPr>
      <w:r w:rsidRPr="00D822A3">
        <w:rPr>
          <w:highlight w:val="white"/>
          <w:lang w:val="en-GB"/>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unary operator register</w:t>
            </w:r>
          </w:p>
        </w:tc>
        <w:tc>
          <w:tcPr>
            <w:tcW w:w="2834" w:type="dxa"/>
          </w:tcPr>
          <w:p w14:paraId="0E34F074" w14:textId="77777777" w:rsidR="008C2FC7" w:rsidRPr="00D822A3" w:rsidRDefault="008C2FC7" w:rsidP="003D2653">
            <w:pPr>
              <w:spacing w:before="0" w:after="40"/>
              <w:rPr>
                <w:highlight w:val="white"/>
                <w:lang w:val="en-GB"/>
              </w:rPr>
            </w:pPr>
            <w:r w:rsidRPr="00D822A3">
              <w:rPr>
                <w:highlight w:val="white"/>
                <w:lang w:val="en-GB"/>
              </w:rPr>
              <w:t>inc ax</w:t>
            </w:r>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have to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67" w:name="_Hlk50202926"/>
            <w:r w:rsidRPr="00D822A3">
              <w:rPr>
                <w:b/>
                <w:bCs/>
                <w:highlight w:val="white"/>
                <w:lang w:val="en-GB"/>
              </w:rPr>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binary operator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mov ax, bx</w:t>
            </w:r>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binary operator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add ax,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binary operator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sub ax,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mov [bp + 2], bx</w:t>
            </w:r>
          </w:p>
          <w:p w14:paraId="71A25A96" w14:textId="77777777" w:rsidR="008C2FC7" w:rsidRPr="00D822A3" w:rsidRDefault="008C2FC7" w:rsidP="003D2653">
            <w:pPr>
              <w:spacing w:before="0" w:after="40"/>
              <w:rPr>
                <w:highlight w:val="white"/>
                <w:lang w:val="en-GB"/>
              </w:rPr>
            </w:pPr>
            <w:r w:rsidRPr="00D822A3">
              <w:rPr>
                <w:highlight w:val="white"/>
                <w:lang w:val="en-GB"/>
              </w:rPr>
              <w:t>mov [stdin + 4], bx</w:t>
            </w:r>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binary operator register, [register + offset]</w:t>
            </w:r>
          </w:p>
          <w:p w14:paraId="158F1D81" w14:textId="77777777" w:rsidR="008C2FC7" w:rsidRPr="00D822A3" w:rsidRDefault="008C2FC7" w:rsidP="003D2653">
            <w:pPr>
              <w:spacing w:before="0" w:after="40"/>
              <w:rPr>
                <w:lang w:val="en-GB"/>
              </w:rPr>
            </w:pPr>
            <w:r w:rsidRPr="00D822A3">
              <w:rPr>
                <w:lang w:val="en-GB"/>
              </w:rPr>
              <w:t>binary operator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mov ax, [bp + 2]</w:t>
            </w:r>
          </w:p>
          <w:p w14:paraId="7273C897" w14:textId="77777777" w:rsidR="008C2FC7" w:rsidRPr="00D822A3" w:rsidRDefault="008C2FC7" w:rsidP="003D2653">
            <w:pPr>
              <w:spacing w:before="0" w:after="40"/>
              <w:rPr>
                <w:highlight w:val="white"/>
                <w:lang w:val="en-GB"/>
              </w:rPr>
            </w:pPr>
            <w:r w:rsidRPr="00D822A3">
              <w:rPr>
                <w:highlight w:val="white"/>
                <w:lang w:val="en-GB"/>
              </w:rPr>
              <w:t>add ax, [stdin +4]</w:t>
            </w:r>
          </w:p>
        </w:tc>
      </w:tr>
    </w:tbl>
    <w:bookmarkEnd w:id="467"/>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t xml:space="preserve">In category four, we assign the value of a register to an address, defined by a register and an offset or a static variable and an offset. Also in this case, we need to obtain the size of the offset. Its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8" w:name="_Ref419646553"/>
      <w:bookmarkStart w:id="469" w:name="_Toc54119985"/>
      <w:r w:rsidRPr="00D822A3">
        <w:rPr>
          <w:lang w:val="en-GB"/>
        </w:rPr>
        <w:t>Linking</w:t>
      </w:r>
      <w:bookmarkEnd w:id="468"/>
      <w:bookmarkEnd w:id="469"/>
    </w:p>
    <w:bookmarkEnd w:id="452"/>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70" w:name="_Toc54119986"/>
      <w:r w:rsidRPr="00D822A3">
        <w:rPr>
          <w:lang w:val="en-GB"/>
        </w:rPr>
        <w:t>The Linker Class</w:t>
      </w:r>
      <w:bookmarkEnd w:id="470"/>
    </w:p>
    <w:p w14:paraId="6E403FB9" w14:textId="7D798A20" w:rsidR="007503AC" w:rsidRPr="00D822A3" w:rsidRDefault="007503AC" w:rsidP="007503AC">
      <w:pPr>
        <w:rPr>
          <w:lang w:val="en-GB"/>
        </w:rPr>
      </w:pPr>
      <w:r w:rsidRPr="00D822A3">
        <w:rPr>
          <w:lang w:val="en-GB"/>
        </w:rPr>
        <w:t xml:space="preserve">The </w:t>
      </w:r>
      <w:r w:rsidRPr="00D822A3">
        <w:rPr>
          <w:rStyle w:val="CodeInText"/>
          <w:lang w:val="en-GB"/>
        </w:rPr>
        <w:t>LinkerInfo</w:t>
      </w:r>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r w:rsidRPr="00D822A3">
        <w:rPr>
          <w:rStyle w:val="CodeInText"/>
          <w:lang w:val="en-GB"/>
        </w:rPr>
        <w:t>m</w:t>
      </w:r>
      <w:r w:rsidR="00D21DFD" w:rsidRPr="00D822A3">
        <w:rPr>
          <w:rStyle w:val="CodeInText"/>
          <w:lang w:val="en-GB"/>
        </w:rPr>
        <w:t>_fullName</w:t>
      </w:r>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77777777" w:rsidR="00E61F62" w:rsidRPr="00D822A3" w:rsidRDefault="006B074A" w:rsidP="00E61F62">
      <w:pPr>
        <w:pStyle w:val="Liststycke"/>
        <w:numPr>
          <w:ilvl w:val="0"/>
          <w:numId w:val="99"/>
        </w:numPr>
        <w:rPr>
          <w:lang w:val="en-GB"/>
        </w:rPr>
      </w:pPr>
      <w:r w:rsidRPr="00D822A3">
        <w:rPr>
          <w:rStyle w:val="CodeInText"/>
          <w:lang w:val="en-GB"/>
        </w:rPr>
        <w:t>m_entryPoint</w:t>
      </w:r>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E61F62" w:rsidRPr="00D822A3">
        <w:rPr>
          <w:rStyle w:val="Fotnotsreferens"/>
          <w:lang w:val="en-GB"/>
        </w:rPr>
        <w:footnoteReference w:id="3"/>
      </w:r>
      <w:r w:rsidR="006A5F1A" w:rsidRPr="00D822A3">
        <w:rPr>
          <w:lang w:val="en-GB"/>
        </w:rPr>
        <w:t>.</w:t>
      </w:r>
    </w:p>
    <w:p w14:paraId="00EAEA11" w14:textId="77777777" w:rsidR="006B074A" w:rsidRPr="00D822A3" w:rsidRDefault="006B074A" w:rsidP="0076353F">
      <w:pPr>
        <w:pStyle w:val="Liststycke"/>
        <w:numPr>
          <w:ilvl w:val="0"/>
          <w:numId w:val="99"/>
        </w:numPr>
        <w:rPr>
          <w:lang w:val="en-GB"/>
        </w:rPr>
      </w:pPr>
      <w:r w:rsidRPr="00D822A3">
        <w:rPr>
          <w:rStyle w:val="CodeInText"/>
          <w:lang w:val="en-GB"/>
        </w:rPr>
        <w:t>m_accessMap</w:t>
      </w:r>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callMap</w:t>
      </w:r>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r w:rsidR="00344BE1" w:rsidRPr="00D822A3">
        <w:rPr>
          <w:rStyle w:val="CodeInText"/>
          <w:lang w:val="en-GB"/>
        </w:rPr>
        <w:t>m_accessMap</w:t>
      </w:r>
      <w:r w:rsidR="00344BE1" w:rsidRPr="00D822A3">
        <w:rPr>
          <w:lang w:val="en-GB"/>
        </w:rPr>
        <w:t xml:space="preserve"> and </w:t>
      </w:r>
      <w:r w:rsidR="00344BE1" w:rsidRPr="00D822A3">
        <w:rPr>
          <w:rStyle w:val="CodeInText"/>
          <w:lang w:val="en-GB"/>
        </w:rPr>
        <w:t>m_callMap</w:t>
      </w:r>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returnSet</w:t>
      </w:r>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byteList</w:t>
      </w:r>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r w:rsidRPr="00D822A3">
        <w:rPr>
          <w:lang w:val="en-GB"/>
        </w:rPr>
        <w:t xml:space="preserve">First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global variable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r w:rsidRPr="00D822A3">
        <w:rPr>
          <w:rStyle w:val="CodeInText"/>
          <w:lang w:val="en-GB"/>
        </w:rPr>
        <w:t>m_globalMap</w:t>
      </w:r>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r w:rsidRPr="00D822A3">
        <w:rPr>
          <w:rStyle w:val="CodeInText"/>
          <w:lang w:val="en-GB"/>
        </w:rPr>
        <w:t>m_globalList</w:t>
      </w:r>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r w:rsidRPr="00D822A3">
        <w:rPr>
          <w:rStyle w:val="CodeInText"/>
          <w:lang w:val="en-GB"/>
        </w:rPr>
        <w:t>m_addressMap</w:t>
      </w:r>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77777777" w:rsidR="00237A20" w:rsidRPr="00D822A3" w:rsidRDefault="004C5083" w:rsidP="001B717F">
      <w:pPr>
        <w:pStyle w:val="Liststycke"/>
        <w:numPr>
          <w:ilvl w:val="0"/>
          <w:numId w:val="100"/>
        </w:numPr>
        <w:rPr>
          <w:lang w:val="en-GB"/>
        </w:rPr>
      </w:pPr>
      <w:r w:rsidRPr="00D822A3">
        <w:rPr>
          <w:rStyle w:val="CodeInText"/>
          <w:lang w:val="en-GB"/>
        </w:rPr>
        <w:t>m_entryMap</w:t>
      </w:r>
      <w:r w:rsidRPr="00D822A3">
        <w:rPr>
          <w:lang w:val="en-GB"/>
        </w:rPr>
        <w:t xml:space="preserve"> holds the entry point of each function.</w:t>
      </w:r>
      <w:r w:rsidR="00DB458B" w:rsidRPr="00D822A3">
        <w:rPr>
          <w:rStyle w:val="Fotnotsreferens"/>
          <w:lang w:val="en-GB"/>
        </w:rPr>
        <w:footnoteReference w:id="4"/>
      </w:r>
    </w:p>
    <w:p w14:paraId="0BA3F6F8" w14:textId="1A5FBB4F" w:rsidR="001D1BEE" w:rsidRPr="00D822A3" w:rsidRDefault="001D1BEE" w:rsidP="00666E2F">
      <w:pPr>
        <w:pStyle w:val="CodeHeader"/>
        <w:rPr>
          <w:lang w:val="en-GB"/>
        </w:rPr>
      </w:pPr>
      <w:r w:rsidRPr="00D822A3">
        <w:rPr>
          <w:lang w:val="en-GB"/>
        </w:rPr>
        <w:t>Linker.</w:t>
      </w:r>
      <w:r w:rsidR="00E1579E" w:rsidRPr="00D822A3">
        <w:rPr>
          <w:lang w:val="en-GB"/>
        </w:rPr>
        <w:t>cs</w:t>
      </w:r>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71"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71"/>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Similar to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r w:rsidR="00482740" w:rsidRPr="00D822A3">
        <w:rPr>
          <w:highlight w:val="white"/>
          <w:lang w:val="en-GB"/>
        </w:rPr>
        <w:t>, if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72" w:name="_Toc54119987"/>
      <w:r w:rsidRPr="00D822A3">
        <w:rPr>
          <w:lang w:val="en-GB"/>
        </w:rPr>
        <w:t xml:space="preserve">The </w:t>
      </w:r>
      <w:r w:rsidR="002554E1" w:rsidRPr="00D822A3">
        <w:rPr>
          <w:lang w:val="en-GB"/>
        </w:rPr>
        <w:t>Standard Library</w:t>
      </w:r>
      <w:bookmarkEnd w:id="472"/>
    </w:p>
    <w:p w14:paraId="21B660CB" w14:textId="0EAC07D4" w:rsidR="00EE220E" w:rsidRPr="00D822A3" w:rsidRDefault="00503728" w:rsidP="00265BDF">
      <w:pPr>
        <w:pStyle w:val="Rubrik2"/>
        <w:rPr>
          <w:lang w:val="en-GB"/>
        </w:rPr>
      </w:pPr>
      <w:bookmarkStart w:id="473" w:name="_Toc54119988"/>
      <w:r w:rsidRPr="00D822A3">
        <w:rPr>
          <w:lang w:val="en-GB"/>
        </w:rPr>
        <w:t>Integral and Floating Limits</w:t>
      </w:r>
      <w:bookmarkEnd w:id="473"/>
    </w:p>
    <w:p w14:paraId="2F6FA423" w14:textId="3F5C7578" w:rsidR="003D1398" w:rsidRPr="00D822A3" w:rsidRDefault="008D6750" w:rsidP="003D1398">
      <w:pPr>
        <w:pStyle w:val="CodeListing"/>
        <w:rPr>
          <w:highlight w:val="white"/>
          <w:lang w:val="en-GB"/>
        </w:rPr>
      </w:pPr>
      <w:r w:rsidRPr="00D822A3">
        <w:rPr>
          <w:highlight w:val="white"/>
          <w:lang w:val="en-GB"/>
        </w:rPr>
        <w:t>l</w:t>
      </w:r>
      <w:r w:rsidR="003D1398" w:rsidRPr="00D822A3">
        <w:rPr>
          <w:highlight w:val="white"/>
          <w:lang w:val="en-GB"/>
        </w:rPr>
        <w:t>imits.h</w:t>
      </w:r>
    </w:p>
    <w:p w14:paraId="2CB79E3C" w14:textId="6364DC98" w:rsidR="00CA2976" w:rsidRPr="00D822A3" w:rsidRDefault="00CA2976" w:rsidP="003D1398">
      <w:pPr>
        <w:pStyle w:val="Code"/>
        <w:rPr>
          <w:highlight w:val="white"/>
          <w:lang w:val="en-GB"/>
        </w:rPr>
      </w:pPr>
      <w:r w:rsidRPr="00D822A3">
        <w:rPr>
          <w:highlight w:val="white"/>
          <w:lang w:val="en-GB"/>
        </w:rPr>
        <w:t>#ifndef __LIMITS_H__</w:t>
      </w:r>
    </w:p>
    <w:p w14:paraId="1B3E1FE4" w14:textId="77777777" w:rsidR="00CA2976" w:rsidRPr="00D822A3" w:rsidRDefault="00CA2976" w:rsidP="003D1398">
      <w:pPr>
        <w:pStyle w:val="Code"/>
        <w:rPr>
          <w:highlight w:val="white"/>
          <w:lang w:val="en-GB"/>
        </w:rPr>
      </w:pPr>
      <w:r w:rsidRPr="00D822A3">
        <w:rPr>
          <w:highlight w:val="white"/>
          <w:lang w:val="en-GB"/>
        </w:rPr>
        <w:t>#define __LIMITS_H__</w:t>
      </w:r>
    </w:p>
    <w:p w14:paraId="395A3B3B" w14:textId="77777777" w:rsidR="00CA2976" w:rsidRPr="00D822A3" w:rsidRDefault="00CA2976" w:rsidP="003D1398">
      <w:pPr>
        <w:pStyle w:val="Code"/>
        <w:rPr>
          <w:highlight w:val="white"/>
          <w:lang w:val="en-GB"/>
        </w:rPr>
      </w:pPr>
    </w:p>
    <w:p w14:paraId="559F1243" w14:textId="77777777" w:rsidR="00CA2976" w:rsidRPr="00D822A3" w:rsidRDefault="00CA2976" w:rsidP="003D1398">
      <w:pPr>
        <w:pStyle w:val="Code"/>
        <w:rPr>
          <w:highlight w:val="white"/>
          <w:lang w:val="en-GB"/>
        </w:rPr>
      </w:pPr>
      <w:r w:rsidRPr="00D822A3">
        <w:rPr>
          <w:highlight w:val="white"/>
          <w:lang w:val="en-GB"/>
        </w:rPr>
        <w:t>#define CHAR_BIT 8</w:t>
      </w:r>
    </w:p>
    <w:p w14:paraId="528C6749" w14:textId="77777777" w:rsidR="00CA2976" w:rsidRPr="00D822A3" w:rsidRDefault="00CA2976" w:rsidP="003D1398">
      <w:pPr>
        <w:pStyle w:val="Code"/>
        <w:rPr>
          <w:highlight w:val="white"/>
          <w:lang w:val="en-GB"/>
        </w:rPr>
      </w:pPr>
      <w:r w:rsidRPr="00D822A3">
        <w:rPr>
          <w:highlight w:val="white"/>
          <w:lang w:val="en-GB"/>
        </w:rPr>
        <w:t>#define CHAR_MAX 127s</w:t>
      </w:r>
    </w:p>
    <w:p w14:paraId="6F633847" w14:textId="77777777" w:rsidR="00CA2976" w:rsidRPr="00D822A3" w:rsidRDefault="00CA2976" w:rsidP="003D1398">
      <w:pPr>
        <w:pStyle w:val="Code"/>
        <w:rPr>
          <w:highlight w:val="white"/>
          <w:lang w:val="en-GB"/>
        </w:rPr>
      </w:pPr>
      <w:r w:rsidRPr="00D822A3">
        <w:rPr>
          <w:highlight w:val="white"/>
          <w:lang w:val="en-GB"/>
        </w:rPr>
        <w:t>#define CHAR_MIN -128s</w:t>
      </w:r>
    </w:p>
    <w:p w14:paraId="4C72F70D" w14:textId="77777777" w:rsidR="00CA2976" w:rsidRPr="00D822A3" w:rsidRDefault="00CA2976" w:rsidP="003D1398">
      <w:pPr>
        <w:pStyle w:val="Code"/>
        <w:rPr>
          <w:highlight w:val="white"/>
          <w:lang w:val="en-GB"/>
        </w:rPr>
      </w:pPr>
    </w:p>
    <w:p w14:paraId="717C7FEB" w14:textId="77777777" w:rsidR="00CA2976" w:rsidRPr="00D822A3" w:rsidRDefault="00CA2976" w:rsidP="003D1398">
      <w:pPr>
        <w:pStyle w:val="Code"/>
        <w:rPr>
          <w:highlight w:val="white"/>
          <w:lang w:val="en-GB"/>
        </w:rPr>
      </w:pPr>
      <w:r w:rsidRPr="00D822A3">
        <w:rPr>
          <w:highlight w:val="white"/>
          <w:lang w:val="en-GB"/>
        </w:rPr>
        <w:t>#define SCHAR_MAX 127s</w:t>
      </w:r>
    </w:p>
    <w:p w14:paraId="50443E2D" w14:textId="77777777" w:rsidR="00CA2976" w:rsidRPr="00D822A3" w:rsidRDefault="00CA2976" w:rsidP="003D1398">
      <w:pPr>
        <w:pStyle w:val="Code"/>
        <w:rPr>
          <w:highlight w:val="white"/>
          <w:lang w:val="en-GB"/>
        </w:rPr>
      </w:pPr>
      <w:r w:rsidRPr="00D822A3">
        <w:rPr>
          <w:highlight w:val="white"/>
          <w:lang w:val="en-GB"/>
        </w:rPr>
        <w:t>#define SCHAR_MIN -128s</w:t>
      </w:r>
    </w:p>
    <w:p w14:paraId="65121C16" w14:textId="77777777" w:rsidR="00CA2976" w:rsidRPr="00D822A3" w:rsidRDefault="00CA2976" w:rsidP="003D1398">
      <w:pPr>
        <w:pStyle w:val="Code"/>
        <w:rPr>
          <w:highlight w:val="white"/>
          <w:lang w:val="en-GB"/>
        </w:rPr>
      </w:pPr>
      <w:r w:rsidRPr="00D822A3">
        <w:rPr>
          <w:highlight w:val="white"/>
          <w:lang w:val="en-GB"/>
        </w:rPr>
        <w:t>#define UCHAR_MAX 255us</w:t>
      </w:r>
    </w:p>
    <w:p w14:paraId="02CC6CBC" w14:textId="77777777" w:rsidR="00CA2976" w:rsidRPr="00D822A3" w:rsidRDefault="00CA2976" w:rsidP="003D1398">
      <w:pPr>
        <w:pStyle w:val="Code"/>
        <w:rPr>
          <w:highlight w:val="white"/>
          <w:lang w:val="en-GB"/>
        </w:rPr>
      </w:pPr>
    </w:p>
    <w:p w14:paraId="77741B9F" w14:textId="77777777" w:rsidR="00CA2976" w:rsidRPr="00D822A3" w:rsidRDefault="00CA2976" w:rsidP="003D1398">
      <w:pPr>
        <w:pStyle w:val="Code"/>
        <w:rPr>
          <w:highlight w:val="white"/>
          <w:lang w:val="en-GB"/>
        </w:rPr>
      </w:pPr>
      <w:r w:rsidRPr="00D822A3">
        <w:rPr>
          <w:highlight w:val="white"/>
          <w:lang w:val="en-GB"/>
        </w:rPr>
        <w:t>#define SHRT_MAX 127s</w:t>
      </w:r>
    </w:p>
    <w:p w14:paraId="3C548CDD" w14:textId="77777777" w:rsidR="00CA2976" w:rsidRPr="00D822A3" w:rsidRDefault="00CA2976" w:rsidP="003D1398">
      <w:pPr>
        <w:pStyle w:val="Code"/>
        <w:rPr>
          <w:highlight w:val="white"/>
          <w:lang w:val="en-GB"/>
        </w:rPr>
      </w:pPr>
      <w:r w:rsidRPr="00D822A3">
        <w:rPr>
          <w:highlight w:val="white"/>
          <w:lang w:val="en-GB"/>
        </w:rPr>
        <w:t>#define SHRT_MIN -128s</w:t>
      </w:r>
    </w:p>
    <w:p w14:paraId="12ACCCA2" w14:textId="77777777" w:rsidR="00CA2976" w:rsidRPr="00D822A3" w:rsidRDefault="00CA2976" w:rsidP="003D1398">
      <w:pPr>
        <w:pStyle w:val="Code"/>
        <w:rPr>
          <w:highlight w:val="white"/>
          <w:lang w:val="en-GB"/>
        </w:rPr>
      </w:pPr>
      <w:r w:rsidRPr="00D822A3">
        <w:rPr>
          <w:highlight w:val="white"/>
          <w:lang w:val="en-GB"/>
        </w:rPr>
        <w:t>#define USHRT_MAX 255us</w:t>
      </w:r>
    </w:p>
    <w:p w14:paraId="0A332E3C" w14:textId="77777777" w:rsidR="00CA2976" w:rsidRPr="00D822A3" w:rsidRDefault="00CA2976" w:rsidP="003D1398">
      <w:pPr>
        <w:pStyle w:val="Code"/>
        <w:rPr>
          <w:highlight w:val="white"/>
          <w:lang w:val="en-GB"/>
        </w:rPr>
      </w:pPr>
    </w:p>
    <w:p w14:paraId="68815CEE" w14:textId="77777777" w:rsidR="00CA2976" w:rsidRPr="00D822A3" w:rsidRDefault="00CA2976" w:rsidP="003D1398">
      <w:pPr>
        <w:pStyle w:val="Code"/>
        <w:rPr>
          <w:highlight w:val="white"/>
          <w:lang w:val="en-GB"/>
        </w:rPr>
      </w:pPr>
      <w:r w:rsidRPr="00D822A3">
        <w:rPr>
          <w:highlight w:val="white"/>
          <w:lang w:val="en-GB"/>
        </w:rPr>
        <w:t>#define INT_MAX 32767</w:t>
      </w:r>
    </w:p>
    <w:p w14:paraId="45D70BF3" w14:textId="77777777" w:rsidR="00CA2976" w:rsidRPr="00D822A3" w:rsidRDefault="00CA2976" w:rsidP="003D1398">
      <w:pPr>
        <w:pStyle w:val="Code"/>
        <w:rPr>
          <w:highlight w:val="white"/>
          <w:lang w:val="en-GB"/>
        </w:rPr>
      </w:pPr>
      <w:r w:rsidRPr="00D822A3">
        <w:rPr>
          <w:highlight w:val="white"/>
          <w:lang w:val="en-GB"/>
        </w:rPr>
        <w:t>#define INT_MIN -32768</w:t>
      </w:r>
    </w:p>
    <w:p w14:paraId="65F23BEC" w14:textId="77777777" w:rsidR="00CA2976" w:rsidRPr="00D822A3" w:rsidRDefault="00CA2976" w:rsidP="003D1398">
      <w:pPr>
        <w:pStyle w:val="Code"/>
        <w:rPr>
          <w:highlight w:val="white"/>
          <w:lang w:val="en-GB"/>
        </w:rPr>
      </w:pPr>
      <w:r w:rsidRPr="00D822A3">
        <w:rPr>
          <w:highlight w:val="white"/>
          <w:lang w:val="en-GB"/>
        </w:rPr>
        <w:t>#define UINT_MAX 65535u</w:t>
      </w:r>
    </w:p>
    <w:p w14:paraId="18F1B3FD" w14:textId="77777777" w:rsidR="00CA2976" w:rsidRPr="00D822A3" w:rsidRDefault="00CA2976" w:rsidP="003D1398">
      <w:pPr>
        <w:pStyle w:val="Code"/>
        <w:rPr>
          <w:highlight w:val="white"/>
          <w:lang w:val="en-GB"/>
        </w:rPr>
      </w:pPr>
    </w:p>
    <w:p w14:paraId="0B92AFEE" w14:textId="77777777" w:rsidR="00CA2976" w:rsidRPr="00D822A3" w:rsidRDefault="00CA2976" w:rsidP="003D1398">
      <w:pPr>
        <w:pStyle w:val="Code"/>
        <w:rPr>
          <w:highlight w:val="white"/>
          <w:lang w:val="en-GB"/>
        </w:rPr>
      </w:pPr>
      <w:r w:rsidRPr="00D822A3">
        <w:rPr>
          <w:highlight w:val="white"/>
          <w:lang w:val="en-GB"/>
        </w:rPr>
        <w:t>#define LONG_MAX 2147483647l</w:t>
      </w:r>
    </w:p>
    <w:p w14:paraId="1573E7B9" w14:textId="77777777" w:rsidR="00CA2976" w:rsidRPr="00D822A3" w:rsidRDefault="00CA2976" w:rsidP="003D1398">
      <w:pPr>
        <w:pStyle w:val="Code"/>
        <w:rPr>
          <w:highlight w:val="white"/>
          <w:lang w:val="en-GB"/>
        </w:rPr>
      </w:pPr>
      <w:r w:rsidRPr="00D822A3">
        <w:rPr>
          <w:highlight w:val="white"/>
          <w:lang w:val="en-GB"/>
        </w:rPr>
        <w:t>#define LONG_MIN -2147483647l</w:t>
      </w:r>
    </w:p>
    <w:p w14:paraId="1A8D68C5" w14:textId="77777777" w:rsidR="00CA2976" w:rsidRPr="00D822A3" w:rsidRDefault="00CA2976" w:rsidP="003D1398">
      <w:pPr>
        <w:pStyle w:val="Code"/>
        <w:rPr>
          <w:highlight w:val="white"/>
          <w:lang w:val="en-GB"/>
        </w:rPr>
      </w:pPr>
      <w:r w:rsidRPr="00D822A3">
        <w:rPr>
          <w:highlight w:val="white"/>
          <w:lang w:val="en-GB"/>
        </w:rPr>
        <w:t>#define ULONG_MAX 4294967295lu</w:t>
      </w:r>
    </w:p>
    <w:p w14:paraId="3DF908C3" w14:textId="77777777" w:rsidR="00CA2976" w:rsidRPr="00D822A3" w:rsidRDefault="00CA2976" w:rsidP="003D1398">
      <w:pPr>
        <w:pStyle w:val="Code"/>
        <w:rPr>
          <w:highlight w:val="white"/>
          <w:lang w:val="en-GB"/>
        </w:rPr>
      </w:pPr>
    </w:p>
    <w:p w14:paraId="627E3D56" w14:textId="68F8A249" w:rsidR="00350894" w:rsidRPr="00D822A3" w:rsidRDefault="00CA2976" w:rsidP="003D1398">
      <w:pPr>
        <w:pStyle w:val="Code"/>
        <w:rPr>
          <w:lang w:val="en-GB"/>
        </w:rPr>
      </w:pPr>
      <w:r w:rsidRPr="00D822A3">
        <w:rPr>
          <w:highlight w:val="white"/>
          <w:lang w:val="en-GB"/>
        </w:rPr>
        <w:t>#endif</w:t>
      </w:r>
    </w:p>
    <w:p w14:paraId="2576C6FA" w14:textId="54BF9F51" w:rsidR="003D1398" w:rsidRPr="00D822A3" w:rsidRDefault="008D6750" w:rsidP="003D1398">
      <w:pPr>
        <w:pStyle w:val="CodeListing"/>
        <w:rPr>
          <w:lang w:val="en-GB"/>
        </w:rPr>
      </w:pPr>
      <w:r w:rsidRPr="00D822A3">
        <w:rPr>
          <w:lang w:val="en-GB"/>
        </w:rPr>
        <w:t>f</w:t>
      </w:r>
      <w:r w:rsidR="003D1398" w:rsidRPr="00D822A3">
        <w:rPr>
          <w:lang w:val="en-GB"/>
        </w:rPr>
        <w:t>loat.h</w:t>
      </w:r>
    </w:p>
    <w:p w14:paraId="49BFE49F" w14:textId="77777777" w:rsidR="003D1398" w:rsidRPr="00D822A3" w:rsidRDefault="003D1398" w:rsidP="003D1398">
      <w:pPr>
        <w:pStyle w:val="Code"/>
        <w:rPr>
          <w:highlight w:val="white"/>
          <w:lang w:val="en-GB"/>
        </w:rPr>
      </w:pPr>
      <w:r w:rsidRPr="00D822A3">
        <w:rPr>
          <w:highlight w:val="white"/>
          <w:lang w:val="en-GB"/>
        </w:rPr>
        <w:t>#ifndef __FLOAT_H__</w:t>
      </w:r>
    </w:p>
    <w:p w14:paraId="61B28A24" w14:textId="77777777" w:rsidR="003D1398" w:rsidRPr="00D822A3" w:rsidRDefault="003D1398" w:rsidP="003D1398">
      <w:pPr>
        <w:pStyle w:val="Code"/>
        <w:rPr>
          <w:highlight w:val="white"/>
          <w:lang w:val="en-GB"/>
        </w:rPr>
      </w:pPr>
      <w:r w:rsidRPr="00D822A3">
        <w:rPr>
          <w:highlight w:val="white"/>
          <w:lang w:val="en-GB"/>
        </w:rPr>
        <w:t>#define __FLOAT_H__</w:t>
      </w:r>
    </w:p>
    <w:p w14:paraId="196A73E0" w14:textId="77777777" w:rsidR="003D1398" w:rsidRPr="00D822A3" w:rsidRDefault="003D1398" w:rsidP="003D1398">
      <w:pPr>
        <w:pStyle w:val="Code"/>
        <w:rPr>
          <w:highlight w:val="white"/>
          <w:lang w:val="en-GB"/>
        </w:rPr>
      </w:pPr>
    </w:p>
    <w:p w14:paraId="23EC2853" w14:textId="77777777" w:rsidR="003D1398" w:rsidRPr="00D822A3" w:rsidRDefault="003D1398" w:rsidP="003D1398">
      <w:pPr>
        <w:pStyle w:val="Code"/>
        <w:rPr>
          <w:highlight w:val="white"/>
          <w:lang w:val="en-GB"/>
        </w:rPr>
      </w:pPr>
      <w:r w:rsidRPr="00D822A3">
        <w:rPr>
          <w:highlight w:val="white"/>
          <w:lang w:val="en-GB"/>
        </w:rPr>
        <w:t>#define FLT_RADIX  2</w:t>
      </w:r>
    </w:p>
    <w:p w14:paraId="35D3CAB9" w14:textId="77777777" w:rsidR="003D1398" w:rsidRPr="00D822A3" w:rsidRDefault="003D1398" w:rsidP="003D1398">
      <w:pPr>
        <w:pStyle w:val="Code"/>
        <w:rPr>
          <w:highlight w:val="white"/>
          <w:lang w:val="en-GB"/>
        </w:rPr>
      </w:pPr>
      <w:r w:rsidRPr="00D822A3">
        <w:rPr>
          <w:highlight w:val="white"/>
          <w:lang w:val="en-GB"/>
        </w:rPr>
        <w:t>#define FLT_ROUNDS 1</w:t>
      </w:r>
    </w:p>
    <w:p w14:paraId="1914FB7E" w14:textId="77777777" w:rsidR="003D1398" w:rsidRPr="00D822A3" w:rsidRDefault="003D1398" w:rsidP="003D1398">
      <w:pPr>
        <w:pStyle w:val="Code"/>
        <w:rPr>
          <w:highlight w:val="white"/>
          <w:lang w:val="en-GB"/>
        </w:rPr>
      </w:pPr>
    </w:p>
    <w:p w14:paraId="5500D3E9" w14:textId="77777777" w:rsidR="003D1398" w:rsidRPr="00D822A3" w:rsidRDefault="003D1398" w:rsidP="003D1398">
      <w:pPr>
        <w:pStyle w:val="Code"/>
        <w:rPr>
          <w:highlight w:val="white"/>
          <w:lang w:val="en-GB"/>
        </w:rPr>
      </w:pPr>
      <w:r w:rsidRPr="00D822A3">
        <w:rPr>
          <w:highlight w:val="white"/>
          <w:lang w:val="en-GB"/>
        </w:rPr>
        <w:t>#define FLT_DIG      6</w:t>
      </w:r>
    </w:p>
    <w:p w14:paraId="1BCE61E5" w14:textId="77777777" w:rsidR="003D1398" w:rsidRPr="00D822A3" w:rsidRDefault="003D1398" w:rsidP="003D1398">
      <w:pPr>
        <w:pStyle w:val="Code"/>
        <w:rPr>
          <w:highlight w:val="white"/>
          <w:lang w:val="en-GB"/>
        </w:rPr>
      </w:pPr>
      <w:r w:rsidRPr="00D822A3">
        <w:rPr>
          <w:highlight w:val="white"/>
          <w:lang w:val="en-GB"/>
        </w:rPr>
        <w:t>#define FLT_EPSILON  1e-6</w:t>
      </w:r>
    </w:p>
    <w:p w14:paraId="578E5645" w14:textId="77777777" w:rsidR="003D1398" w:rsidRPr="00D822A3" w:rsidRDefault="003D1398" w:rsidP="003D1398">
      <w:pPr>
        <w:pStyle w:val="Code"/>
        <w:rPr>
          <w:highlight w:val="white"/>
          <w:lang w:val="en-GB"/>
        </w:rPr>
      </w:pPr>
      <w:r w:rsidRPr="00D822A3">
        <w:rPr>
          <w:highlight w:val="white"/>
          <w:lang w:val="en-GB"/>
        </w:rPr>
        <w:t>#define FLT_MANT_DIG 2</w:t>
      </w:r>
    </w:p>
    <w:p w14:paraId="0A908B3B" w14:textId="77777777" w:rsidR="003D1398" w:rsidRPr="00D822A3" w:rsidRDefault="003D1398" w:rsidP="003D1398">
      <w:pPr>
        <w:pStyle w:val="Code"/>
        <w:rPr>
          <w:highlight w:val="white"/>
          <w:lang w:val="en-GB"/>
        </w:rPr>
      </w:pPr>
      <w:r w:rsidRPr="00D822A3">
        <w:rPr>
          <w:highlight w:val="white"/>
          <w:lang w:val="en-GB"/>
        </w:rPr>
        <w:t>#define FLT_MAX      1e6</w:t>
      </w:r>
    </w:p>
    <w:p w14:paraId="663A1B11" w14:textId="77777777" w:rsidR="003D1398" w:rsidRPr="00D822A3" w:rsidRDefault="003D1398" w:rsidP="003D1398">
      <w:pPr>
        <w:pStyle w:val="Code"/>
        <w:rPr>
          <w:highlight w:val="white"/>
          <w:lang w:val="en-GB"/>
        </w:rPr>
      </w:pPr>
      <w:r w:rsidRPr="00D822A3">
        <w:rPr>
          <w:highlight w:val="white"/>
          <w:lang w:val="en-GB"/>
        </w:rPr>
        <w:t>#define FLT_MAX_EXP  6</w:t>
      </w:r>
    </w:p>
    <w:p w14:paraId="5E2D43B3" w14:textId="77777777" w:rsidR="003D1398" w:rsidRPr="00D822A3" w:rsidRDefault="003D1398" w:rsidP="003D1398">
      <w:pPr>
        <w:pStyle w:val="Code"/>
        <w:rPr>
          <w:highlight w:val="white"/>
          <w:lang w:val="en-GB"/>
        </w:rPr>
      </w:pPr>
      <w:r w:rsidRPr="00D822A3">
        <w:rPr>
          <w:highlight w:val="white"/>
          <w:lang w:val="en-GB"/>
        </w:rPr>
        <w:t>#define FLT_MIN      1e-6</w:t>
      </w:r>
    </w:p>
    <w:p w14:paraId="098B12C8" w14:textId="77777777" w:rsidR="003D1398" w:rsidRPr="00D822A3" w:rsidRDefault="003D1398" w:rsidP="003D1398">
      <w:pPr>
        <w:pStyle w:val="Code"/>
        <w:rPr>
          <w:highlight w:val="white"/>
          <w:lang w:val="en-GB"/>
        </w:rPr>
      </w:pPr>
      <w:r w:rsidRPr="00D822A3">
        <w:rPr>
          <w:highlight w:val="white"/>
          <w:lang w:val="en-GB"/>
        </w:rPr>
        <w:t>#define FLT_MIN_EXP  -6</w:t>
      </w:r>
    </w:p>
    <w:p w14:paraId="375C3396" w14:textId="77777777" w:rsidR="003D1398" w:rsidRPr="00D822A3" w:rsidRDefault="003D1398" w:rsidP="003D1398">
      <w:pPr>
        <w:pStyle w:val="Code"/>
        <w:rPr>
          <w:highlight w:val="white"/>
          <w:lang w:val="en-GB"/>
        </w:rPr>
      </w:pPr>
    </w:p>
    <w:p w14:paraId="6733CC6B" w14:textId="77777777" w:rsidR="003D1398" w:rsidRPr="00D822A3" w:rsidRDefault="003D1398" w:rsidP="003D1398">
      <w:pPr>
        <w:pStyle w:val="Code"/>
        <w:rPr>
          <w:highlight w:val="white"/>
          <w:lang w:val="en-GB"/>
        </w:rPr>
      </w:pPr>
      <w:r w:rsidRPr="00D822A3">
        <w:rPr>
          <w:highlight w:val="white"/>
          <w:lang w:val="en-GB"/>
        </w:rPr>
        <w:t>#define DBL_DIG      6</w:t>
      </w:r>
    </w:p>
    <w:p w14:paraId="49361749" w14:textId="77777777" w:rsidR="003D1398" w:rsidRPr="00D822A3" w:rsidRDefault="003D1398" w:rsidP="003D1398">
      <w:pPr>
        <w:pStyle w:val="Code"/>
        <w:rPr>
          <w:highlight w:val="white"/>
          <w:lang w:val="en-GB"/>
        </w:rPr>
      </w:pPr>
      <w:r w:rsidRPr="00D822A3">
        <w:rPr>
          <w:highlight w:val="white"/>
          <w:lang w:val="en-GB"/>
        </w:rPr>
        <w:t>#define DBL_EPSILON  1e-6</w:t>
      </w:r>
    </w:p>
    <w:p w14:paraId="3B28335F" w14:textId="77777777" w:rsidR="003D1398" w:rsidRPr="00D822A3" w:rsidRDefault="003D1398" w:rsidP="003D1398">
      <w:pPr>
        <w:pStyle w:val="Code"/>
        <w:rPr>
          <w:highlight w:val="white"/>
          <w:lang w:val="en-GB"/>
        </w:rPr>
      </w:pPr>
      <w:r w:rsidRPr="00D822A3">
        <w:rPr>
          <w:highlight w:val="white"/>
          <w:lang w:val="en-GB"/>
        </w:rPr>
        <w:t>#define DBL_MANT_DIG 2</w:t>
      </w:r>
    </w:p>
    <w:p w14:paraId="104793EA" w14:textId="77777777" w:rsidR="003D1398" w:rsidRPr="00D822A3" w:rsidRDefault="003D1398" w:rsidP="003D1398">
      <w:pPr>
        <w:pStyle w:val="Code"/>
        <w:rPr>
          <w:highlight w:val="white"/>
          <w:lang w:val="en-GB"/>
        </w:rPr>
      </w:pPr>
      <w:r w:rsidRPr="00D822A3">
        <w:rPr>
          <w:highlight w:val="white"/>
          <w:lang w:val="en-GB"/>
        </w:rPr>
        <w:t>#define DBL_MAX      1e+6</w:t>
      </w:r>
    </w:p>
    <w:p w14:paraId="250227AA" w14:textId="77777777" w:rsidR="003D1398" w:rsidRPr="00D822A3" w:rsidRDefault="003D1398" w:rsidP="003D1398">
      <w:pPr>
        <w:pStyle w:val="Code"/>
        <w:rPr>
          <w:highlight w:val="white"/>
          <w:lang w:val="en-GB"/>
        </w:rPr>
      </w:pPr>
      <w:r w:rsidRPr="00D822A3">
        <w:rPr>
          <w:highlight w:val="white"/>
          <w:lang w:val="en-GB"/>
        </w:rPr>
        <w:t>#define DBL_MAX_EXP  6</w:t>
      </w:r>
    </w:p>
    <w:p w14:paraId="5EB86C50" w14:textId="77777777" w:rsidR="003D1398" w:rsidRPr="00D822A3" w:rsidRDefault="003D1398" w:rsidP="003D1398">
      <w:pPr>
        <w:pStyle w:val="Code"/>
        <w:rPr>
          <w:highlight w:val="white"/>
          <w:lang w:val="en-GB"/>
        </w:rPr>
      </w:pPr>
      <w:r w:rsidRPr="00D822A3">
        <w:rPr>
          <w:highlight w:val="white"/>
          <w:lang w:val="en-GB"/>
        </w:rPr>
        <w:t>#define DBL_MIN      1e-6</w:t>
      </w:r>
    </w:p>
    <w:p w14:paraId="642024CF" w14:textId="77777777" w:rsidR="003D1398" w:rsidRPr="00D822A3" w:rsidRDefault="003D1398" w:rsidP="003D1398">
      <w:pPr>
        <w:pStyle w:val="Code"/>
        <w:rPr>
          <w:highlight w:val="white"/>
          <w:lang w:val="en-GB"/>
        </w:rPr>
      </w:pPr>
      <w:r w:rsidRPr="00D822A3">
        <w:rPr>
          <w:highlight w:val="white"/>
          <w:lang w:val="en-GB"/>
        </w:rPr>
        <w:t>#define DBL_MIN_EXP  -6</w:t>
      </w:r>
    </w:p>
    <w:p w14:paraId="4030FAAE" w14:textId="77777777" w:rsidR="003D1398" w:rsidRPr="00D822A3" w:rsidRDefault="003D1398" w:rsidP="003D1398">
      <w:pPr>
        <w:pStyle w:val="Code"/>
        <w:rPr>
          <w:highlight w:val="white"/>
          <w:lang w:val="en-GB"/>
        </w:rPr>
      </w:pPr>
    </w:p>
    <w:p w14:paraId="431C70DB" w14:textId="320DCB1D" w:rsidR="003D1398" w:rsidRPr="00D822A3" w:rsidRDefault="003D1398" w:rsidP="003D1398">
      <w:pPr>
        <w:pStyle w:val="Code"/>
        <w:rPr>
          <w:lang w:val="en-GB"/>
        </w:rPr>
      </w:pPr>
      <w:r w:rsidRPr="00D822A3">
        <w:rPr>
          <w:highlight w:val="white"/>
          <w:lang w:val="en-GB"/>
        </w:rPr>
        <w:t>#endif</w:t>
      </w:r>
    </w:p>
    <w:p w14:paraId="6CAC1B64" w14:textId="7B0C8932" w:rsidR="00EE220E" w:rsidRPr="00D822A3" w:rsidRDefault="00CA0D69" w:rsidP="00265BDF">
      <w:pPr>
        <w:pStyle w:val="Rubrik2"/>
        <w:rPr>
          <w:lang w:val="en-GB"/>
        </w:rPr>
      </w:pPr>
      <w:bookmarkStart w:id="474" w:name="_Toc54119989"/>
      <w:r w:rsidRPr="00D822A3">
        <w:rPr>
          <w:lang w:val="en-GB"/>
        </w:rPr>
        <w:t>The A</w:t>
      </w:r>
      <w:r w:rsidR="00EE220E" w:rsidRPr="00D822A3">
        <w:rPr>
          <w:lang w:val="en-GB"/>
        </w:rPr>
        <w:t>sser</w:t>
      </w:r>
      <w:r w:rsidR="008E5D1A" w:rsidRPr="00D822A3">
        <w:rPr>
          <w:lang w:val="en-GB"/>
        </w:rPr>
        <w:t>t</w:t>
      </w:r>
      <w:r w:rsidRPr="00D822A3">
        <w:rPr>
          <w:lang w:val="en-GB"/>
        </w:rPr>
        <w:t xml:space="preserve"> Macro</w:t>
      </w:r>
      <w:bookmarkEnd w:id="474"/>
    </w:p>
    <w:p w14:paraId="492C07C6" w14:textId="55099267" w:rsidR="00F65771" w:rsidRPr="00D822A3" w:rsidRDefault="008D6750" w:rsidP="00F65771">
      <w:pPr>
        <w:pStyle w:val="CodeListing"/>
        <w:rPr>
          <w:lang w:val="en-GB"/>
        </w:rPr>
      </w:pPr>
      <w:r w:rsidRPr="00D822A3">
        <w:rPr>
          <w:lang w:val="en-GB"/>
        </w:rPr>
        <w:t>a</w:t>
      </w:r>
      <w:r w:rsidR="00F65771" w:rsidRPr="00D822A3">
        <w:rPr>
          <w:lang w:val="en-GB"/>
        </w:rPr>
        <w:t>ssert.h</w:t>
      </w:r>
    </w:p>
    <w:p w14:paraId="0EAF0350" w14:textId="77777777" w:rsidR="00E94004" w:rsidRPr="00D822A3" w:rsidRDefault="00E94004" w:rsidP="00E94004">
      <w:pPr>
        <w:pStyle w:val="Code"/>
        <w:rPr>
          <w:highlight w:val="white"/>
          <w:lang w:val="en-GB"/>
        </w:rPr>
      </w:pPr>
      <w:r w:rsidRPr="00D822A3">
        <w:rPr>
          <w:highlight w:val="white"/>
          <w:lang w:val="en-GB"/>
        </w:rPr>
        <w:t>#ifndef __ASSERT_H__</w:t>
      </w:r>
    </w:p>
    <w:p w14:paraId="6B1EBA20" w14:textId="77777777" w:rsidR="00E94004" w:rsidRPr="00D822A3" w:rsidRDefault="00E94004" w:rsidP="00E94004">
      <w:pPr>
        <w:pStyle w:val="Code"/>
        <w:rPr>
          <w:highlight w:val="white"/>
          <w:lang w:val="en-GB"/>
        </w:rPr>
      </w:pPr>
      <w:r w:rsidRPr="00D822A3">
        <w:rPr>
          <w:highlight w:val="white"/>
          <w:lang w:val="en-GB"/>
        </w:rPr>
        <w:t>#define __ASEERT_H__</w:t>
      </w:r>
    </w:p>
    <w:p w14:paraId="14D741F5" w14:textId="77777777" w:rsidR="00E94004" w:rsidRPr="00D822A3" w:rsidRDefault="00E94004" w:rsidP="00E94004">
      <w:pPr>
        <w:pStyle w:val="Code"/>
        <w:rPr>
          <w:highlight w:val="white"/>
          <w:lang w:val="en-GB"/>
        </w:rPr>
      </w:pPr>
    </w:p>
    <w:p w14:paraId="210A0FE0" w14:textId="77777777" w:rsidR="00E94004" w:rsidRPr="00D822A3" w:rsidRDefault="00E94004" w:rsidP="00E94004">
      <w:pPr>
        <w:pStyle w:val="Code"/>
        <w:rPr>
          <w:highlight w:val="white"/>
          <w:lang w:val="en-GB"/>
        </w:rPr>
      </w:pPr>
      <w:r w:rsidRPr="00D822A3">
        <w:rPr>
          <w:highlight w:val="white"/>
          <w:lang w:val="en-GB"/>
        </w:rPr>
        <w:t>#ifndef NDEBUG</w:t>
      </w:r>
    </w:p>
    <w:p w14:paraId="1A0FBCE0" w14:textId="7D5F0262" w:rsidR="00E94004" w:rsidRPr="00D822A3" w:rsidRDefault="00E94004" w:rsidP="00E9400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8CD8F33" w14:textId="377FA440" w:rsidR="00E94004" w:rsidRPr="00D822A3" w:rsidRDefault="00E94004" w:rsidP="00E9400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0FB8FB7" w14:textId="77777777" w:rsidR="00E94004" w:rsidRPr="00D822A3" w:rsidRDefault="00E94004" w:rsidP="00E94004">
      <w:pPr>
        <w:pStyle w:val="Code"/>
        <w:rPr>
          <w:highlight w:val="white"/>
          <w:lang w:val="en-GB"/>
        </w:rPr>
      </w:pPr>
      <w:r w:rsidRPr="00D822A3">
        <w:rPr>
          <w:highlight w:val="white"/>
          <w:lang w:val="en-GB"/>
        </w:rPr>
        <w:t>#define assert(expression) if (!(expression)) {                        \\</w:t>
      </w:r>
    </w:p>
    <w:p w14:paraId="3DC52072" w14:textId="77777777" w:rsidR="00E94004" w:rsidRPr="00D822A3" w:rsidRDefault="00E94004" w:rsidP="00E94004">
      <w:pPr>
        <w:pStyle w:val="Code"/>
        <w:rPr>
          <w:highlight w:val="white"/>
          <w:lang w:val="en-GB"/>
        </w:rPr>
      </w:pPr>
      <w:r w:rsidRPr="00D822A3">
        <w:rPr>
          <w:highlight w:val="white"/>
          <w:lang w:val="en-GB"/>
        </w:rPr>
        <w:t xml:space="preserve">  fprintf(stderr, "Assertion failed: \"%s\", file \"%s\", line %i.\n", \\</w:t>
      </w:r>
    </w:p>
    <w:p w14:paraId="4E7A7B66" w14:textId="77777777" w:rsidR="00E94004" w:rsidRPr="00D822A3" w:rsidRDefault="00E94004" w:rsidP="00E94004">
      <w:pPr>
        <w:pStyle w:val="Code"/>
        <w:rPr>
          <w:highlight w:val="white"/>
          <w:lang w:val="en-GB"/>
        </w:rPr>
      </w:pPr>
      <w:r w:rsidRPr="00D822A3">
        <w:rPr>
          <w:highlight w:val="white"/>
          <w:lang w:val="en-GB"/>
        </w:rPr>
        <w:t xml:space="preserve">          #expression, __FILE__, __LINE__); abort(); }</w:t>
      </w:r>
    </w:p>
    <w:p w14:paraId="4BDCC48E" w14:textId="77777777" w:rsidR="00E94004" w:rsidRPr="00D822A3" w:rsidRDefault="00E94004" w:rsidP="00E94004">
      <w:pPr>
        <w:pStyle w:val="Code"/>
        <w:rPr>
          <w:highlight w:val="white"/>
          <w:lang w:val="en-GB"/>
        </w:rPr>
      </w:pPr>
      <w:r w:rsidRPr="00D822A3">
        <w:rPr>
          <w:highlight w:val="white"/>
          <w:lang w:val="en-GB"/>
        </w:rPr>
        <w:t>#else</w:t>
      </w:r>
    </w:p>
    <w:p w14:paraId="6F6D66E1" w14:textId="77777777" w:rsidR="00E94004" w:rsidRPr="00D822A3" w:rsidRDefault="00E94004" w:rsidP="00E94004">
      <w:pPr>
        <w:pStyle w:val="Code"/>
        <w:rPr>
          <w:highlight w:val="white"/>
          <w:lang w:val="en-GB"/>
        </w:rPr>
      </w:pPr>
      <w:r w:rsidRPr="00D822A3">
        <w:rPr>
          <w:highlight w:val="white"/>
          <w:lang w:val="en-GB"/>
        </w:rPr>
        <w:t>#define assert(expression)</w:t>
      </w:r>
    </w:p>
    <w:p w14:paraId="5310CA23" w14:textId="04ECE1DC" w:rsidR="00E94004" w:rsidRPr="00D822A3" w:rsidRDefault="00E94004" w:rsidP="00E94004">
      <w:pPr>
        <w:pStyle w:val="Code"/>
        <w:rPr>
          <w:highlight w:val="white"/>
          <w:lang w:val="en-GB"/>
        </w:rPr>
      </w:pPr>
      <w:r w:rsidRPr="00D822A3">
        <w:rPr>
          <w:highlight w:val="white"/>
          <w:lang w:val="en-GB"/>
        </w:rPr>
        <w:t>#endif</w:t>
      </w:r>
    </w:p>
    <w:p w14:paraId="0EA16721" w14:textId="77777777" w:rsidR="00FF34E9" w:rsidRPr="00D822A3" w:rsidRDefault="00FF34E9" w:rsidP="00E94004">
      <w:pPr>
        <w:pStyle w:val="Code"/>
        <w:rPr>
          <w:highlight w:val="white"/>
          <w:lang w:val="en-GB"/>
        </w:rPr>
      </w:pPr>
    </w:p>
    <w:p w14:paraId="28C0568E" w14:textId="77777777" w:rsidR="00E94004" w:rsidRPr="00D822A3" w:rsidRDefault="00E94004" w:rsidP="00E94004">
      <w:pPr>
        <w:pStyle w:val="Code"/>
        <w:rPr>
          <w:lang w:val="en-GB"/>
        </w:rPr>
      </w:pPr>
      <w:r w:rsidRPr="00D822A3">
        <w:rPr>
          <w:highlight w:val="white"/>
          <w:lang w:val="en-GB"/>
        </w:rPr>
        <w:t>#endif</w:t>
      </w:r>
    </w:p>
    <w:p w14:paraId="14D666FB" w14:textId="3CF318E4" w:rsidR="0062113D" w:rsidRPr="00D822A3" w:rsidRDefault="0062113D" w:rsidP="00E94004">
      <w:pPr>
        <w:pStyle w:val="Rubrik2"/>
        <w:rPr>
          <w:lang w:val="en-GB"/>
        </w:rPr>
      </w:pPr>
      <w:bookmarkStart w:id="475" w:name="_Toc54119990"/>
      <w:r w:rsidRPr="00D822A3">
        <w:rPr>
          <w:lang w:val="en-GB"/>
        </w:rPr>
        <w:t>Locale Data</w:t>
      </w:r>
      <w:bookmarkEnd w:id="475"/>
    </w:p>
    <w:p w14:paraId="21A3CEC1" w14:textId="6B63F26E" w:rsidR="00265BDF" w:rsidRPr="00D822A3" w:rsidRDefault="008D6750" w:rsidP="0062113D">
      <w:pPr>
        <w:pStyle w:val="CodeListing"/>
        <w:rPr>
          <w:lang w:val="en-GB"/>
        </w:rPr>
      </w:pPr>
      <w:r w:rsidRPr="00D822A3">
        <w:rPr>
          <w:lang w:val="en-GB"/>
        </w:rPr>
        <w:t>l</w:t>
      </w:r>
      <w:r w:rsidR="00265BDF" w:rsidRPr="00D822A3">
        <w:rPr>
          <w:lang w:val="en-GB"/>
        </w:rPr>
        <w:t>ocale.h</w:t>
      </w:r>
    </w:p>
    <w:p w14:paraId="2E3BED4A" w14:textId="77777777" w:rsidR="0062113D" w:rsidRPr="00D822A3" w:rsidRDefault="0062113D" w:rsidP="0062113D">
      <w:pPr>
        <w:pStyle w:val="Code"/>
        <w:rPr>
          <w:highlight w:val="white"/>
          <w:lang w:val="en-GB"/>
        </w:rPr>
      </w:pPr>
      <w:r w:rsidRPr="00D822A3">
        <w:rPr>
          <w:highlight w:val="white"/>
          <w:lang w:val="en-GB"/>
        </w:rPr>
        <w:t>#ifndef __LOCALE_H__</w:t>
      </w:r>
    </w:p>
    <w:p w14:paraId="4C0AFF62" w14:textId="77777777" w:rsidR="0062113D" w:rsidRPr="00D822A3" w:rsidRDefault="0062113D" w:rsidP="0062113D">
      <w:pPr>
        <w:pStyle w:val="Code"/>
        <w:rPr>
          <w:highlight w:val="white"/>
          <w:lang w:val="en-GB"/>
        </w:rPr>
      </w:pPr>
      <w:r w:rsidRPr="00D822A3">
        <w:rPr>
          <w:highlight w:val="white"/>
          <w:lang w:val="en-GB"/>
        </w:rPr>
        <w:t>#define __LOCALE_H__</w:t>
      </w:r>
    </w:p>
    <w:p w14:paraId="5CF421B9" w14:textId="77777777" w:rsidR="0062113D" w:rsidRPr="00D822A3" w:rsidRDefault="0062113D" w:rsidP="0062113D">
      <w:pPr>
        <w:pStyle w:val="Code"/>
        <w:rPr>
          <w:highlight w:val="white"/>
          <w:lang w:val="en-GB"/>
        </w:rPr>
      </w:pPr>
    </w:p>
    <w:p w14:paraId="1CBEAF38" w14:textId="77777777" w:rsidR="0062113D" w:rsidRPr="00D822A3" w:rsidRDefault="0062113D" w:rsidP="0062113D">
      <w:pPr>
        <w:pStyle w:val="Code"/>
        <w:rPr>
          <w:highlight w:val="white"/>
          <w:lang w:val="en-GB"/>
        </w:rPr>
      </w:pPr>
      <w:r w:rsidRPr="00D822A3">
        <w:rPr>
          <w:highlight w:val="white"/>
          <w:lang w:val="en-GB"/>
        </w:rPr>
        <w:t>#define LC_COLLATE  0x01</w:t>
      </w:r>
    </w:p>
    <w:p w14:paraId="5A54B83B" w14:textId="77777777" w:rsidR="0062113D" w:rsidRPr="00D822A3" w:rsidRDefault="0062113D" w:rsidP="0062113D">
      <w:pPr>
        <w:pStyle w:val="Code"/>
        <w:rPr>
          <w:highlight w:val="white"/>
          <w:lang w:val="en-GB"/>
        </w:rPr>
      </w:pPr>
      <w:r w:rsidRPr="00D822A3">
        <w:rPr>
          <w:highlight w:val="white"/>
          <w:lang w:val="en-GB"/>
        </w:rPr>
        <w:t>#define LC_CTYPE    0x02</w:t>
      </w:r>
    </w:p>
    <w:p w14:paraId="7F2C94CF" w14:textId="77777777" w:rsidR="0062113D" w:rsidRPr="00D822A3" w:rsidRDefault="0062113D" w:rsidP="0062113D">
      <w:pPr>
        <w:pStyle w:val="Code"/>
        <w:rPr>
          <w:highlight w:val="white"/>
          <w:lang w:val="en-GB"/>
        </w:rPr>
      </w:pPr>
      <w:r w:rsidRPr="00D822A3">
        <w:rPr>
          <w:highlight w:val="white"/>
          <w:lang w:val="en-GB"/>
        </w:rPr>
        <w:t>#define LC_MONETARY 0x04</w:t>
      </w:r>
    </w:p>
    <w:p w14:paraId="6C55C02F" w14:textId="77777777" w:rsidR="0062113D" w:rsidRPr="00D822A3" w:rsidRDefault="0062113D" w:rsidP="0062113D">
      <w:pPr>
        <w:pStyle w:val="Code"/>
        <w:rPr>
          <w:highlight w:val="white"/>
          <w:lang w:val="en-GB"/>
        </w:rPr>
      </w:pPr>
      <w:r w:rsidRPr="00D822A3">
        <w:rPr>
          <w:highlight w:val="white"/>
          <w:lang w:val="en-GB"/>
        </w:rPr>
        <w:t>#define LC_NUMERIC  0x08</w:t>
      </w:r>
    </w:p>
    <w:p w14:paraId="30BAB600" w14:textId="77777777" w:rsidR="0062113D" w:rsidRPr="00D822A3" w:rsidRDefault="0062113D" w:rsidP="0062113D">
      <w:pPr>
        <w:pStyle w:val="Code"/>
        <w:rPr>
          <w:highlight w:val="white"/>
          <w:lang w:val="en-GB"/>
        </w:rPr>
      </w:pPr>
      <w:r w:rsidRPr="00D822A3">
        <w:rPr>
          <w:highlight w:val="white"/>
          <w:lang w:val="en-GB"/>
        </w:rPr>
        <w:t>#define LC_TIME     0x10</w:t>
      </w:r>
    </w:p>
    <w:p w14:paraId="05E4D946" w14:textId="77777777" w:rsidR="0062113D" w:rsidRPr="00D822A3" w:rsidRDefault="0062113D" w:rsidP="0062113D">
      <w:pPr>
        <w:pStyle w:val="Code"/>
        <w:rPr>
          <w:highlight w:val="white"/>
          <w:lang w:val="en-GB"/>
        </w:rPr>
      </w:pPr>
      <w:r w:rsidRPr="00D822A3">
        <w:rPr>
          <w:highlight w:val="white"/>
          <w:lang w:val="en-GB"/>
        </w:rPr>
        <w:t>#define LC_ALL      0x1F</w:t>
      </w:r>
    </w:p>
    <w:p w14:paraId="376FF98B" w14:textId="77777777" w:rsidR="0062113D" w:rsidRPr="00D822A3" w:rsidRDefault="0062113D" w:rsidP="0062113D">
      <w:pPr>
        <w:pStyle w:val="Code"/>
        <w:rPr>
          <w:highlight w:val="white"/>
          <w:lang w:val="en-GB"/>
        </w:rPr>
      </w:pPr>
    </w:p>
    <w:p w14:paraId="5DC51C4A" w14:textId="77777777" w:rsidR="0062113D" w:rsidRPr="00D822A3" w:rsidRDefault="0062113D" w:rsidP="0062113D">
      <w:pPr>
        <w:pStyle w:val="Code"/>
        <w:rPr>
          <w:highlight w:val="white"/>
          <w:lang w:val="en-GB"/>
        </w:rPr>
      </w:pPr>
      <w:r w:rsidRPr="00D822A3">
        <w:rPr>
          <w:highlight w:val="white"/>
          <w:lang w:val="en-GB"/>
        </w:rPr>
        <w:t>struct lconv {</w:t>
      </w:r>
    </w:p>
    <w:p w14:paraId="6DDB3811" w14:textId="77777777" w:rsidR="0062113D" w:rsidRPr="00D822A3" w:rsidRDefault="0062113D" w:rsidP="0062113D">
      <w:pPr>
        <w:pStyle w:val="Code"/>
        <w:rPr>
          <w:highlight w:val="white"/>
          <w:lang w:val="en-GB"/>
        </w:rPr>
      </w:pPr>
      <w:r w:rsidRPr="00D822A3">
        <w:rPr>
          <w:highlight w:val="white"/>
          <w:lang w:val="en-GB"/>
        </w:rPr>
        <w:t xml:space="preserve">  int summerTimeZone,    // time</w:t>
      </w:r>
    </w:p>
    <w:p w14:paraId="0E02E7AE" w14:textId="77777777" w:rsidR="0062113D" w:rsidRPr="00D822A3" w:rsidRDefault="0062113D" w:rsidP="0062113D">
      <w:pPr>
        <w:pStyle w:val="Code"/>
        <w:rPr>
          <w:highlight w:val="white"/>
          <w:lang w:val="en-GB"/>
        </w:rPr>
      </w:pPr>
      <w:r w:rsidRPr="00D822A3">
        <w:rPr>
          <w:highlight w:val="white"/>
          <w:lang w:val="en-GB"/>
        </w:rPr>
        <w:t xml:space="preserve">      winterTimeZone;</w:t>
      </w:r>
    </w:p>
    <w:p w14:paraId="207EA94C" w14:textId="77777777" w:rsidR="0062113D" w:rsidRPr="00D822A3" w:rsidRDefault="0062113D" w:rsidP="0062113D">
      <w:pPr>
        <w:pStyle w:val="Code"/>
        <w:rPr>
          <w:highlight w:val="white"/>
          <w:lang w:val="en-GB"/>
        </w:rPr>
      </w:pPr>
      <w:r w:rsidRPr="00D822A3">
        <w:rPr>
          <w:highlight w:val="white"/>
          <w:lang w:val="en-GB"/>
        </w:rPr>
        <w:t xml:space="preserve">  char **shortDayList;</w:t>
      </w:r>
    </w:p>
    <w:p w14:paraId="36318D18" w14:textId="77777777" w:rsidR="0062113D" w:rsidRPr="00D822A3" w:rsidRDefault="0062113D" w:rsidP="0062113D">
      <w:pPr>
        <w:pStyle w:val="Code"/>
        <w:rPr>
          <w:highlight w:val="white"/>
          <w:lang w:val="en-GB"/>
        </w:rPr>
      </w:pPr>
      <w:r w:rsidRPr="00D822A3">
        <w:rPr>
          <w:highlight w:val="white"/>
          <w:lang w:val="en-GB"/>
        </w:rPr>
        <w:t xml:space="preserve">  char **longDayList;</w:t>
      </w:r>
    </w:p>
    <w:p w14:paraId="25FEAC4F" w14:textId="77777777" w:rsidR="0062113D" w:rsidRPr="00D822A3" w:rsidRDefault="0062113D" w:rsidP="0062113D">
      <w:pPr>
        <w:pStyle w:val="Code"/>
        <w:rPr>
          <w:highlight w:val="white"/>
          <w:lang w:val="en-GB"/>
        </w:rPr>
      </w:pPr>
      <w:r w:rsidRPr="00D822A3">
        <w:rPr>
          <w:highlight w:val="white"/>
          <w:lang w:val="en-GB"/>
        </w:rPr>
        <w:t xml:space="preserve">  char **shortMonthList;</w:t>
      </w:r>
    </w:p>
    <w:p w14:paraId="36251D54" w14:textId="77777777" w:rsidR="0062113D" w:rsidRPr="00D822A3" w:rsidRDefault="0062113D" w:rsidP="0062113D">
      <w:pPr>
        <w:pStyle w:val="Code"/>
        <w:rPr>
          <w:highlight w:val="white"/>
          <w:lang w:val="en-GB"/>
        </w:rPr>
      </w:pPr>
      <w:r w:rsidRPr="00D822A3">
        <w:rPr>
          <w:highlight w:val="white"/>
          <w:lang w:val="en-GB"/>
        </w:rPr>
        <w:t xml:space="preserve">  char **longMonthList;</w:t>
      </w:r>
    </w:p>
    <w:p w14:paraId="48E2F60F" w14:textId="77777777" w:rsidR="0062113D" w:rsidRPr="00D822A3" w:rsidRDefault="0062113D" w:rsidP="0062113D">
      <w:pPr>
        <w:pStyle w:val="Code"/>
        <w:rPr>
          <w:highlight w:val="white"/>
          <w:lang w:val="en-GB"/>
        </w:rPr>
      </w:pPr>
      <w:r w:rsidRPr="00D822A3">
        <w:rPr>
          <w:highlight w:val="white"/>
          <w:lang w:val="en-GB"/>
        </w:rPr>
        <w:t xml:space="preserve">  char *lowerCase;       // ctype</w:t>
      </w:r>
    </w:p>
    <w:p w14:paraId="46066F6C" w14:textId="77777777" w:rsidR="0062113D" w:rsidRPr="00D822A3" w:rsidRDefault="0062113D" w:rsidP="0062113D">
      <w:pPr>
        <w:pStyle w:val="Code"/>
        <w:rPr>
          <w:highlight w:val="white"/>
          <w:lang w:val="en-GB"/>
        </w:rPr>
      </w:pPr>
      <w:r w:rsidRPr="00D822A3">
        <w:rPr>
          <w:highlight w:val="white"/>
          <w:lang w:val="en-GB"/>
        </w:rPr>
        <w:t xml:space="preserve">  char *upperCase;</w:t>
      </w:r>
    </w:p>
    <w:p w14:paraId="7FED5121" w14:textId="77777777" w:rsidR="0062113D" w:rsidRPr="00D822A3" w:rsidRDefault="0062113D" w:rsidP="0062113D">
      <w:pPr>
        <w:pStyle w:val="Code"/>
        <w:rPr>
          <w:highlight w:val="white"/>
          <w:lang w:val="en-GB"/>
        </w:rPr>
      </w:pPr>
      <w:r w:rsidRPr="00D822A3">
        <w:rPr>
          <w:highlight w:val="white"/>
          <w:lang w:val="en-GB"/>
        </w:rPr>
        <w:t xml:space="preserve">  char **messageList;    // errno</w:t>
      </w:r>
    </w:p>
    <w:p w14:paraId="4E4E6975" w14:textId="77777777" w:rsidR="0062113D" w:rsidRPr="00D822A3" w:rsidRDefault="0062113D" w:rsidP="0062113D">
      <w:pPr>
        <w:pStyle w:val="Code"/>
        <w:rPr>
          <w:highlight w:val="white"/>
          <w:lang w:val="en-GB"/>
        </w:rPr>
      </w:pPr>
      <w:r w:rsidRPr="00D822A3">
        <w:rPr>
          <w:highlight w:val="white"/>
          <w:lang w:val="en-GB"/>
        </w:rPr>
        <w:t>};</w:t>
      </w:r>
    </w:p>
    <w:p w14:paraId="31307AC2" w14:textId="77777777" w:rsidR="0062113D" w:rsidRPr="00D822A3" w:rsidRDefault="0062113D" w:rsidP="0062113D">
      <w:pPr>
        <w:pStyle w:val="Code"/>
        <w:rPr>
          <w:highlight w:val="white"/>
          <w:lang w:val="en-GB"/>
        </w:rPr>
      </w:pPr>
    </w:p>
    <w:p w14:paraId="2BE2225E" w14:textId="77777777" w:rsidR="0062113D" w:rsidRPr="00D822A3" w:rsidRDefault="0062113D" w:rsidP="0062113D">
      <w:pPr>
        <w:pStyle w:val="Code"/>
        <w:rPr>
          <w:highlight w:val="white"/>
          <w:lang w:val="en-GB"/>
        </w:rPr>
      </w:pPr>
      <w:r w:rsidRPr="00D822A3">
        <w:rPr>
          <w:highlight w:val="white"/>
          <w:lang w:val="en-GB"/>
        </w:rPr>
        <w:t>extern char* enMessageList[];</w:t>
      </w:r>
    </w:p>
    <w:p w14:paraId="1D4D4B57" w14:textId="77777777" w:rsidR="0062113D" w:rsidRPr="00D822A3" w:rsidRDefault="0062113D" w:rsidP="0062113D">
      <w:pPr>
        <w:pStyle w:val="Code"/>
        <w:rPr>
          <w:highlight w:val="white"/>
          <w:lang w:val="en-GB"/>
        </w:rPr>
      </w:pPr>
      <w:r w:rsidRPr="00D822A3">
        <w:rPr>
          <w:highlight w:val="white"/>
          <w:lang w:val="en-GB"/>
        </w:rPr>
        <w:t>extern char* setlocale(int flag, char* name);</w:t>
      </w:r>
    </w:p>
    <w:p w14:paraId="394FFE41" w14:textId="77777777" w:rsidR="0062113D" w:rsidRPr="00D822A3" w:rsidRDefault="0062113D" w:rsidP="0062113D">
      <w:pPr>
        <w:pStyle w:val="Code"/>
        <w:rPr>
          <w:highlight w:val="white"/>
          <w:lang w:val="en-GB"/>
        </w:rPr>
      </w:pPr>
      <w:r w:rsidRPr="00D822A3">
        <w:rPr>
          <w:highlight w:val="white"/>
          <w:lang w:val="en-GB"/>
        </w:rPr>
        <w:t>extern struct lconv *localeconv(void);</w:t>
      </w:r>
    </w:p>
    <w:p w14:paraId="4CD9DF8D" w14:textId="77777777" w:rsidR="0062113D" w:rsidRPr="00D822A3" w:rsidRDefault="0062113D" w:rsidP="0062113D">
      <w:pPr>
        <w:pStyle w:val="Code"/>
        <w:rPr>
          <w:highlight w:val="white"/>
          <w:lang w:val="en-GB"/>
        </w:rPr>
      </w:pPr>
    </w:p>
    <w:p w14:paraId="435F5D89" w14:textId="12A1A5E5" w:rsidR="0062113D" w:rsidRPr="00D822A3" w:rsidRDefault="0062113D" w:rsidP="0062113D">
      <w:pPr>
        <w:pStyle w:val="Code"/>
        <w:rPr>
          <w:lang w:val="en-GB"/>
        </w:rPr>
      </w:pPr>
      <w:r w:rsidRPr="00D822A3">
        <w:rPr>
          <w:highlight w:val="white"/>
          <w:lang w:val="en-GB"/>
        </w:rPr>
        <w:t>#endif</w:t>
      </w:r>
    </w:p>
    <w:p w14:paraId="5E65F48B" w14:textId="7B7A0BDA" w:rsidR="0062113D" w:rsidRPr="00D822A3" w:rsidRDefault="008D6750" w:rsidP="0062113D">
      <w:pPr>
        <w:pStyle w:val="CodeListing"/>
        <w:rPr>
          <w:lang w:val="en-GB"/>
        </w:rPr>
      </w:pPr>
      <w:r w:rsidRPr="00D822A3">
        <w:rPr>
          <w:lang w:val="en-GB"/>
        </w:rPr>
        <w:t>l</w:t>
      </w:r>
      <w:r w:rsidR="0062113D" w:rsidRPr="00D822A3">
        <w:rPr>
          <w:lang w:val="en-GB"/>
        </w:rPr>
        <w:t>ocale.c</w:t>
      </w:r>
    </w:p>
    <w:p w14:paraId="017C0213" w14:textId="1AE4C0E4" w:rsidR="008A4984" w:rsidRPr="00D822A3" w:rsidRDefault="008A4984" w:rsidP="008A498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0D684E79" w14:textId="70DC0573" w:rsidR="008A4984" w:rsidRPr="00D822A3" w:rsidRDefault="008A4984" w:rsidP="008A498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75973AF1" w14:textId="2370C2D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5BD23BA" w14:textId="0ACC8DE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041075A9" w14:textId="77777777" w:rsidR="008A4984" w:rsidRPr="00D822A3" w:rsidRDefault="008A4984" w:rsidP="008A4984">
      <w:pPr>
        <w:pStyle w:val="Code"/>
        <w:rPr>
          <w:highlight w:val="white"/>
          <w:lang w:val="en-GB"/>
        </w:rPr>
      </w:pPr>
    </w:p>
    <w:p w14:paraId="6DBE5B0D" w14:textId="77777777" w:rsidR="00C1714A" w:rsidRPr="00D822A3" w:rsidRDefault="008A4984" w:rsidP="008A4984">
      <w:pPr>
        <w:pStyle w:val="Code"/>
        <w:rPr>
          <w:highlight w:val="white"/>
          <w:lang w:val="en-GB"/>
        </w:rPr>
      </w:pPr>
      <w:r w:rsidRPr="00D822A3">
        <w:rPr>
          <w:highlight w:val="white"/>
          <w:lang w:val="en-GB"/>
        </w:rPr>
        <w:t>static char* enShortDayList[] =</w:t>
      </w:r>
    </w:p>
    <w:p w14:paraId="280AAE03" w14:textId="2A9FA3A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"Sun", "Mon", "Tue", "Wed", "Thu", "Fri", "Sat" };</w:t>
      </w:r>
    </w:p>
    <w:p w14:paraId="2F2E76F9" w14:textId="77777777" w:rsidR="00C1714A" w:rsidRPr="00D822A3" w:rsidRDefault="008A4984" w:rsidP="008A4984">
      <w:pPr>
        <w:pStyle w:val="Code"/>
        <w:rPr>
          <w:highlight w:val="white"/>
          <w:lang w:val="en-GB"/>
        </w:rPr>
      </w:pPr>
      <w:r w:rsidRPr="00D822A3">
        <w:rPr>
          <w:highlight w:val="white"/>
          <w:lang w:val="en-GB"/>
        </w:rPr>
        <w:t>static char* enLongDayList[] =</w:t>
      </w:r>
    </w:p>
    <w:p w14:paraId="511096BA"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 "Sunday", "Monday", "Tuesday", "Wednesday",</w:t>
      </w:r>
    </w:p>
    <w:p w14:paraId="3CC26C14" w14:textId="6B3C99B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"Thursday", "Friday", "Saturday" };</w:t>
      </w:r>
    </w:p>
    <w:p w14:paraId="379FD914" w14:textId="77777777" w:rsidR="00C1714A" w:rsidRPr="00D822A3" w:rsidRDefault="008A4984" w:rsidP="008A4984">
      <w:pPr>
        <w:pStyle w:val="Code"/>
        <w:rPr>
          <w:highlight w:val="white"/>
          <w:lang w:val="en-GB"/>
        </w:rPr>
      </w:pPr>
      <w:r w:rsidRPr="00D822A3">
        <w:rPr>
          <w:highlight w:val="white"/>
          <w:lang w:val="en-GB"/>
        </w:rPr>
        <w:t>static char* enShortMonthList[] =</w:t>
      </w:r>
    </w:p>
    <w:p w14:paraId="458A5641"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 "Feb", "Mar", "Apr", "May", "Jun",</w:t>
      </w:r>
    </w:p>
    <w:p w14:paraId="09B8FD95" w14:textId="555C21AD"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"Jul", "Aug", "Sep", "Oct", "Nov", "Dec"};</w:t>
      </w:r>
    </w:p>
    <w:p w14:paraId="631D3F8E" w14:textId="77777777" w:rsidR="00C1714A" w:rsidRPr="00D822A3" w:rsidRDefault="008A4984" w:rsidP="008A4984">
      <w:pPr>
        <w:pStyle w:val="Code"/>
        <w:rPr>
          <w:highlight w:val="white"/>
          <w:lang w:val="en-GB"/>
        </w:rPr>
      </w:pPr>
      <w:r w:rsidRPr="00D822A3">
        <w:rPr>
          <w:highlight w:val="white"/>
          <w:lang w:val="en-GB"/>
        </w:rPr>
        <w:t>static char* enLongMonthList[] =</w:t>
      </w:r>
    </w:p>
    <w:p w14:paraId="18E4E717" w14:textId="2C498493"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{"January", "February", "March", "April", "May", "June",</w:t>
      </w:r>
    </w:p>
    <w:p w14:paraId="236BA8C9" w14:textId="77777777" w:rsidR="00C1714A" w:rsidRPr="00D822A3" w:rsidRDefault="008A4984" w:rsidP="008A4984">
      <w:pPr>
        <w:pStyle w:val="Code"/>
        <w:rPr>
          <w:highlight w:val="white"/>
          <w:lang w:val="en-GB"/>
        </w:rPr>
      </w:pPr>
      <w:r w:rsidRPr="00D822A3">
        <w:rPr>
          <w:highlight w:val="white"/>
          <w:lang w:val="en-GB"/>
        </w:rPr>
        <w:t xml:space="preserve">                "July", "August", "September", "October", "November",</w:t>
      </w:r>
    </w:p>
    <w:p w14:paraId="20822C68" w14:textId="5D8F8576"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"December"};</w:t>
      </w:r>
    </w:p>
    <w:p w14:paraId="3CEE5D76" w14:textId="77777777" w:rsidR="008A4984" w:rsidRPr="00D822A3" w:rsidRDefault="008A4984" w:rsidP="008A4984">
      <w:pPr>
        <w:pStyle w:val="Code"/>
        <w:rPr>
          <w:highlight w:val="white"/>
          <w:lang w:val="en-GB"/>
        </w:rPr>
      </w:pPr>
      <w:r w:rsidRPr="00D822A3">
        <w:rPr>
          <w:highlight w:val="white"/>
          <w:lang w:val="en-GB"/>
        </w:rPr>
        <w:t>char* enMessageList[] = {"no error", "function number invalid",</w:t>
      </w:r>
    </w:p>
    <w:p w14:paraId="1F843CE1" w14:textId="77777777" w:rsidR="008A4984" w:rsidRPr="00D822A3" w:rsidRDefault="008A4984" w:rsidP="008A4984">
      <w:pPr>
        <w:pStyle w:val="Code"/>
        <w:rPr>
          <w:highlight w:val="white"/>
          <w:lang w:val="en-GB"/>
        </w:rPr>
      </w:pPr>
      <w:r w:rsidRPr="00D822A3">
        <w:rPr>
          <w:highlight w:val="white"/>
          <w:lang w:val="en-GB"/>
        </w:rPr>
        <w:t xml:space="preserve">                         "file not found", "path not found", "no handle available", "access denied",</w:t>
      </w:r>
    </w:p>
    <w:p w14:paraId="2F204261" w14:textId="77777777" w:rsidR="008A4984" w:rsidRPr="00D822A3" w:rsidRDefault="008A4984" w:rsidP="008A4984">
      <w:pPr>
        <w:pStyle w:val="Code"/>
        <w:rPr>
          <w:highlight w:val="white"/>
          <w:lang w:val="en-GB"/>
        </w:rPr>
      </w:pPr>
      <w:r w:rsidRPr="00D822A3">
        <w:rPr>
          <w:highlight w:val="white"/>
          <w:lang w:val="en-GB"/>
        </w:rPr>
        <w:t xml:space="preserve">                         "out of domain", "out of range", "invalid multibyte sequence",</w:t>
      </w:r>
    </w:p>
    <w:p w14:paraId="039F5763" w14:textId="77777777" w:rsidR="008A4984" w:rsidRPr="00D822A3" w:rsidRDefault="008A4984" w:rsidP="008A4984">
      <w:pPr>
        <w:pStyle w:val="Code"/>
        <w:rPr>
          <w:highlight w:val="white"/>
          <w:lang w:val="en-GB"/>
        </w:rPr>
      </w:pPr>
      <w:r w:rsidRPr="00D822A3">
        <w:rPr>
          <w:highlight w:val="white"/>
          <w:lang w:val="en-GB"/>
        </w:rPr>
        <w:t xml:space="preserve">                         "error while opening", "error while flushing", "error while closing", "open mode invalid",</w:t>
      </w:r>
    </w:p>
    <w:p w14:paraId="12E823C5" w14:textId="77777777" w:rsidR="008A4984" w:rsidRPr="00D822A3" w:rsidRDefault="008A4984" w:rsidP="008A4984">
      <w:pPr>
        <w:pStyle w:val="Code"/>
        <w:rPr>
          <w:highlight w:val="white"/>
          <w:lang w:val="en-GB"/>
        </w:rPr>
      </w:pPr>
      <w:r w:rsidRPr="00D822A3">
        <w:rPr>
          <w:highlight w:val="white"/>
          <w:lang w:val="en-GB"/>
        </w:rPr>
        <w:t xml:space="preserve">                         "error while writing", "error while reading", "error while seeking",</w:t>
      </w:r>
    </w:p>
    <w:p w14:paraId="6EB0F5E2" w14:textId="77777777" w:rsidR="008A4984" w:rsidRPr="00D822A3" w:rsidRDefault="008A4984" w:rsidP="008A4984">
      <w:pPr>
        <w:pStyle w:val="Code"/>
        <w:rPr>
          <w:highlight w:val="white"/>
          <w:lang w:val="en-GB"/>
        </w:rPr>
      </w:pPr>
      <w:r w:rsidRPr="00D822A3">
        <w:rPr>
          <w:highlight w:val="white"/>
          <w:lang w:val="en-GB"/>
        </w:rPr>
        <w:t xml:space="preserve">                         "error while telling", "error while removing file", "error while renaming file"};</w:t>
      </w:r>
    </w:p>
    <w:p w14:paraId="15D5DD95" w14:textId="77777777" w:rsidR="008A4984" w:rsidRPr="00D822A3" w:rsidRDefault="008A4984" w:rsidP="008A4984">
      <w:pPr>
        <w:pStyle w:val="Code"/>
        <w:rPr>
          <w:highlight w:val="white"/>
          <w:lang w:val="en-GB"/>
        </w:rPr>
      </w:pPr>
    </w:p>
    <w:p w14:paraId="48A267FB" w14:textId="77777777" w:rsidR="008A4984" w:rsidRPr="00D822A3" w:rsidRDefault="008A4984" w:rsidP="008A4984">
      <w:pPr>
        <w:pStyle w:val="Code"/>
        <w:rPr>
          <w:highlight w:val="white"/>
          <w:lang w:val="en-GB"/>
        </w:rPr>
      </w:pPr>
      <w:r w:rsidRPr="00D822A3">
        <w:rPr>
          <w:highlight w:val="white"/>
          <w:lang w:val="en-GB"/>
        </w:rPr>
        <w:t>static struct lconv en_US_utf8 = {-5, -4, enShortDayList, enLongDayList, enShortMonthList, enLongMonthList,</w:t>
      </w:r>
    </w:p>
    <w:p w14:paraId="197BF3A2"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enMessageList};</w:t>
      </w:r>
    </w:p>
    <w:p w14:paraId="433E5376" w14:textId="77777777" w:rsidR="008A4984" w:rsidRPr="00D822A3" w:rsidRDefault="008A4984" w:rsidP="008A4984">
      <w:pPr>
        <w:pStyle w:val="Code"/>
        <w:rPr>
          <w:highlight w:val="white"/>
          <w:lang w:val="en-GB"/>
        </w:rPr>
      </w:pPr>
    </w:p>
    <w:p w14:paraId="4914A5E4" w14:textId="77777777" w:rsidR="008A4984" w:rsidRPr="00D822A3" w:rsidRDefault="008A4984" w:rsidP="008A4984">
      <w:pPr>
        <w:pStyle w:val="Code"/>
        <w:rPr>
          <w:highlight w:val="white"/>
          <w:lang w:val="en-GB"/>
        </w:rPr>
      </w:pPr>
      <w:r w:rsidRPr="00D822A3">
        <w:rPr>
          <w:highlight w:val="white"/>
          <w:lang w:val="en-GB"/>
        </w:rPr>
        <w:t>static char* swShortDayList[] = {"Son", "Man", "Tis", "Ons", "Tor", "Fre", "Lor"};</w:t>
      </w:r>
    </w:p>
    <w:p w14:paraId="382CF55E" w14:textId="77777777" w:rsidR="008A4984" w:rsidRPr="00D822A3" w:rsidRDefault="008A4984" w:rsidP="008A4984">
      <w:pPr>
        <w:pStyle w:val="Code"/>
        <w:rPr>
          <w:highlight w:val="white"/>
          <w:lang w:val="en-GB"/>
        </w:rPr>
      </w:pPr>
      <w:r w:rsidRPr="00D822A3">
        <w:rPr>
          <w:highlight w:val="white"/>
          <w:lang w:val="en-GB"/>
        </w:rPr>
        <w:t>static char* swLongDayList[] = {"Sondag", "Mandag", "Tisdag", "Onsdag", "Torsdag", "Fredag", "Lordag"};</w:t>
      </w:r>
    </w:p>
    <w:p w14:paraId="2FCDF350" w14:textId="77777777" w:rsidR="008A4984" w:rsidRPr="00D822A3" w:rsidRDefault="008A4984" w:rsidP="008A4984">
      <w:pPr>
        <w:pStyle w:val="Code"/>
        <w:rPr>
          <w:highlight w:val="white"/>
          <w:lang w:val="en-GB"/>
        </w:rPr>
      </w:pPr>
      <w:r w:rsidRPr="00D822A3">
        <w:rPr>
          <w:highlight w:val="white"/>
          <w:lang w:val="en-GB"/>
        </w:rPr>
        <w:t>static char* swShortMonthList[] = {"Jan", "Feb", "Mar", "Apr", "Maj", "Jun", "Jul", "Aug", "Sep", "Okt", "Nov", "Dec"};</w:t>
      </w:r>
    </w:p>
    <w:p w14:paraId="0AFC0794" w14:textId="77777777" w:rsidR="008A4984" w:rsidRPr="00D822A3" w:rsidRDefault="008A4984" w:rsidP="008A4984">
      <w:pPr>
        <w:pStyle w:val="Code"/>
        <w:rPr>
          <w:highlight w:val="white"/>
          <w:lang w:val="en-GB"/>
        </w:rPr>
      </w:pPr>
      <w:r w:rsidRPr="00D822A3">
        <w:rPr>
          <w:highlight w:val="white"/>
          <w:lang w:val="en-GB"/>
        </w:rPr>
        <w:t>static char* swLongMonthList[] = {"Januari", "Februari", "Mars", "April", "Maj", "Juni", "Juli", "Augusit", "September", "Oktober", "November", "December"};</w:t>
      </w:r>
    </w:p>
    <w:p w14:paraId="01BB5F22" w14:textId="77777777" w:rsidR="008A4984" w:rsidRPr="00D822A3" w:rsidRDefault="008A4984" w:rsidP="008A4984">
      <w:pPr>
        <w:pStyle w:val="Code"/>
        <w:rPr>
          <w:highlight w:val="white"/>
          <w:lang w:val="en-GB"/>
        </w:rPr>
      </w:pPr>
      <w:r w:rsidRPr="00D822A3">
        <w:rPr>
          <w:highlight w:val="white"/>
          <w:lang w:val="en-GB"/>
        </w:rPr>
        <w:t>static char* swMessageList[] = {"inga fel", "felaktigt functionsnummer",</w:t>
      </w:r>
    </w:p>
    <w:p w14:paraId="0C3D4ED5" w14:textId="77777777" w:rsidR="008A4984" w:rsidRPr="00D822A3" w:rsidRDefault="008A4984" w:rsidP="008A4984">
      <w:pPr>
        <w:pStyle w:val="Code"/>
        <w:rPr>
          <w:highlight w:val="white"/>
          <w:lang w:val="en-GB"/>
        </w:rPr>
      </w:pPr>
      <w:r w:rsidRPr="00D822A3">
        <w:rPr>
          <w:highlight w:val="white"/>
          <w:lang w:val="en-GB"/>
        </w:rPr>
        <w:t xml:space="preserve">                                "hittar ej filen", "hittar ej sokvagen", "inget handtag tillgangligt", "atkomst nekad",</w:t>
      </w:r>
    </w:p>
    <w:p w14:paraId="2705ECB1" w14:textId="77777777" w:rsidR="008A4984" w:rsidRPr="00D822A3" w:rsidRDefault="008A4984" w:rsidP="008A4984">
      <w:pPr>
        <w:pStyle w:val="Code"/>
        <w:rPr>
          <w:highlight w:val="white"/>
          <w:lang w:val="en-GB"/>
        </w:rPr>
      </w:pPr>
      <w:r w:rsidRPr="00D822A3">
        <w:rPr>
          <w:highlight w:val="white"/>
          <w:lang w:val="en-GB"/>
        </w:rPr>
        <w:t xml:space="preserve">                                "utanfor doman", "utanfor range", "felaktig multibyte-sekvens",</w:t>
      </w:r>
    </w:p>
    <w:p w14:paraId="29560C53" w14:textId="77777777" w:rsidR="008A4984" w:rsidRPr="00D822A3" w:rsidRDefault="008A4984" w:rsidP="008A4984">
      <w:pPr>
        <w:pStyle w:val="Code"/>
        <w:rPr>
          <w:highlight w:val="white"/>
          <w:lang w:val="en-GB"/>
        </w:rPr>
      </w:pPr>
      <w:r w:rsidRPr="00D822A3">
        <w:rPr>
          <w:highlight w:val="white"/>
          <w:lang w:val="en-GB"/>
        </w:rPr>
        <w:t xml:space="preserve">                                "fel vid oppning", "fel vid flushing", "fel vid stangning", "fel oppningslage",</w:t>
      </w:r>
    </w:p>
    <w:p w14:paraId="65238210" w14:textId="77777777" w:rsidR="008A4984" w:rsidRPr="00D822A3" w:rsidRDefault="008A4984" w:rsidP="008A4984">
      <w:pPr>
        <w:pStyle w:val="Code"/>
        <w:rPr>
          <w:highlight w:val="white"/>
          <w:lang w:val="en-GB"/>
        </w:rPr>
      </w:pPr>
      <w:r w:rsidRPr="00D822A3">
        <w:rPr>
          <w:highlight w:val="white"/>
          <w:lang w:val="en-GB"/>
        </w:rPr>
        <w:t xml:space="preserve">                                "fel vid skrivning", "fel vid lasning", "fel vid sokning",</w:t>
      </w:r>
    </w:p>
    <w:p w14:paraId="1E4180F6" w14:textId="77777777" w:rsidR="008A4984" w:rsidRPr="00D822A3" w:rsidRDefault="008A4984" w:rsidP="008A4984">
      <w:pPr>
        <w:pStyle w:val="Code"/>
        <w:rPr>
          <w:highlight w:val="white"/>
          <w:lang w:val="en-GB"/>
        </w:rPr>
      </w:pPr>
      <w:r w:rsidRPr="00D822A3">
        <w:rPr>
          <w:highlight w:val="white"/>
          <w:lang w:val="en-GB"/>
        </w:rPr>
        <w:t xml:space="preserve">                                "fel vid telling", "fel vid borttagning av fil", "fel vid namnbyte av fil"};</w:t>
      </w:r>
    </w:p>
    <w:p w14:paraId="51FD10C4" w14:textId="77777777" w:rsidR="008A4984" w:rsidRPr="00D822A3" w:rsidRDefault="008A4984" w:rsidP="008A4984">
      <w:pPr>
        <w:pStyle w:val="Code"/>
        <w:rPr>
          <w:highlight w:val="white"/>
          <w:lang w:val="en-GB"/>
        </w:rPr>
      </w:pPr>
      <w:r w:rsidRPr="00D822A3">
        <w:rPr>
          <w:highlight w:val="white"/>
          <w:lang w:val="en-GB"/>
        </w:rPr>
        <w:t>static struct lconv sw_EN_utf8 = {1, 2, swShortDayList, swLongDayList, enShortMonthList, swLongMonthList,</w:t>
      </w:r>
    </w:p>
    <w:p w14:paraId="74792044"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swMessageList};</w:t>
      </w:r>
    </w:p>
    <w:p w14:paraId="65D7D493" w14:textId="77777777" w:rsidR="008A4984" w:rsidRPr="00D822A3" w:rsidRDefault="008A4984" w:rsidP="008A4984">
      <w:pPr>
        <w:pStyle w:val="Code"/>
        <w:rPr>
          <w:highlight w:val="white"/>
          <w:lang w:val="en-GB"/>
        </w:rPr>
      </w:pPr>
    </w:p>
    <w:p w14:paraId="2402FF9E" w14:textId="77777777" w:rsidR="008A4984" w:rsidRPr="00D822A3" w:rsidRDefault="008A4984" w:rsidP="008A4984">
      <w:pPr>
        <w:pStyle w:val="Code"/>
        <w:rPr>
          <w:highlight w:val="white"/>
          <w:lang w:val="en-GB"/>
        </w:rPr>
      </w:pPr>
      <w:r w:rsidRPr="00D822A3">
        <w:rPr>
          <w:highlight w:val="white"/>
          <w:lang w:val="en-GB"/>
        </w:rPr>
        <w:t>static struct _s {</w:t>
      </w:r>
    </w:p>
    <w:p w14:paraId="22151FAD" w14:textId="77777777" w:rsidR="008A4984" w:rsidRPr="00D822A3" w:rsidRDefault="008A4984" w:rsidP="008A4984">
      <w:pPr>
        <w:pStyle w:val="Code"/>
        <w:rPr>
          <w:highlight w:val="white"/>
          <w:lang w:val="en-GB"/>
        </w:rPr>
      </w:pPr>
      <w:r w:rsidRPr="00D822A3">
        <w:rPr>
          <w:highlight w:val="white"/>
          <w:lang w:val="en-GB"/>
        </w:rPr>
        <w:t xml:space="preserve">  char* name;</w:t>
      </w:r>
    </w:p>
    <w:p w14:paraId="1F6CEA12" w14:textId="77777777" w:rsidR="008A4984" w:rsidRPr="00D822A3" w:rsidRDefault="008A4984" w:rsidP="008A4984">
      <w:pPr>
        <w:pStyle w:val="Code"/>
        <w:rPr>
          <w:highlight w:val="white"/>
          <w:lang w:val="en-GB"/>
        </w:rPr>
      </w:pPr>
      <w:r w:rsidRPr="00D822A3">
        <w:rPr>
          <w:highlight w:val="white"/>
          <w:lang w:val="en-GB"/>
        </w:rPr>
        <w:t xml:space="preserve">  struct lconv* localePtr;</w:t>
      </w:r>
    </w:p>
    <w:p w14:paraId="305C6D30" w14:textId="77777777" w:rsidR="008A4984" w:rsidRPr="00D822A3" w:rsidRDefault="008A4984" w:rsidP="008A4984">
      <w:pPr>
        <w:pStyle w:val="Code"/>
        <w:rPr>
          <w:highlight w:val="white"/>
          <w:lang w:val="en-GB"/>
        </w:rPr>
      </w:pPr>
      <w:r w:rsidRPr="00D822A3">
        <w:rPr>
          <w:highlight w:val="white"/>
          <w:lang w:val="en-GB"/>
        </w:rPr>
        <w:t>} sArray[] = {{"", &amp;en_US_utf8}, {"C", &amp;en_US_utf8}, {"US", &amp;en_US_utf8}, {"SE", &amp;sw_EN_utf8}};</w:t>
      </w:r>
    </w:p>
    <w:p w14:paraId="64D58A33" w14:textId="77777777" w:rsidR="008A4984" w:rsidRPr="00D822A3" w:rsidRDefault="008A4984" w:rsidP="008A4984">
      <w:pPr>
        <w:pStyle w:val="Code"/>
        <w:rPr>
          <w:highlight w:val="white"/>
          <w:lang w:val="en-GB"/>
        </w:rPr>
      </w:pPr>
    </w:p>
    <w:p w14:paraId="6F23B678" w14:textId="77777777" w:rsidR="008A4984" w:rsidRPr="00D822A3" w:rsidRDefault="008A4984" w:rsidP="008A4984">
      <w:pPr>
        <w:pStyle w:val="Code"/>
        <w:rPr>
          <w:highlight w:val="white"/>
          <w:lang w:val="en-GB"/>
        </w:rPr>
      </w:pPr>
      <w:r w:rsidRPr="00D822A3">
        <w:rPr>
          <w:highlight w:val="white"/>
          <w:lang w:val="en-GB"/>
        </w:rPr>
        <w:t>static int sSize = (sizeof sArray) / (sizeof sArray[0]);</w:t>
      </w:r>
    </w:p>
    <w:p w14:paraId="481C01AB" w14:textId="77777777" w:rsidR="008A4984" w:rsidRPr="00D822A3" w:rsidRDefault="008A4984" w:rsidP="008A4984">
      <w:pPr>
        <w:pStyle w:val="Code"/>
        <w:rPr>
          <w:highlight w:val="white"/>
          <w:lang w:val="en-GB"/>
        </w:rPr>
      </w:pPr>
      <w:r w:rsidRPr="00D822A3">
        <w:rPr>
          <w:highlight w:val="white"/>
          <w:lang w:val="en-GB"/>
        </w:rPr>
        <w:t>static struct _s* g_currStructPtr = &amp;sArray[0];</w:t>
      </w:r>
    </w:p>
    <w:p w14:paraId="7578E27F" w14:textId="77777777" w:rsidR="008A4984" w:rsidRPr="00D822A3" w:rsidRDefault="008A4984" w:rsidP="008A4984">
      <w:pPr>
        <w:pStyle w:val="Code"/>
        <w:rPr>
          <w:highlight w:val="white"/>
          <w:lang w:val="en-GB"/>
        </w:rPr>
      </w:pPr>
    </w:p>
    <w:p w14:paraId="39961920" w14:textId="77777777" w:rsidR="008A4984" w:rsidRPr="00D822A3" w:rsidRDefault="008A4984" w:rsidP="008A4984">
      <w:pPr>
        <w:pStyle w:val="Code"/>
        <w:rPr>
          <w:highlight w:val="white"/>
          <w:lang w:val="en-GB"/>
        </w:rPr>
      </w:pPr>
      <w:r w:rsidRPr="00D822A3">
        <w:rPr>
          <w:highlight w:val="white"/>
          <w:lang w:val="en-GB"/>
        </w:rPr>
        <w:t>#define PRINT(x,y) { printf(#x " = &lt;%" #y "&gt;\n", (x)); }</w:t>
      </w:r>
    </w:p>
    <w:p w14:paraId="4E4EA52F" w14:textId="77777777" w:rsidR="008A4984" w:rsidRPr="00D822A3" w:rsidRDefault="008A4984" w:rsidP="008A4984">
      <w:pPr>
        <w:pStyle w:val="Code"/>
        <w:rPr>
          <w:highlight w:val="white"/>
          <w:lang w:val="en-GB"/>
        </w:rPr>
      </w:pPr>
    </w:p>
    <w:p w14:paraId="3A23DDA2" w14:textId="77777777" w:rsidR="008A4984" w:rsidRPr="00D822A3" w:rsidRDefault="008A4984" w:rsidP="008A4984">
      <w:pPr>
        <w:pStyle w:val="Code"/>
        <w:rPr>
          <w:highlight w:val="white"/>
          <w:lang w:val="en-GB"/>
        </w:rPr>
      </w:pPr>
      <w:r w:rsidRPr="00D822A3">
        <w:rPr>
          <w:highlight w:val="white"/>
          <w:lang w:val="en-GB"/>
        </w:rPr>
        <w:t>char* setlocale(int /*flag*/, char* newName) {</w:t>
      </w:r>
    </w:p>
    <w:p w14:paraId="0CFA565D" w14:textId="77777777" w:rsidR="008A4984" w:rsidRPr="00D822A3" w:rsidRDefault="008A4984" w:rsidP="008A4984">
      <w:pPr>
        <w:pStyle w:val="Code"/>
        <w:rPr>
          <w:highlight w:val="white"/>
          <w:lang w:val="en-GB"/>
        </w:rPr>
      </w:pPr>
      <w:r w:rsidRPr="00D822A3">
        <w:rPr>
          <w:highlight w:val="white"/>
          <w:lang w:val="en-GB"/>
        </w:rPr>
        <w:t xml:space="preserve">  int index;</w:t>
      </w:r>
    </w:p>
    <w:p w14:paraId="7ACFDE56" w14:textId="77777777" w:rsidR="008A4984" w:rsidRPr="00D822A3" w:rsidRDefault="008A4984" w:rsidP="008A4984">
      <w:pPr>
        <w:pStyle w:val="Code"/>
        <w:rPr>
          <w:highlight w:val="white"/>
          <w:lang w:val="en-GB"/>
        </w:rPr>
      </w:pPr>
      <w:r w:rsidRPr="00D822A3">
        <w:rPr>
          <w:highlight w:val="white"/>
          <w:lang w:val="en-GB"/>
        </w:rPr>
        <w:t xml:space="preserve">  char *oldName = (g_currStructPtr != NULL) ? g_currStructPtr-&gt;name : NULL;</w:t>
      </w:r>
    </w:p>
    <w:p w14:paraId="13917E0F" w14:textId="77777777" w:rsidR="008A4984" w:rsidRPr="00D822A3" w:rsidRDefault="008A4984" w:rsidP="008A4984">
      <w:pPr>
        <w:pStyle w:val="Code"/>
        <w:rPr>
          <w:highlight w:val="white"/>
          <w:lang w:val="en-GB"/>
        </w:rPr>
      </w:pPr>
      <w:r w:rsidRPr="00D822A3">
        <w:rPr>
          <w:highlight w:val="white"/>
          <w:lang w:val="en-GB"/>
        </w:rPr>
        <w:t xml:space="preserve">  g_currStructPtr = NULL;</w:t>
      </w:r>
    </w:p>
    <w:p w14:paraId="4F9DBFD1" w14:textId="77777777" w:rsidR="008A4984" w:rsidRPr="00D822A3" w:rsidRDefault="008A4984" w:rsidP="008A4984">
      <w:pPr>
        <w:pStyle w:val="Code"/>
        <w:rPr>
          <w:highlight w:val="white"/>
          <w:lang w:val="en-GB"/>
        </w:rPr>
      </w:pPr>
    </w:p>
    <w:p w14:paraId="71D4A1DE" w14:textId="77777777" w:rsidR="008A4984" w:rsidRPr="00D822A3" w:rsidRDefault="008A4984" w:rsidP="008A4984">
      <w:pPr>
        <w:pStyle w:val="Code"/>
        <w:rPr>
          <w:highlight w:val="white"/>
          <w:lang w:val="en-GB"/>
        </w:rPr>
      </w:pPr>
      <w:r w:rsidRPr="00D822A3">
        <w:rPr>
          <w:highlight w:val="white"/>
          <w:lang w:val="en-GB"/>
        </w:rPr>
        <w:t xml:space="preserve">  if (newName != NULL) {</w:t>
      </w:r>
    </w:p>
    <w:p w14:paraId="0552C5E7" w14:textId="77777777" w:rsidR="008A4984" w:rsidRPr="00D822A3" w:rsidRDefault="008A4984" w:rsidP="008A4984">
      <w:pPr>
        <w:pStyle w:val="Code"/>
        <w:rPr>
          <w:highlight w:val="white"/>
          <w:lang w:val="en-GB"/>
        </w:rPr>
      </w:pPr>
      <w:r w:rsidRPr="00D822A3">
        <w:rPr>
          <w:highlight w:val="white"/>
          <w:lang w:val="en-GB"/>
        </w:rPr>
        <w:t xml:space="preserve">    for (index = 0; index &lt; sSize; ++index) {</w:t>
      </w:r>
    </w:p>
    <w:p w14:paraId="537ED2F5" w14:textId="77777777" w:rsidR="008A4984" w:rsidRPr="00D822A3" w:rsidRDefault="008A4984" w:rsidP="008A4984">
      <w:pPr>
        <w:pStyle w:val="Code"/>
        <w:rPr>
          <w:highlight w:val="white"/>
          <w:lang w:val="en-GB"/>
        </w:rPr>
      </w:pPr>
      <w:r w:rsidRPr="00D822A3">
        <w:rPr>
          <w:highlight w:val="white"/>
          <w:lang w:val="en-GB"/>
        </w:rPr>
        <w:t xml:space="preserve">      if (strcmp(newName, sArray[index].name) == 0) {</w:t>
      </w:r>
    </w:p>
    <w:p w14:paraId="436FE901" w14:textId="77777777" w:rsidR="008A4984" w:rsidRPr="00D822A3" w:rsidRDefault="008A4984" w:rsidP="008A4984">
      <w:pPr>
        <w:pStyle w:val="Code"/>
        <w:rPr>
          <w:highlight w:val="white"/>
          <w:lang w:val="en-GB"/>
        </w:rPr>
      </w:pPr>
      <w:r w:rsidRPr="00D822A3">
        <w:rPr>
          <w:highlight w:val="white"/>
          <w:lang w:val="en-GB"/>
        </w:rPr>
        <w:t xml:space="preserve">        g_currStructPtr = &amp;sArray[index];</w:t>
      </w:r>
    </w:p>
    <w:p w14:paraId="374AA9B3" w14:textId="77777777" w:rsidR="008A4984" w:rsidRPr="00D822A3" w:rsidRDefault="008A4984" w:rsidP="008A4984">
      <w:pPr>
        <w:pStyle w:val="Code"/>
        <w:rPr>
          <w:highlight w:val="white"/>
          <w:lang w:val="en-GB"/>
        </w:rPr>
      </w:pPr>
      <w:r w:rsidRPr="00D822A3">
        <w:rPr>
          <w:highlight w:val="white"/>
          <w:lang w:val="en-GB"/>
        </w:rPr>
        <w:t xml:space="preserve">        break;</w:t>
      </w:r>
    </w:p>
    <w:p w14:paraId="465D05CE" w14:textId="77777777" w:rsidR="008A4984" w:rsidRPr="00D822A3" w:rsidRDefault="008A4984" w:rsidP="008A4984">
      <w:pPr>
        <w:pStyle w:val="Code"/>
        <w:rPr>
          <w:highlight w:val="white"/>
          <w:lang w:val="en-GB"/>
        </w:rPr>
      </w:pPr>
      <w:r w:rsidRPr="00D822A3">
        <w:rPr>
          <w:highlight w:val="white"/>
          <w:lang w:val="en-GB"/>
        </w:rPr>
        <w:t xml:space="preserve">      }</w:t>
      </w:r>
    </w:p>
    <w:p w14:paraId="79B47823" w14:textId="77777777" w:rsidR="008A4984" w:rsidRPr="00D822A3" w:rsidRDefault="008A4984" w:rsidP="008A4984">
      <w:pPr>
        <w:pStyle w:val="Code"/>
        <w:rPr>
          <w:highlight w:val="white"/>
          <w:lang w:val="en-GB"/>
        </w:rPr>
      </w:pPr>
      <w:r w:rsidRPr="00D822A3">
        <w:rPr>
          <w:highlight w:val="white"/>
          <w:lang w:val="en-GB"/>
        </w:rPr>
        <w:t xml:space="preserve">    }</w:t>
      </w:r>
    </w:p>
    <w:p w14:paraId="1B71E1C9" w14:textId="77777777" w:rsidR="008A4984" w:rsidRPr="00D822A3" w:rsidRDefault="008A4984" w:rsidP="008A4984">
      <w:pPr>
        <w:pStyle w:val="Code"/>
        <w:rPr>
          <w:highlight w:val="white"/>
          <w:lang w:val="en-GB"/>
        </w:rPr>
      </w:pPr>
      <w:r w:rsidRPr="00D822A3">
        <w:rPr>
          <w:highlight w:val="white"/>
          <w:lang w:val="en-GB"/>
        </w:rPr>
        <w:t xml:space="preserve">  }</w:t>
      </w:r>
    </w:p>
    <w:p w14:paraId="7AEF944A" w14:textId="77777777" w:rsidR="008A4984" w:rsidRPr="00D822A3" w:rsidRDefault="008A4984" w:rsidP="008A4984">
      <w:pPr>
        <w:pStyle w:val="Code"/>
        <w:rPr>
          <w:highlight w:val="white"/>
          <w:lang w:val="en-GB"/>
        </w:rPr>
      </w:pPr>
    </w:p>
    <w:p w14:paraId="5418C488" w14:textId="77777777" w:rsidR="008A4984" w:rsidRPr="00D822A3" w:rsidRDefault="008A4984" w:rsidP="008A4984">
      <w:pPr>
        <w:pStyle w:val="Code"/>
        <w:rPr>
          <w:highlight w:val="white"/>
          <w:lang w:val="en-GB"/>
        </w:rPr>
      </w:pPr>
      <w:r w:rsidRPr="00D822A3">
        <w:rPr>
          <w:highlight w:val="white"/>
          <w:lang w:val="en-GB"/>
        </w:rPr>
        <w:t xml:space="preserve">  return oldName;</w:t>
      </w:r>
    </w:p>
    <w:p w14:paraId="553873BD" w14:textId="77777777" w:rsidR="008A4984" w:rsidRPr="00D822A3" w:rsidRDefault="008A4984" w:rsidP="008A4984">
      <w:pPr>
        <w:pStyle w:val="Code"/>
        <w:rPr>
          <w:highlight w:val="white"/>
          <w:lang w:val="en-GB"/>
        </w:rPr>
      </w:pPr>
      <w:r w:rsidRPr="00D822A3">
        <w:rPr>
          <w:highlight w:val="white"/>
          <w:lang w:val="en-GB"/>
        </w:rPr>
        <w:t>}</w:t>
      </w:r>
    </w:p>
    <w:p w14:paraId="71BD0DCC" w14:textId="77777777" w:rsidR="008A4984" w:rsidRPr="00D822A3" w:rsidRDefault="008A4984" w:rsidP="008A4984">
      <w:pPr>
        <w:pStyle w:val="Code"/>
        <w:rPr>
          <w:highlight w:val="white"/>
          <w:lang w:val="en-GB"/>
        </w:rPr>
      </w:pPr>
    </w:p>
    <w:p w14:paraId="7CC739C6" w14:textId="77777777" w:rsidR="008A4984" w:rsidRPr="00D822A3" w:rsidRDefault="008A4984" w:rsidP="008A4984">
      <w:pPr>
        <w:pStyle w:val="Code"/>
        <w:rPr>
          <w:highlight w:val="white"/>
          <w:lang w:val="en-GB"/>
        </w:rPr>
      </w:pPr>
      <w:r w:rsidRPr="00D822A3">
        <w:rPr>
          <w:highlight w:val="white"/>
          <w:lang w:val="en-GB"/>
        </w:rPr>
        <w:t>struct lconv* localeconv(void) {</w:t>
      </w:r>
    </w:p>
    <w:p w14:paraId="02006C13" w14:textId="77777777" w:rsidR="008A4984" w:rsidRPr="00D822A3" w:rsidRDefault="008A4984" w:rsidP="008A4984">
      <w:pPr>
        <w:pStyle w:val="Code"/>
        <w:rPr>
          <w:highlight w:val="white"/>
          <w:lang w:val="en-GB"/>
        </w:rPr>
      </w:pPr>
      <w:r w:rsidRPr="00D822A3">
        <w:rPr>
          <w:highlight w:val="white"/>
          <w:lang w:val="en-GB"/>
        </w:rPr>
        <w:t xml:space="preserve">  return (g_currStructPtr != NULL) ? g_currStructPtr-&gt;localePtr : NULL;</w:t>
      </w:r>
    </w:p>
    <w:p w14:paraId="47122573" w14:textId="653ED437" w:rsidR="0062113D" w:rsidRPr="00D822A3" w:rsidRDefault="008A4984" w:rsidP="008A4984">
      <w:pPr>
        <w:pStyle w:val="Code"/>
        <w:rPr>
          <w:lang w:val="en-GB"/>
        </w:rPr>
      </w:pPr>
      <w:r w:rsidRPr="00D822A3">
        <w:rPr>
          <w:highlight w:val="white"/>
          <w:lang w:val="en-GB"/>
        </w:rPr>
        <w:t>}</w:t>
      </w:r>
    </w:p>
    <w:p w14:paraId="49ABB85A" w14:textId="1DA2AF82" w:rsidR="00B15CBB" w:rsidRPr="00D822A3" w:rsidRDefault="00B15CBB" w:rsidP="00265BDF">
      <w:pPr>
        <w:pStyle w:val="Rubrik2"/>
        <w:rPr>
          <w:lang w:val="en-GB"/>
        </w:rPr>
      </w:pPr>
      <w:bookmarkStart w:id="476" w:name="_Toc54119991"/>
      <w:r w:rsidRPr="00D822A3">
        <w:rPr>
          <w:lang w:val="en-GB"/>
        </w:rPr>
        <w:t>Character Types</w:t>
      </w:r>
      <w:bookmarkEnd w:id="476"/>
    </w:p>
    <w:p w14:paraId="243F8CAB" w14:textId="3B82911E" w:rsidR="00EE220E" w:rsidRPr="00D822A3" w:rsidRDefault="008D6750" w:rsidP="00B15CBB">
      <w:pPr>
        <w:pStyle w:val="CodeListing"/>
        <w:rPr>
          <w:lang w:val="en-GB"/>
        </w:rPr>
      </w:pPr>
      <w:r w:rsidRPr="00D822A3">
        <w:rPr>
          <w:lang w:val="en-GB"/>
        </w:rPr>
        <w:t>ct</w:t>
      </w:r>
      <w:r w:rsidR="00EE220E" w:rsidRPr="00D822A3">
        <w:rPr>
          <w:lang w:val="en-GB"/>
        </w:rPr>
        <w:t>ype.h</w:t>
      </w:r>
    </w:p>
    <w:p w14:paraId="5F808119" w14:textId="77777777" w:rsidR="00FD2002" w:rsidRPr="00D822A3" w:rsidRDefault="00FD2002" w:rsidP="00FD2002">
      <w:pPr>
        <w:pStyle w:val="Code"/>
        <w:rPr>
          <w:highlight w:val="white"/>
          <w:lang w:val="en-GB"/>
        </w:rPr>
      </w:pPr>
      <w:r w:rsidRPr="00D822A3">
        <w:rPr>
          <w:highlight w:val="white"/>
          <w:lang w:val="en-GB"/>
        </w:rPr>
        <w:t>#ifndef __CTYPE_H__</w:t>
      </w:r>
    </w:p>
    <w:p w14:paraId="5FE58654" w14:textId="77777777" w:rsidR="00FD2002" w:rsidRPr="00D822A3" w:rsidRDefault="00FD2002" w:rsidP="00FD2002">
      <w:pPr>
        <w:pStyle w:val="Code"/>
        <w:rPr>
          <w:highlight w:val="white"/>
          <w:lang w:val="en-GB"/>
        </w:rPr>
      </w:pPr>
      <w:r w:rsidRPr="00D822A3">
        <w:rPr>
          <w:highlight w:val="white"/>
          <w:lang w:val="en-GB"/>
        </w:rPr>
        <w:t>#define __CTYPE_H__</w:t>
      </w:r>
    </w:p>
    <w:p w14:paraId="035F3416" w14:textId="77777777" w:rsidR="00FD2002" w:rsidRPr="00D822A3" w:rsidRDefault="00FD2002" w:rsidP="00FD2002">
      <w:pPr>
        <w:pStyle w:val="Code"/>
        <w:rPr>
          <w:highlight w:val="white"/>
          <w:lang w:val="en-GB"/>
        </w:rPr>
      </w:pPr>
    </w:p>
    <w:p w14:paraId="765DF539" w14:textId="77777777" w:rsidR="00FD2002" w:rsidRPr="00D822A3" w:rsidRDefault="00FD2002" w:rsidP="00FD2002">
      <w:pPr>
        <w:pStyle w:val="Code"/>
        <w:rPr>
          <w:highlight w:val="white"/>
          <w:lang w:val="en-GB"/>
        </w:rPr>
      </w:pPr>
      <w:r w:rsidRPr="00D822A3">
        <w:rPr>
          <w:highlight w:val="white"/>
          <w:lang w:val="en-GB"/>
        </w:rPr>
        <w:t>extern int islower(int c);</w:t>
      </w:r>
    </w:p>
    <w:p w14:paraId="0D95859E" w14:textId="77777777" w:rsidR="00FD2002" w:rsidRPr="00D822A3" w:rsidRDefault="00FD2002" w:rsidP="00FD2002">
      <w:pPr>
        <w:pStyle w:val="Code"/>
        <w:rPr>
          <w:highlight w:val="white"/>
          <w:lang w:val="en-GB"/>
        </w:rPr>
      </w:pPr>
      <w:r w:rsidRPr="00D822A3">
        <w:rPr>
          <w:highlight w:val="white"/>
          <w:lang w:val="en-GB"/>
        </w:rPr>
        <w:t>extern int isupper(int c);</w:t>
      </w:r>
    </w:p>
    <w:p w14:paraId="3C33C641" w14:textId="77777777" w:rsidR="00FD2002" w:rsidRPr="00D822A3" w:rsidRDefault="00FD2002" w:rsidP="00FD2002">
      <w:pPr>
        <w:pStyle w:val="Code"/>
        <w:rPr>
          <w:highlight w:val="white"/>
          <w:lang w:val="en-GB"/>
        </w:rPr>
      </w:pPr>
      <w:r w:rsidRPr="00D822A3">
        <w:rPr>
          <w:highlight w:val="white"/>
          <w:lang w:val="en-GB"/>
        </w:rPr>
        <w:t>extern int isalpha(int c);</w:t>
      </w:r>
    </w:p>
    <w:p w14:paraId="29498CDF" w14:textId="77777777" w:rsidR="00FD2002" w:rsidRPr="00D822A3" w:rsidRDefault="00FD2002" w:rsidP="00FD2002">
      <w:pPr>
        <w:pStyle w:val="Code"/>
        <w:rPr>
          <w:highlight w:val="white"/>
          <w:lang w:val="en-GB"/>
        </w:rPr>
      </w:pPr>
      <w:r w:rsidRPr="00D822A3">
        <w:rPr>
          <w:highlight w:val="white"/>
          <w:lang w:val="en-GB"/>
        </w:rPr>
        <w:t>extern int isdigit(int c);</w:t>
      </w:r>
    </w:p>
    <w:p w14:paraId="05AE1803" w14:textId="77777777" w:rsidR="00FD2002" w:rsidRPr="00D822A3" w:rsidRDefault="00FD2002" w:rsidP="00FD2002">
      <w:pPr>
        <w:pStyle w:val="Code"/>
        <w:rPr>
          <w:highlight w:val="white"/>
          <w:lang w:val="en-GB"/>
        </w:rPr>
      </w:pPr>
      <w:r w:rsidRPr="00D822A3">
        <w:rPr>
          <w:highlight w:val="white"/>
          <w:lang w:val="en-GB"/>
        </w:rPr>
        <w:t>extern int isalnum(int c);</w:t>
      </w:r>
    </w:p>
    <w:p w14:paraId="02DBEC22" w14:textId="77777777" w:rsidR="00FD2002" w:rsidRPr="00D822A3" w:rsidRDefault="00FD2002" w:rsidP="00FD2002">
      <w:pPr>
        <w:pStyle w:val="Code"/>
        <w:rPr>
          <w:highlight w:val="white"/>
          <w:lang w:val="en-GB"/>
        </w:rPr>
      </w:pPr>
      <w:r w:rsidRPr="00D822A3">
        <w:rPr>
          <w:highlight w:val="white"/>
          <w:lang w:val="en-GB"/>
        </w:rPr>
        <w:t>extern int isxdigit(int c);</w:t>
      </w:r>
    </w:p>
    <w:p w14:paraId="49FE7AF0" w14:textId="77777777" w:rsidR="00FD2002" w:rsidRPr="00D822A3" w:rsidRDefault="00FD2002" w:rsidP="00FD2002">
      <w:pPr>
        <w:pStyle w:val="Code"/>
        <w:rPr>
          <w:highlight w:val="white"/>
          <w:lang w:val="en-GB"/>
        </w:rPr>
      </w:pPr>
      <w:r w:rsidRPr="00D822A3">
        <w:rPr>
          <w:highlight w:val="white"/>
          <w:lang w:val="en-GB"/>
        </w:rPr>
        <w:t>extern int isgraph(int c);</w:t>
      </w:r>
    </w:p>
    <w:p w14:paraId="42BF37EF" w14:textId="77777777" w:rsidR="00FD2002" w:rsidRPr="00D822A3" w:rsidRDefault="00FD2002" w:rsidP="00FD2002">
      <w:pPr>
        <w:pStyle w:val="Code"/>
        <w:rPr>
          <w:highlight w:val="white"/>
          <w:lang w:val="en-GB"/>
        </w:rPr>
      </w:pPr>
      <w:r w:rsidRPr="00D822A3">
        <w:rPr>
          <w:highlight w:val="white"/>
          <w:lang w:val="en-GB"/>
        </w:rPr>
        <w:t>extern int isprint(int c);</w:t>
      </w:r>
    </w:p>
    <w:p w14:paraId="3CD1A823" w14:textId="77777777" w:rsidR="00FD2002" w:rsidRPr="00D822A3" w:rsidRDefault="00FD2002" w:rsidP="00FD2002">
      <w:pPr>
        <w:pStyle w:val="Code"/>
        <w:rPr>
          <w:highlight w:val="white"/>
          <w:lang w:val="en-GB"/>
        </w:rPr>
      </w:pPr>
      <w:r w:rsidRPr="00D822A3">
        <w:rPr>
          <w:highlight w:val="white"/>
          <w:lang w:val="en-GB"/>
        </w:rPr>
        <w:t>extern int ispunct(int c);</w:t>
      </w:r>
    </w:p>
    <w:p w14:paraId="522C1829" w14:textId="77777777" w:rsidR="00FD2002" w:rsidRPr="00D822A3" w:rsidRDefault="00FD2002" w:rsidP="00FD2002">
      <w:pPr>
        <w:pStyle w:val="Code"/>
        <w:rPr>
          <w:highlight w:val="white"/>
          <w:lang w:val="en-GB"/>
        </w:rPr>
      </w:pPr>
      <w:r w:rsidRPr="00D822A3">
        <w:rPr>
          <w:highlight w:val="white"/>
          <w:lang w:val="en-GB"/>
        </w:rPr>
        <w:t>extern int iscntrl(int c);</w:t>
      </w:r>
    </w:p>
    <w:p w14:paraId="00A7C7BF" w14:textId="77777777" w:rsidR="00FD2002" w:rsidRPr="00D822A3" w:rsidRDefault="00FD2002" w:rsidP="00FD2002">
      <w:pPr>
        <w:pStyle w:val="Code"/>
        <w:rPr>
          <w:highlight w:val="white"/>
          <w:lang w:val="en-GB"/>
        </w:rPr>
      </w:pPr>
      <w:r w:rsidRPr="00D822A3">
        <w:rPr>
          <w:highlight w:val="white"/>
          <w:lang w:val="en-GB"/>
        </w:rPr>
        <w:t>extern int isspace(int c);</w:t>
      </w:r>
    </w:p>
    <w:p w14:paraId="3FA69E9D" w14:textId="77777777" w:rsidR="00FD2002" w:rsidRPr="00D822A3" w:rsidRDefault="00FD2002" w:rsidP="00FD2002">
      <w:pPr>
        <w:pStyle w:val="Code"/>
        <w:rPr>
          <w:highlight w:val="white"/>
          <w:lang w:val="en-GB"/>
        </w:rPr>
      </w:pPr>
      <w:r w:rsidRPr="00D822A3">
        <w:rPr>
          <w:highlight w:val="white"/>
          <w:lang w:val="en-GB"/>
        </w:rPr>
        <w:t>extern int tolower(int c);</w:t>
      </w:r>
    </w:p>
    <w:p w14:paraId="761FB7A9" w14:textId="77777777" w:rsidR="00FD2002" w:rsidRPr="00D822A3" w:rsidRDefault="00FD2002" w:rsidP="00FD2002">
      <w:pPr>
        <w:pStyle w:val="Code"/>
        <w:rPr>
          <w:highlight w:val="white"/>
          <w:lang w:val="en-GB"/>
        </w:rPr>
      </w:pPr>
      <w:r w:rsidRPr="00D822A3">
        <w:rPr>
          <w:highlight w:val="white"/>
          <w:lang w:val="en-GB"/>
        </w:rPr>
        <w:t>extern int toupper(int c);</w:t>
      </w:r>
    </w:p>
    <w:p w14:paraId="39D5D6C4" w14:textId="77777777" w:rsidR="00FD2002" w:rsidRPr="00D822A3" w:rsidRDefault="00FD2002" w:rsidP="00FD2002">
      <w:pPr>
        <w:pStyle w:val="Code"/>
        <w:rPr>
          <w:highlight w:val="white"/>
          <w:lang w:val="en-GB"/>
        </w:rPr>
      </w:pPr>
    </w:p>
    <w:p w14:paraId="5E6C4F47" w14:textId="2D5CCE16" w:rsidR="00B15CBB" w:rsidRPr="00D822A3" w:rsidRDefault="00FD2002" w:rsidP="00FD2002">
      <w:pPr>
        <w:pStyle w:val="Code"/>
        <w:rPr>
          <w:lang w:val="en-GB"/>
        </w:rPr>
      </w:pPr>
      <w:r w:rsidRPr="00D822A3">
        <w:rPr>
          <w:highlight w:val="white"/>
          <w:lang w:val="en-GB"/>
        </w:rPr>
        <w:t>#endif</w:t>
      </w:r>
    </w:p>
    <w:p w14:paraId="5C5AF2B0" w14:textId="1A478855" w:rsidR="00FD2002" w:rsidRPr="00D822A3" w:rsidRDefault="008D6750" w:rsidP="00FD2002">
      <w:pPr>
        <w:pStyle w:val="CodeListing"/>
        <w:rPr>
          <w:lang w:val="en-GB"/>
        </w:rPr>
      </w:pPr>
      <w:r w:rsidRPr="00D822A3">
        <w:rPr>
          <w:lang w:val="en-GB"/>
        </w:rPr>
        <w:t>ct</w:t>
      </w:r>
      <w:r w:rsidR="00FD2002" w:rsidRPr="00D822A3">
        <w:rPr>
          <w:lang w:val="en-GB"/>
        </w:rPr>
        <w:t>ype.c</w:t>
      </w:r>
    </w:p>
    <w:p w14:paraId="30889FF4" w14:textId="2A4E604D"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46D0F5D" w14:textId="2ECCEF40" w:rsidR="00FD2002" w:rsidRPr="00D822A3" w:rsidRDefault="00FD2002" w:rsidP="00DF2FAB">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6F30D58" w14:textId="48336274"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553C968" w14:textId="0DEC8460"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A62457D" w14:textId="20B0F346"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3AD2AC51" w14:textId="77777777" w:rsidR="00FD2002" w:rsidRPr="00D822A3" w:rsidRDefault="00FD2002" w:rsidP="00DF2FAB">
      <w:pPr>
        <w:pStyle w:val="Code"/>
        <w:rPr>
          <w:highlight w:val="white"/>
          <w:lang w:val="en-GB"/>
        </w:rPr>
      </w:pPr>
    </w:p>
    <w:p w14:paraId="79D05268" w14:textId="57E65834" w:rsidR="00FD2002" w:rsidRPr="00D822A3" w:rsidRDefault="00FD2002" w:rsidP="00DF2FAB">
      <w:pPr>
        <w:pStyle w:val="Code"/>
        <w:rPr>
          <w:highlight w:val="white"/>
          <w:lang w:val="en-GB"/>
        </w:rPr>
      </w:pPr>
      <w:r w:rsidRPr="00D822A3">
        <w:rPr>
          <w:highlight w:val="white"/>
          <w:lang w:val="en-GB"/>
        </w:rPr>
        <w:t>int islower(int c) {</w:t>
      </w:r>
    </w:p>
    <w:p w14:paraId="47F64C0D"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7994AE0E" w14:textId="77777777" w:rsidR="00FD2002" w:rsidRPr="00D822A3" w:rsidRDefault="00FD2002" w:rsidP="00DF2FAB">
      <w:pPr>
        <w:pStyle w:val="Code"/>
        <w:rPr>
          <w:highlight w:val="white"/>
          <w:lang w:val="en-GB"/>
        </w:rPr>
      </w:pPr>
    </w:p>
    <w:p w14:paraId="640185FC" w14:textId="38C5066F" w:rsidR="00FD2002" w:rsidRPr="00D822A3" w:rsidRDefault="00FD2002" w:rsidP="00DF2FAB">
      <w:pPr>
        <w:pStyle w:val="Code"/>
        <w:rPr>
          <w:highlight w:val="white"/>
          <w:lang w:val="en-GB"/>
        </w:rPr>
      </w:pPr>
      <w:r w:rsidRPr="00D822A3">
        <w:rPr>
          <w:highlight w:val="white"/>
          <w:lang w:val="en-GB"/>
        </w:rPr>
        <w:t xml:space="preserve">  if (localeConvPtr != NULL) {</w:t>
      </w:r>
    </w:p>
    <w:p w14:paraId="0350F13C" w14:textId="77777777" w:rsidR="00FD2002" w:rsidRPr="00D822A3" w:rsidRDefault="00FD2002" w:rsidP="00DF2FAB">
      <w:pPr>
        <w:pStyle w:val="Code"/>
        <w:rPr>
          <w:highlight w:val="white"/>
          <w:lang w:val="en-GB"/>
        </w:rPr>
      </w:pPr>
      <w:r w:rsidRPr="00D822A3">
        <w:rPr>
          <w:highlight w:val="white"/>
          <w:lang w:val="en-GB"/>
        </w:rPr>
        <w:t xml:space="preserve">    return (strchr(localeConvPtr-&gt;lowerCase, c) != NULL);</w:t>
      </w:r>
    </w:p>
    <w:p w14:paraId="53434CA8" w14:textId="77777777" w:rsidR="00FD2002" w:rsidRPr="00D822A3" w:rsidRDefault="00FD2002" w:rsidP="00DF2FAB">
      <w:pPr>
        <w:pStyle w:val="Code"/>
        <w:rPr>
          <w:highlight w:val="white"/>
          <w:lang w:val="en-GB"/>
        </w:rPr>
      </w:pPr>
      <w:r w:rsidRPr="00D822A3">
        <w:rPr>
          <w:highlight w:val="white"/>
          <w:lang w:val="en-GB"/>
        </w:rPr>
        <w:t xml:space="preserve">  }</w:t>
      </w:r>
    </w:p>
    <w:p w14:paraId="57E0BC46" w14:textId="77777777" w:rsidR="00FD2002" w:rsidRPr="00D822A3" w:rsidRDefault="00FD2002" w:rsidP="00DF2FAB">
      <w:pPr>
        <w:pStyle w:val="Code"/>
        <w:rPr>
          <w:highlight w:val="white"/>
          <w:lang w:val="en-GB"/>
        </w:rPr>
      </w:pPr>
      <w:r w:rsidRPr="00D822A3">
        <w:rPr>
          <w:highlight w:val="white"/>
          <w:lang w:val="en-GB"/>
        </w:rPr>
        <w:t xml:space="preserve">  else {</w:t>
      </w:r>
    </w:p>
    <w:p w14:paraId="63A3A1D8"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784C233" w14:textId="77777777" w:rsidR="00FD2002" w:rsidRPr="00D822A3" w:rsidRDefault="00FD2002" w:rsidP="00DF2FAB">
      <w:pPr>
        <w:pStyle w:val="Code"/>
        <w:rPr>
          <w:highlight w:val="white"/>
          <w:lang w:val="en-GB"/>
        </w:rPr>
      </w:pPr>
      <w:r w:rsidRPr="00D822A3">
        <w:rPr>
          <w:highlight w:val="white"/>
          <w:lang w:val="en-GB"/>
        </w:rPr>
        <w:t xml:space="preserve">  }</w:t>
      </w:r>
    </w:p>
    <w:p w14:paraId="5B1AD320" w14:textId="77777777" w:rsidR="00FD2002" w:rsidRPr="00D822A3" w:rsidRDefault="00FD2002" w:rsidP="00DF2FAB">
      <w:pPr>
        <w:pStyle w:val="Code"/>
        <w:rPr>
          <w:highlight w:val="white"/>
          <w:lang w:val="en-GB"/>
        </w:rPr>
      </w:pPr>
      <w:r w:rsidRPr="00D822A3">
        <w:rPr>
          <w:highlight w:val="white"/>
          <w:lang w:val="en-GB"/>
        </w:rPr>
        <w:t>}</w:t>
      </w:r>
    </w:p>
    <w:p w14:paraId="32A2B3F5" w14:textId="77777777" w:rsidR="00FD2002" w:rsidRPr="00D822A3" w:rsidRDefault="00FD2002" w:rsidP="00DF2FAB">
      <w:pPr>
        <w:pStyle w:val="Code"/>
        <w:rPr>
          <w:highlight w:val="white"/>
          <w:lang w:val="en-GB"/>
        </w:rPr>
      </w:pPr>
    </w:p>
    <w:p w14:paraId="51DB013B" w14:textId="3F2968B5" w:rsidR="00FD2002" w:rsidRPr="00D822A3" w:rsidRDefault="00FD2002" w:rsidP="00DF2FAB">
      <w:pPr>
        <w:pStyle w:val="Code"/>
        <w:rPr>
          <w:highlight w:val="white"/>
          <w:lang w:val="en-GB"/>
        </w:rPr>
      </w:pPr>
      <w:r w:rsidRPr="00D822A3">
        <w:rPr>
          <w:highlight w:val="white"/>
          <w:lang w:val="en-GB"/>
        </w:rPr>
        <w:t>int isupper(int c) {</w:t>
      </w:r>
    </w:p>
    <w:p w14:paraId="59CB0488"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5C79B5EA" w14:textId="77777777" w:rsidR="00FD2002" w:rsidRPr="00D822A3" w:rsidRDefault="00FD2002" w:rsidP="00DF2FAB">
      <w:pPr>
        <w:pStyle w:val="Code"/>
        <w:rPr>
          <w:highlight w:val="white"/>
          <w:lang w:val="en-GB"/>
        </w:rPr>
      </w:pPr>
    </w:p>
    <w:p w14:paraId="4444AA0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93C789C" w14:textId="77777777" w:rsidR="00FD2002" w:rsidRPr="00D822A3" w:rsidRDefault="00FD2002" w:rsidP="00DF2FAB">
      <w:pPr>
        <w:pStyle w:val="Code"/>
        <w:rPr>
          <w:highlight w:val="white"/>
          <w:lang w:val="en-GB"/>
        </w:rPr>
      </w:pPr>
      <w:r w:rsidRPr="00D822A3">
        <w:rPr>
          <w:highlight w:val="white"/>
          <w:lang w:val="en-GB"/>
        </w:rPr>
        <w:t xml:space="preserve">    return (strchr(localeConvPtr-&gt;upperCase, c) != NULL);</w:t>
      </w:r>
    </w:p>
    <w:p w14:paraId="3FEBC1E1" w14:textId="77777777" w:rsidR="00FD2002" w:rsidRPr="00D822A3" w:rsidRDefault="00FD2002" w:rsidP="00DF2FAB">
      <w:pPr>
        <w:pStyle w:val="Code"/>
        <w:rPr>
          <w:highlight w:val="white"/>
          <w:lang w:val="en-GB"/>
        </w:rPr>
      </w:pPr>
      <w:r w:rsidRPr="00D822A3">
        <w:rPr>
          <w:highlight w:val="white"/>
          <w:lang w:val="en-GB"/>
        </w:rPr>
        <w:t xml:space="preserve">  }</w:t>
      </w:r>
    </w:p>
    <w:p w14:paraId="527999F9" w14:textId="77777777" w:rsidR="00FD2002" w:rsidRPr="00D822A3" w:rsidRDefault="00FD2002" w:rsidP="00DF2FAB">
      <w:pPr>
        <w:pStyle w:val="Code"/>
        <w:rPr>
          <w:highlight w:val="white"/>
          <w:lang w:val="en-GB"/>
        </w:rPr>
      </w:pPr>
      <w:r w:rsidRPr="00D822A3">
        <w:rPr>
          <w:highlight w:val="white"/>
          <w:lang w:val="en-GB"/>
        </w:rPr>
        <w:t xml:space="preserve">  else {</w:t>
      </w:r>
    </w:p>
    <w:p w14:paraId="1E14B901"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C0A2326" w14:textId="77777777" w:rsidR="00FD2002" w:rsidRPr="00D822A3" w:rsidRDefault="00FD2002" w:rsidP="00DF2FAB">
      <w:pPr>
        <w:pStyle w:val="Code"/>
        <w:rPr>
          <w:highlight w:val="white"/>
          <w:lang w:val="en-GB"/>
        </w:rPr>
      </w:pPr>
      <w:r w:rsidRPr="00D822A3">
        <w:rPr>
          <w:highlight w:val="white"/>
          <w:lang w:val="en-GB"/>
        </w:rPr>
        <w:t xml:space="preserve">  }</w:t>
      </w:r>
    </w:p>
    <w:p w14:paraId="4BF31CBB" w14:textId="77777777" w:rsidR="00FD2002" w:rsidRPr="00D822A3" w:rsidRDefault="00FD2002" w:rsidP="00DF2FAB">
      <w:pPr>
        <w:pStyle w:val="Code"/>
        <w:rPr>
          <w:highlight w:val="white"/>
          <w:lang w:val="en-GB"/>
        </w:rPr>
      </w:pPr>
      <w:r w:rsidRPr="00D822A3">
        <w:rPr>
          <w:highlight w:val="white"/>
          <w:lang w:val="en-GB"/>
        </w:rPr>
        <w:t>}</w:t>
      </w:r>
    </w:p>
    <w:p w14:paraId="48A2070D" w14:textId="77777777" w:rsidR="00FD2002" w:rsidRPr="00D822A3" w:rsidRDefault="00FD2002" w:rsidP="00DF2FAB">
      <w:pPr>
        <w:pStyle w:val="Code"/>
        <w:rPr>
          <w:highlight w:val="white"/>
          <w:lang w:val="en-GB"/>
        </w:rPr>
      </w:pPr>
    </w:p>
    <w:p w14:paraId="0AF564C1" w14:textId="77777777" w:rsidR="00FD2002" w:rsidRPr="00D822A3" w:rsidRDefault="00FD2002" w:rsidP="00DF2FAB">
      <w:pPr>
        <w:pStyle w:val="Code"/>
        <w:rPr>
          <w:highlight w:val="white"/>
          <w:lang w:val="en-GB"/>
        </w:rPr>
      </w:pPr>
      <w:r w:rsidRPr="00D822A3">
        <w:rPr>
          <w:highlight w:val="white"/>
          <w:lang w:val="en-GB"/>
        </w:rPr>
        <w:t>int isalpha(int c) {</w:t>
      </w:r>
    </w:p>
    <w:p w14:paraId="0326EA3A" w14:textId="77777777" w:rsidR="00FD2002" w:rsidRPr="00D822A3" w:rsidRDefault="00FD2002" w:rsidP="00DF2FAB">
      <w:pPr>
        <w:pStyle w:val="Code"/>
        <w:rPr>
          <w:highlight w:val="white"/>
          <w:lang w:val="en-GB"/>
        </w:rPr>
      </w:pPr>
      <w:r w:rsidRPr="00D822A3">
        <w:rPr>
          <w:highlight w:val="white"/>
          <w:lang w:val="en-GB"/>
        </w:rPr>
        <w:t xml:space="preserve">  return islower(c) || isupper(c);</w:t>
      </w:r>
    </w:p>
    <w:p w14:paraId="06F469B2" w14:textId="77777777" w:rsidR="00FD2002" w:rsidRPr="00D822A3" w:rsidRDefault="00FD2002" w:rsidP="00DF2FAB">
      <w:pPr>
        <w:pStyle w:val="Code"/>
        <w:rPr>
          <w:highlight w:val="white"/>
          <w:lang w:val="en-GB"/>
        </w:rPr>
      </w:pPr>
      <w:r w:rsidRPr="00D822A3">
        <w:rPr>
          <w:highlight w:val="white"/>
          <w:lang w:val="en-GB"/>
        </w:rPr>
        <w:t>}</w:t>
      </w:r>
    </w:p>
    <w:p w14:paraId="6987951A" w14:textId="77777777" w:rsidR="00FD2002" w:rsidRPr="00D822A3" w:rsidRDefault="00FD2002" w:rsidP="00DF2FAB">
      <w:pPr>
        <w:pStyle w:val="Code"/>
        <w:rPr>
          <w:highlight w:val="white"/>
          <w:lang w:val="en-GB"/>
        </w:rPr>
      </w:pPr>
    </w:p>
    <w:p w14:paraId="116FE333" w14:textId="77777777" w:rsidR="00FD2002" w:rsidRPr="00D822A3" w:rsidRDefault="00FD2002" w:rsidP="00DF2FAB">
      <w:pPr>
        <w:pStyle w:val="Code"/>
        <w:rPr>
          <w:highlight w:val="white"/>
          <w:lang w:val="en-GB"/>
        </w:rPr>
      </w:pPr>
      <w:r w:rsidRPr="00D822A3">
        <w:rPr>
          <w:highlight w:val="white"/>
          <w:lang w:val="en-GB"/>
        </w:rPr>
        <w:t>int isdigit(int c) {</w:t>
      </w:r>
    </w:p>
    <w:p w14:paraId="0C6BE124" w14:textId="77777777" w:rsidR="00FD2002" w:rsidRPr="00D822A3" w:rsidRDefault="00FD2002" w:rsidP="00DF2FAB">
      <w:pPr>
        <w:pStyle w:val="Code"/>
        <w:rPr>
          <w:highlight w:val="white"/>
          <w:lang w:val="en-GB"/>
        </w:rPr>
      </w:pPr>
      <w:r w:rsidRPr="00D822A3">
        <w:rPr>
          <w:highlight w:val="white"/>
          <w:lang w:val="en-GB"/>
        </w:rPr>
        <w:t xml:space="preserve">  return (c &gt;= '0') &amp;&amp; (c &lt;= '9');</w:t>
      </w:r>
    </w:p>
    <w:p w14:paraId="21A8CBBE" w14:textId="77777777" w:rsidR="00FD2002" w:rsidRPr="00D822A3" w:rsidRDefault="00FD2002" w:rsidP="00DF2FAB">
      <w:pPr>
        <w:pStyle w:val="Code"/>
        <w:rPr>
          <w:highlight w:val="white"/>
          <w:lang w:val="en-GB"/>
        </w:rPr>
      </w:pPr>
      <w:r w:rsidRPr="00D822A3">
        <w:rPr>
          <w:highlight w:val="white"/>
          <w:lang w:val="en-GB"/>
        </w:rPr>
        <w:t>}</w:t>
      </w:r>
    </w:p>
    <w:p w14:paraId="639CEB33" w14:textId="77777777" w:rsidR="00FD2002" w:rsidRPr="00D822A3" w:rsidRDefault="00FD2002" w:rsidP="00DF2FAB">
      <w:pPr>
        <w:pStyle w:val="Code"/>
        <w:rPr>
          <w:highlight w:val="white"/>
          <w:lang w:val="en-GB"/>
        </w:rPr>
      </w:pPr>
    </w:p>
    <w:p w14:paraId="15F7DFB1" w14:textId="77777777" w:rsidR="00FD2002" w:rsidRPr="00D822A3" w:rsidRDefault="00FD2002" w:rsidP="00DF2FAB">
      <w:pPr>
        <w:pStyle w:val="Code"/>
        <w:rPr>
          <w:highlight w:val="white"/>
          <w:lang w:val="en-GB"/>
        </w:rPr>
      </w:pPr>
      <w:r w:rsidRPr="00D822A3">
        <w:rPr>
          <w:highlight w:val="white"/>
          <w:lang w:val="en-GB"/>
        </w:rPr>
        <w:t>int isalnum(int c) {</w:t>
      </w:r>
    </w:p>
    <w:p w14:paraId="614D4CCF" w14:textId="77777777" w:rsidR="00FD2002" w:rsidRPr="00D822A3" w:rsidRDefault="00FD2002" w:rsidP="00DF2FAB">
      <w:pPr>
        <w:pStyle w:val="Code"/>
        <w:rPr>
          <w:highlight w:val="white"/>
          <w:lang w:val="en-GB"/>
        </w:rPr>
      </w:pPr>
      <w:r w:rsidRPr="00D822A3">
        <w:rPr>
          <w:highlight w:val="white"/>
          <w:lang w:val="en-GB"/>
        </w:rPr>
        <w:t xml:space="preserve">  return isalpha(c) || isdigit(c);</w:t>
      </w:r>
    </w:p>
    <w:p w14:paraId="6D889449" w14:textId="77777777" w:rsidR="00FD2002" w:rsidRPr="00D822A3" w:rsidRDefault="00FD2002" w:rsidP="00DF2FAB">
      <w:pPr>
        <w:pStyle w:val="Code"/>
        <w:rPr>
          <w:highlight w:val="white"/>
          <w:lang w:val="en-GB"/>
        </w:rPr>
      </w:pPr>
      <w:r w:rsidRPr="00D822A3">
        <w:rPr>
          <w:highlight w:val="white"/>
          <w:lang w:val="en-GB"/>
        </w:rPr>
        <w:t>}</w:t>
      </w:r>
    </w:p>
    <w:p w14:paraId="2BADB4B9" w14:textId="77777777" w:rsidR="00FD2002" w:rsidRPr="00D822A3" w:rsidRDefault="00FD2002" w:rsidP="00DF2FAB">
      <w:pPr>
        <w:pStyle w:val="Code"/>
        <w:rPr>
          <w:highlight w:val="white"/>
          <w:lang w:val="en-GB"/>
        </w:rPr>
      </w:pPr>
    </w:p>
    <w:p w14:paraId="41FAEEF4" w14:textId="77777777" w:rsidR="00FD2002" w:rsidRPr="00D822A3" w:rsidRDefault="00FD2002" w:rsidP="00DF2FAB">
      <w:pPr>
        <w:pStyle w:val="Code"/>
        <w:rPr>
          <w:highlight w:val="white"/>
          <w:lang w:val="en-GB"/>
        </w:rPr>
      </w:pPr>
      <w:r w:rsidRPr="00D822A3">
        <w:rPr>
          <w:highlight w:val="white"/>
          <w:lang w:val="en-GB"/>
        </w:rPr>
        <w:t>int isxdigit(int c) {</w:t>
      </w:r>
    </w:p>
    <w:p w14:paraId="52ADE6FF" w14:textId="77777777" w:rsidR="00FD2002" w:rsidRPr="00D822A3" w:rsidRDefault="00FD2002" w:rsidP="00DF2FAB">
      <w:pPr>
        <w:pStyle w:val="Code"/>
        <w:rPr>
          <w:highlight w:val="white"/>
          <w:lang w:val="en-GB"/>
        </w:rPr>
      </w:pPr>
      <w:r w:rsidRPr="00D822A3">
        <w:rPr>
          <w:highlight w:val="white"/>
          <w:lang w:val="en-GB"/>
        </w:rPr>
        <w:t xml:space="preserve">  return isdigit(c) || ((c &gt;= 'a') &amp;&amp; (c &lt;= 'f'))</w:t>
      </w:r>
    </w:p>
    <w:p w14:paraId="7483B51A" w14:textId="77777777" w:rsidR="00FD2002" w:rsidRPr="00D822A3" w:rsidRDefault="00FD2002" w:rsidP="00DF2FAB">
      <w:pPr>
        <w:pStyle w:val="Code"/>
        <w:rPr>
          <w:highlight w:val="white"/>
          <w:lang w:val="en-GB"/>
        </w:rPr>
      </w:pPr>
      <w:r w:rsidRPr="00D822A3">
        <w:rPr>
          <w:highlight w:val="white"/>
          <w:lang w:val="en-GB"/>
        </w:rPr>
        <w:t xml:space="preserve">                    || ((c &gt;= 'A') &amp;&amp; (c &lt;= 'F'));</w:t>
      </w:r>
    </w:p>
    <w:p w14:paraId="7BC798EF" w14:textId="77777777" w:rsidR="00FD2002" w:rsidRPr="00D822A3" w:rsidRDefault="00FD2002" w:rsidP="00DF2FAB">
      <w:pPr>
        <w:pStyle w:val="Code"/>
        <w:rPr>
          <w:highlight w:val="white"/>
          <w:lang w:val="en-GB"/>
        </w:rPr>
      </w:pPr>
      <w:r w:rsidRPr="00D822A3">
        <w:rPr>
          <w:highlight w:val="white"/>
          <w:lang w:val="en-GB"/>
        </w:rPr>
        <w:t>}</w:t>
      </w:r>
    </w:p>
    <w:p w14:paraId="3342F7A5" w14:textId="77777777" w:rsidR="00FD2002" w:rsidRPr="00D822A3" w:rsidRDefault="00FD2002" w:rsidP="00DF2FAB">
      <w:pPr>
        <w:pStyle w:val="Code"/>
        <w:rPr>
          <w:highlight w:val="white"/>
          <w:lang w:val="en-GB"/>
        </w:rPr>
      </w:pPr>
    </w:p>
    <w:p w14:paraId="2B23414C" w14:textId="77777777" w:rsidR="00FD2002" w:rsidRPr="00D822A3" w:rsidRDefault="00FD2002" w:rsidP="00DF2FAB">
      <w:pPr>
        <w:pStyle w:val="Code"/>
        <w:rPr>
          <w:highlight w:val="white"/>
          <w:lang w:val="en-GB"/>
        </w:rPr>
      </w:pPr>
      <w:r w:rsidRPr="00D822A3">
        <w:rPr>
          <w:highlight w:val="white"/>
          <w:lang w:val="en-GB"/>
        </w:rPr>
        <w:t>int isgraph(int c) {</w:t>
      </w:r>
    </w:p>
    <w:p w14:paraId="028CB79C" w14:textId="77777777" w:rsidR="00FD2002" w:rsidRPr="00D822A3" w:rsidRDefault="00FD2002" w:rsidP="00DF2FAB">
      <w:pPr>
        <w:pStyle w:val="Code"/>
        <w:rPr>
          <w:highlight w:val="white"/>
          <w:lang w:val="en-GB"/>
        </w:rPr>
      </w:pPr>
      <w:r w:rsidRPr="00D822A3">
        <w:rPr>
          <w:highlight w:val="white"/>
          <w:lang w:val="en-GB"/>
        </w:rPr>
        <w:t xml:space="preserve">  return (c &gt;= 32) &amp;&amp; (c &lt;= 126);</w:t>
      </w:r>
    </w:p>
    <w:p w14:paraId="6B6C9B95" w14:textId="77777777" w:rsidR="00FD2002" w:rsidRPr="00D822A3" w:rsidRDefault="00FD2002" w:rsidP="00DF2FAB">
      <w:pPr>
        <w:pStyle w:val="Code"/>
        <w:rPr>
          <w:highlight w:val="white"/>
          <w:lang w:val="en-GB"/>
        </w:rPr>
      </w:pPr>
      <w:r w:rsidRPr="00D822A3">
        <w:rPr>
          <w:highlight w:val="white"/>
          <w:lang w:val="en-GB"/>
        </w:rPr>
        <w:t>}</w:t>
      </w:r>
    </w:p>
    <w:p w14:paraId="4099A103" w14:textId="77777777" w:rsidR="00FD2002" w:rsidRPr="00D822A3" w:rsidRDefault="00FD2002" w:rsidP="00DF2FAB">
      <w:pPr>
        <w:pStyle w:val="Code"/>
        <w:rPr>
          <w:highlight w:val="white"/>
          <w:lang w:val="en-GB"/>
        </w:rPr>
      </w:pPr>
    </w:p>
    <w:p w14:paraId="60C2C0A3" w14:textId="77777777" w:rsidR="00FD2002" w:rsidRPr="00D822A3" w:rsidRDefault="00FD2002" w:rsidP="00DF2FAB">
      <w:pPr>
        <w:pStyle w:val="Code"/>
        <w:rPr>
          <w:highlight w:val="white"/>
          <w:lang w:val="en-GB"/>
        </w:rPr>
      </w:pPr>
      <w:r w:rsidRPr="00D822A3">
        <w:rPr>
          <w:highlight w:val="white"/>
          <w:lang w:val="en-GB"/>
        </w:rPr>
        <w:t>int isprint(int c) {</w:t>
      </w:r>
    </w:p>
    <w:p w14:paraId="2A65112C" w14:textId="77777777" w:rsidR="00FD2002" w:rsidRPr="00D822A3" w:rsidRDefault="00FD2002" w:rsidP="00DF2FAB">
      <w:pPr>
        <w:pStyle w:val="Code"/>
        <w:rPr>
          <w:highlight w:val="white"/>
          <w:lang w:val="en-GB"/>
        </w:rPr>
      </w:pPr>
      <w:r w:rsidRPr="00D822A3">
        <w:rPr>
          <w:highlight w:val="white"/>
          <w:lang w:val="en-GB"/>
        </w:rPr>
        <w:t xml:space="preserve">  return isgraph(c) &amp;&amp; (c != ' ');</w:t>
      </w:r>
    </w:p>
    <w:p w14:paraId="0250844E" w14:textId="77777777" w:rsidR="00FD2002" w:rsidRPr="00D822A3" w:rsidRDefault="00FD2002" w:rsidP="00DF2FAB">
      <w:pPr>
        <w:pStyle w:val="Code"/>
        <w:rPr>
          <w:highlight w:val="white"/>
          <w:lang w:val="en-GB"/>
        </w:rPr>
      </w:pPr>
      <w:r w:rsidRPr="00D822A3">
        <w:rPr>
          <w:highlight w:val="white"/>
          <w:lang w:val="en-GB"/>
        </w:rPr>
        <w:t>}</w:t>
      </w:r>
    </w:p>
    <w:p w14:paraId="65F0441B" w14:textId="77777777" w:rsidR="00FD2002" w:rsidRPr="00D822A3" w:rsidRDefault="00FD2002" w:rsidP="00DF2FAB">
      <w:pPr>
        <w:pStyle w:val="Code"/>
        <w:rPr>
          <w:highlight w:val="white"/>
          <w:lang w:val="en-GB"/>
        </w:rPr>
      </w:pPr>
    </w:p>
    <w:p w14:paraId="4D719A40" w14:textId="77777777" w:rsidR="00FD2002" w:rsidRPr="00D822A3" w:rsidRDefault="00FD2002" w:rsidP="00DF2FAB">
      <w:pPr>
        <w:pStyle w:val="Code"/>
        <w:rPr>
          <w:highlight w:val="white"/>
          <w:lang w:val="en-GB"/>
        </w:rPr>
      </w:pPr>
      <w:r w:rsidRPr="00D822A3">
        <w:rPr>
          <w:highlight w:val="white"/>
          <w:lang w:val="en-GB"/>
        </w:rPr>
        <w:t>int ispunct(int c) {</w:t>
      </w:r>
    </w:p>
    <w:p w14:paraId="1A375CF3" w14:textId="77777777" w:rsidR="00FD2002" w:rsidRPr="00D822A3" w:rsidRDefault="00FD2002" w:rsidP="00DF2FAB">
      <w:pPr>
        <w:pStyle w:val="Code"/>
        <w:rPr>
          <w:highlight w:val="white"/>
          <w:lang w:val="en-GB"/>
        </w:rPr>
      </w:pPr>
      <w:r w:rsidRPr="00D822A3">
        <w:rPr>
          <w:highlight w:val="white"/>
          <w:lang w:val="en-GB"/>
        </w:rPr>
        <w:t xml:space="preserve">  return isgraph(c) &amp;&amp; !isalnum(c);</w:t>
      </w:r>
    </w:p>
    <w:p w14:paraId="58F585A1" w14:textId="77777777" w:rsidR="00FD2002" w:rsidRPr="00D822A3" w:rsidRDefault="00FD2002" w:rsidP="00DF2FAB">
      <w:pPr>
        <w:pStyle w:val="Code"/>
        <w:rPr>
          <w:highlight w:val="white"/>
          <w:lang w:val="en-GB"/>
        </w:rPr>
      </w:pPr>
      <w:r w:rsidRPr="00D822A3">
        <w:rPr>
          <w:highlight w:val="white"/>
          <w:lang w:val="en-GB"/>
        </w:rPr>
        <w:t>}</w:t>
      </w:r>
    </w:p>
    <w:p w14:paraId="5E1469E6" w14:textId="77777777" w:rsidR="00FD2002" w:rsidRPr="00D822A3" w:rsidRDefault="00FD2002" w:rsidP="00DF2FAB">
      <w:pPr>
        <w:pStyle w:val="Code"/>
        <w:rPr>
          <w:highlight w:val="white"/>
          <w:lang w:val="en-GB"/>
        </w:rPr>
      </w:pPr>
    </w:p>
    <w:p w14:paraId="502F726C" w14:textId="77777777" w:rsidR="00FD2002" w:rsidRPr="00D822A3" w:rsidRDefault="00FD2002" w:rsidP="00DF2FAB">
      <w:pPr>
        <w:pStyle w:val="Code"/>
        <w:rPr>
          <w:highlight w:val="white"/>
          <w:lang w:val="en-GB"/>
        </w:rPr>
      </w:pPr>
      <w:r w:rsidRPr="00D822A3">
        <w:rPr>
          <w:highlight w:val="white"/>
          <w:lang w:val="en-GB"/>
        </w:rPr>
        <w:t>int iscntrl(int c) {</w:t>
      </w:r>
    </w:p>
    <w:p w14:paraId="47457938" w14:textId="77777777" w:rsidR="00FD2002" w:rsidRPr="00D822A3" w:rsidRDefault="00FD2002" w:rsidP="00DF2FAB">
      <w:pPr>
        <w:pStyle w:val="Code"/>
        <w:rPr>
          <w:highlight w:val="white"/>
          <w:lang w:val="en-GB"/>
        </w:rPr>
      </w:pPr>
      <w:r w:rsidRPr="00D822A3">
        <w:rPr>
          <w:highlight w:val="white"/>
          <w:lang w:val="en-GB"/>
        </w:rPr>
        <w:t xml:space="preserve">  return !isprint(c);</w:t>
      </w:r>
    </w:p>
    <w:p w14:paraId="4F4826F8" w14:textId="77777777" w:rsidR="00FD2002" w:rsidRPr="00D822A3" w:rsidRDefault="00FD2002" w:rsidP="00DF2FAB">
      <w:pPr>
        <w:pStyle w:val="Code"/>
        <w:rPr>
          <w:highlight w:val="white"/>
          <w:lang w:val="en-GB"/>
        </w:rPr>
      </w:pPr>
      <w:r w:rsidRPr="00D822A3">
        <w:rPr>
          <w:highlight w:val="white"/>
          <w:lang w:val="en-GB"/>
        </w:rPr>
        <w:t>}</w:t>
      </w:r>
    </w:p>
    <w:p w14:paraId="1E0BD8D4" w14:textId="77777777" w:rsidR="00FD2002" w:rsidRPr="00D822A3" w:rsidRDefault="00FD2002" w:rsidP="00DF2FAB">
      <w:pPr>
        <w:pStyle w:val="Code"/>
        <w:rPr>
          <w:highlight w:val="white"/>
          <w:lang w:val="en-GB"/>
        </w:rPr>
      </w:pPr>
    </w:p>
    <w:p w14:paraId="478A0399" w14:textId="77777777" w:rsidR="00FD2002" w:rsidRPr="00D822A3" w:rsidRDefault="00FD2002" w:rsidP="00DF2FAB">
      <w:pPr>
        <w:pStyle w:val="Code"/>
        <w:rPr>
          <w:highlight w:val="white"/>
          <w:lang w:val="en-GB"/>
        </w:rPr>
      </w:pPr>
      <w:r w:rsidRPr="00D822A3">
        <w:rPr>
          <w:highlight w:val="white"/>
          <w:lang w:val="en-GB"/>
        </w:rPr>
        <w:t>int isspace(int c) {</w:t>
      </w:r>
    </w:p>
    <w:p w14:paraId="14B8E278" w14:textId="77777777" w:rsidR="00FD2002" w:rsidRPr="00D822A3" w:rsidRDefault="00FD2002" w:rsidP="00DF2FAB">
      <w:pPr>
        <w:pStyle w:val="Code"/>
        <w:rPr>
          <w:highlight w:val="white"/>
          <w:lang w:val="en-GB"/>
        </w:rPr>
      </w:pPr>
      <w:r w:rsidRPr="00D822A3">
        <w:rPr>
          <w:highlight w:val="white"/>
          <w:lang w:val="en-GB"/>
        </w:rPr>
        <w:t xml:space="preserve">  return (c == ' ') || (c == '\f') || (c == '\n') || </w:t>
      </w:r>
    </w:p>
    <w:p w14:paraId="13D4DFED" w14:textId="77777777" w:rsidR="00FD2002" w:rsidRPr="00D822A3" w:rsidRDefault="00FD2002" w:rsidP="00DF2FAB">
      <w:pPr>
        <w:pStyle w:val="Code"/>
        <w:rPr>
          <w:highlight w:val="white"/>
          <w:lang w:val="en-GB"/>
        </w:rPr>
      </w:pPr>
      <w:r w:rsidRPr="00D822A3">
        <w:rPr>
          <w:highlight w:val="white"/>
          <w:lang w:val="en-GB"/>
        </w:rPr>
        <w:t xml:space="preserve">         (c == '\r') || (c == '\t') || (c == '\v');</w:t>
      </w:r>
    </w:p>
    <w:p w14:paraId="689F41C4" w14:textId="77777777" w:rsidR="00FD2002" w:rsidRPr="00D822A3" w:rsidRDefault="00FD2002" w:rsidP="00DF2FAB">
      <w:pPr>
        <w:pStyle w:val="Code"/>
        <w:rPr>
          <w:highlight w:val="white"/>
          <w:lang w:val="en-GB"/>
        </w:rPr>
      </w:pPr>
      <w:r w:rsidRPr="00D822A3">
        <w:rPr>
          <w:highlight w:val="white"/>
          <w:lang w:val="en-GB"/>
        </w:rPr>
        <w:t>}</w:t>
      </w:r>
    </w:p>
    <w:p w14:paraId="40AADEA9" w14:textId="77777777" w:rsidR="00FD2002" w:rsidRPr="00D822A3" w:rsidRDefault="00FD2002" w:rsidP="00DF2FAB">
      <w:pPr>
        <w:pStyle w:val="Code"/>
        <w:rPr>
          <w:highlight w:val="white"/>
          <w:lang w:val="en-GB"/>
        </w:rPr>
      </w:pPr>
    </w:p>
    <w:p w14:paraId="762CC6CB" w14:textId="77777777" w:rsidR="00FD2002" w:rsidRPr="00D822A3" w:rsidRDefault="00FD2002" w:rsidP="00DF2FAB">
      <w:pPr>
        <w:pStyle w:val="Code"/>
        <w:rPr>
          <w:highlight w:val="white"/>
          <w:lang w:val="en-GB"/>
        </w:rPr>
      </w:pPr>
      <w:r w:rsidRPr="00D822A3">
        <w:rPr>
          <w:highlight w:val="white"/>
          <w:lang w:val="en-GB"/>
        </w:rPr>
        <w:t>int tolowerX(int c) {</w:t>
      </w:r>
    </w:p>
    <w:p w14:paraId="2ED34BF0" w14:textId="77777777" w:rsidR="00FD2002" w:rsidRPr="00D822A3" w:rsidRDefault="00FD2002" w:rsidP="00DF2FAB">
      <w:pPr>
        <w:pStyle w:val="Code"/>
        <w:rPr>
          <w:highlight w:val="white"/>
          <w:lang w:val="en-GB"/>
        </w:rPr>
      </w:pPr>
      <w:r w:rsidRPr="00D822A3">
        <w:rPr>
          <w:highlight w:val="white"/>
          <w:lang w:val="en-GB"/>
        </w:rPr>
        <w:t xml:space="preserve">  return (isupper(c)) ? (c + 32) : c;</w:t>
      </w:r>
    </w:p>
    <w:p w14:paraId="7B150921" w14:textId="77777777" w:rsidR="00FD2002" w:rsidRPr="00D822A3" w:rsidRDefault="00FD2002" w:rsidP="00DF2FAB">
      <w:pPr>
        <w:pStyle w:val="Code"/>
        <w:rPr>
          <w:highlight w:val="white"/>
          <w:lang w:val="en-GB"/>
        </w:rPr>
      </w:pPr>
      <w:r w:rsidRPr="00D822A3">
        <w:rPr>
          <w:highlight w:val="white"/>
          <w:lang w:val="en-GB"/>
        </w:rPr>
        <w:t>}</w:t>
      </w:r>
    </w:p>
    <w:p w14:paraId="710C3A1C" w14:textId="77777777" w:rsidR="00FD2002" w:rsidRPr="00D822A3" w:rsidRDefault="00FD2002" w:rsidP="00DF2FAB">
      <w:pPr>
        <w:pStyle w:val="Code"/>
        <w:rPr>
          <w:highlight w:val="white"/>
          <w:lang w:val="en-GB"/>
        </w:rPr>
      </w:pPr>
    </w:p>
    <w:p w14:paraId="7D1E3F93" w14:textId="77777777" w:rsidR="00FD2002" w:rsidRPr="00D822A3" w:rsidRDefault="00FD2002" w:rsidP="00DF2FAB">
      <w:pPr>
        <w:pStyle w:val="Code"/>
        <w:rPr>
          <w:highlight w:val="white"/>
          <w:lang w:val="en-GB"/>
        </w:rPr>
      </w:pPr>
      <w:r w:rsidRPr="00D822A3">
        <w:rPr>
          <w:highlight w:val="white"/>
          <w:lang w:val="en-GB"/>
        </w:rPr>
        <w:t>int tolower(int c) {</w:t>
      </w:r>
    </w:p>
    <w:p w14:paraId="0C79F0E7" w14:textId="77777777" w:rsidR="00FD2002" w:rsidRPr="00D822A3" w:rsidRDefault="00FD2002" w:rsidP="00DF2FAB">
      <w:pPr>
        <w:pStyle w:val="Code"/>
        <w:rPr>
          <w:highlight w:val="white"/>
          <w:lang w:val="en-GB"/>
        </w:rPr>
      </w:pPr>
      <w:r w:rsidRPr="00D822A3">
        <w:rPr>
          <w:highlight w:val="white"/>
          <w:lang w:val="en-GB"/>
        </w:rPr>
        <w:t xml:space="preserve">  if (isupper(c)) {</w:t>
      </w:r>
    </w:p>
    <w:p w14:paraId="3D1B8331"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6384CE42" w14:textId="77777777" w:rsidR="00FD2002" w:rsidRPr="00D822A3" w:rsidRDefault="00FD2002" w:rsidP="00DF2FAB">
      <w:pPr>
        <w:pStyle w:val="Code"/>
        <w:rPr>
          <w:highlight w:val="white"/>
          <w:lang w:val="en-GB"/>
        </w:rPr>
      </w:pPr>
    </w:p>
    <w:p w14:paraId="78E9A38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36342F71" w14:textId="77777777" w:rsidR="00FD2002" w:rsidRPr="00D822A3" w:rsidRDefault="00FD2002" w:rsidP="00DF2FAB">
      <w:pPr>
        <w:pStyle w:val="Code"/>
        <w:rPr>
          <w:highlight w:val="white"/>
          <w:lang w:val="en-GB"/>
        </w:rPr>
      </w:pPr>
      <w:r w:rsidRPr="00D822A3">
        <w:rPr>
          <w:highlight w:val="white"/>
          <w:lang w:val="en-GB"/>
        </w:rPr>
        <w:t xml:space="preserve">      char *lowerCase = localeConvPtr-&gt;lowerCase, *upperCase = localeConvPtr-&gt;upperCase;</w:t>
      </w:r>
    </w:p>
    <w:p w14:paraId="0B0CC604" w14:textId="77777777" w:rsidR="00FD2002" w:rsidRPr="00D822A3" w:rsidRDefault="00FD2002" w:rsidP="00DF2FAB">
      <w:pPr>
        <w:pStyle w:val="Code"/>
        <w:rPr>
          <w:highlight w:val="white"/>
          <w:lang w:val="en-GB"/>
        </w:rPr>
      </w:pPr>
      <w:r w:rsidRPr="00D822A3">
        <w:rPr>
          <w:highlight w:val="white"/>
          <w:lang w:val="en-GB"/>
        </w:rPr>
        <w:t xml:space="preserve">      int index = (strchr(upperCase, c) - upperCase);</w:t>
      </w:r>
    </w:p>
    <w:p w14:paraId="04153144" w14:textId="77777777" w:rsidR="00FD2002" w:rsidRPr="00D822A3" w:rsidRDefault="00FD2002" w:rsidP="00DF2FAB">
      <w:pPr>
        <w:pStyle w:val="Code"/>
        <w:rPr>
          <w:highlight w:val="white"/>
          <w:lang w:val="en-GB"/>
        </w:rPr>
      </w:pPr>
      <w:r w:rsidRPr="00D822A3">
        <w:rPr>
          <w:highlight w:val="white"/>
          <w:lang w:val="en-GB"/>
        </w:rPr>
        <w:t xml:space="preserve">      return ((int) lowerCase[index]);</w:t>
      </w:r>
    </w:p>
    <w:p w14:paraId="3C0FBED1" w14:textId="77777777" w:rsidR="00FD2002" w:rsidRPr="00D822A3" w:rsidRDefault="00FD2002" w:rsidP="00DF2FAB">
      <w:pPr>
        <w:pStyle w:val="Code"/>
        <w:rPr>
          <w:highlight w:val="white"/>
          <w:lang w:val="en-GB"/>
        </w:rPr>
      </w:pPr>
      <w:r w:rsidRPr="00D822A3">
        <w:rPr>
          <w:highlight w:val="white"/>
          <w:lang w:val="en-GB"/>
        </w:rPr>
        <w:t xml:space="preserve">    }</w:t>
      </w:r>
    </w:p>
    <w:p w14:paraId="43182BD8" w14:textId="77777777" w:rsidR="00FD2002" w:rsidRPr="00D822A3" w:rsidRDefault="00FD2002" w:rsidP="00DF2FAB">
      <w:pPr>
        <w:pStyle w:val="Code"/>
        <w:rPr>
          <w:highlight w:val="white"/>
          <w:lang w:val="en-GB"/>
        </w:rPr>
      </w:pPr>
      <w:r w:rsidRPr="00D822A3">
        <w:rPr>
          <w:highlight w:val="white"/>
          <w:lang w:val="en-GB"/>
        </w:rPr>
        <w:t xml:space="preserve">    else {</w:t>
      </w:r>
    </w:p>
    <w:p w14:paraId="1156E818"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E12A667" w14:textId="77777777" w:rsidR="00FD2002" w:rsidRPr="00D822A3" w:rsidRDefault="00FD2002" w:rsidP="00DF2FAB">
      <w:pPr>
        <w:pStyle w:val="Code"/>
        <w:rPr>
          <w:highlight w:val="white"/>
          <w:lang w:val="en-GB"/>
        </w:rPr>
      </w:pPr>
      <w:r w:rsidRPr="00D822A3">
        <w:rPr>
          <w:highlight w:val="white"/>
          <w:lang w:val="en-GB"/>
        </w:rPr>
        <w:t xml:space="preserve">    }</w:t>
      </w:r>
    </w:p>
    <w:p w14:paraId="3C869469" w14:textId="77777777" w:rsidR="00FD2002" w:rsidRPr="00D822A3" w:rsidRDefault="00FD2002" w:rsidP="00DF2FAB">
      <w:pPr>
        <w:pStyle w:val="Code"/>
        <w:rPr>
          <w:highlight w:val="white"/>
          <w:lang w:val="en-GB"/>
        </w:rPr>
      </w:pPr>
      <w:r w:rsidRPr="00D822A3">
        <w:rPr>
          <w:highlight w:val="white"/>
          <w:lang w:val="en-GB"/>
        </w:rPr>
        <w:t xml:space="preserve">  }</w:t>
      </w:r>
    </w:p>
    <w:p w14:paraId="11F85591" w14:textId="77777777" w:rsidR="00FD2002" w:rsidRPr="00D822A3" w:rsidRDefault="00FD2002" w:rsidP="00DF2FAB">
      <w:pPr>
        <w:pStyle w:val="Code"/>
        <w:rPr>
          <w:highlight w:val="white"/>
          <w:lang w:val="en-GB"/>
        </w:rPr>
      </w:pPr>
      <w:r w:rsidRPr="00D822A3">
        <w:rPr>
          <w:highlight w:val="white"/>
          <w:lang w:val="en-GB"/>
        </w:rPr>
        <w:t xml:space="preserve">  else {</w:t>
      </w:r>
    </w:p>
    <w:p w14:paraId="7EF751D8" w14:textId="77777777" w:rsidR="00FD2002" w:rsidRPr="00D822A3" w:rsidRDefault="00FD2002" w:rsidP="00DF2FAB">
      <w:pPr>
        <w:pStyle w:val="Code"/>
        <w:rPr>
          <w:highlight w:val="white"/>
          <w:lang w:val="en-GB"/>
        </w:rPr>
      </w:pPr>
      <w:r w:rsidRPr="00D822A3">
        <w:rPr>
          <w:highlight w:val="white"/>
          <w:lang w:val="en-GB"/>
        </w:rPr>
        <w:t xml:space="preserve">    return c;</w:t>
      </w:r>
    </w:p>
    <w:p w14:paraId="710BD82E" w14:textId="77777777" w:rsidR="00FD2002" w:rsidRPr="00D822A3" w:rsidRDefault="00FD2002" w:rsidP="00DF2FAB">
      <w:pPr>
        <w:pStyle w:val="Code"/>
        <w:rPr>
          <w:highlight w:val="white"/>
          <w:lang w:val="en-GB"/>
        </w:rPr>
      </w:pPr>
      <w:r w:rsidRPr="00D822A3">
        <w:rPr>
          <w:highlight w:val="white"/>
          <w:lang w:val="en-GB"/>
        </w:rPr>
        <w:t xml:space="preserve">  }</w:t>
      </w:r>
    </w:p>
    <w:p w14:paraId="6E7161B5" w14:textId="77777777" w:rsidR="00FD2002" w:rsidRPr="00D822A3" w:rsidRDefault="00FD2002" w:rsidP="00DF2FAB">
      <w:pPr>
        <w:pStyle w:val="Code"/>
        <w:rPr>
          <w:highlight w:val="white"/>
          <w:lang w:val="en-GB"/>
        </w:rPr>
      </w:pPr>
      <w:r w:rsidRPr="00D822A3">
        <w:rPr>
          <w:highlight w:val="white"/>
          <w:lang w:val="en-GB"/>
        </w:rPr>
        <w:t>}</w:t>
      </w:r>
    </w:p>
    <w:p w14:paraId="0EBE467B" w14:textId="77777777" w:rsidR="00FD2002" w:rsidRPr="00D822A3" w:rsidRDefault="00FD2002" w:rsidP="00DF2FAB">
      <w:pPr>
        <w:pStyle w:val="Code"/>
        <w:rPr>
          <w:highlight w:val="white"/>
          <w:lang w:val="en-GB"/>
        </w:rPr>
      </w:pPr>
    </w:p>
    <w:p w14:paraId="34A29B8D" w14:textId="77777777" w:rsidR="00FD2002" w:rsidRPr="00D822A3" w:rsidRDefault="00FD2002" w:rsidP="00DF2FAB">
      <w:pPr>
        <w:pStyle w:val="Code"/>
        <w:rPr>
          <w:highlight w:val="white"/>
          <w:lang w:val="en-GB"/>
        </w:rPr>
      </w:pPr>
      <w:r w:rsidRPr="00D822A3">
        <w:rPr>
          <w:highlight w:val="white"/>
          <w:lang w:val="en-GB"/>
        </w:rPr>
        <w:t>int toupperX(int c) {</w:t>
      </w:r>
    </w:p>
    <w:p w14:paraId="5D3632E8" w14:textId="77777777" w:rsidR="00FD2002" w:rsidRPr="00D822A3" w:rsidRDefault="00FD2002" w:rsidP="00DF2FAB">
      <w:pPr>
        <w:pStyle w:val="Code"/>
        <w:rPr>
          <w:highlight w:val="white"/>
          <w:lang w:val="en-GB"/>
        </w:rPr>
      </w:pPr>
      <w:r w:rsidRPr="00D822A3">
        <w:rPr>
          <w:highlight w:val="white"/>
          <w:lang w:val="en-GB"/>
        </w:rPr>
        <w:t xml:space="preserve">  return (islower(c)) ? (c - 32) : c;</w:t>
      </w:r>
    </w:p>
    <w:p w14:paraId="034BE173" w14:textId="77777777" w:rsidR="00FD2002" w:rsidRPr="00D822A3" w:rsidRDefault="00FD2002" w:rsidP="00DF2FAB">
      <w:pPr>
        <w:pStyle w:val="Code"/>
        <w:rPr>
          <w:highlight w:val="white"/>
          <w:lang w:val="en-GB"/>
        </w:rPr>
      </w:pPr>
      <w:r w:rsidRPr="00D822A3">
        <w:rPr>
          <w:highlight w:val="white"/>
          <w:lang w:val="en-GB"/>
        </w:rPr>
        <w:t>}</w:t>
      </w:r>
    </w:p>
    <w:p w14:paraId="1114B339" w14:textId="77777777" w:rsidR="00FD2002" w:rsidRPr="00D822A3" w:rsidRDefault="00FD2002" w:rsidP="00DF2FAB">
      <w:pPr>
        <w:pStyle w:val="Code"/>
        <w:rPr>
          <w:highlight w:val="white"/>
          <w:lang w:val="en-GB"/>
        </w:rPr>
      </w:pPr>
    </w:p>
    <w:p w14:paraId="622C5F42" w14:textId="77777777" w:rsidR="00FD2002" w:rsidRPr="00D822A3" w:rsidRDefault="00FD2002" w:rsidP="00DF2FAB">
      <w:pPr>
        <w:pStyle w:val="Code"/>
        <w:rPr>
          <w:highlight w:val="white"/>
          <w:lang w:val="en-GB"/>
        </w:rPr>
      </w:pPr>
      <w:r w:rsidRPr="00D822A3">
        <w:rPr>
          <w:highlight w:val="white"/>
          <w:lang w:val="en-GB"/>
        </w:rPr>
        <w:t>int toupper(int c) {</w:t>
      </w:r>
    </w:p>
    <w:p w14:paraId="5B4F57BE" w14:textId="77777777" w:rsidR="00FD2002" w:rsidRPr="00D822A3" w:rsidRDefault="00FD2002" w:rsidP="00DF2FAB">
      <w:pPr>
        <w:pStyle w:val="Code"/>
        <w:rPr>
          <w:highlight w:val="white"/>
          <w:lang w:val="en-GB"/>
        </w:rPr>
      </w:pPr>
      <w:r w:rsidRPr="00D822A3">
        <w:rPr>
          <w:highlight w:val="white"/>
          <w:lang w:val="en-GB"/>
        </w:rPr>
        <w:t xml:space="preserve">  if (islower(c)) {</w:t>
      </w:r>
    </w:p>
    <w:p w14:paraId="0DE5FC07"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4B025084" w14:textId="77777777" w:rsidR="00FD2002" w:rsidRPr="00D822A3" w:rsidRDefault="00FD2002" w:rsidP="00DF2FAB">
      <w:pPr>
        <w:pStyle w:val="Code"/>
        <w:rPr>
          <w:highlight w:val="white"/>
          <w:lang w:val="en-GB"/>
        </w:rPr>
      </w:pPr>
    </w:p>
    <w:p w14:paraId="32D7A5BB"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4F4A078" w14:textId="77777777" w:rsidR="000567B3" w:rsidRPr="00D822A3" w:rsidRDefault="00FD2002" w:rsidP="00DF2FAB">
      <w:pPr>
        <w:pStyle w:val="Code"/>
        <w:rPr>
          <w:highlight w:val="white"/>
          <w:lang w:val="en-GB"/>
        </w:rPr>
      </w:pPr>
      <w:r w:rsidRPr="00D822A3">
        <w:rPr>
          <w:highlight w:val="white"/>
          <w:lang w:val="en-GB"/>
        </w:rPr>
        <w:t xml:space="preserve">      char *lowerCase = localeConvPtr-&gt;lowerCase,</w:t>
      </w:r>
    </w:p>
    <w:p w14:paraId="15FDBF3E" w14:textId="4A43D10B" w:rsidR="00FD2002" w:rsidRPr="00D822A3" w:rsidRDefault="000567B3" w:rsidP="00DF2FAB">
      <w:pPr>
        <w:pStyle w:val="Code"/>
        <w:rPr>
          <w:highlight w:val="white"/>
          <w:lang w:val="en-GB"/>
        </w:rPr>
      </w:pPr>
      <w:r w:rsidRPr="00D822A3">
        <w:rPr>
          <w:highlight w:val="white"/>
          <w:lang w:val="en-GB"/>
        </w:rPr>
        <w:t xml:space="preserve">          </w:t>
      </w:r>
      <w:r w:rsidR="00FD2002" w:rsidRPr="00D822A3">
        <w:rPr>
          <w:highlight w:val="white"/>
          <w:lang w:val="en-GB"/>
        </w:rPr>
        <w:t xml:space="preserve"> *upperCase = localeConvPtr-&gt;upperCase;</w:t>
      </w:r>
    </w:p>
    <w:p w14:paraId="429E6BDD" w14:textId="77777777" w:rsidR="00FD2002" w:rsidRPr="00D822A3" w:rsidRDefault="00FD2002" w:rsidP="00DF2FAB">
      <w:pPr>
        <w:pStyle w:val="Code"/>
        <w:rPr>
          <w:highlight w:val="white"/>
          <w:lang w:val="en-GB"/>
        </w:rPr>
      </w:pPr>
      <w:r w:rsidRPr="00D822A3">
        <w:rPr>
          <w:highlight w:val="white"/>
          <w:lang w:val="en-GB"/>
        </w:rPr>
        <w:t xml:space="preserve">      int index = (strchr(lowerCase, c) - lowerCase);</w:t>
      </w:r>
    </w:p>
    <w:p w14:paraId="529CDBEB" w14:textId="77777777" w:rsidR="00FD2002" w:rsidRPr="00D822A3" w:rsidRDefault="00FD2002" w:rsidP="00DF2FAB">
      <w:pPr>
        <w:pStyle w:val="Code"/>
        <w:rPr>
          <w:highlight w:val="white"/>
          <w:lang w:val="en-GB"/>
        </w:rPr>
      </w:pPr>
      <w:r w:rsidRPr="00D822A3">
        <w:rPr>
          <w:highlight w:val="white"/>
          <w:lang w:val="en-GB"/>
        </w:rPr>
        <w:t xml:space="preserve">      return ((int) upperCase[index]);</w:t>
      </w:r>
    </w:p>
    <w:p w14:paraId="66ADB005" w14:textId="77777777" w:rsidR="00FD2002" w:rsidRPr="00D822A3" w:rsidRDefault="00FD2002" w:rsidP="00DF2FAB">
      <w:pPr>
        <w:pStyle w:val="Code"/>
        <w:rPr>
          <w:highlight w:val="white"/>
          <w:lang w:val="en-GB"/>
        </w:rPr>
      </w:pPr>
      <w:r w:rsidRPr="00D822A3">
        <w:rPr>
          <w:highlight w:val="white"/>
          <w:lang w:val="en-GB"/>
        </w:rPr>
        <w:t xml:space="preserve">    }</w:t>
      </w:r>
    </w:p>
    <w:p w14:paraId="30468E01" w14:textId="77777777" w:rsidR="00FD2002" w:rsidRPr="00D822A3" w:rsidRDefault="00FD2002" w:rsidP="00DF2FAB">
      <w:pPr>
        <w:pStyle w:val="Code"/>
        <w:rPr>
          <w:highlight w:val="white"/>
          <w:lang w:val="en-GB"/>
        </w:rPr>
      </w:pPr>
      <w:r w:rsidRPr="00D822A3">
        <w:rPr>
          <w:highlight w:val="white"/>
          <w:lang w:val="en-GB"/>
        </w:rPr>
        <w:t xml:space="preserve">    else {</w:t>
      </w:r>
    </w:p>
    <w:p w14:paraId="1DC27C34"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923A770" w14:textId="77777777" w:rsidR="00FD2002" w:rsidRPr="00D822A3" w:rsidRDefault="00FD2002" w:rsidP="00DF2FAB">
      <w:pPr>
        <w:pStyle w:val="Code"/>
        <w:rPr>
          <w:highlight w:val="white"/>
          <w:lang w:val="en-GB"/>
        </w:rPr>
      </w:pPr>
      <w:r w:rsidRPr="00D822A3">
        <w:rPr>
          <w:highlight w:val="white"/>
          <w:lang w:val="en-GB"/>
        </w:rPr>
        <w:t xml:space="preserve">    }</w:t>
      </w:r>
    </w:p>
    <w:p w14:paraId="77DB57A4" w14:textId="77777777" w:rsidR="00FD2002" w:rsidRPr="00D822A3" w:rsidRDefault="00FD2002" w:rsidP="00DF2FAB">
      <w:pPr>
        <w:pStyle w:val="Code"/>
        <w:rPr>
          <w:highlight w:val="white"/>
          <w:lang w:val="en-GB"/>
        </w:rPr>
      </w:pPr>
      <w:r w:rsidRPr="00D822A3">
        <w:rPr>
          <w:highlight w:val="white"/>
          <w:lang w:val="en-GB"/>
        </w:rPr>
        <w:t xml:space="preserve">  }</w:t>
      </w:r>
    </w:p>
    <w:p w14:paraId="34BE1442" w14:textId="77777777" w:rsidR="00FD2002" w:rsidRPr="00D822A3" w:rsidRDefault="00FD2002" w:rsidP="00DF2FAB">
      <w:pPr>
        <w:pStyle w:val="Code"/>
        <w:rPr>
          <w:highlight w:val="white"/>
          <w:lang w:val="en-GB"/>
        </w:rPr>
      </w:pPr>
      <w:r w:rsidRPr="00D822A3">
        <w:rPr>
          <w:highlight w:val="white"/>
          <w:lang w:val="en-GB"/>
        </w:rPr>
        <w:t xml:space="preserve">  else {</w:t>
      </w:r>
    </w:p>
    <w:p w14:paraId="7B1BEE2E" w14:textId="77777777" w:rsidR="00FD2002" w:rsidRPr="00D822A3" w:rsidRDefault="00FD2002" w:rsidP="00DF2FAB">
      <w:pPr>
        <w:pStyle w:val="Code"/>
        <w:rPr>
          <w:highlight w:val="white"/>
          <w:lang w:val="en-GB"/>
        </w:rPr>
      </w:pPr>
      <w:r w:rsidRPr="00D822A3">
        <w:rPr>
          <w:highlight w:val="white"/>
          <w:lang w:val="en-GB"/>
        </w:rPr>
        <w:t xml:space="preserve">    return c;</w:t>
      </w:r>
    </w:p>
    <w:p w14:paraId="798D627A" w14:textId="77777777" w:rsidR="00FD2002" w:rsidRPr="00D822A3" w:rsidRDefault="00FD2002" w:rsidP="00DF2FAB">
      <w:pPr>
        <w:pStyle w:val="Code"/>
        <w:rPr>
          <w:highlight w:val="white"/>
          <w:lang w:val="en-GB"/>
        </w:rPr>
      </w:pPr>
      <w:r w:rsidRPr="00D822A3">
        <w:rPr>
          <w:highlight w:val="white"/>
          <w:lang w:val="en-GB"/>
        </w:rPr>
        <w:t xml:space="preserve">  }</w:t>
      </w:r>
    </w:p>
    <w:p w14:paraId="37E4AD96" w14:textId="4007E79E" w:rsidR="00FD2002" w:rsidRPr="00D822A3" w:rsidRDefault="00FD2002" w:rsidP="00DF2FAB">
      <w:pPr>
        <w:pStyle w:val="Code"/>
        <w:rPr>
          <w:lang w:val="en-GB"/>
        </w:rPr>
      </w:pPr>
      <w:r w:rsidRPr="00D822A3">
        <w:rPr>
          <w:highlight w:val="white"/>
          <w:lang w:val="en-GB"/>
        </w:rPr>
        <w:t>}</w:t>
      </w:r>
    </w:p>
    <w:p w14:paraId="35044BB2" w14:textId="129FDC99" w:rsidR="00EE220E" w:rsidRPr="00D822A3" w:rsidRDefault="0078214F" w:rsidP="00265BDF">
      <w:pPr>
        <w:pStyle w:val="Rubrik2"/>
        <w:rPr>
          <w:lang w:val="en-GB"/>
        </w:rPr>
      </w:pPr>
      <w:bookmarkStart w:id="477" w:name="_Toc54119992"/>
      <w:r w:rsidRPr="00D822A3">
        <w:rPr>
          <w:lang w:val="en-GB"/>
        </w:rPr>
        <w:t>S</w:t>
      </w:r>
      <w:r w:rsidR="00EE220E" w:rsidRPr="00D822A3">
        <w:rPr>
          <w:lang w:val="en-GB"/>
        </w:rPr>
        <w:t>tring</w:t>
      </w:r>
      <w:r w:rsidRPr="00D822A3">
        <w:rPr>
          <w:lang w:val="en-GB"/>
        </w:rPr>
        <w:t>s</w:t>
      </w:r>
      <w:bookmarkEnd w:id="477"/>
    </w:p>
    <w:p w14:paraId="14ACCA1E" w14:textId="235BEECD" w:rsidR="0078214F" w:rsidRPr="00D822A3" w:rsidRDefault="008D6750" w:rsidP="0078214F">
      <w:pPr>
        <w:pStyle w:val="CodeListing"/>
        <w:rPr>
          <w:lang w:val="en-GB"/>
        </w:rPr>
      </w:pPr>
      <w:r w:rsidRPr="00D822A3">
        <w:rPr>
          <w:lang w:val="en-GB"/>
        </w:rPr>
        <w:t>s</w:t>
      </w:r>
      <w:r w:rsidR="0078214F" w:rsidRPr="00D822A3">
        <w:rPr>
          <w:lang w:val="en-GB"/>
        </w:rPr>
        <w:t>tring.h</w:t>
      </w:r>
    </w:p>
    <w:p w14:paraId="1C711500" w14:textId="77777777" w:rsidR="0078214F" w:rsidRPr="00D822A3" w:rsidRDefault="0078214F" w:rsidP="0078214F">
      <w:pPr>
        <w:pStyle w:val="Code"/>
        <w:rPr>
          <w:highlight w:val="white"/>
          <w:lang w:val="en-GB"/>
        </w:rPr>
      </w:pPr>
      <w:r w:rsidRPr="00D822A3">
        <w:rPr>
          <w:highlight w:val="white"/>
          <w:lang w:val="en-GB"/>
        </w:rPr>
        <w:t>#ifndef __STRING_H__</w:t>
      </w:r>
    </w:p>
    <w:p w14:paraId="393F749F" w14:textId="77777777" w:rsidR="0078214F" w:rsidRPr="00D822A3" w:rsidRDefault="0078214F" w:rsidP="0078214F">
      <w:pPr>
        <w:pStyle w:val="Code"/>
        <w:rPr>
          <w:highlight w:val="white"/>
          <w:lang w:val="en-GB"/>
        </w:rPr>
      </w:pPr>
      <w:r w:rsidRPr="00D822A3">
        <w:rPr>
          <w:highlight w:val="white"/>
          <w:lang w:val="en-GB"/>
        </w:rPr>
        <w:t>#define __STRING_H__</w:t>
      </w:r>
    </w:p>
    <w:p w14:paraId="5269C683" w14:textId="77777777" w:rsidR="0078214F" w:rsidRPr="00D822A3" w:rsidRDefault="0078214F" w:rsidP="0078214F">
      <w:pPr>
        <w:pStyle w:val="Code"/>
        <w:rPr>
          <w:highlight w:val="white"/>
          <w:lang w:val="en-GB"/>
        </w:rPr>
      </w:pPr>
    </w:p>
    <w:p w14:paraId="3EF165C2" w14:textId="77777777" w:rsidR="0078214F" w:rsidRPr="00D822A3" w:rsidRDefault="0078214F" w:rsidP="0078214F">
      <w:pPr>
        <w:pStyle w:val="Code"/>
        <w:rPr>
          <w:highlight w:val="white"/>
          <w:lang w:val="en-GB"/>
        </w:rPr>
      </w:pPr>
      <w:r w:rsidRPr="00D822A3">
        <w:rPr>
          <w:highlight w:val="white"/>
          <w:lang w:val="en-GB"/>
        </w:rPr>
        <w:t>#define size_t int</w:t>
      </w:r>
    </w:p>
    <w:p w14:paraId="4DD998F8" w14:textId="77777777" w:rsidR="0078214F" w:rsidRPr="00D822A3" w:rsidRDefault="0078214F" w:rsidP="0078214F">
      <w:pPr>
        <w:pStyle w:val="Code"/>
        <w:rPr>
          <w:highlight w:val="white"/>
          <w:lang w:val="en-GB"/>
        </w:rPr>
      </w:pPr>
    </w:p>
    <w:p w14:paraId="2FCE459A" w14:textId="77777777" w:rsidR="0078214F" w:rsidRPr="00D822A3" w:rsidRDefault="0078214F" w:rsidP="0078214F">
      <w:pPr>
        <w:pStyle w:val="Code"/>
        <w:rPr>
          <w:highlight w:val="white"/>
          <w:lang w:val="en-GB"/>
        </w:rPr>
      </w:pPr>
      <w:r w:rsidRPr="00D822A3">
        <w:rPr>
          <w:highlight w:val="white"/>
          <w:lang w:val="en-GB"/>
        </w:rPr>
        <w:t>extern char* strcpy(char* target, const char* source);</w:t>
      </w:r>
    </w:p>
    <w:p w14:paraId="1750E0D1" w14:textId="77777777" w:rsidR="0078214F" w:rsidRPr="00D822A3" w:rsidRDefault="0078214F" w:rsidP="0078214F">
      <w:pPr>
        <w:pStyle w:val="Code"/>
        <w:rPr>
          <w:highlight w:val="white"/>
          <w:lang w:val="en-GB"/>
        </w:rPr>
      </w:pPr>
      <w:r w:rsidRPr="00D822A3">
        <w:rPr>
          <w:highlight w:val="white"/>
          <w:lang w:val="en-GB"/>
        </w:rPr>
        <w:t>extern char* strncpy(char* target, const char* source, size_t size);</w:t>
      </w:r>
    </w:p>
    <w:p w14:paraId="14CD6A6D" w14:textId="77777777" w:rsidR="0078214F" w:rsidRPr="00D822A3" w:rsidRDefault="0078214F" w:rsidP="0078214F">
      <w:pPr>
        <w:pStyle w:val="Code"/>
        <w:rPr>
          <w:highlight w:val="white"/>
          <w:lang w:val="en-GB"/>
        </w:rPr>
      </w:pPr>
      <w:r w:rsidRPr="00D822A3">
        <w:rPr>
          <w:highlight w:val="white"/>
          <w:lang w:val="en-GB"/>
        </w:rPr>
        <w:t>extern char* strcat(char* target, const char* source);</w:t>
      </w:r>
    </w:p>
    <w:p w14:paraId="2778896D" w14:textId="77777777" w:rsidR="0078214F" w:rsidRPr="00D822A3" w:rsidRDefault="0078214F" w:rsidP="0078214F">
      <w:pPr>
        <w:pStyle w:val="Code"/>
        <w:rPr>
          <w:highlight w:val="white"/>
          <w:lang w:val="en-GB"/>
        </w:rPr>
      </w:pPr>
      <w:r w:rsidRPr="00D822A3">
        <w:rPr>
          <w:highlight w:val="white"/>
          <w:lang w:val="en-GB"/>
        </w:rPr>
        <w:t>extern char* strncat(char* target, const char* source, size_t size);</w:t>
      </w:r>
    </w:p>
    <w:p w14:paraId="563CEC6B" w14:textId="77777777" w:rsidR="0078214F" w:rsidRPr="00D822A3" w:rsidRDefault="0078214F" w:rsidP="0078214F">
      <w:pPr>
        <w:pStyle w:val="Code"/>
        <w:rPr>
          <w:highlight w:val="white"/>
          <w:lang w:val="en-GB"/>
        </w:rPr>
      </w:pPr>
      <w:r w:rsidRPr="00D822A3">
        <w:rPr>
          <w:highlight w:val="white"/>
          <w:lang w:val="en-GB"/>
        </w:rPr>
        <w:t>extern int strcmp(const char* left, const char* right);</w:t>
      </w:r>
    </w:p>
    <w:p w14:paraId="7A46AC32" w14:textId="77777777" w:rsidR="0078214F" w:rsidRPr="00D822A3" w:rsidRDefault="0078214F" w:rsidP="0078214F">
      <w:pPr>
        <w:pStyle w:val="Code"/>
        <w:rPr>
          <w:highlight w:val="white"/>
          <w:lang w:val="en-GB"/>
        </w:rPr>
      </w:pPr>
      <w:r w:rsidRPr="00D822A3">
        <w:rPr>
          <w:highlight w:val="white"/>
          <w:lang w:val="en-GB"/>
        </w:rPr>
        <w:t>extern int strncmp(const char* left, const char* right, size_t size);</w:t>
      </w:r>
    </w:p>
    <w:p w14:paraId="0448E684" w14:textId="77777777" w:rsidR="0078214F" w:rsidRPr="00D822A3" w:rsidRDefault="0078214F" w:rsidP="0078214F">
      <w:pPr>
        <w:pStyle w:val="Code"/>
        <w:rPr>
          <w:highlight w:val="white"/>
          <w:lang w:val="en-GB"/>
        </w:rPr>
      </w:pPr>
      <w:r w:rsidRPr="00D822A3">
        <w:rPr>
          <w:highlight w:val="white"/>
          <w:lang w:val="en-GB"/>
        </w:rPr>
        <w:t>extern char* strchr(const char* text, int i);</w:t>
      </w:r>
    </w:p>
    <w:p w14:paraId="7BBFFC3D" w14:textId="77777777" w:rsidR="0078214F" w:rsidRPr="00D822A3" w:rsidRDefault="0078214F" w:rsidP="0078214F">
      <w:pPr>
        <w:pStyle w:val="Code"/>
        <w:rPr>
          <w:highlight w:val="white"/>
          <w:lang w:val="en-GB"/>
        </w:rPr>
      </w:pPr>
      <w:r w:rsidRPr="00D822A3">
        <w:rPr>
          <w:highlight w:val="white"/>
          <w:lang w:val="en-GB"/>
        </w:rPr>
        <w:t>extern char* strrchr(const char* text, int i);</w:t>
      </w:r>
    </w:p>
    <w:p w14:paraId="0F3CA966" w14:textId="77777777" w:rsidR="0078214F" w:rsidRPr="00D822A3" w:rsidRDefault="0078214F" w:rsidP="0078214F">
      <w:pPr>
        <w:pStyle w:val="Code"/>
        <w:rPr>
          <w:highlight w:val="white"/>
          <w:lang w:val="en-GB"/>
        </w:rPr>
      </w:pPr>
      <w:r w:rsidRPr="00D822A3">
        <w:rPr>
          <w:highlight w:val="white"/>
          <w:lang w:val="en-GB"/>
        </w:rPr>
        <w:t>extern size_t strspn(const char* mainString, const char* charSet);</w:t>
      </w:r>
    </w:p>
    <w:p w14:paraId="253B5DA3" w14:textId="77777777" w:rsidR="0078214F" w:rsidRPr="00D822A3" w:rsidRDefault="0078214F" w:rsidP="0078214F">
      <w:pPr>
        <w:pStyle w:val="Code"/>
        <w:rPr>
          <w:highlight w:val="white"/>
          <w:lang w:val="en-GB"/>
        </w:rPr>
      </w:pPr>
      <w:r w:rsidRPr="00D822A3">
        <w:rPr>
          <w:highlight w:val="white"/>
          <w:lang w:val="en-GB"/>
        </w:rPr>
        <w:t>extern size_t strcspn(const char* mainString, const char* charSet);</w:t>
      </w:r>
    </w:p>
    <w:p w14:paraId="7183F6CD" w14:textId="77777777" w:rsidR="0078214F" w:rsidRPr="00D822A3" w:rsidRDefault="0078214F" w:rsidP="0078214F">
      <w:pPr>
        <w:pStyle w:val="Code"/>
        <w:rPr>
          <w:highlight w:val="white"/>
          <w:lang w:val="en-GB"/>
        </w:rPr>
      </w:pPr>
      <w:r w:rsidRPr="00D822A3">
        <w:rPr>
          <w:highlight w:val="white"/>
          <w:lang w:val="en-GB"/>
        </w:rPr>
        <w:t>extern char* strpbrk(const char* mainString, const char* charSet);</w:t>
      </w:r>
    </w:p>
    <w:p w14:paraId="6EA00657" w14:textId="77777777" w:rsidR="0078214F" w:rsidRPr="00D822A3" w:rsidRDefault="0078214F" w:rsidP="0078214F">
      <w:pPr>
        <w:pStyle w:val="Code"/>
        <w:rPr>
          <w:highlight w:val="white"/>
          <w:lang w:val="en-GB"/>
        </w:rPr>
      </w:pPr>
      <w:r w:rsidRPr="00D822A3">
        <w:rPr>
          <w:highlight w:val="white"/>
          <w:lang w:val="en-GB"/>
        </w:rPr>
        <w:t>extern char* strstr(const char* mainString, const char* subString);</w:t>
      </w:r>
    </w:p>
    <w:p w14:paraId="0C2018CA" w14:textId="77777777" w:rsidR="0078214F" w:rsidRPr="00D822A3" w:rsidRDefault="0078214F" w:rsidP="0078214F">
      <w:pPr>
        <w:pStyle w:val="Code"/>
        <w:rPr>
          <w:highlight w:val="white"/>
          <w:lang w:val="en-GB"/>
        </w:rPr>
      </w:pPr>
      <w:r w:rsidRPr="00D822A3">
        <w:rPr>
          <w:highlight w:val="white"/>
          <w:lang w:val="en-GB"/>
        </w:rPr>
        <w:t>extern size_t strlen(const char* string);</w:t>
      </w:r>
    </w:p>
    <w:p w14:paraId="4663C77D" w14:textId="77777777" w:rsidR="0078214F" w:rsidRPr="00D822A3" w:rsidRDefault="0078214F" w:rsidP="0078214F">
      <w:pPr>
        <w:pStyle w:val="Code"/>
        <w:rPr>
          <w:highlight w:val="white"/>
          <w:lang w:val="en-GB"/>
        </w:rPr>
      </w:pPr>
      <w:r w:rsidRPr="00D822A3">
        <w:rPr>
          <w:highlight w:val="white"/>
          <w:lang w:val="en-GB"/>
        </w:rPr>
        <w:t>extern char* strerror(int error);</w:t>
      </w:r>
    </w:p>
    <w:p w14:paraId="7CE8D289" w14:textId="77777777" w:rsidR="0078214F" w:rsidRPr="00D822A3" w:rsidRDefault="0078214F" w:rsidP="0078214F">
      <w:pPr>
        <w:pStyle w:val="Code"/>
        <w:rPr>
          <w:highlight w:val="white"/>
          <w:lang w:val="en-GB"/>
        </w:rPr>
      </w:pPr>
      <w:r w:rsidRPr="00D822A3">
        <w:rPr>
          <w:highlight w:val="white"/>
          <w:lang w:val="en-GB"/>
        </w:rPr>
        <w:t>extern char* strtok(char* string, const char* charSet);</w:t>
      </w:r>
    </w:p>
    <w:p w14:paraId="0AE1C098" w14:textId="77777777" w:rsidR="0078214F" w:rsidRPr="00D822A3" w:rsidRDefault="0078214F" w:rsidP="0078214F">
      <w:pPr>
        <w:pStyle w:val="Code"/>
        <w:rPr>
          <w:highlight w:val="white"/>
          <w:lang w:val="en-GB"/>
        </w:rPr>
      </w:pPr>
      <w:r w:rsidRPr="00D822A3">
        <w:rPr>
          <w:highlight w:val="white"/>
          <w:lang w:val="en-GB"/>
        </w:rPr>
        <w:t>extern void* memcpy(void* target, const void* source, size_t size);</w:t>
      </w:r>
    </w:p>
    <w:p w14:paraId="11A62D36" w14:textId="77777777" w:rsidR="0078214F" w:rsidRPr="00D822A3" w:rsidRDefault="0078214F" w:rsidP="0078214F">
      <w:pPr>
        <w:pStyle w:val="Code"/>
        <w:rPr>
          <w:highlight w:val="white"/>
          <w:lang w:val="en-GB"/>
        </w:rPr>
      </w:pPr>
      <w:r w:rsidRPr="00D822A3">
        <w:rPr>
          <w:highlight w:val="white"/>
          <w:lang w:val="en-GB"/>
        </w:rPr>
        <w:t>extern void* memmove(void* target, const void* source, size_t size);</w:t>
      </w:r>
    </w:p>
    <w:p w14:paraId="2F21279E" w14:textId="77777777" w:rsidR="0078214F" w:rsidRPr="00D822A3" w:rsidRDefault="0078214F" w:rsidP="0078214F">
      <w:pPr>
        <w:pStyle w:val="Code"/>
        <w:rPr>
          <w:highlight w:val="white"/>
          <w:lang w:val="en-GB"/>
        </w:rPr>
      </w:pPr>
      <w:r w:rsidRPr="00D822A3">
        <w:rPr>
          <w:highlight w:val="white"/>
          <w:lang w:val="en-GB"/>
        </w:rPr>
        <w:t>extern int memcmp(const void* left, const void* right, size_t size);</w:t>
      </w:r>
    </w:p>
    <w:p w14:paraId="25F99850" w14:textId="77777777" w:rsidR="0078214F" w:rsidRPr="00D822A3" w:rsidRDefault="0078214F" w:rsidP="0078214F">
      <w:pPr>
        <w:pStyle w:val="Code"/>
        <w:rPr>
          <w:highlight w:val="white"/>
          <w:lang w:val="en-GB"/>
        </w:rPr>
      </w:pPr>
      <w:r w:rsidRPr="00D822A3">
        <w:rPr>
          <w:highlight w:val="white"/>
          <w:lang w:val="en-GB"/>
        </w:rPr>
        <w:t>extern void* memchr(const void* block, int i, size_t size);</w:t>
      </w:r>
    </w:p>
    <w:p w14:paraId="73550C93" w14:textId="77777777" w:rsidR="0078214F" w:rsidRPr="00D822A3" w:rsidRDefault="0078214F" w:rsidP="0078214F">
      <w:pPr>
        <w:pStyle w:val="Code"/>
        <w:rPr>
          <w:highlight w:val="white"/>
          <w:lang w:val="en-GB"/>
        </w:rPr>
      </w:pPr>
      <w:r w:rsidRPr="00D822A3">
        <w:rPr>
          <w:highlight w:val="white"/>
          <w:lang w:val="en-GB"/>
        </w:rPr>
        <w:t>extern void* memset(void* block, int i, size_t size);</w:t>
      </w:r>
    </w:p>
    <w:p w14:paraId="20D0699A" w14:textId="77777777" w:rsidR="0078214F" w:rsidRPr="00D822A3" w:rsidRDefault="0078214F" w:rsidP="0078214F">
      <w:pPr>
        <w:pStyle w:val="Code"/>
        <w:rPr>
          <w:highlight w:val="white"/>
          <w:lang w:val="en-GB"/>
        </w:rPr>
      </w:pPr>
    </w:p>
    <w:p w14:paraId="65E52B35" w14:textId="40A527B2" w:rsidR="0078214F" w:rsidRPr="00D822A3" w:rsidRDefault="0078214F" w:rsidP="0078214F">
      <w:pPr>
        <w:pStyle w:val="Code"/>
        <w:rPr>
          <w:lang w:val="en-GB"/>
        </w:rPr>
      </w:pPr>
      <w:r w:rsidRPr="00D822A3">
        <w:rPr>
          <w:highlight w:val="white"/>
          <w:lang w:val="en-GB"/>
        </w:rPr>
        <w:t>#endif</w:t>
      </w:r>
    </w:p>
    <w:p w14:paraId="1AF0BFE4" w14:textId="23CD8A23" w:rsidR="0078214F" w:rsidRPr="00D822A3" w:rsidRDefault="008D6750" w:rsidP="0078214F">
      <w:pPr>
        <w:pStyle w:val="CodeListing"/>
        <w:rPr>
          <w:lang w:val="en-GB"/>
        </w:rPr>
      </w:pPr>
      <w:r w:rsidRPr="00D822A3">
        <w:rPr>
          <w:lang w:val="en-GB"/>
        </w:rPr>
        <w:t>s</w:t>
      </w:r>
      <w:r w:rsidR="0078214F" w:rsidRPr="00D822A3">
        <w:rPr>
          <w:lang w:val="en-GB"/>
        </w:rPr>
        <w:t>tring.c</w:t>
      </w:r>
    </w:p>
    <w:p w14:paraId="16E6CB7B" w14:textId="78A4D6CA" w:rsidR="0078214F" w:rsidRPr="00D822A3" w:rsidRDefault="0078214F" w:rsidP="0078214F">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2F18FB16" w14:textId="235DB7C5" w:rsidR="0078214F" w:rsidRPr="00D822A3" w:rsidRDefault="0078214F" w:rsidP="0078214F">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C6546D1" w14:textId="0133F863" w:rsidR="0078214F" w:rsidRPr="00D822A3" w:rsidRDefault="0078214F" w:rsidP="0078214F">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045AB93D" w14:textId="01966DC9"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7810FA3" w14:textId="31E0B5FE"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D4195B7" w14:textId="77777777" w:rsidR="0078214F" w:rsidRPr="00D822A3" w:rsidRDefault="0078214F" w:rsidP="0078214F">
      <w:pPr>
        <w:pStyle w:val="Code"/>
        <w:rPr>
          <w:highlight w:val="white"/>
          <w:lang w:val="en-GB"/>
        </w:rPr>
      </w:pPr>
    </w:p>
    <w:p w14:paraId="78195B7A" w14:textId="77777777" w:rsidR="0078214F" w:rsidRPr="00D822A3" w:rsidRDefault="0078214F" w:rsidP="0078214F">
      <w:pPr>
        <w:pStyle w:val="Code"/>
        <w:rPr>
          <w:highlight w:val="white"/>
          <w:lang w:val="en-GB"/>
        </w:rPr>
      </w:pPr>
      <w:r w:rsidRPr="00D822A3">
        <w:rPr>
          <w:highlight w:val="white"/>
          <w:lang w:val="en-GB"/>
        </w:rPr>
        <w:t>char* strcpy(char* target, const char* source) {</w:t>
      </w:r>
    </w:p>
    <w:p w14:paraId="7FD75AE4"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3C6DB89" w14:textId="77777777" w:rsidR="0078214F" w:rsidRPr="00D822A3" w:rsidRDefault="0078214F" w:rsidP="0078214F">
      <w:pPr>
        <w:pStyle w:val="Code"/>
        <w:rPr>
          <w:highlight w:val="white"/>
          <w:lang w:val="en-GB"/>
        </w:rPr>
      </w:pPr>
    </w:p>
    <w:p w14:paraId="7EE0D03C"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1A19A37"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FA5F2BD" w14:textId="77777777" w:rsidR="0078214F" w:rsidRPr="00D822A3" w:rsidRDefault="0078214F" w:rsidP="0078214F">
      <w:pPr>
        <w:pStyle w:val="Code"/>
        <w:rPr>
          <w:highlight w:val="white"/>
          <w:lang w:val="en-GB"/>
        </w:rPr>
      </w:pPr>
      <w:r w:rsidRPr="00D822A3">
        <w:rPr>
          <w:highlight w:val="white"/>
          <w:lang w:val="en-GB"/>
        </w:rPr>
        <w:t xml:space="preserve">  }</w:t>
      </w:r>
    </w:p>
    <w:p w14:paraId="1C5E36CC" w14:textId="77777777" w:rsidR="0078214F" w:rsidRPr="00D822A3" w:rsidRDefault="0078214F" w:rsidP="0078214F">
      <w:pPr>
        <w:pStyle w:val="Code"/>
        <w:rPr>
          <w:highlight w:val="white"/>
          <w:lang w:val="en-GB"/>
        </w:rPr>
      </w:pPr>
    </w:p>
    <w:p w14:paraId="6568E695"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0462BDFF"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5B1F8746" w14:textId="77777777" w:rsidR="0078214F" w:rsidRPr="00D822A3" w:rsidRDefault="0078214F" w:rsidP="0078214F">
      <w:pPr>
        <w:pStyle w:val="Code"/>
        <w:rPr>
          <w:highlight w:val="white"/>
          <w:lang w:val="en-GB"/>
        </w:rPr>
      </w:pPr>
      <w:r w:rsidRPr="00D822A3">
        <w:rPr>
          <w:highlight w:val="white"/>
          <w:lang w:val="en-GB"/>
        </w:rPr>
        <w:t>}</w:t>
      </w:r>
    </w:p>
    <w:p w14:paraId="639565A3" w14:textId="77777777" w:rsidR="0078214F" w:rsidRPr="00D822A3" w:rsidRDefault="0078214F" w:rsidP="0078214F">
      <w:pPr>
        <w:pStyle w:val="Code"/>
        <w:rPr>
          <w:highlight w:val="white"/>
          <w:lang w:val="en-GB"/>
        </w:rPr>
      </w:pPr>
    </w:p>
    <w:p w14:paraId="75691CEA" w14:textId="77777777" w:rsidR="0078214F" w:rsidRPr="00D822A3" w:rsidRDefault="0078214F" w:rsidP="0078214F">
      <w:pPr>
        <w:pStyle w:val="Code"/>
        <w:rPr>
          <w:highlight w:val="white"/>
          <w:lang w:val="en-GB"/>
        </w:rPr>
      </w:pPr>
      <w:r w:rsidRPr="00D822A3">
        <w:rPr>
          <w:highlight w:val="white"/>
          <w:lang w:val="en-GB"/>
        </w:rPr>
        <w:t>char* strncpy(char* target, const char* source, size_t size) {</w:t>
      </w:r>
    </w:p>
    <w:p w14:paraId="5C87432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C272839" w14:textId="77777777" w:rsidR="0078214F" w:rsidRPr="00D822A3" w:rsidRDefault="0078214F" w:rsidP="0078214F">
      <w:pPr>
        <w:pStyle w:val="Code"/>
        <w:rPr>
          <w:highlight w:val="white"/>
          <w:lang w:val="en-GB"/>
        </w:rPr>
      </w:pPr>
    </w:p>
    <w:p w14:paraId="153EE761" w14:textId="77777777" w:rsidR="0078214F" w:rsidRPr="00D822A3" w:rsidRDefault="0078214F" w:rsidP="0078214F">
      <w:pPr>
        <w:pStyle w:val="Code"/>
        <w:rPr>
          <w:highlight w:val="white"/>
          <w:lang w:val="en-GB"/>
        </w:rPr>
      </w:pPr>
      <w:r w:rsidRPr="00D822A3">
        <w:rPr>
          <w:highlight w:val="white"/>
          <w:lang w:val="en-GB"/>
        </w:rPr>
        <w:t xml:space="preserve">  for (index = 0; (index &lt; size) &amp;&amp; (source[index] != '\0'); ++index) {</w:t>
      </w:r>
    </w:p>
    <w:p w14:paraId="293F3175"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8591856" w14:textId="77777777" w:rsidR="0078214F" w:rsidRPr="00D822A3" w:rsidRDefault="0078214F" w:rsidP="0078214F">
      <w:pPr>
        <w:pStyle w:val="Code"/>
        <w:rPr>
          <w:highlight w:val="white"/>
          <w:lang w:val="en-GB"/>
        </w:rPr>
      </w:pPr>
      <w:r w:rsidRPr="00D822A3">
        <w:rPr>
          <w:highlight w:val="white"/>
          <w:lang w:val="en-GB"/>
        </w:rPr>
        <w:t xml:space="preserve">  }</w:t>
      </w:r>
    </w:p>
    <w:p w14:paraId="0D079C59" w14:textId="77777777" w:rsidR="0078214F" w:rsidRPr="00D822A3" w:rsidRDefault="0078214F" w:rsidP="0078214F">
      <w:pPr>
        <w:pStyle w:val="Code"/>
        <w:rPr>
          <w:highlight w:val="white"/>
          <w:lang w:val="en-GB"/>
        </w:rPr>
      </w:pPr>
    </w:p>
    <w:p w14:paraId="7805B49B" w14:textId="77777777" w:rsidR="0078214F" w:rsidRPr="00D822A3" w:rsidRDefault="0078214F" w:rsidP="0078214F">
      <w:pPr>
        <w:pStyle w:val="Code"/>
        <w:rPr>
          <w:highlight w:val="white"/>
          <w:lang w:val="en-GB"/>
        </w:rPr>
      </w:pPr>
      <w:r w:rsidRPr="00D822A3">
        <w:rPr>
          <w:highlight w:val="white"/>
          <w:lang w:val="en-GB"/>
        </w:rPr>
        <w:t xml:space="preserve">  for (; index &lt; size; ++index) {</w:t>
      </w:r>
    </w:p>
    <w:p w14:paraId="0DEE99F2"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1594814E" w14:textId="77777777" w:rsidR="0078214F" w:rsidRPr="00D822A3" w:rsidRDefault="0078214F" w:rsidP="0078214F">
      <w:pPr>
        <w:pStyle w:val="Code"/>
        <w:rPr>
          <w:highlight w:val="white"/>
          <w:lang w:val="en-GB"/>
        </w:rPr>
      </w:pPr>
      <w:r w:rsidRPr="00D822A3">
        <w:rPr>
          <w:highlight w:val="white"/>
          <w:lang w:val="en-GB"/>
        </w:rPr>
        <w:t xml:space="preserve">  }</w:t>
      </w:r>
    </w:p>
    <w:p w14:paraId="7D313D23" w14:textId="77777777" w:rsidR="0078214F" w:rsidRPr="00D822A3" w:rsidRDefault="0078214F" w:rsidP="0078214F">
      <w:pPr>
        <w:pStyle w:val="Code"/>
        <w:rPr>
          <w:highlight w:val="white"/>
          <w:lang w:val="en-GB"/>
        </w:rPr>
      </w:pPr>
    </w:p>
    <w:p w14:paraId="65036392"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4E0FBB9E" w14:textId="77777777" w:rsidR="0078214F" w:rsidRPr="00D822A3" w:rsidRDefault="0078214F" w:rsidP="0078214F">
      <w:pPr>
        <w:pStyle w:val="Code"/>
        <w:rPr>
          <w:highlight w:val="white"/>
          <w:lang w:val="en-GB"/>
        </w:rPr>
      </w:pPr>
      <w:r w:rsidRPr="00D822A3">
        <w:rPr>
          <w:highlight w:val="white"/>
          <w:lang w:val="en-GB"/>
        </w:rPr>
        <w:t>}</w:t>
      </w:r>
    </w:p>
    <w:p w14:paraId="4C9D8599" w14:textId="77777777" w:rsidR="0078214F" w:rsidRPr="00D822A3" w:rsidRDefault="0078214F" w:rsidP="0078214F">
      <w:pPr>
        <w:pStyle w:val="Code"/>
        <w:rPr>
          <w:highlight w:val="white"/>
          <w:lang w:val="en-GB"/>
        </w:rPr>
      </w:pPr>
    </w:p>
    <w:p w14:paraId="521B1952" w14:textId="77777777" w:rsidR="0078214F" w:rsidRPr="00D822A3" w:rsidRDefault="0078214F" w:rsidP="0078214F">
      <w:pPr>
        <w:pStyle w:val="Code"/>
        <w:rPr>
          <w:highlight w:val="white"/>
          <w:lang w:val="en-GB"/>
        </w:rPr>
      </w:pPr>
      <w:r w:rsidRPr="00D822A3">
        <w:rPr>
          <w:highlight w:val="white"/>
          <w:lang w:val="en-GB"/>
        </w:rPr>
        <w:t>char* strcat(char* target, const char* source) {</w:t>
      </w:r>
    </w:p>
    <w:p w14:paraId="74A7375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E036C5C"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7460D837" w14:textId="77777777" w:rsidR="0078214F" w:rsidRPr="00D822A3" w:rsidRDefault="0078214F" w:rsidP="0078214F">
      <w:pPr>
        <w:pStyle w:val="Code"/>
        <w:rPr>
          <w:highlight w:val="white"/>
          <w:lang w:val="en-GB"/>
        </w:rPr>
      </w:pPr>
    </w:p>
    <w:p w14:paraId="4253AB2B"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EDA6DC2"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CB17CD9" w14:textId="77777777" w:rsidR="0078214F" w:rsidRPr="00D822A3" w:rsidRDefault="0078214F" w:rsidP="0078214F">
      <w:pPr>
        <w:pStyle w:val="Code"/>
        <w:rPr>
          <w:highlight w:val="white"/>
          <w:lang w:val="en-GB"/>
        </w:rPr>
      </w:pPr>
      <w:r w:rsidRPr="00D822A3">
        <w:rPr>
          <w:highlight w:val="white"/>
          <w:lang w:val="en-GB"/>
        </w:rPr>
        <w:t xml:space="preserve">  }</w:t>
      </w:r>
    </w:p>
    <w:p w14:paraId="000F74B7" w14:textId="77777777" w:rsidR="0078214F" w:rsidRPr="00D822A3" w:rsidRDefault="0078214F" w:rsidP="0078214F">
      <w:pPr>
        <w:pStyle w:val="Code"/>
        <w:rPr>
          <w:highlight w:val="white"/>
          <w:lang w:val="en-GB"/>
        </w:rPr>
      </w:pPr>
    </w:p>
    <w:p w14:paraId="6BFD48D3" w14:textId="77777777" w:rsidR="0078214F" w:rsidRPr="00D822A3" w:rsidRDefault="0078214F" w:rsidP="0078214F">
      <w:pPr>
        <w:pStyle w:val="Code"/>
        <w:rPr>
          <w:highlight w:val="white"/>
          <w:lang w:val="en-GB"/>
        </w:rPr>
      </w:pPr>
      <w:r w:rsidRPr="00D822A3">
        <w:rPr>
          <w:highlight w:val="white"/>
          <w:lang w:val="en-GB"/>
        </w:rPr>
        <w:t xml:space="preserve">  target[targetLength + index] = '\0';</w:t>
      </w:r>
    </w:p>
    <w:p w14:paraId="6EDFB745"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1786B9D8" w14:textId="77777777" w:rsidR="0078214F" w:rsidRPr="00D822A3" w:rsidRDefault="0078214F" w:rsidP="0078214F">
      <w:pPr>
        <w:pStyle w:val="Code"/>
        <w:rPr>
          <w:highlight w:val="white"/>
          <w:lang w:val="en-GB"/>
        </w:rPr>
      </w:pPr>
      <w:r w:rsidRPr="00D822A3">
        <w:rPr>
          <w:highlight w:val="white"/>
          <w:lang w:val="en-GB"/>
        </w:rPr>
        <w:t>}</w:t>
      </w:r>
    </w:p>
    <w:p w14:paraId="26945CFA" w14:textId="77777777" w:rsidR="0078214F" w:rsidRPr="00D822A3" w:rsidRDefault="0078214F" w:rsidP="0078214F">
      <w:pPr>
        <w:pStyle w:val="Code"/>
        <w:rPr>
          <w:highlight w:val="white"/>
          <w:lang w:val="en-GB"/>
        </w:rPr>
      </w:pPr>
    </w:p>
    <w:p w14:paraId="24BF9D91" w14:textId="77777777" w:rsidR="0078214F" w:rsidRPr="00D822A3" w:rsidRDefault="0078214F" w:rsidP="0078214F">
      <w:pPr>
        <w:pStyle w:val="Code"/>
        <w:rPr>
          <w:highlight w:val="white"/>
          <w:lang w:val="en-GB"/>
        </w:rPr>
      </w:pPr>
      <w:r w:rsidRPr="00D822A3">
        <w:rPr>
          <w:highlight w:val="white"/>
          <w:lang w:val="en-GB"/>
        </w:rPr>
        <w:t>char* strncat(char* target, const char* source, size_t size) {</w:t>
      </w:r>
    </w:p>
    <w:p w14:paraId="660C86BC"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999C9F2"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6BE4EEC0" w14:textId="77777777" w:rsidR="0078214F" w:rsidRPr="00D822A3" w:rsidRDefault="0078214F" w:rsidP="0078214F">
      <w:pPr>
        <w:pStyle w:val="Code"/>
        <w:rPr>
          <w:highlight w:val="white"/>
          <w:lang w:val="en-GB"/>
        </w:rPr>
      </w:pPr>
    </w:p>
    <w:p w14:paraId="48A83189" w14:textId="77777777" w:rsidR="0078214F" w:rsidRPr="00D822A3" w:rsidRDefault="0078214F" w:rsidP="0078214F">
      <w:pPr>
        <w:pStyle w:val="Code"/>
        <w:rPr>
          <w:highlight w:val="white"/>
          <w:lang w:val="en-GB"/>
        </w:rPr>
      </w:pPr>
      <w:r w:rsidRPr="00D822A3">
        <w:rPr>
          <w:highlight w:val="white"/>
          <w:lang w:val="en-GB"/>
        </w:rPr>
        <w:t xml:space="preserve">  for (index = 0; (index &lt; (size - 1)) &amp;&amp; (source[index] != '\0'); ++index) {</w:t>
      </w:r>
    </w:p>
    <w:p w14:paraId="77814349"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4FF44A7" w14:textId="77777777" w:rsidR="0078214F" w:rsidRPr="00D822A3" w:rsidRDefault="0078214F" w:rsidP="0078214F">
      <w:pPr>
        <w:pStyle w:val="Code"/>
        <w:rPr>
          <w:highlight w:val="white"/>
          <w:lang w:val="en-GB"/>
        </w:rPr>
      </w:pPr>
      <w:r w:rsidRPr="00D822A3">
        <w:rPr>
          <w:highlight w:val="white"/>
          <w:lang w:val="en-GB"/>
        </w:rPr>
        <w:t xml:space="preserve">  }</w:t>
      </w:r>
    </w:p>
    <w:p w14:paraId="3FF97B55" w14:textId="77777777" w:rsidR="0078214F" w:rsidRPr="00D822A3" w:rsidRDefault="0078214F" w:rsidP="0078214F">
      <w:pPr>
        <w:pStyle w:val="Code"/>
        <w:rPr>
          <w:highlight w:val="white"/>
          <w:lang w:val="en-GB"/>
        </w:rPr>
      </w:pPr>
    </w:p>
    <w:p w14:paraId="60FD3C5A" w14:textId="77777777" w:rsidR="0078214F" w:rsidRPr="00D822A3" w:rsidRDefault="0078214F" w:rsidP="0078214F">
      <w:pPr>
        <w:pStyle w:val="Code"/>
        <w:rPr>
          <w:highlight w:val="white"/>
          <w:lang w:val="en-GB"/>
        </w:rPr>
      </w:pPr>
      <w:r w:rsidRPr="00D822A3">
        <w:rPr>
          <w:highlight w:val="white"/>
          <w:lang w:val="en-GB"/>
        </w:rPr>
        <w:t xml:space="preserve">  target[targetLength + size - 1] = '\0';</w:t>
      </w:r>
    </w:p>
    <w:p w14:paraId="6E0125AE"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3D0F6E03" w14:textId="77777777" w:rsidR="0078214F" w:rsidRPr="00D822A3" w:rsidRDefault="0078214F" w:rsidP="0078214F">
      <w:pPr>
        <w:pStyle w:val="Code"/>
        <w:rPr>
          <w:highlight w:val="white"/>
          <w:lang w:val="en-GB"/>
        </w:rPr>
      </w:pPr>
      <w:r w:rsidRPr="00D822A3">
        <w:rPr>
          <w:highlight w:val="white"/>
          <w:lang w:val="en-GB"/>
        </w:rPr>
        <w:t>}</w:t>
      </w:r>
    </w:p>
    <w:p w14:paraId="13FC2EDA" w14:textId="77777777" w:rsidR="0078214F" w:rsidRPr="00D822A3" w:rsidRDefault="0078214F" w:rsidP="0078214F">
      <w:pPr>
        <w:pStyle w:val="Code"/>
        <w:rPr>
          <w:highlight w:val="white"/>
          <w:lang w:val="en-GB"/>
        </w:rPr>
      </w:pPr>
    </w:p>
    <w:p w14:paraId="4C9E18CB" w14:textId="77777777" w:rsidR="0078214F" w:rsidRPr="00D822A3" w:rsidRDefault="0078214F" w:rsidP="0078214F">
      <w:pPr>
        <w:pStyle w:val="Code"/>
        <w:rPr>
          <w:highlight w:val="white"/>
          <w:lang w:val="en-GB"/>
        </w:rPr>
      </w:pPr>
      <w:r w:rsidRPr="00D822A3">
        <w:rPr>
          <w:highlight w:val="white"/>
          <w:lang w:val="en-GB"/>
        </w:rPr>
        <w:t>int strcmp(const char* left, const char* right) {</w:t>
      </w:r>
    </w:p>
    <w:p w14:paraId="6829F50B"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CAA83E9" w14:textId="77777777" w:rsidR="0078214F" w:rsidRPr="00D822A3" w:rsidRDefault="0078214F" w:rsidP="0078214F">
      <w:pPr>
        <w:pStyle w:val="Code"/>
        <w:rPr>
          <w:highlight w:val="white"/>
          <w:lang w:val="en-GB"/>
        </w:rPr>
      </w:pPr>
    </w:p>
    <w:p w14:paraId="24933E1D" w14:textId="77777777" w:rsidR="0078214F" w:rsidRPr="00D822A3" w:rsidRDefault="0078214F" w:rsidP="0078214F">
      <w:pPr>
        <w:pStyle w:val="Code"/>
        <w:rPr>
          <w:highlight w:val="white"/>
          <w:lang w:val="en-GB"/>
        </w:rPr>
      </w:pPr>
      <w:r w:rsidRPr="00D822A3">
        <w:rPr>
          <w:highlight w:val="white"/>
          <w:lang w:val="en-GB"/>
        </w:rPr>
        <w:t xml:space="preserve">  for (index = 0; TRUE; ++index) {</w:t>
      </w:r>
    </w:p>
    <w:p w14:paraId="3FC2A86A"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29C3C818" w14:textId="77777777" w:rsidR="0078214F" w:rsidRPr="00D822A3" w:rsidRDefault="0078214F" w:rsidP="0078214F">
      <w:pPr>
        <w:pStyle w:val="Code"/>
        <w:rPr>
          <w:highlight w:val="white"/>
          <w:lang w:val="en-GB"/>
        </w:rPr>
      </w:pPr>
      <w:r w:rsidRPr="00D822A3">
        <w:rPr>
          <w:highlight w:val="white"/>
          <w:lang w:val="en-GB"/>
        </w:rPr>
        <w:t xml:space="preserve">      return 0;</w:t>
      </w:r>
    </w:p>
    <w:p w14:paraId="56E01589" w14:textId="77777777" w:rsidR="0078214F" w:rsidRPr="00D822A3" w:rsidRDefault="0078214F" w:rsidP="0078214F">
      <w:pPr>
        <w:pStyle w:val="Code"/>
        <w:rPr>
          <w:highlight w:val="white"/>
          <w:lang w:val="en-GB"/>
        </w:rPr>
      </w:pPr>
      <w:r w:rsidRPr="00D822A3">
        <w:rPr>
          <w:highlight w:val="white"/>
          <w:lang w:val="en-GB"/>
        </w:rPr>
        <w:t xml:space="preserve">    }</w:t>
      </w:r>
    </w:p>
    <w:p w14:paraId="6DA71A49"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3EA8437A" w14:textId="77777777" w:rsidR="0078214F" w:rsidRPr="00D822A3" w:rsidRDefault="0078214F" w:rsidP="0078214F">
      <w:pPr>
        <w:pStyle w:val="Code"/>
        <w:rPr>
          <w:highlight w:val="white"/>
          <w:lang w:val="en-GB"/>
        </w:rPr>
      </w:pPr>
      <w:r w:rsidRPr="00D822A3">
        <w:rPr>
          <w:highlight w:val="white"/>
          <w:lang w:val="en-GB"/>
        </w:rPr>
        <w:t xml:space="preserve">      return -1;</w:t>
      </w:r>
    </w:p>
    <w:p w14:paraId="58317AF5" w14:textId="77777777" w:rsidR="0078214F" w:rsidRPr="00D822A3" w:rsidRDefault="0078214F" w:rsidP="0078214F">
      <w:pPr>
        <w:pStyle w:val="Code"/>
        <w:rPr>
          <w:highlight w:val="white"/>
          <w:lang w:val="en-GB"/>
        </w:rPr>
      </w:pPr>
      <w:r w:rsidRPr="00D822A3">
        <w:rPr>
          <w:highlight w:val="white"/>
          <w:lang w:val="en-GB"/>
        </w:rPr>
        <w:t xml:space="preserve">    }</w:t>
      </w:r>
    </w:p>
    <w:p w14:paraId="7D46E876"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2450E071" w14:textId="77777777" w:rsidR="0078214F" w:rsidRPr="00D822A3" w:rsidRDefault="0078214F" w:rsidP="0078214F">
      <w:pPr>
        <w:pStyle w:val="Code"/>
        <w:rPr>
          <w:highlight w:val="white"/>
          <w:lang w:val="en-GB"/>
        </w:rPr>
      </w:pPr>
      <w:r w:rsidRPr="00D822A3">
        <w:rPr>
          <w:highlight w:val="white"/>
          <w:lang w:val="en-GB"/>
        </w:rPr>
        <w:t xml:space="preserve">      return 1;</w:t>
      </w:r>
    </w:p>
    <w:p w14:paraId="4DBF2657" w14:textId="77777777" w:rsidR="0078214F" w:rsidRPr="00D822A3" w:rsidRDefault="0078214F" w:rsidP="0078214F">
      <w:pPr>
        <w:pStyle w:val="Code"/>
        <w:rPr>
          <w:highlight w:val="white"/>
          <w:lang w:val="en-GB"/>
        </w:rPr>
      </w:pPr>
      <w:r w:rsidRPr="00D822A3">
        <w:rPr>
          <w:highlight w:val="white"/>
          <w:lang w:val="en-GB"/>
        </w:rPr>
        <w:t xml:space="preserve">    }</w:t>
      </w:r>
    </w:p>
    <w:p w14:paraId="392EC8E6"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52DDEB9B" w14:textId="77777777" w:rsidR="0078214F" w:rsidRPr="00D822A3" w:rsidRDefault="0078214F" w:rsidP="0078214F">
      <w:pPr>
        <w:pStyle w:val="Code"/>
        <w:rPr>
          <w:highlight w:val="white"/>
          <w:lang w:val="en-GB"/>
        </w:rPr>
      </w:pPr>
      <w:r w:rsidRPr="00D822A3">
        <w:rPr>
          <w:highlight w:val="white"/>
          <w:lang w:val="en-GB"/>
        </w:rPr>
        <w:t xml:space="preserve">      return -1;</w:t>
      </w:r>
    </w:p>
    <w:p w14:paraId="26A48129" w14:textId="77777777" w:rsidR="0078214F" w:rsidRPr="00D822A3" w:rsidRDefault="0078214F" w:rsidP="0078214F">
      <w:pPr>
        <w:pStyle w:val="Code"/>
        <w:rPr>
          <w:highlight w:val="white"/>
          <w:lang w:val="en-GB"/>
        </w:rPr>
      </w:pPr>
      <w:r w:rsidRPr="00D822A3">
        <w:rPr>
          <w:highlight w:val="white"/>
          <w:lang w:val="en-GB"/>
        </w:rPr>
        <w:t xml:space="preserve">    }</w:t>
      </w:r>
    </w:p>
    <w:p w14:paraId="0FFBD24C"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4ABF5D43" w14:textId="77777777" w:rsidR="0078214F" w:rsidRPr="00D822A3" w:rsidRDefault="0078214F" w:rsidP="0078214F">
      <w:pPr>
        <w:pStyle w:val="Code"/>
        <w:rPr>
          <w:highlight w:val="white"/>
          <w:lang w:val="en-GB"/>
        </w:rPr>
      </w:pPr>
      <w:r w:rsidRPr="00D822A3">
        <w:rPr>
          <w:highlight w:val="white"/>
          <w:lang w:val="en-GB"/>
        </w:rPr>
        <w:t xml:space="preserve">      return 1;</w:t>
      </w:r>
    </w:p>
    <w:p w14:paraId="2A69C143" w14:textId="77777777" w:rsidR="0078214F" w:rsidRPr="00D822A3" w:rsidRDefault="0078214F" w:rsidP="0078214F">
      <w:pPr>
        <w:pStyle w:val="Code"/>
        <w:rPr>
          <w:highlight w:val="white"/>
          <w:lang w:val="en-GB"/>
        </w:rPr>
      </w:pPr>
      <w:r w:rsidRPr="00D822A3">
        <w:rPr>
          <w:highlight w:val="white"/>
          <w:lang w:val="en-GB"/>
        </w:rPr>
        <w:t xml:space="preserve">    }</w:t>
      </w:r>
    </w:p>
    <w:p w14:paraId="3627ECB9" w14:textId="77777777" w:rsidR="0078214F" w:rsidRPr="00D822A3" w:rsidRDefault="0078214F" w:rsidP="0078214F">
      <w:pPr>
        <w:pStyle w:val="Code"/>
        <w:rPr>
          <w:highlight w:val="white"/>
          <w:lang w:val="en-GB"/>
        </w:rPr>
      </w:pPr>
      <w:r w:rsidRPr="00D822A3">
        <w:rPr>
          <w:highlight w:val="white"/>
          <w:lang w:val="en-GB"/>
        </w:rPr>
        <w:t xml:space="preserve">  }</w:t>
      </w:r>
    </w:p>
    <w:p w14:paraId="4269AA25" w14:textId="77777777" w:rsidR="0078214F" w:rsidRPr="00D822A3" w:rsidRDefault="0078214F" w:rsidP="0078214F">
      <w:pPr>
        <w:pStyle w:val="Code"/>
        <w:rPr>
          <w:highlight w:val="white"/>
          <w:lang w:val="en-GB"/>
        </w:rPr>
      </w:pPr>
      <w:r w:rsidRPr="00D822A3">
        <w:rPr>
          <w:highlight w:val="white"/>
          <w:lang w:val="en-GB"/>
        </w:rPr>
        <w:t>}</w:t>
      </w:r>
    </w:p>
    <w:p w14:paraId="6AB11B84" w14:textId="77777777" w:rsidR="0078214F" w:rsidRPr="00D822A3"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lang w:val="en-GB"/>
        </w:rPr>
      </w:pPr>
    </w:p>
    <w:p w14:paraId="27797B22" w14:textId="77777777" w:rsidR="0078214F" w:rsidRPr="00D822A3" w:rsidRDefault="0078214F" w:rsidP="0078214F">
      <w:pPr>
        <w:pStyle w:val="Code"/>
        <w:rPr>
          <w:highlight w:val="white"/>
          <w:lang w:val="en-GB"/>
        </w:rPr>
      </w:pPr>
      <w:r w:rsidRPr="00D822A3">
        <w:rPr>
          <w:highlight w:val="white"/>
          <w:lang w:val="en-GB"/>
        </w:rPr>
        <w:t>int strncmp(const char* left, const char* right, size_t size) {</w:t>
      </w:r>
    </w:p>
    <w:p w14:paraId="7A759B9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CDE102D" w14:textId="77777777" w:rsidR="0078214F" w:rsidRPr="00D822A3" w:rsidRDefault="0078214F" w:rsidP="0078214F">
      <w:pPr>
        <w:pStyle w:val="Code"/>
        <w:rPr>
          <w:highlight w:val="white"/>
          <w:lang w:val="en-GB"/>
        </w:rPr>
      </w:pPr>
    </w:p>
    <w:p w14:paraId="3E1F439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50720A38"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41FEEFEB" w14:textId="77777777" w:rsidR="0078214F" w:rsidRPr="00D822A3" w:rsidRDefault="0078214F" w:rsidP="0078214F">
      <w:pPr>
        <w:pStyle w:val="Code"/>
        <w:rPr>
          <w:highlight w:val="white"/>
          <w:lang w:val="en-GB"/>
        </w:rPr>
      </w:pPr>
      <w:r w:rsidRPr="00D822A3">
        <w:rPr>
          <w:highlight w:val="white"/>
          <w:lang w:val="en-GB"/>
        </w:rPr>
        <w:t xml:space="preserve">      return 0;</w:t>
      </w:r>
    </w:p>
    <w:p w14:paraId="6C46E196" w14:textId="77777777" w:rsidR="0078214F" w:rsidRPr="00D822A3" w:rsidRDefault="0078214F" w:rsidP="0078214F">
      <w:pPr>
        <w:pStyle w:val="Code"/>
        <w:rPr>
          <w:highlight w:val="white"/>
          <w:lang w:val="en-GB"/>
        </w:rPr>
      </w:pPr>
      <w:r w:rsidRPr="00D822A3">
        <w:rPr>
          <w:highlight w:val="white"/>
          <w:lang w:val="en-GB"/>
        </w:rPr>
        <w:t xml:space="preserve">    }</w:t>
      </w:r>
    </w:p>
    <w:p w14:paraId="764921D0"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6EA31F2C" w14:textId="77777777" w:rsidR="0078214F" w:rsidRPr="00D822A3" w:rsidRDefault="0078214F" w:rsidP="0078214F">
      <w:pPr>
        <w:pStyle w:val="Code"/>
        <w:rPr>
          <w:highlight w:val="white"/>
          <w:lang w:val="en-GB"/>
        </w:rPr>
      </w:pPr>
      <w:r w:rsidRPr="00D822A3">
        <w:rPr>
          <w:highlight w:val="white"/>
          <w:lang w:val="en-GB"/>
        </w:rPr>
        <w:t xml:space="preserve">      return -1;</w:t>
      </w:r>
    </w:p>
    <w:p w14:paraId="02EFC982" w14:textId="77777777" w:rsidR="0078214F" w:rsidRPr="00D822A3" w:rsidRDefault="0078214F" w:rsidP="0078214F">
      <w:pPr>
        <w:pStyle w:val="Code"/>
        <w:rPr>
          <w:highlight w:val="white"/>
          <w:lang w:val="en-GB"/>
        </w:rPr>
      </w:pPr>
      <w:r w:rsidRPr="00D822A3">
        <w:rPr>
          <w:highlight w:val="white"/>
          <w:lang w:val="en-GB"/>
        </w:rPr>
        <w:t xml:space="preserve">    }</w:t>
      </w:r>
    </w:p>
    <w:p w14:paraId="441230B5"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08E3573E" w14:textId="77777777" w:rsidR="0078214F" w:rsidRPr="00D822A3" w:rsidRDefault="0078214F" w:rsidP="0078214F">
      <w:pPr>
        <w:pStyle w:val="Code"/>
        <w:rPr>
          <w:highlight w:val="white"/>
          <w:lang w:val="en-GB"/>
        </w:rPr>
      </w:pPr>
      <w:r w:rsidRPr="00D822A3">
        <w:rPr>
          <w:highlight w:val="white"/>
          <w:lang w:val="en-GB"/>
        </w:rPr>
        <w:t xml:space="preserve">      return 1;</w:t>
      </w:r>
    </w:p>
    <w:p w14:paraId="14969495" w14:textId="77777777" w:rsidR="0078214F" w:rsidRPr="00D822A3" w:rsidRDefault="0078214F" w:rsidP="0078214F">
      <w:pPr>
        <w:pStyle w:val="Code"/>
        <w:rPr>
          <w:highlight w:val="white"/>
          <w:lang w:val="en-GB"/>
        </w:rPr>
      </w:pPr>
      <w:r w:rsidRPr="00D822A3">
        <w:rPr>
          <w:highlight w:val="white"/>
          <w:lang w:val="en-GB"/>
        </w:rPr>
        <w:t xml:space="preserve">    }</w:t>
      </w:r>
    </w:p>
    <w:p w14:paraId="6FCECE4D"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6BCD4653" w14:textId="77777777" w:rsidR="0078214F" w:rsidRPr="00D822A3" w:rsidRDefault="0078214F" w:rsidP="0078214F">
      <w:pPr>
        <w:pStyle w:val="Code"/>
        <w:rPr>
          <w:highlight w:val="white"/>
          <w:lang w:val="en-GB"/>
        </w:rPr>
      </w:pPr>
      <w:r w:rsidRPr="00D822A3">
        <w:rPr>
          <w:highlight w:val="white"/>
          <w:lang w:val="en-GB"/>
        </w:rPr>
        <w:t xml:space="preserve">      return -1;</w:t>
      </w:r>
    </w:p>
    <w:p w14:paraId="3D0FBCCA" w14:textId="77777777" w:rsidR="0078214F" w:rsidRPr="00D822A3" w:rsidRDefault="0078214F" w:rsidP="0078214F">
      <w:pPr>
        <w:pStyle w:val="Code"/>
        <w:rPr>
          <w:highlight w:val="white"/>
          <w:lang w:val="en-GB"/>
        </w:rPr>
      </w:pPr>
      <w:r w:rsidRPr="00D822A3">
        <w:rPr>
          <w:highlight w:val="white"/>
          <w:lang w:val="en-GB"/>
        </w:rPr>
        <w:t xml:space="preserve">    }</w:t>
      </w:r>
    </w:p>
    <w:p w14:paraId="1FCA54BF"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3021E22E" w14:textId="77777777" w:rsidR="0078214F" w:rsidRPr="00D822A3" w:rsidRDefault="0078214F" w:rsidP="0078214F">
      <w:pPr>
        <w:pStyle w:val="Code"/>
        <w:rPr>
          <w:highlight w:val="white"/>
          <w:lang w:val="en-GB"/>
        </w:rPr>
      </w:pPr>
      <w:r w:rsidRPr="00D822A3">
        <w:rPr>
          <w:highlight w:val="white"/>
          <w:lang w:val="en-GB"/>
        </w:rPr>
        <w:t xml:space="preserve">      return 1;</w:t>
      </w:r>
    </w:p>
    <w:p w14:paraId="1EEEBA6E" w14:textId="77777777" w:rsidR="0078214F" w:rsidRPr="00D822A3" w:rsidRDefault="0078214F" w:rsidP="0078214F">
      <w:pPr>
        <w:pStyle w:val="Code"/>
        <w:rPr>
          <w:highlight w:val="white"/>
          <w:lang w:val="en-GB"/>
        </w:rPr>
      </w:pPr>
      <w:r w:rsidRPr="00D822A3">
        <w:rPr>
          <w:highlight w:val="white"/>
          <w:lang w:val="en-GB"/>
        </w:rPr>
        <w:t xml:space="preserve">    }</w:t>
      </w:r>
    </w:p>
    <w:p w14:paraId="4772DEE2" w14:textId="77777777" w:rsidR="0078214F" w:rsidRPr="00D822A3" w:rsidRDefault="0078214F" w:rsidP="0078214F">
      <w:pPr>
        <w:pStyle w:val="Code"/>
        <w:rPr>
          <w:highlight w:val="white"/>
          <w:lang w:val="en-GB"/>
        </w:rPr>
      </w:pPr>
      <w:r w:rsidRPr="00D822A3">
        <w:rPr>
          <w:highlight w:val="white"/>
          <w:lang w:val="en-GB"/>
        </w:rPr>
        <w:t xml:space="preserve">  }</w:t>
      </w:r>
    </w:p>
    <w:p w14:paraId="1CDD6489" w14:textId="77777777" w:rsidR="0078214F" w:rsidRPr="00D822A3" w:rsidRDefault="0078214F" w:rsidP="0078214F">
      <w:pPr>
        <w:pStyle w:val="Code"/>
        <w:rPr>
          <w:highlight w:val="white"/>
          <w:lang w:val="en-GB"/>
        </w:rPr>
      </w:pPr>
    </w:p>
    <w:p w14:paraId="7466ACD7" w14:textId="77777777" w:rsidR="0078214F" w:rsidRPr="00D822A3" w:rsidRDefault="0078214F" w:rsidP="0078214F">
      <w:pPr>
        <w:pStyle w:val="Code"/>
        <w:rPr>
          <w:highlight w:val="white"/>
          <w:lang w:val="en-GB"/>
        </w:rPr>
      </w:pPr>
      <w:r w:rsidRPr="00D822A3">
        <w:rPr>
          <w:highlight w:val="white"/>
          <w:lang w:val="en-GB"/>
        </w:rPr>
        <w:t xml:space="preserve">  return 0;</w:t>
      </w:r>
    </w:p>
    <w:p w14:paraId="2201A27A" w14:textId="77777777" w:rsidR="0078214F" w:rsidRPr="00D822A3" w:rsidRDefault="0078214F" w:rsidP="0078214F">
      <w:pPr>
        <w:pStyle w:val="Code"/>
        <w:rPr>
          <w:highlight w:val="white"/>
          <w:lang w:val="en-GB"/>
        </w:rPr>
      </w:pPr>
      <w:r w:rsidRPr="00D822A3">
        <w:rPr>
          <w:highlight w:val="white"/>
          <w:lang w:val="en-GB"/>
        </w:rPr>
        <w:t>}</w:t>
      </w:r>
    </w:p>
    <w:p w14:paraId="33C2EB3A" w14:textId="77777777" w:rsidR="0078214F" w:rsidRPr="00D822A3" w:rsidRDefault="0078214F" w:rsidP="0078214F">
      <w:pPr>
        <w:pStyle w:val="Code"/>
        <w:rPr>
          <w:highlight w:val="white"/>
          <w:lang w:val="en-GB"/>
        </w:rPr>
      </w:pPr>
    </w:p>
    <w:p w14:paraId="57C6DFCB" w14:textId="77777777" w:rsidR="0078214F" w:rsidRPr="00D822A3" w:rsidRDefault="0078214F" w:rsidP="0078214F">
      <w:pPr>
        <w:pStyle w:val="Code"/>
        <w:rPr>
          <w:highlight w:val="white"/>
          <w:lang w:val="en-GB"/>
        </w:rPr>
      </w:pPr>
      <w:r w:rsidRPr="00D822A3">
        <w:rPr>
          <w:highlight w:val="white"/>
          <w:lang w:val="en-GB"/>
        </w:rPr>
        <w:t>char* strchr(const char* text, int i) {</w:t>
      </w:r>
    </w:p>
    <w:p w14:paraId="038452C8"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668629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D9A89C6" w14:textId="77777777" w:rsidR="0078214F" w:rsidRPr="00D822A3" w:rsidRDefault="0078214F" w:rsidP="0078214F">
      <w:pPr>
        <w:pStyle w:val="Code"/>
        <w:rPr>
          <w:highlight w:val="white"/>
          <w:lang w:val="en-GB"/>
        </w:rPr>
      </w:pPr>
    </w:p>
    <w:p w14:paraId="5CA4721B"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BBA5558"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2668DB26" w14:textId="77777777" w:rsidR="0078214F" w:rsidRPr="00D822A3" w:rsidRDefault="0078214F" w:rsidP="0078214F">
      <w:pPr>
        <w:pStyle w:val="Code"/>
        <w:rPr>
          <w:highlight w:val="white"/>
          <w:lang w:val="en-GB"/>
        </w:rPr>
      </w:pPr>
      <w:r w:rsidRPr="00D822A3">
        <w:rPr>
          <w:highlight w:val="white"/>
          <w:lang w:val="en-GB"/>
        </w:rPr>
        <w:t xml:space="preserve">      return &amp;text[index];</w:t>
      </w:r>
    </w:p>
    <w:p w14:paraId="1FAC13E7" w14:textId="77777777" w:rsidR="0078214F" w:rsidRPr="00D822A3" w:rsidRDefault="0078214F" w:rsidP="0078214F">
      <w:pPr>
        <w:pStyle w:val="Code"/>
        <w:rPr>
          <w:highlight w:val="white"/>
          <w:lang w:val="en-GB"/>
        </w:rPr>
      </w:pPr>
      <w:r w:rsidRPr="00D822A3">
        <w:rPr>
          <w:highlight w:val="white"/>
          <w:lang w:val="en-GB"/>
        </w:rPr>
        <w:t xml:space="preserve">    }</w:t>
      </w:r>
    </w:p>
    <w:p w14:paraId="27844941" w14:textId="77777777" w:rsidR="0078214F" w:rsidRPr="00D822A3" w:rsidRDefault="0078214F" w:rsidP="0078214F">
      <w:pPr>
        <w:pStyle w:val="Code"/>
        <w:rPr>
          <w:highlight w:val="white"/>
          <w:lang w:val="en-GB"/>
        </w:rPr>
      </w:pPr>
      <w:r w:rsidRPr="00D822A3">
        <w:rPr>
          <w:highlight w:val="white"/>
          <w:lang w:val="en-GB"/>
        </w:rPr>
        <w:t xml:space="preserve">  }</w:t>
      </w:r>
    </w:p>
    <w:p w14:paraId="18FB0F45" w14:textId="77777777" w:rsidR="0078214F" w:rsidRPr="00D822A3" w:rsidRDefault="0078214F" w:rsidP="0078214F">
      <w:pPr>
        <w:pStyle w:val="Code"/>
        <w:rPr>
          <w:highlight w:val="white"/>
          <w:lang w:val="en-GB"/>
        </w:rPr>
      </w:pPr>
    </w:p>
    <w:p w14:paraId="72857692"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522BB33" w14:textId="77777777" w:rsidR="0078214F" w:rsidRPr="00D822A3" w:rsidRDefault="0078214F" w:rsidP="0078214F">
      <w:pPr>
        <w:pStyle w:val="Code"/>
        <w:rPr>
          <w:highlight w:val="white"/>
          <w:lang w:val="en-GB"/>
        </w:rPr>
      </w:pPr>
      <w:r w:rsidRPr="00D822A3">
        <w:rPr>
          <w:highlight w:val="white"/>
          <w:lang w:val="en-GB"/>
        </w:rPr>
        <w:t>}</w:t>
      </w:r>
    </w:p>
    <w:p w14:paraId="20744642" w14:textId="77777777" w:rsidR="0078214F" w:rsidRPr="00D822A3" w:rsidRDefault="0078214F" w:rsidP="0078214F">
      <w:pPr>
        <w:pStyle w:val="Code"/>
        <w:rPr>
          <w:highlight w:val="white"/>
          <w:lang w:val="en-GB"/>
        </w:rPr>
      </w:pPr>
    </w:p>
    <w:p w14:paraId="27B80455" w14:textId="77777777" w:rsidR="0078214F" w:rsidRPr="00D822A3" w:rsidRDefault="0078214F" w:rsidP="0078214F">
      <w:pPr>
        <w:pStyle w:val="Code"/>
        <w:rPr>
          <w:highlight w:val="white"/>
          <w:lang w:val="en-GB"/>
        </w:rPr>
      </w:pPr>
      <w:r w:rsidRPr="00D822A3">
        <w:rPr>
          <w:highlight w:val="white"/>
          <w:lang w:val="en-GB"/>
        </w:rPr>
        <w:t>char* strrchr(const char* text, int i) {</w:t>
      </w:r>
    </w:p>
    <w:p w14:paraId="598AE6C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0C34498" w14:textId="77777777" w:rsidR="0078214F" w:rsidRPr="00D822A3" w:rsidRDefault="0078214F" w:rsidP="0078214F">
      <w:pPr>
        <w:pStyle w:val="Code"/>
        <w:rPr>
          <w:highlight w:val="white"/>
          <w:lang w:val="en-GB"/>
        </w:rPr>
      </w:pPr>
      <w:r w:rsidRPr="00D822A3">
        <w:rPr>
          <w:highlight w:val="white"/>
          <w:lang w:val="en-GB"/>
        </w:rPr>
        <w:t xml:space="preserve">  char* result = NULL;</w:t>
      </w:r>
    </w:p>
    <w:p w14:paraId="1E2B43D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7CD5CFDD" w14:textId="77777777" w:rsidR="0078214F" w:rsidRPr="00D822A3" w:rsidRDefault="0078214F" w:rsidP="0078214F">
      <w:pPr>
        <w:pStyle w:val="Code"/>
        <w:rPr>
          <w:highlight w:val="white"/>
          <w:lang w:val="en-GB"/>
        </w:rPr>
      </w:pPr>
    </w:p>
    <w:p w14:paraId="319445CD"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0468E56"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4DCF29F2" w14:textId="77777777" w:rsidR="0078214F" w:rsidRPr="00D822A3" w:rsidRDefault="0078214F" w:rsidP="0078214F">
      <w:pPr>
        <w:pStyle w:val="Code"/>
        <w:rPr>
          <w:highlight w:val="white"/>
          <w:lang w:val="en-GB"/>
        </w:rPr>
      </w:pPr>
      <w:r w:rsidRPr="00D822A3">
        <w:rPr>
          <w:highlight w:val="white"/>
          <w:lang w:val="en-GB"/>
        </w:rPr>
        <w:t xml:space="preserve">      result = &amp;text[index];</w:t>
      </w:r>
    </w:p>
    <w:p w14:paraId="1F89054E" w14:textId="77777777" w:rsidR="0078214F" w:rsidRPr="00D822A3" w:rsidRDefault="0078214F" w:rsidP="0078214F">
      <w:pPr>
        <w:pStyle w:val="Code"/>
        <w:rPr>
          <w:highlight w:val="white"/>
          <w:lang w:val="en-GB"/>
        </w:rPr>
      </w:pPr>
      <w:r w:rsidRPr="00D822A3">
        <w:rPr>
          <w:highlight w:val="white"/>
          <w:lang w:val="en-GB"/>
        </w:rPr>
        <w:t xml:space="preserve">    }</w:t>
      </w:r>
    </w:p>
    <w:p w14:paraId="669D3363" w14:textId="77777777" w:rsidR="0078214F" w:rsidRPr="00D822A3" w:rsidRDefault="0078214F" w:rsidP="0078214F">
      <w:pPr>
        <w:pStyle w:val="Code"/>
        <w:rPr>
          <w:highlight w:val="white"/>
          <w:lang w:val="en-GB"/>
        </w:rPr>
      </w:pPr>
      <w:r w:rsidRPr="00D822A3">
        <w:rPr>
          <w:highlight w:val="white"/>
          <w:lang w:val="en-GB"/>
        </w:rPr>
        <w:t xml:space="preserve">  }</w:t>
      </w:r>
    </w:p>
    <w:p w14:paraId="37C943B1" w14:textId="77777777" w:rsidR="0078214F" w:rsidRPr="00D822A3" w:rsidRDefault="0078214F" w:rsidP="0078214F">
      <w:pPr>
        <w:pStyle w:val="Code"/>
        <w:rPr>
          <w:highlight w:val="white"/>
          <w:lang w:val="en-GB"/>
        </w:rPr>
      </w:pPr>
    </w:p>
    <w:p w14:paraId="3F36B844" w14:textId="77777777" w:rsidR="0078214F" w:rsidRPr="00D822A3" w:rsidRDefault="0078214F" w:rsidP="0078214F">
      <w:pPr>
        <w:pStyle w:val="Code"/>
        <w:rPr>
          <w:highlight w:val="white"/>
          <w:lang w:val="en-GB"/>
        </w:rPr>
      </w:pPr>
      <w:r w:rsidRPr="00D822A3">
        <w:rPr>
          <w:highlight w:val="white"/>
          <w:lang w:val="en-GB"/>
        </w:rPr>
        <w:t xml:space="preserve">  return result;</w:t>
      </w:r>
    </w:p>
    <w:p w14:paraId="3147CFD0" w14:textId="77777777" w:rsidR="0078214F" w:rsidRPr="00D822A3" w:rsidRDefault="0078214F" w:rsidP="0078214F">
      <w:pPr>
        <w:pStyle w:val="Code"/>
        <w:rPr>
          <w:highlight w:val="white"/>
          <w:lang w:val="en-GB"/>
        </w:rPr>
      </w:pPr>
      <w:r w:rsidRPr="00D822A3">
        <w:rPr>
          <w:highlight w:val="white"/>
          <w:lang w:val="en-GB"/>
        </w:rPr>
        <w:t>}</w:t>
      </w:r>
    </w:p>
    <w:p w14:paraId="2AFC2080" w14:textId="77777777" w:rsidR="0078214F" w:rsidRPr="00D822A3" w:rsidRDefault="0078214F" w:rsidP="0078214F">
      <w:pPr>
        <w:pStyle w:val="Code"/>
        <w:rPr>
          <w:highlight w:val="white"/>
          <w:lang w:val="en-GB"/>
        </w:rPr>
      </w:pPr>
    </w:p>
    <w:p w14:paraId="2577A259" w14:textId="77777777" w:rsidR="0078214F" w:rsidRPr="00D822A3" w:rsidRDefault="0078214F" w:rsidP="0078214F">
      <w:pPr>
        <w:pStyle w:val="Code"/>
        <w:rPr>
          <w:highlight w:val="white"/>
          <w:lang w:val="en-GB"/>
        </w:rPr>
      </w:pPr>
      <w:r w:rsidRPr="00D822A3">
        <w:rPr>
          <w:highlight w:val="white"/>
          <w:lang w:val="en-GB"/>
        </w:rPr>
        <w:t>size_t strspn(const char* mainString, const char* charSet) {</w:t>
      </w:r>
    </w:p>
    <w:p w14:paraId="799BED9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F7DCED" w14:textId="77777777" w:rsidR="0078214F" w:rsidRPr="00D822A3" w:rsidRDefault="0078214F" w:rsidP="0078214F">
      <w:pPr>
        <w:pStyle w:val="Code"/>
        <w:rPr>
          <w:highlight w:val="white"/>
          <w:lang w:val="en-GB"/>
        </w:rPr>
      </w:pPr>
    </w:p>
    <w:p w14:paraId="58E36D27"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27DF5127"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D3912CB"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5192D67A" w14:textId="77777777" w:rsidR="0078214F" w:rsidRPr="00D822A3" w:rsidRDefault="0078214F" w:rsidP="0078214F">
      <w:pPr>
        <w:pStyle w:val="Code"/>
        <w:rPr>
          <w:highlight w:val="white"/>
          <w:lang w:val="en-GB"/>
        </w:rPr>
      </w:pPr>
      <w:r w:rsidRPr="00D822A3">
        <w:rPr>
          <w:highlight w:val="white"/>
          <w:lang w:val="en-GB"/>
        </w:rPr>
        <w:t xml:space="preserve">    }</w:t>
      </w:r>
    </w:p>
    <w:p w14:paraId="093AF345" w14:textId="77777777" w:rsidR="0078214F" w:rsidRPr="00D822A3" w:rsidRDefault="0078214F" w:rsidP="0078214F">
      <w:pPr>
        <w:pStyle w:val="Code"/>
        <w:rPr>
          <w:highlight w:val="white"/>
          <w:lang w:val="en-GB"/>
        </w:rPr>
      </w:pPr>
      <w:r w:rsidRPr="00D822A3">
        <w:rPr>
          <w:highlight w:val="white"/>
          <w:lang w:val="en-GB"/>
        </w:rPr>
        <w:t xml:space="preserve">  }</w:t>
      </w:r>
    </w:p>
    <w:p w14:paraId="35935597" w14:textId="77777777" w:rsidR="0078214F" w:rsidRPr="00D822A3" w:rsidRDefault="0078214F" w:rsidP="0078214F">
      <w:pPr>
        <w:pStyle w:val="Code"/>
        <w:rPr>
          <w:highlight w:val="white"/>
          <w:lang w:val="en-GB"/>
        </w:rPr>
      </w:pPr>
    </w:p>
    <w:p w14:paraId="70474C2F" w14:textId="77777777" w:rsidR="0078214F" w:rsidRPr="00D822A3" w:rsidRDefault="0078214F" w:rsidP="0078214F">
      <w:pPr>
        <w:pStyle w:val="Code"/>
        <w:rPr>
          <w:highlight w:val="white"/>
          <w:lang w:val="en-GB"/>
        </w:rPr>
      </w:pPr>
      <w:r w:rsidRPr="00D822A3">
        <w:rPr>
          <w:highlight w:val="white"/>
          <w:lang w:val="en-GB"/>
        </w:rPr>
        <w:t xml:space="preserve">  return -1;</w:t>
      </w:r>
    </w:p>
    <w:p w14:paraId="7A42881A" w14:textId="77777777" w:rsidR="0078214F" w:rsidRPr="00D822A3" w:rsidRDefault="0078214F" w:rsidP="0078214F">
      <w:pPr>
        <w:pStyle w:val="Code"/>
        <w:rPr>
          <w:highlight w:val="white"/>
          <w:lang w:val="en-GB"/>
        </w:rPr>
      </w:pPr>
      <w:r w:rsidRPr="00D822A3">
        <w:rPr>
          <w:highlight w:val="white"/>
          <w:lang w:val="en-GB"/>
        </w:rPr>
        <w:t>}</w:t>
      </w:r>
    </w:p>
    <w:p w14:paraId="656C5656" w14:textId="77777777" w:rsidR="0078214F" w:rsidRPr="00D822A3" w:rsidRDefault="0078214F" w:rsidP="0078214F">
      <w:pPr>
        <w:pStyle w:val="Code"/>
        <w:rPr>
          <w:highlight w:val="white"/>
          <w:lang w:val="en-GB"/>
        </w:rPr>
      </w:pPr>
    </w:p>
    <w:p w14:paraId="08391C0E" w14:textId="77777777" w:rsidR="0078214F" w:rsidRPr="00D822A3" w:rsidRDefault="0078214F" w:rsidP="0078214F">
      <w:pPr>
        <w:pStyle w:val="Code"/>
        <w:rPr>
          <w:highlight w:val="white"/>
          <w:lang w:val="en-GB"/>
        </w:rPr>
      </w:pPr>
      <w:r w:rsidRPr="00D822A3">
        <w:rPr>
          <w:highlight w:val="white"/>
          <w:lang w:val="en-GB"/>
        </w:rPr>
        <w:t>size_t strcspn(const char* mainString, const char* charSet) {</w:t>
      </w:r>
    </w:p>
    <w:p w14:paraId="11F5ED67"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2A13142" w14:textId="77777777" w:rsidR="0078214F" w:rsidRPr="00D822A3" w:rsidRDefault="0078214F" w:rsidP="0078214F">
      <w:pPr>
        <w:pStyle w:val="Code"/>
        <w:rPr>
          <w:highlight w:val="white"/>
          <w:lang w:val="en-GB"/>
        </w:rPr>
      </w:pPr>
    </w:p>
    <w:p w14:paraId="1CEB643B"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0D70E834"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F88D248"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7EF7E141" w14:textId="77777777" w:rsidR="0078214F" w:rsidRPr="00D822A3" w:rsidRDefault="0078214F" w:rsidP="0078214F">
      <w:pPr>
        <w:pStyle w:val="Code"/>
        <w:rPr>
          <w:highlight w:val="white"/>
          <w:lang w:val="en-GB"/>
        </w:rPr>
      </w:pPr>
      <w:r w:rsidRPr="00D822A3">
        <w:rPr>
          <w:highlight w:val="white"/>
          <w:lang w:val="en-GB"/>
        </w:rPr>
        <w:t xml:space="preserve">    }</w:t>
      </w:r>
    </w:p>
    <w:p w14:paraId="0689774C" w14:textId="77777777" w:rsidR="0078214F" w:rsidRPr="00D822A3" w:rsidRDefault="0078214F" w:rsidP="0078214F">
      <w:pPr>
        <w:pStyle w:val="Code"/>
        <w:rPr>
          <w:highlight w:val="white"/>
          <w:lang w:val="en-GB"/>
        </w:rPr>
      </w:pPr>
      <w:r w:rsidRPr="00D822A3">
        <w:rPr>
          <w:highlight w:val="white"/>
          <w:lang w:val="en-GB"/>
        </w:rPr>
        <w:t xml:space="preserve">  }</w:t>
      </w:r>
    </w:p>
    <w:p w14:paraId="62B25BAD" w14:textId="77777777" w:rsidR="0078214F" w:rsidRPr="00D822A3" w:rsidRDefault="0078214F" w:rsidP="0078214F">
      <w:pPr>
        <w:pStyle w:val="Code"/>
        <w:rPr>
          <w:highlight w:val="white"/>
          <w:lang w:val="en-GB"/>
        </w:rPr>
      </w:pPr>
    </w:p>
    <w:p w14:paraId="6F73D71C" w14:textId="77777777" w:rsidR="0078214F" w:rsidRPr="00D822A3" w:rsidRDefault="0078214F" w:rsidP="0078214F">
      <w:pPr>
        <w:pStyle w:val="Code"/>
        <w:rPr>
          <w:highlight w:val="white"/>
          <w:lang w:val="en-GB"/>
        </w:rPr>
      </w:pPr>
      <w:r w:rsidRPr="00D822A3">
        <w:rPr>
          <w:highlight w:val="white"/>
          <w:lang w:val="en-GB"/>
        </w:rPr>
        <w:t xml:space="preserve">  return -1;</w:t>
      </w:r>
    </w:p>
    <w:p w14:paraId="4A103027" w14:textId="77777777" w:rsidR="0078214F" w:rsidRPr="00D822A3" w:rsidRDefault="0078214F" w:rsidP="0078214F">
      <w:pPr>
        <w:pStyle w:val="Code"/>
        <w:rPr>
          <w:highlight w:val="white"/>
          <w:lang w:val="en-GB"/>
        </w:rPr>
      </w:pPr>
      <w:r w:rsidRPr="00D822A3">
        <w:rPr>
          <w:highlight w:val="white"/>
          <w:lang w:val="en-GB"/>
        </w:rPr>
        <w:t>}</w:t>
      </w:r>
    </w:p>
    <w:p w14:paraId="6A14200E" w14:textId="77777777" w:rsidR="0078214F" w:rsidRPr="00D822A3" w:rsidRDefault="0078214F" w:rsidP="0078214F">
      <w:pPr>
        <w:pStyle w:val="Code"/>
        <w:rPr>
          <w:highlight w:val="white"/>
          <w:lang w:val="en-GB"/>
        </w:rPr>
      </w:pPr>
    </w:p>
    <w:p w14:paraId="211EBBC3" w14:textId="77777777" w:rsidR="0078214F" w:rsidRPr="00D822A3" w:rsidRDefault="0078214F" w:rsidP="0078214F">
      <w:pPr>
        <w:pStyle w:val="Code"/>
        <w:rPr>
          <w:highlight w:val="white"/>
          <w:lang w:val="en-GB"/>
        </w:rPr>
      </w:pPr>
      <w:r w:rsidRPr="00D822A3">
        <w:rPr>
          <w:highlight w:val="white"/>
          <w:lang w:val="en-GB"/>
        </w:rPr>
        <w:t>char* strpbrk(const char* mainString, const char* charSet) {</w:t>
      </w:r>
    </w:p>
    <w:p w14:paraId="3315F94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09505D" w14:textId="77777777" w:rsidR="0078214F" w:rsidRPr="00D822A3" w:rsidRDefault="0078214F" w:rsidP="0078214F">
      <w:pPr>
        <w:pStyle w:val="Code"/>
        <w:rPr>
          <w:highlight w:val="white"/>
          <w:lang w:val="en-GB"/>
        </w:rPr>
      </w:pPr>
    </w:p>
    <w:p w14:paraId="195D00BD"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FF21D5E"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265D564C"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65C46F75" w14:textId="77777777" w:rsidR="0078214F" w:rsidRPr="00D822A3" w:rsidRDefault="0078214F" w:rsidP="0078214F">
      <w:pPr>
        <w:pStyle w:val="Code"/>
        <w:rPr>
          <w:highlight w:val="white"/>
          <w:lang w:val="en-GB"/>
        </w:rPr>
      </w:pPr>
      <w:r w:rsidRPr="00D822A3">
        <w:rPr>
          <w:highlight w:val="white"/>
          <w:lang w:val="en-GB"/>
        </w:rPr>
        <w:t xml:space="preserve">    }</w:t>
      </w:r>
    </w:p>
    <w:p w14:paraId="3BF4D124" w14:textId="77777777" w:rsidR="0078214F" w:rsidRPr="00D822A3" w:rsidRDefault="0078214F" w:rsidP="0078214F">
      <w:pPr>
        <w:pStyle w:val="Code"/>
        <w:rPr>
          <w:highlight w:val="white"/>
          <w:lang w:val="en-GB"/>
        </w:rPr>
      </w:pPr>
      <w:r w:rsidRPr="00D822A3">
        <w:rPr>
          <w:highlight w:val="white"/>
          <w:lang w:val="en-GB"/>
        </w:rPr>
        <w:t xml:space="preserve">  }</w:t>
      </w:r>
    </w:p>
    <w:p w14:paraId="3A0832A9" w14:textId="77777777" w:rsidR="0078214F" w:rsidRPr="00D822A3" w:rsidRDefault="0078214F" w:rsidP="0078214F">
      <w:pPr>
        <w:pStyle w:val="Code"/>
        <w:rPr>
          <w:highlight w:val="white"/>
          <w:lang w:val="en-GB"/>
        </w:rPr>
      </w:pPr>
    </w:p>
    <w:p w14:paraId="678C5C67"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EC1C18C" w14:textId="77777777" w:rsidR="0078214F" w:rsidRPr="00D822A3" w:rsidRDefault="0078214F" w:rsidP="0078214F">
      <w:pPr>
        <w:pStyle w:val="Code"/>
        <w:rPr>
          <w:highlight w:val="white"/>
          <w:lang w:val="en-GB"/>
        </w:rPr>
      </w:pPr>
      <w:r w:rsidRPr="00D822A3">
        <w:rPr>
          <w:highlight w:val="white"/>
          <w:lang w:val="en-GB"/>
        </w:rPr>
        <w:t>}</w:t>
      </w:r>
    </w:p>
    <w:p w14:paraId="3A2AE171" w14:textId="77777777" w:rsidR="0078214F" w:rsidRPr="00D822A3" w:rsidRDefault="0078214F" w:rsidP="0078214F">
      <w:pPr>
        <w:pStyle w:val="Code"/>
        <w:rPr>
          <w:highlight w:val="white"/>
          <w:lang w:val="en-GB"/>
        </w:rPr>
      </w:pPr>
    </w:p>
    <w:p w14:paraId="1A176DC4" w14:textId="77777777" w:rsidR="0078214F" w:rsidRPr="00D822A3" w:rsidRDefault="0078214F" w:rsidP="0078214F">
      <w:pPr>
        <w:pStyle w:val="Code"/>
        <w:rPr>
          <w:highlight w:val="white"/>
          <w:lang w:val="en-GB"/>
        </w:rPr>
      </w:pPr>
      <w:r w:rsidRPr="00D822A3">
        <w:rPr>
          <w:highlight w:val="white"/>
          <w:lang w:val="en-GB"/>
        </w:rPr>
        <w:t>char* strstr(const char* mainString, const char* subString) {</w:t>
      </w:r>
    </w:p>
    <w:p w14:paraId="0FDAB725"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54B0D018" w14:textId="77777777" w:rsidR="0078214F" w:rsidRPr="00D822A3" w:rsidRDefault="0078214F" w:rsidP="0078214F">
      <w:pPr>
        <w:pStyle w:val="Code"/>
        <w:rPr>
          <w:highlight w:val="white"/>
          <w:lang w:val="en-GB"/>
        </w:rPr>
      </w:pPr>
    </w:p>
    <w:p w14:paraId="1E2C17C4"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C987506" w14:textId="77777777" w:rsidR="0078214F" w:rsidRPr="00D822A3" w:rsidRDefault="0078214F" w:rsidP="0078214F">
      <w:pPr>
        <w:pStyle w:val="Code"/>
        <w:rPr>
          <w:highlight w:val="white"/>
          <w:lang w:val="en-GB"/>
        </w:rPr>
      </w:pPr>
      <w:r w:rsidRPr="00D822A3">
        <w:rPr>
          <w:highlight w:val="white"/>
          <w:lang w:val="en-GB"/>
        </w:rPr>
        <w:t xml:space="preserve">    if (strcmp(mainString + index, subString) == 0) {</w:t>
      </w:r>
    </w:p>
    <w:p w14:paraId="1FCE3136"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4442A9C7" w14:textId="77777777" w:rsidR="0078214F" w:rsidRPr="00D822A3" w:rsidRDefault="0078214F" w:rsidP="0078214F">
      <w:pPr>
        <w:pStyle w:val="Code"/>
        <w:rPr>
          <w:highlight w:val="white"/>
          <w:lang w:val="en-GB"/>
        </w:rPr>
      </w:pPr>
      <w:r w:rsidRPr="00D822A3">
        <w:rPr>
          <w:highlight w:val="white"/>
          <w:lang w:val="en-GB"/>
        </w:rPr>
        <w:t xml:space="preserve">    }</w:t>
      </w:r>
    </w:p>
    <w:p w14:paraId="4C7803DF" w14:textId="77777777" w:rsidR="0078214F" w:rsidRPr="00D822A3" w:rsidRDefault="0078214F" w:rsidP="0078214F">
      <w:pPr>
        <w:pStyle w:val="Code"/>
        <w:rPr>
          <w:highlight w:val="white"/>
          <w:lang w:val="en-GB"/>
        </w:rPr>
      </w:pPr>
      <w:r w:rsidRPr="00D822A3">
        <w:rPr>
          <w:highlight w:val="white"/>
          <w:lang w:val="en-GB"/>
        </w:rPr>
        <w:t xml:space="preserve">  }</w:t>
      </w:r>
    </w:p>
    <w:p w14:paraId="33394DEA" w14:textId="77777777" w:rsidR="0078214F" w:rsidRPr="00D822A3" w:rsidRDefault="0078214F" w:rsidP="0078214F">
      <w:pPr>
        <w:pStyle w:val="Code"/>
        <w:rPr>
          <w:highlight w:val="white"/>
          <w:lang w:val="en-GB"/>
        </w:rPr>
      </w:pPr>
    </w:p>
    <w:p w14:paraId="386EE3EC" w14:textId="77777777" w:rsidR="0078214F" w:rsidRPr="00D822A3" w:rsidRDefault="0078214F" w:rsidP="0078214F">
      <w:pPr>
        <w:pStyle w:val="Code"/>
        <w:rPr>
          <w:highlight w:val="white"/>
          <w:lang w:val="en-GB"/>
        </w:rPr>
      </w:pPr>
      <w:r w:rsidRPr="00D822A3">
        <w:rPr>
          <w:highlight w:val="white"/>
          <w:lang w:val="en-GB"/>
        </w:rPr>
        <w:t xml:space="preserve">  return NULL;</w:t>
      </w:r>
    </w:p>
    <w:p w14:paraId="112AAD61" w14:textId="77777777" w:rsidR="0078214F" w:rsidRPr="00D822A3" w:rsidRDefault="0078214F" w:rsidP="0078214F">
      <w:pPr>
        <w:pStyle w:val="Code"/>
        <w:rPr>
          <w:highlight w:val="white"/>
          <w:lang w:val="en-GB"/>
        </w:rPr>
      </w:pPr>
      <w:r w:rsidRPr="00D822A3">
        <w:rPr>
          <w:highlight w:val="white"/>
          <w:lang w:val="en-GB"/>
        </w:rPr>
        <w:t>}</w:t>
      </w:r>
    </w:p>
    <w:p w14:paraId="2D4A1125" w14:textId="77777777" w:rsidR="0078214F" w:rsidRPr="00D822A3" w:rsidRDefault="0078214F" w:rsidP="0078214F">
      <w:pPr>
        <w:pStyle w:val="Code"/>
        <w:rPr>
          <w:highlight w:val="white"/>
          <w:lang w:val="en-GB"/>
        </w:rPr>
      </w:pPr>
    </w:p>
    <w:p w14:paraId="0D80870B" w14:textId="77777777" w:rsidR="0078214F" w:rsidRPr="00D822A3" w:rsidRDefault="0078214F" w:rsidP="0078214F">
      <w:pPr>
        <w:pStyle w:val="Code"/>
        <w:rPr>
          <w:highlight w:val="white"/>
          <w:lang w:val="en-GB"/>
        </w:rPr>
      </w:pPr>
      <w:r w:rsidRPr="00D822A3">
        <w:rPr>
          <w:highlight w:val="white"/>
          <w:lang w:val="en-GB"/>
        </w:rPr>
        <w:t>size_t strlen(const char* string) {</w:t>
      </w:r>
    </w:p>
    <w:p w14:paraId="16C9793B" w14:textId="77777777" w:rsidR="0078214F" w:rsidRPr="00D822A3" w:rsidRDefault="0078214F" w:rsidP="0078214F">
      <w:pPr>
        <w:pStyle w:val="Code"/>
        <w:rPr>
          <w:highlight w:val="white"/>
          <w:lang w:val="en-GB"/>
        </w:rPr>
      </w:pPr>
      <w:r w:rsidRPr="00D822A3">
        <w:rPr>
          <w:highlight w:val="white"/>
          <w:lang w:val="en-GB"/>
        </w:rPr>
        <w:t xml:space="preserve">  int index;</w:t>
      </w:r>
    </w:p>
    <w:p w14:paraId="4A3C83CE" w14:textId="77777777" w:rsidR="0078214F" w:rsidRPr="00D822A3" w:rsidRDefault="0078214F" w:rsidP="0078214F">
      <w:pPr>
        <w:pStyle w:val="Code"/>
        <w:rPr>
          <w:highlight w:val="white"/>
          <w:lang w:val="en-GB"/>
        </w:rPr>
      </w:pPr>
    </w:p>
    <w:p w14:paraId="0E99589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2BE88222" w14:textId="77777777" w:rsidR="0078214F" w:rsidRPr="00D822A3" w:rsidRDefault="0078214F" w:rsidP="0078214F">
      <w:pPr>
        <w:pStyle w:val="Code"/>
        <w:rPr>
          <w:highlight w:val="white"/>
          <w:lang w:val="en-GB"/>
        </w:rPr>
      </w:pPr>
      <w:r w:rsidRPr="00D822A3">
        <w:rPr>
          <w:highlight w:val="white"/>
          <w:lang w:val="en-GB"/>
        </w:rPr>
        <w:t xml:space="preserve">    // Empty.</w:t>
      </w:r>
    </w:p>
    <w:p w14:paraId="11D50DB3" w14:textId="77777777" w:rsidR="0078214F" w:rsidRPr="00D822A3" w:rsidRDefault="0078214F" w:rsidP="0078214F">
      <w:pPr>
        <w:pStyle w:val="Code"/>
        <w:rPr>
          <w:highlight w:val="white"/>
          <w:lang w:val="en-GB"/>
        </w:rPr>
      </w:pPr>
      <w:r w:rsidRPr="00D822A3">
        <w:rPr>
          <w:highlight w:val="white"/>
          <w:lang w:val="en-GB"/>
        </w:rPr>
        <w:t xml:space="preserve">  }</w:t>
      </w:r>
    </w:p>
    <w:p w14:paraId="357B3A1C" w14:textId="77777777" w:rsidR="0078214F" w:rsidRPr="00D822A3" w:rsidRDefault="0078214F" w:rsidP="0078214F">
      <w:pPr>
        <w:pStyle w:val="Code"/>
        <w:rPr>
          <w:highlight w:val="white"/>
          <w:lang w:val="en-GB"/>
        </w:rPr>
      </w:pPr>
    </w:p>
    <w:p w14:paraId="537112D9"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33ECDE08" w14:textId="77777777" w:rsidR="0078214F" w:rsidRPr="00D822A3" w:rsidRDefault="0078214F" w:rsidP="0078214F">
      <w:pPr>
        <w:pStyle w:val="Code"/>
        <w:rPr>
          <w:highlight w:val="white"/>
          <w:lang w:val="en-GB"/>
        </w:rPr>
      </w:pPr>
      <w:r w:rsidRPr="00D822A3">
        <w:rPr>
          <w:highlight w:val="white"/>
          <w:lang w:val="en-GB"/>
        </w:rPr>
        <w:t>}</w:t>
      </w:r>
    </w:p>
    <w:p w14:paraId="147B72DF" w14:textId="77777777" w:rsidR="0078214F" w:rsidRPr="00D822A3" w:rsidRDefault="0078214F" w:rsidP="0078214F">
      <w:pPr>
        <w:pStyle w:val="Code"/>
        <w:rPr>
          <w:highlight w:val="white"/>
          <w:lang w:val="en-GB"/>
        </w:rPr>
      </w:pPr>
    </w:p>
    <w:p w14:paraId="2DB4E16B" w14:textId="32A8E58F" w:rsidR="0078214F" w:rsidRPr="00D822A3" w:rsidRDefault="0078214F" w:rsidP="0078214F">
      <w:pPr>
        <w:pStyle w:val="Code"/>
        <w:rPr>
          <w:highlight w:val="white"/>
          <w:lang w:val="en-GB"/>
        </w:rPr>
      </w:pPr>
      <w:r w:rsidRPr="00D822A3">
        <w:rPr>
          <w:highlight w:val="white"/>
          <w:lang w:val="en-GB"/>
        </w:rPr>
        <w:t>extern char* enMessageList[];</w:t>
      </w:r>
    </w:p>
    <w:p w14:paraId="0F389D51" w14:textId="77777777" w:rsidR="0078214F" w:rsidRPr="00D822A3" w:rsidRDefault="0078214F" w:rsidP="0078214F">
      <w:pPr>
        <w:pStyle w:val="Code"/>
        <w:rPr>
          <w:highlight w:val="white"/>
          <w:lang w:val="en-GB"/>
        </w:rPr>
      </w:pPr>
    </w:p>
    <w:p w14:paraId="09F7DEEE" w14:textId="77777777" w:rsidR="0078214F" w:rsidRPr="00D822A3" w:rsidRDefault="0078214F" w:rsidP="0078214F">
      <w:pPr>
        <w:pStyle w:val="Code"/>
        <w:rPr>
          <w:highlight w:val="white"/>
          <w:lang w:val="en-GB"/>
        </w:rPr>
      </w:pPr>
      <w:r w:rsidRPr="00D822A3">
        <w:rPr>
          <w:highlight w:val="white"/>
          <w:lang w:val="en-GB"/>
        </w:rPr>
        <w:t>char* strerror(int errno) {</w:t>
      </w:r>
    </w:p>
    <w:p w14:paraId="05301446" w14:textId="77777777" w:rsidR="0078214F" w:rsidRPr="00D822A3" w:rsidRDefault="0078214F" w:rsidP="0078214F">
      <w:pPr>
        <w:pStyle w:val="Code"/>
        <w:rPr>
          <w:highlight w:val="white"/>
          <w:lang w:val="en-GB"/>
        </w:rPr>
      </w:pPr>
      <w:r w:rsidRPr="00D822A3">
        <w:rPr>
          <w:highlight w:val="white"/>
          <w:lang w:val="en-GB"/>
        </w:rPr>
        <w:t xml:space="preserve">  struct lconv* localeConvPtr = localeconv();</w:t>
      </w:r>
    </w:p>
    <w:p w14:paraId="1E32BB5F" w14:textId="77777777" w:rsidR="0078214F" w:rsidRPr="00D822A3" w:rsidRDefault="0078214F" w:rsidP="0078214F">
      <w:pPr>
        <w:pStyle w:val="Code"/>
        <w:rPr>
          <w:highlight w:val="white"/>
          <w:lang w:val="en-GB"/>
        </w:rPr>
      </w:pPr>
      <w:r w:rsidRPr="00D822A3">
        <w:rPr>
          <w:highlight w:val="white"/>
          <w:lang w:val="en-GB"/>
        </w:rPr>
        <w:t xml:space="preserve">  char** messageList = (localeConvPtr != NULL) ?</w:t>
      </w:r>
    </w:p>
    <w:p w14:paraId="208683AB" w14:textId="62174B19" w:rsidR="0078214F" w:rsidRPr="00D822A3" w:rsidRDefault="0078214F" w:rsidP="0078214F">
      <w:pPr>
        <w:pStyle w:val="Code"/>
        <w:rPr>
          <w:highlight w:val="white"/>
          <w:lang w:val="en-GB"/>
        </w:rPr>
      </w:pPr>
      <w:r w:rsidRPr="00D822A3">
        <w:rPr>
          <w:highlight w:val="white"/>
          <w:lang w:val="en-GB"/>
        </w:rPr>
        <w:t xml:space="preserve">                       localeConvPtr-&gt;messageList : NULL;</w:t>
      </w:r>
    </w:p>
    <w:p w14:paraId="63760079" w14:textId="77777777" w:rsidR="0078214F" w:rsidRPr="00D822A3" w:rsidRDefault="0078214F" w:rsidP="0078214F">
      <w:pPr>
        <w:pStyle w:val="Code"/>
        <w:rPr>
          <w:highlight w:val="white"/>
          <w:lang w:val="en-GB"/>
        </w:rPr>
      </w:pPr>
      <w:r w:rsidRPr="00D822A3">
        <w:rPr>
          <w:highlight w:val="white"/>
          <w:lang w:val="en-GB"/>
        </w:rPr>
        <w:t xml:space="preserve">  messageList = (messageList != NULL) ? messageList : enMessageList;</w:t>
      </w:r>
    </w:p>
    <w:p w14:paraId="40FD1B7E" w14:textId="77777777" w:rsidR="0078214F" w:rsidRPr="00D822A3" w:rsidRDefault="0078214F" w:rsidP="0078214F">
      <w:pPr>
        <w:pStyle w:val="Code"/>
        <w:rPr>
          <w:highlight w:val="white"/>
          <w:lang w:val="en-GB"/>
        </w:rPr>
      </w:pPr>
      <w:r w:rsidRPr="00D822A3">
        <w:rPr>
          <w:highlight w:val="white"/>
          <w:lang w:val="en-GB"/>
        </w:rPr>
        <w:t xml:space="preserve">  return messageList[errno];</w:t>
      </w:r>
    </w:p>
    <w:p w14:paraId="29FE160B" w14:textId="77777777" w:rsidR="0078214F" w:rsidRPr="00D822A3" w:rsidRDefault="0078214F" w:rsidP="0078214F">
      <w:pPr>
        <w:pStyle w:val="Code"/>
        <w:rPr>
          <w:highlight w:val="white"/>
          <w:lang w:val="en-GB"/>
        </w:rPr>
      </w:pPr>
      <w:r w:rsidRPr="00D822A3">
        <w:rPr>
          <w:highlight w:val="white"/>
          <w:lang w:val="en-GB"/>
        </w:rPr>
        <w:t>}</w:t>
      </w:r>
    </w:p>
    <w:p w14:paraId="13A05A8C" w14:textId="77777777" w:rsidR="0078214F" w:rsidRPr="00D822A3" w:rsidRDefault="0078214F" w:rsidP="0078214F">
      <w:pPr>
        <w:pStyle w:val="Code"/>
        <w:rPr>
          <w:highlight w:val="white"/>
          <w:lang w:val="en-GB"/>
        </w:rPr>
      </w:pPr>
    </w:p>
    <w:p w14:paraId="09BE6955" w14:textId="77777777" w:rsidR="0078214F" w:rsidRPr="00D822A3" w:rsidRDefault="0078214F" w:rsidP="0078214F">
      <w:pPr>
        <w:pStyle w:val="Code"/>
        <w:rPr>
          <w:highlight w:val="white"/>
          <w:lang w:val="en-GB"/>
        </w:rPr>
      </w:pPr>
      <w:r w:rsidRPr="00D822A3">
        <w:rPr>
          <w:highlight w:val="white"/>
          <w:lang w:val="en-GB"/>
        </w:rPr>
        <w:t>char* token = NULL;</w:t>
      </w:r>
    </w:p>
    <w:p w14:paraId="68DB8565" w14:textId="77777777" w:rsidR="0078214F" w:rsidRPr="00D822A3" w:rsidRDefault="0078214F" w:rsidP="0078214F">
      <w:pPr>
        <w:pStyle w:val="Code"/>
        <w:rPr>
          <w:highlight w:val="white"/>
          <w:lang w:val="en-GB"/>
        </w:rPr>
      </w:pPr>
    </w:p>
    <w:p w14:paraId="48995147" w14:textId="77777777" w:rsidR="0078214F" w:rsidRPr="00D822A3" w:rsidRDefault="0078214F" w:rsidP="0078214F">
      <w:pPr>
        <w:pStyle w:val="Code"/>
        <w:rPr>
          <w:highlight w:val="white"/>
          <w:lang w:val="en-GB"/>
        </w:rPr>
      </w:pPr>
      <w:r w:rsidRPr="00D822A3">
        <w:rPr>
          <w:highlight w:val="white"/>
          <w:lang w:val="en-GB"/>
        </w:rPr>
        <w:t>char* strtok(char* string, const char* charSet) {</w:t>
      </w:r>
    </w:p>
    <w:p w14:paraId="3CCFE59D" w14:textId="77777777" w:rsidR="0078214F" w:rsidRPr="00D822A3" w:rsidRDefault="0078214F" w:rsidP="0078214F">
      <w:pPr>
        <w:pStyle w:val="Code"/>
        <w:rPr>
          <w:highlight w:val="white"/>
          <w:lang w:val="en-GB"/>
        </w:rPr>
      </w:pPr>
      <w:r w:rsidRPr="00D822A3">
        <w:rPr>
          <w:highlight w:val="white"/>
          <w:lang w:val="en-GB"/>
        </w:rPr>
        <w:t xml:space="preserve">  int index;</w:t>
      </w:r>
    </w:p>
    <w:p w14:paraId="0EA88331" w14:textId="77777777" w:rsidR="0078214F" w:rsidRPr="00D822A3" w:rsidRDefault="0078214F" w:rsidP="0078214F">
      <w:pPr>
        <w:pStyle w:val="Code"/>
        <w:rPr>
          <w:highlight w:val="white"/>
          <w:lang w:val="en-GB"/>
        </w:rPr>
      </w:pPr>
      <w:r w:rsidRPr="00D822A3">
        <w:rPr>
          <w:highlight w:val="white"/>
          <w:lang w:val="en-GB"/>
        </w:rPr>
        <w:t xml:space="preserve">  char* tokenStart;</w:t>
      </w:r>
    </w:p>
    <w:p w14:paraId="71BDA964" w14:textId="77777777" w:rsidR="0078214F" w:rsidRPr="00D822A3" w:rsidRDefault="0078214F" w:rsidP="0078214F">
      <w:pPr>
        <w:pStyle w:val="Code"/>
        <w:rPr>
          <w:highlight w:val="white"/>
          <w:lang w:val="en-GB"/>
        </w:rPr>
      </w:pPr>
    </w:p>
    <w:p w14:paraId="1418632F" w14:textId="77777777" w:rsidR="0078214F" w:rsidRPr="00D822A3" w:rsidRDefault="0078214F" w:rsidP="0078214F">
      <w:pPr>
        <w:pStyle w:val="Code"/>
        <w:rPr>
          <w:highlight w:val="white"/>
          <w:lang w:val="en-GB"/>
        </w:rPr>
      </w:pPr>
      <w:r w:rsidRPr="00D822A3">
        <w:rPr>
          <w:highlight w:val="white"/>
          <w:lang w:val="en-GB"/>
        </w:rPr>
        <w:t xml:space="preserve">  if (string != NULL) {</w:t>
      </w:r>
    </w:p>
    <w:p w14:paraId="06A1AD50" w14:textId="77777777" w:rsidR="0078214F" w:rsidRPr="00D822A3" w:rsidRDefault="0078214F" w:rsidP="0078214F">
      <w:pPr>
        <w:pStyle w:val="Code"/>
        <w:rPr>
          <w:highlight w:val="white"/>
          <w:lang w:val="en-GB"/>
        </w:rPr>
      </w:pPr>
      <w:r w:rsidRPr="00D822A3">
        <w:rPr>
          <w:highlight w:val="white"/>
          <w:lang w:val="en-GB"/>
        </w:rPr>
        <w:t xml:space="preserve">    if (string[0] == '\0') {</w:t>
      </w:r>
    </w:p>
    <w:p w14:paraId="0382822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C6B19C" w14:textId="77777777" w:rsidR="0078214F" w:rsidRPr="00D822A3" w:rsidRDefault="0078214F" w:rsidP="0078214F">
      <w:pPr>
        <w:pStyle w:val="Code"/>
        <w:rPr>
          <w:highlight w:val="white"/>
          <w:lang w:val="en-GB"/>
        </w:rPr>
      </w:pPr>
      <w:r w:rsidRPr="00D822A3">
        <w:rPr>
          <w:highlight w:val="white"/>
          <w:lang w:val="en-GB"/>
        </w:rPr>
        <w:t xml:space="preserve">    }</w:t>
      </w:r>
    </w:p>
    <w:p w14:paraId="2198790D" w14:textId="77777777" w:rsidR="0078214F" w:rsidRPr="00D822A3" w:rsidRDefault="0078214F" w:rsidP="0078214F">
      <w:pPr>
        <w:pStyle w:val="Code"/>
        <w:rPr>
          <w:highlight w:val="white"/>
          <w:lang w:val="en-GB"/>
        </w:rPr>
      </w:pPr>
    </w:p>
    <w:p w14:paraId="7168B73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5949D4D5" w14:textId="77777777" w:rsidR="0078214F" w:rsidRPr="00D822A3" w:rsidRDefault="0078214F" w:rsidP="0078214F">
      <w:pPr>
        <w:pStyle w:val="Code"/>
        <w:rPr>
          <w:highlight w:val="white"/>
          <w:lang w:val="en-GB"/>
        </w:rPr>
      </w:pPr>
      <w:r w:rsidRPr="00D822A3">
        <w:rPr>
          <w:highlight w:val="white"/>
          <w:lang w:val="en-GB"/>
        </w:rPr>
        <w:t xml:space="preserve">      if (strchr(charSet, string[index]) != NULL) {</w:t>
      </w:r>
    </w:p>
    <w:p w14:paraId="0076C207" w14:textId="77777777" w:rsidR="0078214F" w:rsidRPr="00D822A3" w:rsidRDefault="0078214F" w:rsidP="0078214F">
      <w:pPr>
        <w:pStyle w:val="Code"/>
        <w:rPr>
          <w:highlight w:val="white"/>
          <w:lang w:val="en-GB"/>
        </w:rPr>
      </w:pPr>
      <w:r w:rsidRPr="00D822A3">
        <w:rPr>
          <w:highlight w:val="white"/>
          <w:lang w:val="en-GB"/>
        </w:rPr>
        <w:t xml:space="preserve">        string[index] = '\0';</w:t>
      </w:r>
    </w:p>
    <w:p w14:paraId="66FE476E" w14:textId="77777777" w:rsidR="0078214F" w:rsidRPr="00D822A3" w:rsidRDefault="0078214F" w:rsidP="0078214F">
      <w:pPr>
        <w:pStyle w:val="Code"/>
        <w:rPr>
          <w:highlight w:val="white"/>
          <w:lang w:val="en-GB"/>
        </w:rPr>
      </w:pPr>
      <w:r w:rsidRPr="00D822A3">
        <w:rPr>
          <w:highlight w:val="white"/>
          <w:lang w:val="en-GB"/>
        </w:rPr>
        <w:t xml:space="preserve">        token = &amp;string[index + 1];</w:t>
      </w:r>
    </w:p>
    <w:p w14:paraId="44072C57"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623CE1B1" w14:textId="77777777" w:rsidR="0078214F" w:rsidRPr="00D822A3" w:rsidRDefault="0078214F" w:rsidP="0078214F">
      <w:pPr>
        <w:pStyle w:val="Code"/>
        <w:rPr>
          <w:highlight w:val="white"/>
          <w:lang w:val="en-GB"/>
        </w:rPr>
      </w:pPr>
      <w:r w:rsidRPr="00D822A3">
        <w:rPr>
          <w:highlight w:val="white"/>
          <w:lang w:val="en-GB"/>
        </w:rPr>
        <w:t xml:space="preserve">      }</w:t>
      </w:r>
    </w:p>
    <w:p w14:paraId="54AB2635" w14:textId="77777777" w:rsidR="0078214F" w:rsidRPr="00D822A3" w:rsidRDefault="0078214F" w:rsidP="0078214F">
      <w:pPr>
        <w:pStyle w:val="Code"/>
        <w:rPr>
          <w:highlight w:val="white"/>
          <w:lang w:val="en-GB"/>
        </w:rPr>
      </w:pPr>
      <w:r w:rsidRPr="00D822A3">
        <w:rPr>
          <w:highlight w:val="white"/>
          <w:lang w:val="en-GB"/>
        </w:rPr>
        <w:t xml:space="preserve">    }</w:t>
      </w:r>
    </w:p>
    <w:p w14:paraId="44E5901A" w14:textId="77777777" w:rsidR="0078214F" w:rsidRPr="00D822A3" w:rsidRDefault="0078214F" w:rsidP="0078214F">
      <w:pPr>
        <w:pStyle w:val="Code"/>
        <w:rPr>
          <w:highlight w:val="white"/>
          <w:lang w:val="en-GB"/>
        </w:rPr>
      </w:pPr>
    </w:p>
    <w:p w14:paraId="35D60EE9" w14:textId="77777777" w:rsidR="0078214F" w:rsidRPr="00D822A3" w:rsidRDefault="0078214F" w:rsidP="0078214F">
      <w:pPr>
        <w:pStyle w:val="Code"/>
        <w:rPr>
          <w:highlight w:val="white"/>
          <w:lang w:val="en-GB"/>
        </w:rPr>
      </w:pPr>
      <w:r w:rsidRPr="00D822A3">
        <w:rPr>
          <w:highlight w:val="white"/>
          <w:lang w:val="en-GB"/>
        </w:rPr>
        <w:t xml:space="preserve">    token = &amp;string[index];</w:t>
      </w:r>
    </w:p>
    <w:p w14:paraId="7006D5D6"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514660BC" w14:textId="77777777" w:rsidR="0078214F" w:rsidRPr="00D822A3" w:rsidRDefault="0078214F" w:rsidP="0078214F">
      <w:pPr>
        <w:pStyle w:val="Code"/>
        <w:rPr>
          <w:highlight w:val="white"/>
          <w:lang w:val="en-GB"/>
        </w:rPr>
      </w:pPr>
      <w:r w:rsidRPr="00D822A3">
        <w:rPr>
          <w:highlight w:val="white"/>
          <w:lang w:val="en-GB"/>
        </w:rPr>
        <w:t xml:space="preserve">  }</w:t>
      </w:r>
    </w:p>
    <w:p w14:paraId="13F9FF04" w14:textId="77777777" w:rsidR="0078214F" w:rsidRPr="00D822A3" w:rsidRDefault="0078214F" w:rsidP="0078214F">
      <w:pPr>
        <w:pStyle w:val="Code"/>
        <w:rPr>
          <w:highlight w:val="white"/>
          <w:lang w:val="en-GB"/>
        </w:rPr>
      </w:pPr>
      <w:r w:rsidRPr="00D822A3">
        <w:rPr>
          <w:highlight w:val="white"/>
          <w:lang w:val="en-GB"/>
        </w:rPr>
        <w:t xml:space="preserve">  else if (token == NULL) {</w:t>
      </w:r>
    </w:p>
    <w:p w14:paraId="78B8F373" w14:textId="77777777" w:rsidR="0078214F" w:rsidRPr="00D822A3" w:rsidRDefault="0078214F" w:rsidP="0078214F">
      <w:pPr>
        <w:pStyle w:val="Code"/>
        <w:rPr>
          <w:highlight w:val="white"/>
          <w:lang w:val="en-GB"/>
        </w:rPr>
      </w:pPr>
      <w:r w:rsidRPr="00D822A3">
        <w:rPr>
          <w:highlight w:val="white"/>
          <w:lang w:val="en-GB"/>
        </w:rPr>
        <w:t xml:space="preserve">    return NULL;</w:t>
      </w:r>
    </w:p>
    <w:p w14:paraId="6A60690D" w14:textId="77777777" w:rsidR="0078214F" w:rsidRPr="00D822A3" w:rsidRDefault="0078214F" w:rsidP="0078214F">
      <w:pPr>
        <w:pStyle w:val="Code"/>
        <w:rPr>
          <w:highlight w:val="white"/>
          <w:lang w:val="en-GB"/>
        </w:rPr>
      </w:pPr>
      <w:r w:rsidRPr="00D822A3">
        <w:rPr>
          <w:highlight w:val="white"/>
          <w:lang w:val="en-GB"/>
        </w:rPr>
        <w:t xml:space="preserve">  }</w:t>
      </w:r>
    </w:p>
    <w:p w14:paraId="0FAB15AE" w14:textId="77777777" w:rsidR="0078214F" w:rsidRPr="00D822A3" w:rsidRDefault="0078214F" w:rsidP="0078214F">
      <w:pPr>
        <w:pStyle w:val="Code"/>
        <w:rPr>
          <w:highlight w:val="white"/>
          <w:lang w:val="en-GB"/>
        </w:rPr>
      </w:pPr>
      <w:r w:rsidRPr="00D822A3">
        <w:rPr>
          <w:highlight w:val="white"/>
          <w:lang w:val="en-GB"/>
        </w:rPr>
        <w:t xml:space="preserve">  else {</w:t>
      </w:r>
    </w:p>
    <w:p w14:paraId="316B74A7" w14:textId="77777777" w:rsidR="0078214F" w:rsidRPr="00D822A3" w:rsidRDefault="0078214F" w:rsidP="0078214F">
      <w:pPr>
        <w:pStyle w:val="Code"/>
        <w:rPr>
          <w:highlight w:val="white"/>
          <w:lang w:val="en-GB"/>
        </w:rPr>
      </w:pPr>
      <w:r w:rsidRPr="00D822A3">
        <w:rPr>
          <w:highlight w:val="white"/>
          <w:lang w:val="en-GB"/>
        </w:rPr>
        <w:t xml:space="preserve">    if (token[0] == '\0') {</w:t>
      </w:r>
    </w:p>
    <w:p w14:paraId="0266E63D"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9B7525" w14:textId="77777777" w:rsidR="0078214F" w:rsidRPr="00D822A3" w:rsidRDefault="0078214F" w:rsidP="0078214F">
      <w:pPr>
        <w:pStyle w:val="Code"/>
        <w:rPr>
          <w:highlight w:val="white"/>
          <w:lang w:val="en-GB"/>
        </w:rPr>
      </w:pPr>
      <w:r w:rsidRPr="00D822A3">
        <w:rPr>
          <w:highlight w:val="white"/>
          <w:lang w:val="en-GB"/>
        </w:rPr>
        <w:t xml:space="preserve">    }</w:t>
      </w:r>
    </w:p>
    <w:p w14:paraId="26E9F51F" w14:textId="77777777" w:rsidR="0078214F" w:rsidRPr="00D822A3" w:rsidRDefault="0078214F" w:rsidP="0078214F">
      <w:pPr>
        <w:pStyle w:val="Code"/>
        <w:rPr>
          <w:highlight w:val="white"/>
          <w:lang w:val="en-GB"/>
        </w:rPr>
      </w:pPr>
    </w:p>
    <w:p w14:paraId="786D6739" w14:textId="77777777" w:rsidR="0078214F" w:rsidRPr="00D822A3" w:rsidRDefault="0078214F" w:rsidP="0078214F">
      <w:pPr>
        <w:pStyle w:val="Code"/>
        <w:rPr>
          <w:highlight w:val="white"/>
          <w:lang w:val="en-GB"/>
        </w:rPr>
      </w:pPr>
      <w:r w:rsidRPr="00D822A3">
        <w:rPr>
          <w:highlight w:val="white"/>
          <w:lang w:val="en-GB"/>
        </w:rPr>
        <w:t xml:space="preserve">    for (index = 0; token[index] != '\0'; ++index) {</w:t>
      </w:r>
    </w:p>
    <w:p w14:paraId="181DE20E" w14:textId="77777777" w:rsidR="0078214F" w:rsidRPr="00D822A3" w:rsidRDefault="0078214F" w:rsidP="0078214F">
      <w:pPr>
        <w:pStyle w:val="Code"/>
        <w:rPr>
          <w:highlight w:val="white"/>
          <w:lang w:val="en-GB"/>
        </w:rPr>
      </w:pPr>
      <w:r w:rsidRPr="00D822A3">
        <w:rPr>
          <w:highlight w:val="white"/>
          <w:lang w:val="en-GB"/>
        </w:rPr>
        <w:t xml:space="preserve">      if (strchr(charSet, token[index]) != NULL) {</w:t>
      </w:r>
    </w:p>
    <w:p w14:paraId="4D75FFBD" w14:textId="77777777" w:rsidR="0078214F" w:rsidRPr="00D822A3" w:rsidRDefault="0078214F" w:rsidP="0078214F">
      <w:pPr>
        <w:pStyle w:val="Code"/>
        <w:rPr>
          <w:highlight w:val="white"/>
          <w:lang w:val="en-GB"/>
        </w:rPr>
      </w:pPr>
      <w:r w:rsidRPr="00D822A3">
        <w:rPr>
          <w:highlight w:val="white"/>
          <w:lang w:val="en-GB"/>
        </w:rPr>
        <w:t xml:space="preserve">        char* tokenStart2 = token;</w:t>
      </w:r>
    </w:p>
    <w:p w14:paraId="42E0C888" w14:textId="77777777" w:rsidR="0078214F" w:rsidRPr="00D822A3" w:rsidRDefault="0078214F" w:rsidP="0078214F">
      <w:pPr>
        <w:pStyle w:val="Code"/>
        <w:rPr>
          <w:highlight w:val="white"/>
          <w:lang w:val="en-GB"/>
        </w:rPr>
      </w:pPr>
      <w:r w:rsidRPr="00D822A3">
        <w:rPr>
          <w:highlight w:val="white"/>
          <w:lang w:val="en-GB"/>
        </w:rPr>
        <w:t xml:space="preserve">        token[index] = '\0';</w:t>
      </w:r>
    </w:p>
    <w:p w14:paraId="4479DF33" w14:textId="77777777" w:rsidR="0078214F" w:rsidRPr="00D822A3" w:rsidRDefault="0078214F" w:rsidP="0078214F">
      <w:pPr>
        <w:pStyle w:val="Code"/>
        <w:rPr>
          <w:highlight w:val="white"/>
          <w:lang w:val="en-GB"/>
        </w:rPr>
      </w:pPr>
      <w:r w:rsidRPr="00D822A3">
        <w:rPr>
          <w:highlight w:val="white"/>
          <w:lang w:val="en-GB"/>
        </w:rPr>
        <w:t xml:space="preserve">        token = &amp;token[index + 1];</w:t>
      </w:r>
    </w:p>
    <w:p w14:paraId="1274808C" w14:textId="77777777" w:rsidR="0078214F" w:rsidRPr="00D822A3" w:rsidRDefault="0078214F" w:rsidP="0078214F">
      <w:pPr>
        <w:pStyle w:val="Code"/>
        <w:rPr>
          <w:highlight w:val="white"/>
          <w:lang w:val="en-GB"/>
        </w:rPr>
      </w:pPr>
      <w:r w:rsidRPr="00D822A3">
        <w:rPr>
          <w:highlight w:val="white"/>
          <w:lang w:val="en-GB"/>
        </w:rPr>
        <w:t xml:space="preserve">        return tokenStart2;</w:t>
      </w:r>
    </w:p>
    <w:p w14:paraId="1A74263F" w14:textId="77777777" w:rsidR="0078214F" w:rsidRPr="00D822A3" w:rsidRDefault="0078214F" w:rsidP="0078214F">
      <w:pPr>
        <w:pStyle w:val="Code"/>
        <w:rPr>
          <w:highlight w:val="white"/>
          <w:lang w:val="en-GB"/>
        </w:rPr>
      </w:pPr>
      <w:r w:rsidRPr="00D822A3">
        <w:rPr>
          <w:highlight w:val="white"/>
          <w:lang w:val="en-GB"/>
        </w:rPr>
        <w:t xml:space="preserve">      }</w:t>
      </w:r>
    </w:p>
    <w:p w14:paraId="74EBF8E1" w14:textId="77777777" w:rsidR="0078214F" w:rsidRPr="00D822A3" w:rsidRDefault="0078214F" w:rsidP="0078214F">
      <w:pPr>
        <w:pStyle w:val="Code"/>
        <w:rPr>
          <w:highlight w:val="white"/>
          <w:lang w:val="en-GB"/>
        </w:rPr>
      </w:pPr>
      <w:r w:rsidRPr="00D822A3">
        <w:rPr>
          <w:highlight w:val="white"/>
          <w:lang w:val="en-GB"/>
        </w:rPr>
        <w:t xml:space="preserve">    }</w:t>
      </w:r>
    </w:p>
    <w:p w14:paraId="1BB7C035" w14:textId="77777777" w:rsidR="0078214F" w:rsidRPr="00D822A3" w:rsidRDefault="0078214F" w:rsidP="0078214F">
      <w:pPr>
        <w:pStyle w:val="Code"/>
        <w:rPr>
          <w:highlight w:val="white"/>
          <w:lang w:val="en-GB"/>
        </w:rPr>
      </w:pPr>
    </w:p>
    <w:p w14:paraId="73557D74" w14:textId="77777777" w:rsidR="0078214F" w:rsidRPr="00D822A3" w:rsidRDefault="0078214F" w:rsidP="0078214F">
      <w:pPr>
        <w:pStyle w:val="Code"/>
        <w:rPr>
          <w:highlight w:val="white"/>
          <w:lang w:val="en-GB"/>
        </w:rPr>
      </w:pPr>
      <w:r w:rsidRPr="00D822A3">
        <w:rPr>
          <w:highlight w:val="white"/>
          <w:lang w:val="en-GB"/>
        </w:rPr>
        <w:t xml:space="preserve">    tokenStart = token;</w:t>
      </w:r>
    </w:p>
    <w:p w14:paraId="31BAC0EE" w14:textId="77777777" w:rsidR="0078214F" w:rsidRPr="00D822A3" w:rsidRDefault="0078214F" w:rsidP="0078214F">
      <w:pPr>
        <w:pStyle w:val="Code"/>
        <w:rPr>
          <w:highlight w:val="white"/>
          <w:lang w:val="en-GB"/>
        </w:rPr>
      </w:pPr>
      <w:r w:rsidRPr="00D822A3">
        <w:rPr>
          <w:highlight w:val="white"/>
          <w:lang w:val="en-GB"/>
        </w:rPr>
        <w:t xml:space="preserve">    token = &amp;token[index];</w:t>
      </w:r>
    </w:p>
    <w:p w14:paraId="6488329D" w14:textId="77777777" w:rsidR="0078214F" w:rsidRPr="00D822A3" w:rsidRDefault="0078214F" w:rsidP="0078214F">
      <w:pPr>
        <w:pStyle w:val="Code"/>
        <w:rPr>
          <w:highlight w:val="white"/>
          <w:lang w:val="en-GB"/>
        </w:rPr>
      </w:pPr>
      <w:r w:rsidRPr="00D822A3">
        <w:rPr>
          <w:highlight w:val="white"/>
          <w:lang w:val="en-GB"/>
        </w:rPr>
        <w:t xml:space="preserve">    return tokenStart;</w:t>
      </w:r>
    </w:p>
    <w:p w14:paraId="580AAE2A" w14:textId="77777777" w:rsidR="0078214F" w:rsidRPr="00D822A3" w:rsidRDefault="0078214F" w:rsidP="0078214F">
      <w:pPr>
        <w:pStyle w:val="Code"/>
        <w:rPr>
          <w:highlight w:val="white"/>
          <w:lang w:val="en-GB"/>
        </w:rPr>
      </w:pPr>
      <w:r w:rsidRPr="00D822A3">
        <w:rPr>
          <w:highlight w:val="white"/>
          <w:lang w:val="en-GB"/>
        </w:rPr>
        <w:t xml:space="preserve">  }</w:t>
      </w:r>
    </w:p>
    <w:p w14:paraId="2CC86823" w14:textId="77777777" w:rsidR="0078214F" w:rsidRPr="00D822A3" w:rsidRDefault="0078214F" w:rsidP="0078214F">
      <w:pPr>
        <w:pStyle w:val="Code"/>
        <w:rPr>
          <w:highlight w:val="white"/>
          <w:lang w:val="en-GB"/>
        </w:rPr>
      </w:pPr>
      <w:r w:rsidRPr="00D822A3">
        <w:rPr>
          <w:highlight w:val="white"/>
          <w:lang w:val="en-GB"/>
        </w:rPr>
        <w:t>}</w:t>
      </w:r>
    </w:p>
    <w:p w14:paraId="1F4FC941" w14:textId="77777777" w:rsidR="0078214F" w:rsidRPr="00D822A3" w:rsidRDefault="0078214F" w:rsidP="0078214F">
      <w:pPr>
        <w:pStyle w:val="Code"/>
        <w:rPr>
          <w:highlight w:val="white"/>
          <w:lang w:val="en-GB"/>
        </w:rPr>
      </w:pPr>
    </w:p>
    <w:p w14:paraId="52E8817A" w14:textId="77777777" w:rsidR="0078214F" w:rsidRPr="00D822A3" w:rsidRDefault="0078214F" w:rsidP="0078214F">
      <w:pPr>
        <w:pStyle w:val="Code"/>
        <w:rPr>
          <w:highlight w:val="white"/>
          <w:lang w:val="en-GB"/>
        </w:rPr>
      </w:pPr>
      <w:r w:rsidRPr="00D822A3">
        <w:rPr>
          <w:highlight w:val="white"/>
          <w:lang w:val="en-GB"/>
        </w:rPr>
        <w:t>void* memcpy(void* target, const void* source, size_t size) {</w:t>
      </w:r>
    </w:p>
    <w:p w14:paraId="3CBC0E5F"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15801F51"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6F3E20DE" w14:textId="77777777" w:rsidR="0078214F" w:rsidRPr="00D822A3" w:rsidRDefault="0078214F" w:rsidP="0078214F">
      <w:pPr>
        <w:pStyle w:val="Code"/>
        <w:rPr>
          <w:highlight w:val="white"/>
          <w:lang w:val="en-GB"/>
        </w:rPr>
      </w:pPr>
    </w:p>
    <w:p w14:paraId="3D7FD89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CA3E626"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66C137D6"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1D880CA6" w14:textId="77777777" w:rsidR="0078214F" w:rsidRPr="00D822A3" w:rsidRDefault="0078214F" w:rsidP="0078214F">
      <w:pPr>
        <w:pStyle w:val="Code"/>
        <w:rPr>
          <w:highlight w:val="white"/>
          <w:lang w:val="en-GB"/>
        </w:rPr>
      </w:pPr>
      <w:r w:rsidRPr="00D822A3">
        <w:rPr>
          <w:highlight w:val="white"/>
          <w:lang w:val="en-GB"/>
        </w:rPr>
        <w:t xml:space="preserve">  }</w:t>
      </w:r>
    </w:p>
    <w:p w14:paraId="0759F21B" w14:textId="77777777" w:rsidR="0078214F" w:rsidRPr="00D822A3" w:rsidRDefault="0078214F" w:rsidP="0078214F">
      <w:pPr>
        <w:pStyle w:val="Code"/>
        <w:rPr>
          <w:highlight w:val="white"/>
          <w:lang w:val="en-GB"/>
        </w:rPr>
      </w:pPr>
    </w:p>
    <w:p w14:paraId="20A9B952"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A374B84" w14:textId="77777777" w:rsidR="0078214F" w:rsidRPr="00D822A3" w:rsidRDefault="0078214F" w:rsidP="0078214F">
      <w:pPr>
        <w:pStyle w:val="Code"/>
        <w:rPr>
          <w:highlight w:val="white"/>
          <w:lang w:val="en-GB"/>
        </w:rPr>
      </w:pPr>
      <w:r w:rsidRPr="00D822A3">
        <w:rPr>
          <w:highlight w:val="white"/>
          <w:lang w:val="en-GB"/>
        </w:rPr>
        <w:t>}</w:t>
      </w:r>
    </w:p>
    <w:p w14:paraId="2658E0CB" w14:textId="77777777" w:rsidR="0078214F" w:rsidRPr="00D822A3" w:rsidRDefault="0078214F" w:rsidP="0078214F">
      <w:pPr>
        <w:pStyle w:val="Code"/>
        <w:rPr>
          <w:highlight w:val="white"/>
          <w:lang w:val="en-GB"/>
        </w:rPr>
      </w:pPr>
    </w:p>
    <w:p w14:paraId="3AB49D6B" w14:textId="77777777" w:rsidR="0078214F" w:rsidRPr="00D822A3" w:rsidRDefault="0078214F" w:rsidP="0078214F">
      <w:pPr>
        <w:pStyle w:val="Code"/>
        <w:rPr>
          <w:highlight w:val="white"/>
          <w:lang w:val="en-GB"/>
        </w:rPr>
      </w:pPr>
      <w:r w:rsidRPr="00D822A3">
        <w:rPr>
          <w:highlight w:val="white"/>
          <w:lang w:val="en-GB"/>
        </w:rPr>
        <w:t>void* memmove(void* target, const void* source, size_t size) {</w:t>
      </w:r>
    </w:p>
    <w:p w14:paraId="3E07EB43"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50D93790"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3835816E" w14:textId="77777777" w:rsidR="0078214F" w:rsidRPr="00D822A3" w:rsidRDefault="0078214F" w:rsidP="0078214F">
      <w:pPr>
        <w:pStyle w:val="Code"/>
        <w:rPr>
          <w:highlight w:val="white"/>
          <w:lang w:val="en-GB"/>
        </w:rPr>
      </w:pPr>
    </w:p>
    <w:p w14:paraId="77B324E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E9CEC12" w14:textId="77777777" w:rsidR="0078214F" w:rsidRPr="00D822A3" w:rsidRDefault="0078214F" w:rsidP="0078214F">
      <w:pPr>
        <w:pStyle w:val="Code"/>
        <w:rPr>
          <w:highlight w:val="white"/>
          <w:lang w:val="en-GB"/>
        </w:rPr>
      </w:pPr>
      <w:r w:rsidRPr="00D822A3">
        <w:rPr>
          <w:highlight w:val="white"/>
          <w:lang w:val="en-GB"/>
        </w:rPr>
        <w:t xml:space="preserve">  if (source &lt; target) {</w:t>
      </w:r>
    </w:p>
    <w:p w14:paraId="55194322" w14:textId="77777777" w:rsidR="0078214F" w:rsidRPr="00D822A3" w:rsidRDefault="0078214F" w:rsidP="0078214F">
      <w:pPr>
        <w:pStyle w:val="Code"/>
        <w:rPr>
          <w:highlight w:val="white"/>
          <w:lang w:val="en-GB"/>
        </w:rPr>
      </w:pPr>
      <w:r w:rsidRPr="00D822A3">
        <w:rPr>
          <w:highlight w:val="white"/>
          <w:lang w:val="en-GB"/>
        </w:rPr>
        <w:t xml:space="preserve">    for (index = (size - 1); index &gt;= 0; --index) {</w:t>
      </w:r>
    </w:p>
    <w:p w14:paraId="45314BF7"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0F3C09B1" w14:textId="77777777" w:rsidR="0078214F" w:rsidRPr="00D822A3" w:rsidRDefault="0078214F" w:rsidP="0078214F">
      <w:pPr>
        <w:pStyle w:val="Code"/>
        <w:rPr>
          <w:highlight w:val="white"/>
          <w:lang w:val="en-GB"/>
        </w:rPr>
      </w:pPr>
      <w:r w:rsidRPr="00D822A3">
        <w:rPr>
          <w:highlight w:val="white"/>
          <w:lang w:val="en-GB"/>
        </w:rPr>
        <w:t xml:space="preserve">    }</w:t>
      </w:r>
    </w:p>
    <w:p w14:paraId="0D4C7F4E" w14:textId="77777777" w:rsidR="0078214F" w:rsidRPr="00D822A3" w:rsidRDefault="0078214F" w:rsidP="0078214F">
      <w:pPr>
        <w:pStyle w:val="Code"/>
        <w:rPr>
          <w:highlight w:val="white"/>
          <w:lang w:val="en-GB"/>
        </w:rPr>
      </w:pPr>
      <w:r w:rsidRPr="00D822A3">
        <w:rPr>
          <w:highlight w:val="white"/>
          <w:lang w:val="en-GB"/>
        </w:rPr>
        <w:t xml:space="preserve">  }</w:t>
      </w:r>
    </w:p>
    <w:p w14:paraId="4ABC890F" w14:textId="77777777" w:rsidR="0078214F" w:rsidRPr="00D822A3" w:rsidRDefault="0078214F" w:rsidP="0078214F">
      <w:pPr>
        <w:pStyle w:val="Code"/>
        <w:rPr>
          <w:highlight w:val="white"/>
          <w:lang w:val="en-GB"/>
        </w:rPr>
      </w:pPr>
      <w:r w:rsidRPr="00D822A3">
        <w:rPr>
          <w:highlight w:val="white"/>
          <w:lang w:val="en-GB"/>
        </w:rPr>
        <w:t xml:space="preserve">  else {</w:t>
      </w:r>
    </w:p>
    <w:p w14:paraId="3DE2E75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44D25EE8"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558FC3BF" w14:textId="77777777" w:rsidR="0078214F" w:rsidRPr="00D822A3" w:rsidRDefault="0078214F" w:rsidP="0078214F">
      <w:pPr>
        <w:pStyle w:val="Code"/>
        <w:rPr>
          <w:highlight w:val="white"/>
          <w:lang w:val="en-GB"/>
        </w:rPr>
      </w:pPr>
      <w:r w:rsidRPr="00D822A3">
        <w:rPr>
          <w:highlight w:val="white"/>
          <w:lang w:val="en-GB"/>
        </w:rPr>
        <w:t xml:space="preserve">    }</w:t>
      </w:r>
    </w:p>
    <w:p w14:paraId="07554B95" w14:textId="77777777" w:rsidR="0078214F" w:rsidRPr="00D822A3" w:rsidRDefault="0078214F" w:rsidP="0078214F">
      <w:pPr>
        <w:pStyle w:val="Code"/>
        <w:rPr>
          <w:highlight w:val="white"/>
          <w:lang w:val="en-GB"/>
        </w:rPr>
      </w:pPr>
      <w:r w:rsidRPr="00D822A3">
        <w:rPr>
          <w:highlight w:val="white"/>
          <w:lang w:val="en-GB"/>
        </w:rPr>
        <w:t xml:space="preserve">  }</w:t>
      </w:r>
    </w:p>
    <w:p w14:paraId="6E415AC2" w14:textId="77777777" w:rsidR="0078214F" w:rsidRPr="00D822A3" w:rsidRDefault="0078214F" w:rsidP="0078214F">
      <w:pPr>
        <w:pStyle w:val="Code"/>
        <w:rPr>
          <w:highlight w:val="white"/>
          <w:lang w:val="en-GB"/>
        </w:rPr>
      </w:pPr>
    </w:p>
    <w:p w14:paraId="5C43B731"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CD7B03D" w14:textId="77777777" w:rsidR="0078214F" w:rsidRPr="00D822A3" w:rsidRDefault="0078214F" w:rsidP="0078214F">
      <w:pPr>
        <w:pStyle w:val="Code"/>
        <w:rPr>
          <w:highlight w:val="white"/>
          <w:lang w:val="en-GB"/>
        </w:rPr>
      </w:pPr>
      <w:r w:rsidRPr="00D822A3">
        <w:rPr>
          <w:highlight w:val="white"/>
          <w:lang w:val="en-GB"/>
        </w:rPr>
        <w:t>}</w:t>
      </w:r>
    </w:p>
    <w:p w14:paraId="6990DB0A" w14:textId="77777777" w:rsidR="0078214F" w:rsidRPr="00D822A3" w:rsidRDefault="0078214F" w:rsidP="0078214F">
      <w:pPr>
        <w:pStyle w:val="Code"/>
        <w:rPr>
          <w:highlight w:val="white"/>
          <w:lang w:val="en-GB"/>
        </w:rPr>
      </w:pPr>
    </w:p>
    <w:p w14:paraId="75300863" w14:textId="77777777" w:rsidR="0078214F" w:rsidRPr="00D822A3" w:rsidRDefault="0078214F" w:rsidP="0078214F">
      <w:pPr>
        <w:pStyle w:val="Code"/>
        <w:rPr>
          <w:highlight w:val="white"/>
          <w:lang w:val="en-GB"/>
        </w:rPr>
      </w:pPr>
      <w:r w:rsidRPr="00D822A3">
        <w:rPr>
          <w:highlight w:val="white"/>
          <w:lang w:val="en-GB"/>
        </w:rPr>
        <w:t>int memcmp(const void* left, const void* right, size_t size) {</w:t>
      </w:r>
    </w:p>
    <w:p w14:paraId="4EBEC489" w14:textId="77777777" w:rsidR="0078214F" w:rsidRPr="00D822A3" w:rsidRDefault="0078214F" w:rsidP="0078214F">
      <w:pPr>
        <w:pStyle w:val="Code"/>
        <w:rPr>
          <w:highlight w:val="white"/>
          <w:lang w:val="en-GB"/>
        </w:rPr>
      </w:pPr>
      <w:r w:rsidRPr="00D822A3">
        <w:rPr>
          <w:highlight w:val="white"/>
          <w:lang w:val="en-GB"/>
        </w:rPr>
        <w:t xml:space="preserve">  const char* charLeft = (const char*) left;</w:t>
      </w:r>
    </w:p>
    <w:p w14:paraId="07869E4E" w14:textId="77777777" w:rsidR="0078214F" w:rsidRPr="00D822A3" w:rsidRDefault="0078214F" w:rsidP="0078214F">
      <w:pPr>
        <w:pStyle w:val="Code"/>
        <w:rPr>
          <w:highlight w:val="white"/>
          <w:lang w:val="en-GB"/>
        </w:rPr>
      </w:pPr>
      <w:r w:rsidRPr="00D822A3">
        <w:rPr>
          <w:highlight w:val="white"/>
          <w:lang w:val="en-GB"/>
        </w:rPr>
        <w:t xml:space="preserve">  const char* charRight = (const char*) right;</w:t>
      </w:r>
    </w:p>
    <w:p w14:paraId="5273C457" w14:textId="77777777" w:rsidR="0078214F" w:rsidRPr="00D822A3" w:rsidRDefault="0078214F" w:rsidP="0078214F">
      <w:pPr>
        <w:pStyle w:val="Code"/>
        <w:rPr>
          <w:highlight w:val="white"/>
          <w:lang w:val="en-GB"/>
        </w:rPr>
      </w:pPr>
    </w:p>
    <w:p w14:paraId="3E402BAD"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ED85F2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0DC7CDDD" w14:textId="77777777" w:rsidR="0078214F" w:rsidRPr="00D822A3" w:rsidRDefault="0078214F" w:rsidP="0078214F">
      <w:pPr>
        <w:pStyle w:val="Code"/>
        <w:rPr>
          <w:highlight w:val="white"/>
          <w:lang w:val="en-GB"/>
        </w:rPr>
      </w:pPr>
      <w:r w:rsidRPr="00D822A3">
        <w:rPr>
          <w:highlight w:val="white"/>
          <w:lang w:val="en-GB"/>
        </w:rPr>
        <w:t xml:space="preserve">    if (charLeft[index] &lt; charRight[index]) {</w:t>
      </w:r>
    </w:p>
    <w:p w14:paraId="45315793" w14:textId="77777777" w:rsidR="0078214F" w:rsidRPr="00D822A3" w:rsidRDefault="0078214F" w:rsidP="0078214F">
      <w:pPr>
        <w:pStyle w:val="Code"/>
        <w:rPr>
          <w:highlight w:val="white"/>
          <w:lang w:val="en-GB"/>
        </w:rPr>
      </w:pPr>
      <w:r w:rsidRPr="00D822A3">
        <w:rPr>
          <w:highlight w:val="white"/>
          <w:lang w:val="en-GB"/>
        </w:rPr>
        <w:t xml:space="preserve">      return -1;</w:t>
      </w:r>
    </w:p>
    <w:p w14:paraId="10F97666" w14:textId="77777777" w:rsidR="0078214F" w:rsidRPr="00D822A3" w:rsidRDefault="0078214F" w:rsidP="0078214F">
      <w:pPr>
        <w:pStyle w:val="Code"/>
        <w:rPr>
          <w:highlight w:val="white"/>
          <w:lang w:val="en-GB"/>
        </w:rPr>
      </w:pPr>
      <w:r w:rsidRPr="00D822A3">
        <w:rPr>
          <w:highlight w:val="white"/>
          <w:lang w:val="en-GB"/>
        </w:rPr>
        <w:t xml:space="preserve">    }</w:t>
      </w:r>
    </w:p>
    <w:p w14:paraId="4D3FF248" w14:textId="77777777" w:rsidR="0078214F" w:rsidRPr="00D822A3" w:rsidRDefault="0078214F" w:rsidP="0078214F">
      <w:pPr>
        <w:pStyle w:val="Code"/>
        <w:rPr>
          <w:highlight w:val="white"/>
          <w:lang w:val="en-GB"/>
        </w:rPr>
      </w:pPr>
      <w:r w:rsidRPr="00D822A3">
        <w:rPr>
          <w:highlight w:val="white"/>
          <w:lang w:val="en-GB"/>
        </w:rPr>
        <w:t xml:space="preserve">    else if (charLeft[index] &gt; charRight[index]) {</w:t>
      </w:r>
    </w:p>
    <w:p w14:paraId="293E9C15" w14:textId="77777777" w:rsidR="0078214F" w:rsidRPr="00D822A3" w:rsidRDefault="0078214F" w:rsidP="0078214F">
      <w:pPr>
        <w:pStyle w:val="Code"/>
        <w:rPr>
          <w:highlight w:val="white"/>
          <w:lang w:val="en-GB"/>
        </w:rPr>
      </w:pPr>
      <w:r w:rsidRPr="00D822A3">
        <w:rPr>
          <w:highlight w:val="white"/>
          <w:lang w:val="en-GB"/>
        </w:rPr>
        <w:t xml:space="preserve">      return 1;</w:t>
      </w:r>
    </w:p>
    <w:p w14:paraId="61F6A8FE" w14:textId="77777777" w:rsidR="0078214F" w:rsidRPr="00D822A3" w:rsidRDefault="0078214F" w:rsidP="0078214F">
      <w:pPr>
        <w:pStyle w:val="Code"/>
        <w:rPr>
          <w:highlight w:val="white"/>
          <w:lang w:val="en-GB"/>
        </w:rPr>
      </w:pPr>
      <w:r w:rsidRPr="00D822A3">
        <w:rPr>
          <w:highlight w:val="white"/>
          <w:lang w:val="en-GB"/>
        </w:rPr>
        <w:t xml:space="preserve">    }    </w:t>
      </w:r>
    </w:p>
    <w:p w14:paraId="4EBE1088" w14:textId="77777777" w:rsidR="0078214F" w:rsidRPr="00D822A3" w:rsidRDefault="0078214F" w:rsidP="0078214F">
      <w:pPr>
        <w:pStyle w:val="Code"/>
        <w:rPr>
          <w:highlight w:val="white"/>
          <w:lang w:val="en-GB"/>
        </w:rPr>
      </w:pPr>
      <w:r w:rsidRPr="00D822A3">
        <w:rPr>
          <w:highlight w:val="white"/>
          <w:lang w:val="en-GB"/>
        </w:rPr>
        <w:t xml:space="preserve">  }</w:t>
      </w:r>
    </w:p>
    <w:p w14:paraId="6C8D1FB3" w14:textId="77777777" w:rsidR="0078214F" w:rsidRPr="00D822A3" w:rsidRDefault="0078214F" w:rsidP="0078214F">
      <w:pPr>
        <w:pStyle w:val="Code"/>
        <w:rPr>
          <w:highlight w:val="white"/>
          <w:lang w:val="en-GB"/>
        </w:rPr>
      </w:pPr>
    </w:p>
    <w:p w14:paraId="7D05FE40" w14:textId="77777777" w:rsidR="0078214F" w:rsidRPr="00D822A3" w:rsidRDefault="0078214F" w:rsidP="0078214F">
      <w:pPr>
        <w:pStyle w:val="Code"/>
        <w:rPr>
          <w:highlight w:val="white"/>
          <w:lang w:val="en-GB"/>
        </w:rPr>
      </w:pPr>
      <w:r w:rsidRPr="00D822A3">
        <w:rPr>
          <w:highlight w:val="white"/>
          <w:lang w:val="en-GB"/>
        </w:rPr>
        <w:t xml:space="preserve">  return 0;</w:t>
      </w:r>
    </w:p>
    <w:p w14:paraId="69F7D090" w14:textId="77777777" w:rsidR="0078214F" w:rsidRPr="00D822A3" w:rsidRDefault="0078214F" w:rsidP="0078214F">
      <w:pPr>
        <w:pStyle w:val="Code"/>
        <w:rPr>
          <w:highlight w:val="white"/>
          <w:lang w:val="en-GB"/>
        </w:rPr>
      </w:pPr>
      <w:r w:rsidRPr="00D822A3">
        <w:rPr>
          <w:highlight w:val="white"/>
          <w:lang w:val="en-GB"/>
        </w:rPr>
        <w:t>}</w:t>
      </w:r>
    </w:p>
    <w:p w14:paraId="63091321" w14:textId="77777777" w:rsidR="0078214F" w:rsidRPr="00D822A3" w:rsidRDefault="0078214F" w:rsidP="0078214F">
      <w:pPr>
        <w:pStyle w:val="Code"/>
        <w:rPr>
          <w:highlight w:val="white"/>
          <w:lang w:val="en-GB"/>
        </w:rPr>
      </w:pPr>
    </w:p>
    <w:p w14:paraId="6E2FCBA0" w14:textId="77777777" w:rsidR="0078214F" w:rsidRPr="00D822A3" w:rsidRDefault="0078214F" w:rsidP="0078214F">
      <w:pPr>
        <w:pStyle w:val="Code"/>
        <w:rPr>
          <w:highlight w:val="white"/>
          <w:lang w:val="en-GB"/>
        </w:rPr>
      </w:pPr>
      <w:r w:rsidRPr="00D822A3">
        <w:rPr>
          <w:highlight w:val="white"/>
          <w:lang w:val="en-GB"/>
        </w:rPr>
        <w:t>void* memchr(const void* block, int i, size_t size) {</w:t>
      </w:r>
    </w:p>
    <w:p w14:paraId="3AA3B5E2"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5856336"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593BECBA"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AF57ACD" w14:textId="77777777" w:rsidR="0078214F" w:rsidRPr="00D822A3" w:rsidRDefault="0078214F" w:rsidP="0078214F">
      <w:pPr>
        <w:pStyle w:val="Code"/>
        <w:rPr>
          <w:highlight w:val="white"/>
          <w:lang w:val="en-GB"/>
        </w:rPr>
      </w:pPr>
    </w:p>
    <w:p w14:paraId="66750581"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32610998" w14:textId="77777777" w:rsidR="0078214F" w:rsidRPr="00D822A3" w:rsidRDefault="0078214F" w:rsidP="0078214F">
      <w:pPr>
        <w:pStyle w:val="Code"/>
        <w:rPr>
          <w:highlight w:val="white"/>
          <w:lang w:val="en-GB"/>
        </w:rPr>
      </w:pPr>
      <w:r w:rsidRPr="00D822A3">
        <w:rPr>
          <w:highlight w:val="white"/>
          <w:lang w:val="en-GB"/>
        </w:rPr>
        <w:t xml:space="preserve">    if (charBlock[index] == c) {</w:t>
      </w:r>
    </w:p>
    <w:p w14:paraId="4FB9DCFE" w14:textId="77777777" w:rsidR="0078214F" w:rsidRPr="00D822A3" w:rsidRDefault="0078214F" w:rsidP="0078214F">
      <w:pPr>
        <w:pStyle w:val="Code"/>
        <w:rPr>
          <w:highlight w:val="white"/>
          <w:lang w:val="en-GB"/>
        </w:rPr>
      </w:pPr>
      <w:r w:rsidRPr="00D822A3">
        <w:rPr>
          <w:highlight w:val="white"/>
          <w:lang w:val="en-GB"/>
        </w:rPr>
        <w:t xml:space="preserve">      return (void*) &amp;charBlock[index];</w:t>
      </w:r>
    </w:p>
    <w:p w14:paraId="285FCEC5" w14:textId="77777777" w:rsidR="0078214F" w:rsidRPr="00D822A3" w:rsidRDefault="0078214F" w:rsidP="0078214F">
      <w:pPr>
        <w:pStyle w:val="Code"/>
        <w:rPr>
          <w:highlight w:val="white"/>
          <w:lang w:val="en-GB"/>
        </w:rPr>
      </w:pPr>
      <w:r w:rsidRPr="00D822A3">
        <w:rPr>
          <w:highlight w:val="white"/>
          <w:lang w:val="en-GB"/>
        </w:rPr>
        <w:t xml:space="preserve">    }</w:t>
      </w:r>
    </w:p>
    <w:p w14:paraId="7E8C34E1" w14:textId="77777777" w:rsidR="0078214F" w:rsidRPr="00D822A3" w:rsidRDefault="0078214F" w:rsidP="0078214F">
      <w:pPr>
        <w:pStyle w:val="Code"/>
        <w:rPr>
          <w:highlight w:val="white"/>
          <w:lang w:val="en-GB"/>
        </w:rPr>
      </w:pPr>
      <w:r w:rsidRPr="00D822A3">
        <w:rPr>
          <w:highlight w:val="white"/>
          <w:lang w:val="en-GB"/>
        </w:rPr>
        <w:t xml:space="preserve">  }</w:t>
      </w:r>
    </w:p>
    <w:p w14:paraId="63D5895B" w14:textId="77777777" w:rsidR="0078214F" w:rsidRPr="00D822A3" w:rsidRDefault="0078214F" w:rsidP="0078214F">
      <w:pPr>
        <w:pStyle w:val="Code"/>
        <w:rPr>
          <w:highlight w:val="white"/>
          <w:lang w:val="en-GB"/>
        </w:rPr>
      </w:pPr>
    </w:p>
    <w:p w14:paraId="12035E6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26483516" w14:textId="77777777" w:rsidR="0078214F" w:rsidRPr="00D822A3" w:rsidRDefault="0078214F" w:rsidP="0078214F">
      <w:pPr>
        <w:pStyle w:val="Code"/>
        <w:rPr>
          <w:highlight w:val="white"/>
          <w:lang w:val="en-GB"/>
        </w:rPr>
      </w:pPr>
      <w:r w:rsidRPr="00D822A3">
        <w:rPr>
          <w:highlight w:val="white"/>
          <w:lang w:val="en-GB"/>
        </w:rPr>
        <w:t>}</w:t>
      </w:r>
    </w:p>
    <w:p w14:paraId="3B2946EA" w14:textId="77777777" w:rsidR="0078214F" w:rsidRPr="00D822A3" w:rsidRDefault="0078214F" w:rsidP="0078214F">
      <w:pPr>
        <w:pStyle w:val="Code"/>
        <w:rPr>
          <w:highlight w:val="white"/>
          <w:lang w:val="en-GB"/>
        </w:rPr>
      </w:pPr>
    </w:p>
    <w:p w14:paraId="39924225" w14:textId="77777777" w:rsidR="0078214F" w:rsidRPr="00D822A3" w:rsidRDefault="0078214F" w:rsidP="0078214F">
      <w:pPr>
        <w:pStyle w:val="Code"/>
        <w:rPr>
          <w:highlight w:val="white"/>
          <w:lang w:val="en-GB"/>
        </w:rPr>
      </w:pPr>
      <w:r w:rsidRPr="00D822A3">
        <w:rPr>
          <w:highlight w:val="white"/>
          <w:lang w:val="en-GB"/>
        </w:rPr>
        <w:t>void* memset(void* block, int i, size_t size) {</w:t>
      </w:r>
    </w:p>
    <w:p w14:paraId="3B0055B1"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16E42F62"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4AFA9266" w14:textId="77777777" w:rsidR="0078214F" w:rsidRPr="00D822A3" w:rsidRDefault="0078214F" w:rsidP="0078214F">
      <w:pPr>
        <w:pStyle w:val="Code"/>
        <w:rPr>
          <w:highlight w:val="white"/>
          <w:lang w:val="en-GB"/>
        </w:rPr>
      </w:pPr>
    </w:p>
    <w:p w14:paraId="09CF3E0E"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E8C613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1A7B96A4" w14:textId="77777777" w:rsidR="0078214F" w:rsidRPr="00D822A3" w:rsidRDefault="0078214F" w:rsidP="0078214F">
      <w:pPr>
        <w:pStyle w:val="Code"/>
        <w:rPr>
          <w:highlight w:val="white"/>
          <w:lang w:val="en-GB"/>
        </w:rPr>
      </w:pPr>
      <w:r w:rsidRPr="00D822A3">
        <w:rPr>
          <w:highlight w:val="white"/>
          <w:lang w:val="en-GB"/>
        </w:rPr>
        <w:t xml:space="preserve">    charBlock[index] = c;</w:t>
      </w:r>
    </w:p>
    <w:p w14:paraId="124EC2A9" w14:textId="77777777" w:rsidR="0078214F" w:rsidRPr="00D822A3" w:rsidRDefault="0078214F" w:rsidP="0078214F">
      <w:pPr>
        <w:pStyle w:val="Code"/>
        <w:rPr>
          <w:highlight w:val="white"/>
          <w:lang w:val="en-GB"/>
        </w:rPr>
      </w:pPr>
      <w:r w:rsidRPr="00D822A3">
        <w:rPr>
          <w:highlight w:val="white"/>
          <w:lang w:val="en-GB"/>
        </w:rPr>
        <w:t xml:space="preserve">  }</w:t>
      </w:r>
    </w:p>
    <w:p w14:paraId="728E7FE5" w14:textId="77777777" w:rsidR="0078214F" w:rsidRPr="00D822A3" w:rsidRDefault="0078214F" w:rsidP="0078214F">
      <w:pPr>
        <w:pStyle w:val="Code"/>
        <w:rPr>
          <w:highlight w:val="white"/>
          <w:lang w:val="en-GB"/>
        </w:rPr>
      </w:pPr>
    </w:p>
    <w:p w14:paraId="5FCD5E5D" w14:textId="77777777" w:rsidR="0078214F" w:rsidRPr="00D822A3" w:rsidRDefault="0078214F" w:rsidP="0078214F">
      <w:pPr>
        <w:pStyle w:val="Code"/>
        <w:rPr>
          <w:highlight w:val="white"/>
          <w:lang w:val="en-GB"/>
        </w:rPr>
      </w:pPr>
      <w:r w:rsidRPr="00D822A3">
        <w:rPr>
          <w:highlight w:val="white"/>
          <w:lang w:val="en-GB"/>
        </w:rPr>
        <w:t xml:space="preserve">  return block;</w:t>
      </w:r>
    </w:p>
    <w:p w14:paraId="7135FBA9" w14:textId="6893C530" w:rsidR="0078214F" w:rsidRPr="00D822A3" w:rsidRDefault="0078214F" w:rsidP="0078214F">
      <w:pPr>
        <w:pStyle w:val="Code"/>
        <w:rPr>
          <w:highlight w:val="white"/>
          <w:lang w:val="en-GB"/>
        </w:rPr>
      </w:pPr>
      <w:r w:rsidRPr="00D822A3">
        <w:rPr>
          <w:highlight w:val="white"/>
          <w:lang w:val="en-GB"/>
        </w:rPr>
        <w:t>}</w:t>
      </w:r>
    </w:p>
    <w:p w14:paraId="3A2D40AA" w14:textId="2629AEB5" w:rsidR="0004451D" w:rsidRPr="00D822A3" w:rsidRDefault="0004451D" w:rsidP="00265BDF">
      <w:pPr>
        <w:pStyle w:val="Rubrik2"/>
        <w:rPr>
          <w:lang w:val="en-GB"/>
        </w:rPr>
      </w:pPr>
      <w:bookmarkStart w:id="478" w:name="_Toc54119993"/>
      <w:r w:rsidRPr="00D822A3">
        <w:rPr>
          <w:lang w:val="en-GB"/>
        </w:rPr>
        <w:t>Long Jumps</w:t>
      </w:r>
      <w:bookmarkEnd w:id="478"/>
    </w:p>
    <w:p w14:paraId="00D8C1C3" w14:textId="25F4332E" w:rsidR="00D62A8B" w:rsidRPr="00D822A3" w:rsidRDefault="008D6750" w:rsidP="0004451D">
      <w:pPr>
        <w:pStyle w:val="CodeListing"/>
        <w:rPr>
          <w:lang w:val="en-GB"/>
        </w:rPr>
      </w:pPr>
      <w:r w:rsidRPr="00D822A3">
        <w:rPr>
          <w:lang w:val="en-GB"/>
        </w:rPr>
        <w:t>s</w:t>
      </w:r>
      <w:r w:rsidR="0004451D" w:rsidRPr="00D822A3">
        <w:rPr>
          <w:lang w:val="en-GB"/>
        </w:rPr>
        <w:t>et</w:t>
      </w:r>
      <w:r w:rsidRPr="00D822A3">
        <w:rPr>
          <w:lang w:val="en-GB"/>
        </w:rPr>
        <w:t>j</w:t>
      </w:r>
      <w:r w:rsidR="00D62A8B" w:rsidRPr="00D822A3">
        <w:rPr>
          <w:lang w:val="en-GB"/>
        </w:rPr>
        <w:t>mp.h</w:t>
      </w:r>
    </w:p>
    <w:p w14:paraId="6EFB224F" w14:textId="77777777" w:rsidR="0004451D" w:rsidRPr="00D822A3" w:rsidRDefault="0004451D" w:rsidP="0004451D">
      <w:pPr>
        <w:pStyle w:val="Code"/>
        <w:rPr>
          <w:highlight w:val="white"/>
          <w:lang w:val="en-GB"/>
        </w:rPr>
      </w:pPr>
      <w:r w:rsidRPr="00D822A3">
        <w:rPr>
          <w:highlight w:val="white"/>
          <w:lang w:val="en-GB"/>
        </w:rPr>
        <w:t>typedef int jmp_buf[3];</w:t>
      </w:r>
    </w:p>
    <w:p w14:paraId="33602AE9" w14:textId="77777777" w:rsidR="0004451D" w:rsidRPr="00D822A3" w:rsidRDefault="0004451D" w:rsidP="0004451D">
      <w:pPr>
        <w:pStyle w:val="Code"/>
        <w:rPr>
          <w:highlight w:val="white"/>
          <w:lang w:val="en-GB"/>
        </w:rPr>
      </w:pPr>
    </w:p>
    <w:p w14:paraId="0B5AEA04" w14:textId="77777777" w:rsidR="0004451D" w:rsidRPr="00D822A3" w:rsidRDefault="0004451D" w:rsidP="0004451D">
      <w:pPr>
        <w:pStyle w:val="Code"/>
        <w:rPr>
          <w:highlight w:val="white"/>
          <w:lang w:val="en-GB"/>
        </w:rPr>
      </w:pPr>
      <w:r w:rsidRPr="00D822A3">
        <w:rPr>
          <w:highlight w:val="white"/>
          <w:lang w:val="en-GB"/>
        </w:rPr>
        <w:t>int setjmp(jmp_buf env);</w:t>
      </w:r>
    </w:p>
    <w:p w14:paraId="378D7D13" w14:textId="061501C9" w:rsidR="0004451D" w:rsidRPr="00D822A3" w:rsidRDefault="0004451D" w:rsidP="0004451D">
      <w:pPr>
        <w:pStyle w:val="Code"/>
        <w:rPr>
          <w:lang w:val="en-GB"/>
        </w:rPr>
      </w:pPr>
      <w:r w:rsidRPr="00D822A3">
        <w:rPr>
          <w:highlight w:val="white"/>
          <w:lang w:val="en-GB"/>
        </w:rPr>
        <w:t>void longjmp(jmp_buf env, int value);</w:t>
      </w:r>
    </w:p>
    <w:p w14:paraId="6EF22EF8" w14:textId="3E29EBF2" w:rsidR="0004451D" w:rsidRPr="00D822A3" w:rsidRDefault="008D6750" w:rsidP="0004451D">
      <w:pPr>
        <w:pStyle w:val="CodeListing"/>
        <w:rPr>
          <w:lang w:val="en-GB"/>
        </w:rPr>
      </w:pPr>
      <w:r w:rsidRPr="00D822A3">
        <w:rPr>
          <w:lang w:val="en-GB"/>
        </w:rPr>
        <w:t>s</w:t>
      </w:r>
      <w:r w:rsidR="0004451D" w:rsidRPr="00D822A3">
        <w:rPr>
          <w:lang w:val="en-GB"/>
        </w:rPr>
        <w:t>et</w:t>
      </w:r>
      <w:r w:rsidRPr="00D822A3">
        <w:rPr>
          <w:lang w:val="en-GB"/>
        </w:rPr>
        <w:t>j</w:t>
      </w:r>
      <w:r w:rsidR="0004451D" w:rsidRPr="00D822A3">
        <w:rPr>
          <w:lang w:val="en-GB"/>
        </w:rPr>
        <w:t>mp.c</w:t>
      </w:r>
    </w:p>
    <w:p w14:paraId="667576CC" w14:textId="1C158F0C" w:rsidR="000F4BAA" w:rsidRPr="00D822A3" w:rsidRDefault="000F4BAA" w:rsidP="000F4BAA">
      <w:pPr>
        <w:pStyle w:val="Code"/>
        <w:rPr>
          <w:highlight w:val="white"/>
          <w:lang w:val="en-GB"/>
        </w:rPr>
      </w:pPr>
      <w:r w:rsidRPr="00D822A3">
        <w:rPr>
          <w:highlight w:val="white"/>
          <w:lang w:val="en-GB"/>
        </w:rPr>
        <w:t xml:space="preserve">#include </w:t>
      </w:r>
      <w:r w:rsidR="00EF337F" w:rsidRPr="00D822A3">
        <w:rPr>
          <w:highlight w:val="white"/>
          <w:lang w:val="en-GB"/>
        </w:rPr>
        <w:t>&lt;setjmp.h&gt;</w:t>
      </w:r>
    </w:p>
    <w:p w14:paraId="435B4B39" w14:textId="3FFD2875" w:rsidR="000F4BAA" w:rsidRPr="00D822A3" w:rsidRDefault="000F4BAA" w:rsidP="000F4BA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0619EC1" w14:textId="77777777" w:rsidR="000F4BAA" w:rsidRPr="00D822A3" w:rsidRDefault="000F4BAA" w:rsidP="000F4BAA">
      <w:pPr>
        <w:pStyle w:val="Code"/>
        <w:rPr>
          <w:highlight w:val="white"/>
          <w:lang w:val="en-GB"/>
        </w:rPr>
      </w:pPr>
    </w:p>
    <w:p w14:paraId="5C140BCF" w14:textId="77777777" w:rsidR="000F4BAA" w:rsidRPr="00D822A3" w:rsidRDefault="000F4BAA" w:rsidP="000F4BAA">
      <w:pPr>
        <w:pStyle w:val="Code"/>
        <w:rPr>
          <w:highlight w:val="white"/>
          <w:lang w:val="en-GB"/>
        </w:rPr>
      </w:pPr>
      <w:r w:rsidRPr="00D822A3">
        <w:rPr>
          <w:highlight w:val="white"/>
          <w:lang w:val="en-GB"/>
        </w:rPr>
        <w:t>int setjmp(jmp_buf buf) {</w:t>
      </w:r>
    </w:p>
    <w:p w14:paraId="0815D8CC" w14:textId="77777777" w:rsidR="000F4BAA" w:rsidRPr="00D822A3" w:rsidRDefault="000F4BAA" w:rsidP="000F4BAA">
      <w:pPr>
        <w:pStyle w:val="Code"/>
        <w:rPr>
          <w:highlight w:val="white"/>
          <w:lang w:val="en-GB"/>
        </w:rPr>
      </w:pPr>
      <w:r w:rsidRPr="00D822A3">
        <w:rPr>
          <w:highlight w:val="white"/>
          <w:lang w:val="en-GB"/>
        </w:rPr>
        <w:t xml:space="preserve">  int* bp_pointer;</w:t>
      </w:r>
    </w:p>
    <w:p w14:paraId="492AC05B" w14:textId="77777777" w:rsidR="000F4BAA" w:rsidRPr="00D822A3" w:rsidRDefault="000F4BAA" w:rsidP="000F4BAA">
      <w:pPr>
        <w:pStyle w:val="Code"/>
        <w:rPr>
          <w:highlight w:val="white"/>
          <w:lang w:val="en-GB"/>
        </w:rPr>
      </w:pPr>
      <w:r w:rsidRPr="00D822A3">
        <w:rPr>
          <w:highlight w:val="white"/>
          <w:lang w:val="en-GB"/>
        </w:rPr>
        <w:t xml:space="preserve">  store_register(bp, bp_pointer);</w:t>
      </w:r>
    </w:p>
    <w:p w14:paraId="08225062" w14:textId="77777777" w:rsidR="000F4BAA" w:rsidRPr="00D822A3" w:rsidRDefault="000F4BAA" w:rsidP="000F4BAA">
      <w:pPr>
        <w:pStyle w:val="Code"/>
        <w:rPr>
          <w:highlight w:val="white"/>
          <w:lang w:val="en-GB"/>
        </w:rPr>
      </w:pPr>
    </w:p>
    <w:p w14:paraId="2772739B" w14:textId="77777777" w:rsidR="000F4BAA" w:rsidRPr="00D822A3" w:rsidRDefault="000F4BAA" w:rsidP="000F4BAA">
      <w:pPr>
        <w:pStyle w:val="Code"/>
        <w:rPr>
          <w:highlight w:val="white"/>
          <w:lang w:val="en-GB"/>
        </w:rPr>
      </w:pPr>
      <w:r w:rsidRPr="00D822A3">
        <w:rPr>
          <w:highlight w:val="white"/>
          <w:lang w:val="en-GB"/>
        </w:rPr>
        <w:t xml:space="preserve">  buf[0] = bp_pointer[0]; // return address</w:t>
      </w:r>
    </w:p>
    <w:p w14:paraId="6CC9B708" w14:textId="77777777" w:rsidR="000F4BAA" w:rsidRPr="00D822A3" w:rsidRDefault="000F4BAA" w:rsidP="000F4BAA">
      <w:pPr>
        <w:pStyle w:val="Code"/>
        <w:rPr>
          <w:highlight w:val="white"/>
          <w:lang w:val="en-GB"/>
        </w:rPr>
      </w:pPr>
      <w:r w:rsidRPr="00D822A3">
        <w:rPr>
          <w:highlight w:val="white"/>
          <w:lang w:val="en-GB"/>
        </w:rPr>
        <w:t xml:space="preserve">  buf[1] = bp_pointer[1]; // normal stack </w:t>
      </w:r>
    </w:p>
    <w:p w14:paraId="117F90D1" w14:textId="77777777" w:rsidR="000F4BAA" w:rsidRPr="00D822A3" w:rsidRDefault="000F4BAA" w:rsidP="000F4BAA">
      <w:pPr>
        <w:pStyle w:val="Code"/>
        <w:rPr>
          <w:highlight w:val="white"/>
          <w:lang w:val="en-GB"/>
        </w:rPr>
      </w:pPr>
      <w:r w:rsidRPr="00D822A3">
        <w:rPr>
          <w:highlight w:val="white"/>
          <w:lang w:val="en-GB"/>
        </w:rPr>
        <w:t xml:space="preserve">  buf[2] = bp_pointer[2]; // ellipse stack </w:t>
      </w:r>
    </w:p>
    <w:p w14:paraId="65E34C68" w14:textId="77777777" w:rsidR="000F4BAA" w:rsidRPr="00D822A3" w:rsidRDefault="000F4BAA" w:rsidP="000F4BAA">
      <w:pPr>
        <w:pStyle w:val="Code"/>
        <w:rPr>
          <w:highlight w:val="white"/>
          <w:lang w:val="en-GB"/>
        </w:rPr>
      </w:pPr>
    </w:p>
    <w:p w14:paraId="353702DE" w14:textId="77777777" w:rsidR="000F4BAA" w:rsidRPr="00D822A3" w:rsidRDefault="000F4BAA" w:rsidP="000F4BAA">
      <w:pPr>
        <w:pStyle w:val="Code"/>
        <w:rPr>
          <w:highlight w:val="white"/>
          <w:lang w:val="en-GB"/>
        </w:rPr>
      </w:pPr>
      <w:r w:rsidRPr="00D822A3">
        <w:rPr>
          <w:highlight w:val="white"/>
          <w:lang w:val="en-GB"/>
        </w:rPr>
        <w:t xml:space="preserve">  return 0;</w:t>
      </w:r>
    </w:p>
    <w:p w14:paraId="1A75C648" w14:textId="77777777" w:rsidR="000F4BAA" w:rsidRPr="00D822A3" w:rsidRDefault="000F4BAA" w:rsidP="000F4BAA">
      <w:pPr>
        <w:pStyle w:val="Code"/>
        <w:rPr>
          <w:highlight w:val="white"/>
          <w:lang w:val="en-GB"/>
        </w:rPr>
      </w:pPr>
      <w:r w:rsidRPr="00D822A3">
        <w:rPr>
          <w:highlight w:val="white"/>
          <w:lang w:val="en-GB"/>
        </w:rPr>
        <w:t>}</w:t>
      </w:r>
    </w:p>
    <w:p w14:paraId="33448482" w14:textId="77777777" w:rsidR="000F4BAA" w:rsidRPr="00D822A3" w:rsidRDefault="000F4BAA" w:rsidP="000F4BAA">
      <w:pPr>
        <w:pStyle w:val="Code"/>
        <w:rPr>
          <w:highlight w:val="white"/>
          <w:lang w:val="en-GB"/>
        </w:rPr>
      </w:pPr>
    </w:p>
    <w:p w14:paraId="669C4C96" w14:textId="77777777" w:rsidR="000F4BAA" w:rsidRPr="00D822A3" w:rsidRDefault="000F4BAA" w:rsidP="000F4BAA">
      <w:pPr>
        <w:pStyle w:val="Code"/>
        <w:rPr>
          <w:highlight w:val="white"/>
          <w:lang w:val="en-GB"/>
        </w:rPr>
      </w:pPr>
      <w:r w:rsidRPr="00D822A3">
        <w:rPr>
          <w:highlight w:val="white"/>
          <w:lang w:val="en-GB"/>
        </w:rPr>
        <w:t>void longjmp(jmp_buf buf, int return_value) {</w:t>
      </w:r>
    </w:p>
    <w:p w14:paraId="6017E915" w14:textId="77777777" w:rsidR="000F4BAA" w:rsidRPr="00D822A3" w:rsidRDefault="000F4BAA" w:rsidP="000F4BAA">
      <w:pPr>
        <w:pStyle w:val="Code"/>
        <w:rPr>
          <w:highlight w:val="white"/>
          <w:lang w:val="en-GB"/>
        </w:rPr>
      </w:pPr>
      <w:r w:rsidRPr="00D822A3">
        <w:rPr>
          <w:highlight w:val="white"/>
          <w:lang w:val="en-GB"/>
        </w:rPr>
        <w:t xml:space="preserve">  load_register(bx, return_value);</w:t>
      </w:r>
    </w:p>
    <w:p w14:paraId="1055AA77" w14:textId="77777777" w:rsidR="000F4BAA" w:rsidRPr="00D822A3" w:rsidRDefault="000F4BAA" w:rsidP="000F4BAA">
      <w:pPr>
        <w:pStyle w:val="Code"/>
        <w:rPr>
          <w:highlight w:val="white"/>
          <w:lang w:val="en-GB"/>
        </w:rPr>
      </w:pPr>
      <w:r w:rsidRPr="00D822A3">
        <w:rPr>
          <w:highlight w:val="white"/>
          <w:lang w:val="en-GB"/>
        </w:rPr>
        <w:t xml:space="preserve">  load_register(cx, buf[0]); // return address</w:t>
      </w:r>
    </w:p>
    <w:p w14:paraId="417956EB" w14:textId="77777777" w:rsidR="000F4BAA" w:rsidRPr="00D822A3" w:rsidRDefault="000F4BAA" w:rsidP="000F4BAA">
      <w:pPr>
        <w:pStyle w:val="Code"/>
        <w:rPr>
          <w:highlight w:val="white"/>
          <w:lang w:val="en-GB"/>
        </w:rPr>
      </w:pPr>
      <w:r w:rsidRPr="00D822A3">
        <w:rPr>
          <w:highlight w:val="white"/>
          <w:lang w:val="en-GB"/>
        </w:rPr>
        <w:t xml:space="preserve">  load_register(bp, buf[1]); // normal stack</w:t>
      </w:r>
    </w:p>
    <w:p w14:paraId="67085E58" w14:textId="77777777" w:rsidR="000F4BAA" w:rsidRPr="00D822A3" w:rsidRDefault="000F4BAA" w:rsidP="000F4BAA">
      <w:pPr>
        <w:pStyle w:val="Code"/>
        <w:rPr>
          <w:highlight w:val="white"/>
          <w:lang w:val="en-GB"/>
        </w:rPr>
      </w:pPr>
      <w:r w:rsidRPr="00D822A3">
        <w:rPr>
          <w:highlight w:val="white"/>
          <w:lang w:val="en-GB"/>
        </w:rPr>
        <w:t xml:space="preserve">  load_register(di, buf[2]); // ellipse stack</w:t>
      </w:r>
    </w:p>
    <w:p w14:paraId="4718422A" w14:textId="77777777" w:rsidR="000F4BAA" w:rsidRPr="00D822A3" w:rsidRDefault="000F4BAA" w:rsidP="000F4BAA">
      <w:pPr>
        <w:pStyle w:val="Code"/>
        <w:rPr>
          <w:highlight w:val="white"/>
          <w:lang w:val="en-GB"/>
        </w:rPr>
      </w:pPr>
      <w:r w:rsidRPr="00D822A3">
        <w:rPr>
          <w:highlight w:val="white"/>
          <w:lang w:val="en-GB"/>
        </w:rPr>
        <w:t xml:space="preserve">  jump_register(cx);</w:t>
      </w:r>
    </w:p>
    <w:p w14:paraId="477C94F9" w14:textId="08AF2A31" w:rsidR="000F4BAA" w:rsidRPr="00D822A3" w:rsidRDefault="000F4BAA" w:rsidP="000F4BAA">
      <w:pPr>
        <w:pStyle w:val="Code"/>
        <w:rPr>
          <w:lang w:val="en-GB"/>
        </w:rPr>
      </w:pPr>
      <w:r w:rsidRPr="00D822A3">
        <w:rPr>
          <w:highlight w:val="white"/>
          <w:lang w:val="en-GB"/>
        </w:rPr>
        <w:t>}</w:t>
      </w:r>
    </w:p>
    <w:p w14:paraId="6EE6955C" w14:textId="6B09A1A8" w:rsidR="00555D55" w:rsidRPr="00D822A3" w:rsidRDefault="00555D55" w:rsidP="00265BDF">
      <w:pPr>
        <w:pStyle w:val="Rubrik2"/>
        <w:rPr>
          <w:lang w:val="en-GB"/>
        </w:rPr>
      </w:pPr>
      <w:bookmarkStart w:id="479" w:name="_Toc54119994"/>
      <w:r w:rsidRPr="00D822A3">
        <w:rPr>
          <w:lang w:val="en-GB"/>
        </w:rPr>
        <w:t>Mathematical Functions</w:t>
      </w:r>
      <w:bookmarkEnd w:id="479"/>
    </w:p>
    <w:p w14:paraId="168DFE01" w14:textId="5D1C6542" w:rsidR="00D62A8B" w:rsidRPr="00D822A3" w:rsidRDefault="008D6750" w:rsidP="00555D55">
      <w:pPr>
        <w:pStyle w:val="CodeListing"/>
        <w:rPr>
          <w:lang w:val="en-GB"/>
        </w:rPr>
      </w:pPr>
      <w:r w:rsidRPr="00D822A3">
        <w:rPr>
          <w:lang w:val="en-GB"/>
        </w:rPr>
        <w:t>m</w:t>
      </w:r>
      <w:r w:rsidR="00D62A8B" w:rsidRPr="00D822A3">
        <w:rPr>
          <w:lang w:val="en-GB"/>
        </w:rPr>
        <w:t>ath.h</w:t>
      </w:r>
    </w:p>
    <w:p w14:paraId="2271134D" w14:textId="77777777" w:rsidR="00555D55" w:rsidRPr="00D822A3" w:rsidRDefault="00555D55" w:rsidP="00555D55">
      <w:pPr>
        <w:pStyle w:val="Code"/>
        <w:rPr>
          <w:highlight w:val="white"/>
          <w:lang w:val="en-GB"/>
        </w:rPr>
      </w:pPr>
      <w:r w:rsidRPr="00D822A3">
        <w:rPr>
          <w:highlight w:val="white"/>
          <w:lang w:val="en-GB"/>
        </w:rPr>
        <w:t>#ifndef __MATH_H__</w:t>
      </w:r>
    </w:p>
    <w:p w14:paraId="66FE2964" w14:textId="77777777" w:rsidR="00555D55" w:rsidRPr="00D822A3" w:rsidRDefault="00555D55" w:rsidP="00555D55">
      <w:pPr>
        <w:pStyle w:val="Code"/>
        <w:rPr>
          <w:highlight w:val="white"/>
          <w:lang w:val="en-GB"/>
        </w:rPr>
      </w:pPr>
      <w:r w:rsidRPr="00D822A3">
        <w:rPr>
          <w:highlight w:val="white"/>
          <w:lang w:val="en-GB"/>
        </w:rPr>
        <w:t>#define __MATH_H__</w:t>
      </w:r>
    </w:p>
    <w:p w14:paraId="3F86D8EA" w14:textId="77777777" w:rsidR="00555D55" w:rsidRPr="00D822A3" w:rsidRDefault="00555D55" w:rsidP="00555D55">
      <w:pPr>
        <w:pStyle w:val="Code"/>
        <w:rPr>
          <w:highlight w:val="white"/>
          <w:lang w:val="en-GB"/>
        </w:rPr>
      </w:pPr>
    </w:p>
    <w:p w14:paraId="333C5EF4" w14:textId="77777777" w:rsidR="00555D55" w:rsidRPr="00D822A3" w:rsidRDefault="00555D55" w:rsidP="00555D55">
      <w:pPr>
        <w:pStyle w:val="Code"/>
        <w:rPr>
          <w:highlight w:val="white"/>
          <w:lang w:val="en-GB"/>
        </w:rPr>
      </w:pPr>
      <w:r w:rsidRPr="00D822A3">
        <w:rPr>
          <w:highlight w:val="white"/>
          <w:lang w:val="en-GB"/>
        </w:rPr>
        <w:t>#define PI 3.1415926535897932384626433</w:t>
      </w:r>
    </w:p>
    <w:p w14:paraId="2E13773B" w14:textId="77777777" w:rsidR="00555D55" w:rsidRPr="00D822A3" w:rsidRDefault="00555D55" w:rsidP="00555D55">
      <w:pPr>
        <w:pStyle w:val="Code"/>
        <w:rPr>
          <w:highlight w:val="white"/>
          <w:lang w:val="en-GB"/>
        </w:rPr>
      </w:pPr>
      <w:r w:rsidRPr="00D822A3">
        <w:rPr>
          <w:highlight w:val="white"/>
          <w:lang w:val="en-GB"/>
        </w:rPr>
        <w:t>#define E 2.7182818284590452353602874</w:t>
      </w:r>
    </w:p>
    <w:p w14:paraId="3BD1DBF0" w14:textId="77777777" w:rsidR="00555D55" w:rsidRPr="00D822A3" w:rsidRDefault="00555D55" w:rsidP="00555D55">
      <w:pPr>
        <w:pStyle w:val="Code"/>
        <w:rPr>
          <w:highlight w:val="white"/>
          <w:lang w:val="en-GB"/>
        </w:rPr>
      </w:pPr>
      <w:r w:rsidRPr="00D822A3">
        <w:rPr>
          <w:highlight w:val="white"/>
          <w:lang w:val="en-GB"/>
        </w:rPr>
        <w:t>#define EPSILON 1e-9</w:t>
      </w:r>
    </w:p>
    <w:p w14:paraId="7CEF674B" w14:textId="77777777" w:rsidR="00555D55" w:rsidRPr="00D822A3" w:rsidRDefault="00555D55" w:rsidP="00555D55">
      <w:pPr>
        <w:pStyle w:val="Code"/>
        <w:rPr>
          <w:highlight w:val="white"/>
          <w:lang w:val="en-GB"/>
        </w:rPr>
      </w:pPr>
    </w:p>
    <w:p w14:paraId="075A91AD" w14:textId="77777777" w:rsidR="00555D55" w:rsidRPr="00D822A3" w:rsidRDefault="00555D55" w:rsidP="00555D55">
      <w:pPr>
        <w:pStyle w:val="Code"/>
        <w:rPr>
          <w:highlight w:val="white"/>
          <w:lang w:val="en-GB"/>
        </w:rPr>
      </w:pPr>
      <w:r w:rsidRPr="00D822A3">
        <w:rPr>
          <w:highlight w:val="white"/>
          <w:lang w:val="en-GB"/>
        </w:rPr>
        <w:t>extern double exp(double value);</w:t>
      </w:r>
    </w:p>
    <w:p w14:paraId="38933CD7" w14:textId="77777777" w:rsidR="00555D55" w:rsidRPr="00D822A3" w:rsidRDefault="00555D55" w:rsidP="00555D55">
      <w:pPr>
        <w:pStyle w:val="Code"/>
        <w:rPr>
          <w:highlight w:val="white"/>
          <w:lang w:val="en-GB"/>
        </w:rPr>
      </w:pPr>
      <w:r w:rsidRPr="00D822A3">
        <w:rPr>
          <w:highlight w:val="white"/>
          <w:lang w:val="en-GB"/>
        </w:rPr>
        <w:t>extern double log(double value);</w:t>
      </w:r>
    </w:p>
    <w:p w14:paraId="0391D748" w14:textId="77777777" w:rsidR="00555D55" w:rsidRPr="00D822A3" w:rsidRDefault="00555D55" w:rsidP="00555D55">
      <w:pPr>
        <w:pStyle w:val="Code"/>
        <w:rPr>
          <w:highlight w:val="white"/>
          <w:lang w:val="en-GB"/>
        </w:rPr>
      </w:pPr>
      <w:r w:rsidRPr="00D822A3">
        <w:rPr>
          <w:highlight w:val="white"/>
          <w:lang w:val="en-GB"/>
        </w:rPr>
        <w:t>extern double log10(double value);</w:t>
      </w:r>
    </w:p>
    <w:p w14:paraId="0CFC8A19" w14:textId="77777777" w:rsidR="00555D55" w:rsidRPr="00D822A3" w:rsidRDefault="00555D55" w:rsidP="00555D55">
      <w:pPr>
        <w:pStyle w:val="Code"/>
        <w:rPr>
          <w:highlight w:val="white"/>
          <w:lang w:val="en-GB"/>
        </w:rPr>
      </w:pPr>
      <w:r w:rsidRPr="00D822A3">
        <w:rPr>
          <w:highlight w:val="white"/>
          <w:lang w:val="en-GB"/>
        </w:rPr>
        <w:t>extern int log10_int(double value);</w:t>
      </w:r>
    </w:p>
    <w:p w14:paraId="4F4AA99D" w14:textId="77777777" w:rsidR="00555D55" w:rsidRPr="00D822A3" w:rsidRDefault="00555D55" w:rsidP="00555D55">
      <w:pPr>
        <w:pStyle w:val="Code"/>
        <w:rPr>
          <w:highlight w:val="white"/>
          <w:lang w:val="en-GB"/>
        </w:rPr>
      </w:pPr>
      <w:r w:rsidRPr="00D822A3">
        <w:rPr>
          <w:highlight w:val="white"/>
          <w:lang w:val="en-GB"/>
        </w:rPr>
        <w:t>extern double pow(double base, double exponent);</w:t>
      </w:r>
    </w:p>
    <w:p w14:paraId="7E59BF47" w14:textId="77777777" w:rsidR="00555D55" w:rsidRPr="00D822A3" w:rsidRDefault="00555D55" w:rsidP="00555D55">
      <w:pPr>
        <w:pStyle w:val="Code"/>
        <w:rPr>
          <w:highlight w:val="white"/>
          <w:lang w:val="en-GB"/>
        </w:rPr>
      </w:pPr>
      <w:r w:rsidRPr="00D822A3">
        <w:rPr>
          <w:highlight w:val="white"/>
          <w:lang w:val="en-GB"/>
        </w:rPr>
        <w:t>extern double pow_int(double base, int exponent);</w:t>
      </w:r>
    </w:p>
    <w:p w14:paraId="540BFF6D" w14:textId="77777777" w:rsidR="00555D55" w:rsidRPr="00D822A3" w:rsidRDefault="00555D55" w:rsidP="00555D55">
      <w:pPr>
        <w:pStyle w:val="Code"/>
        <w:rPr>
          <w:highlight w:val="white"/>
          <w:lang w:val="en-GB"/>
        </w:rPr>
      </w:pPr>
    </w:p>
    <w:p w14:paraId="6B52E385" w14:textId="77777777" w:rsidR="00555D55" w:rsidRPr="00D822A3" w:rsidRDefault="00555D55" w:rsidP="00555D55">
      <w:pPr>
        <w:pStyle w:val="Code"/>
        <w:rPr>
          <w:highlight w:val="white"/>
          <w:lang w:val="en-GB"/>
        </w:rPr>
      </w:pPr>
      <w:r w:rsidRPr="00D822A3">
        <w:rPr>
          <w:highlight w:val="white"/>
          <w:lang w:val="en-GB"/>
        </w:rPr>
        <w:t>extern double ldexp(double value, int exponent);</w:t>
      </w:r>
    </w:p>
    <w:p w14:paraId="65EF46DF" w14:textId="77777777" w:rsidR="00555D55" w:rsidRPr="00D822A3" w:rsidRDefault="00555D55" w:rsidP="00555D55">
      <w:pPr>
        <w:pStyle w:val="Code"/>
        <w:rPr>
          <w:highlight w:val="white"/>
          <w:lang w:val="en-GB"/>
        </w:rPr>
      </w:pPr>
      <w:r w:rsidRPr="00D822A3">
        <w:rPr>
          <w:highlight w:val="white"/>
          <w:lang w:val="en-GB"/>
        </w:rPr>
        <w:t>extern double frexp(double value, int* exponent);</w:t>
      </w:r>
    </w:p>
    <w:p w14:paraId="277EC609" w14:textId="77777777" w:rsidR="00555D55" w:rsidRPr="00D822A3" w:rsidRDefault="00555D55" w:rsidP="00555D55">
      <w:pPr>
        <w:pStyle w:val="Code"/>
        <w:rPr>
          <w:highlight w:val="white"/>
          <w:lang w:val="en-GB"/>
        </w:rPr>
      </w:pPr>
    </w:p>
    <w:p w14:paraId="458005C2" w14:textId="77777777" w:rsidR="00555D55" w:rsidRPr="00D822A3" w:rsidRDefault="00555D55" w:rsidP="00555D55">
      <w:pPr>
        <w:pStyle w:val="Code"/>
        <w:rPr>
          <w:highlight w:val="white"/>
          <w:lang w:val="en-GB"/>
        </w:rPr>
      </w:pPr>
      <w:r w:rsidRPr="00D822A3">
        <w:rPr>
          <w:highlight w:val="white"/>
          <w:lang w:val="en-GB"/>
        </w:rPr>
        <w:t>extern double sin(double value);</w:t>
      </w:r>
    </w:p>
    <w:p w14:paraId="5B69D00C" w14:textId="77777777" w:rsidR="00555D55" w:rsidRPr="00D822A3" w:rsidRDefault="00555D55" w:rsidP="00555D55">
      <w:pPr>
        <w:pStyle w:val="Code"/>
        <w:rPr>
          <w:highlight w:val="white"/>
          <w:lang w:val="en-GB"/>
        </w:rPr>
      </w:pPr>
      <w:r w:rsidRPr="00D822A3">
        <w:rPr>
          <w:highlight w:val="white"/>
          <w:lang w:val="en-GB"/>
        </w:rPr>
        <w:t>extern double cos(double value);</w:t>
      </w:r>
    </w:p>
    <w:p w14:paraId="055F3DC5" w14:textId="77777777" w:rsidR="00555D55" w:rsidRPr="00D822A3" w:rsidRDefault="00555D55" w:rsidP="00555D55">
      <w:pPr>
        <w:pStyle w:val="Code"/>
        <w:rPr>
          <w:highlight w:val="white"/>
          <w:lang w:val="en-GB"/>
        </w:rPr>
      </w:pPr>
      <w:r w:rsidRPr="00D822A3">
        <w:rPr>
          <w:highlight w:val="white"/>
          <w:lang w:val="en-GB"/>
        </w:rPr>
        <w:t>extern double tan(double value);</w:t>
      </w:r>
    </w:p>
    <w:p w14:paraId="31D16723" w14:textId="77777777" w:rsidR="00555D55" w:rsidRPr="00D822A3" w:rsidRDefault="00555D55" w:rsidP="00555D55">
      <w:pPr>
        <w:pStyle w:val="Code"/>
        <w:rPr>
          <w:highlight w:val="white"/>
          <w:lang w:val="en-GB"/>
        </w:rPr>
      </w:pPr>
    </w:p>
    <w:p w14:paraId="496E88E0" w14:textId="77777777" w:rsidR="00555D55" w:rsidRPr="00D822A3" w:rsidRDefault="00555D55" w:rsidP="00555D55">
      <w:pPr>
        <w:pStyle w:val="Code"/>
        <w:rPr>
          <w:highlight w:val="white"/>
          <w:lang w:val="en-GB"/>
        </w:rPr>
      </w:pPr>
      <w:r w:rsidRPr="00D822A3">
        <w:rPr>
          <w:highlight w:val="white"/>
          <w:lang w:val="en-GB"/>
        </w:rPr>
        <w:t>extern double sinh(double value);</w:t>
      </w:r>
    </w:p>
    <w:p w14:paraId="3085C714" w14:textId="77777777" w:rsidR="00555D55" w:rsidRPr="00D822A3" w:rsidRDefault="00555D55" w:rsidP="00555D55">
      <w:pPr>
        <w:pStyle w:val="Code"/>
        <w:rPr>
          <w:highlight w:val="white"/>
          <w:lang w:val="en-GB"/>
        </w:rPr>
      </w:pPr>
      <w:r w:rsidRPr="00D822A3">
        <w:rPr>
          <w:highlight w:val="white"/>
          <w:lang w:val="en-GB"/>
        </w:rPr>
        <w:t>extern double cosh(double value);</w:t>
      </w:r>
    </w:p>
    <w:p w14:paraId="17330B9B" w14:textId="77777777" w:rsidR="00555D55" w:rsidRPr="00D822A3" w:rsidRDefault="00555D55" w:rsidP="00555D55">
      <w:pPr>
        <w:pStyle w:val="Code"/>
        <w:rPr>
          <w:highlight w:val="white"/>
          <w:lang w:val="en-GB"/>
        </w:rPr>
      </w:pPr>
      <w:r w:rsidRPr="00D822A3">
        <w:rPr>
          <w:highlight w:val="white"/>
          <w:lang w:val="en-GB"/>
        </w:rPr>
        <w:t>extern double tanh(double value);</w:t>
      </w:r>
    </w:p>
    <w:p w14:paraId="1C50FBC6" w14:textId="77777777" w:rsidR="00555D55" w:rsidRPr="00D822A3" w:rsidRDefault="00555D55" w:rsidP="00555D55">
      <w:pPr>
        <w:pStyle w:val="Code"/>
        <w:rPr>
          <w:highlight w:val="white"/>
          <w:lang w:val="en-GB"/>
        </w:rPr>
      </w:pPr>
    </w:p>
    <w:p w14:paraId="69D792D3" w14:textId="77777777" w:rsidR="00555D55" w:rsidRPr="00D822A3" w:rsidRDefault="00555D55" w:rsidP="00555D55">
      <w:pPr>
        <w:pStyle w:val="Code"/>
        <w:rPr>
          <w:highlight w:val="white"/>
          <w:lang w:val="en-GB"/>
        </w:rPr>
      </w:pPr>
      <w:r w:rsidRPr="00D822A3">
        <w:rPr>
          <w:highlight w:val="white"/>
          <w:lang w:val="en-GB"/>
        </w:rPr>
        <w:t xml:space="preserve">extern double sqrt(double value); </w:t>
      </w:r>
    </w:p>
    <w:p w14:paraId="0E2895D4" w14:textId="77777777" w:rsidR="00555D55" w:rsidRPr="00D822A3" w:rsidRDefault="00555D55" w:rsidP="00555D55">
      <w:pPr>
        <w:pStyle w:val="Code"/>
        <w:rPr>
          <w:highlight w:val="white"/>
          <w:lang w:val="en-GB"/>
        </w:rPr>
      </w:pPr>
    </w:p>
    <w:p w14:paraId="46088C14" w14:textId="77777777" w:rsidR="00555D55" w:rsidRPr="00D822A3" w:rsidRDefault="00555D55" w:rsidP="00555D55">
      <w:pPr>
        <w:pStyle w:val="Code"/>
        <w:rPr>
          <w:highlight w:val="white"/>
          <w:lang w:val="en-GB"/>
        </w:rPr>
      </w:pPr>
      <w:r w:rsidRPr="00D822A3">
        <w:rPr>
          <w:highlight w:val="white"/>
          <w:lang w:val="en-GB"/>
        </w:rPr>
        <w:t>extern double asin(double value);</w:t>
      </w:r>
    </w:p>
    <w:p w14:paraId="50F2BF98" w14:textId="77777777" w:rsidR="00555D55" w:rsidRPr="00D822A3" w:rsidRDefault="00555D55" w:rsidP="00555D55">
      <w:pPr>
        <w:pStyle w:val="Code"/>
        <w:rPr>
          <w:highlight w:val="white"/>
          <w:lang w:val="en-GB"/>
        </w:rPr>
      </w:pPr>
      <w:r w:rsidRPr="00D822A3">
        <w:rPr>
          <w:highlight w:val="white"/>
          <w:lang w:val="en-GB"/>
        </w:rPr>
        <w:t>extern double acos(double value);</w:t>
      </w:r>
    </w:p>
    <w:p w14:paraId="0BAD0C61" w14:textId="77777777" w:rsidR="00555D55" w:rsidRPr="00D822A3" w:rsidRDefault="00555D55" w:rsidP="00555D55">
      <w:pPr>
        <w:pStyle w:val="Code"/>
        <w:rPr>
          <w:highlight w:val="white"/>
          <w:lang w:val="en-GB"/>
        </w:rPr>
      </w:pPr>
      <w:r w:rsidRPr="00D822A3">
        <w:rPr>
          <w:highlight w:val="white"/>
          <w:lang w:val="en-GB"/>
        </w:rPr>
        <w:t>extern double atan(double value);</w:t>
      </w:r>
    </w:p>
    <w:p w14:paraId="08C096C5" w14:textId="77777777" w:rsidR="00555D55" w:rsidRPr="00D822A3" w:rsidRDefault="00555D55" w:rsidP="00555D55">
      <w:pPr>
        <w:pStyle w:val="Code"/>
        <w:rPr>
          <w:highlight w:val="white"/>
          <w:lang w:val="en-GB"/>
        </w:rPr>
      </w:pPr>
      <w:r w:rsidRPr="00D822A3">
        <w:rPr>
          <w:highlight w:val="white"/>
          <w:lang w:val="en-GB"/>
        </w:rPr>
        <w:t>extern double atan2(double num, double denum);</w:t>
      </w:r>
    </w:p>
    <w:p w14:paraId="5F64B983" w14:textId="77777777" w:rsidR="00555D55" w:rsidRPr="00D822A3" w:rsidRDefault="00555D55" w:rsidP="00555D55">
      <w:pPr>
        <w:pStyle w:val="Code"/>
        <w:rPr>
          <w:highlight w:val="white"/>
          <w:lang w:val="en-GB"/>
        </w:rPr>
      </w:pPr>
    </w:p>
    <w:p w14:paraId="362DCE67" w14:textId="77777777" w:rsidR="00555D55" w:rsidRPr="00D822A3" w:rsidRDefault="00555D55" w:rsidP="00555D55">
      <w:pPr>
        <w:pStyle w:val="Code"/>
        <w:rPr>
          <w:highlight w:val="white"/>
          <w:lang w:val="en-GB"/>
        </w:rPr>
      </w:pPr>
      <w:r w:rsidRPr="00D822A3">
        <w:rPr>
          <w:highlight w:val="white"/>
          <w:lang w:val="en-GB"/>
        </w:rPr>
        <w:t>extern double floor(double value);</w:t>
      </w:r>
    </w:p>
    <w:p w14:paraId="165409E8" w14:textId="77777777" w:rsidR="00555D55" w:rsidRPr="00D822A3" w:rsidRDefault="00555D55" w:rsidP="00555D55">
      <w:pPr>
        <w:pStyle w:val="Code"/>
        <w:rPr>
          <w:highlight w:val="white"/>
          <w:lang w:val="en-GB"/>
        </w:rPr>
      </w:pPr>
      <w:r w:rsidRPr="00D822A3">
        <w:rPr>
          <w:highlight w:val="white"/>
          <w:lang w:val="en-GB"/>
        </w:rPr>
        <w:t>extern double ceil(double value);</w:t>
      </w:r>
    </w:p>
    <w:p w14:paraId="310CBD82" w14:textId="77777777" w:rsidR="00555D55" w:rsidRPr="00D822A3" w:rsidRDefault="00555D55" w:rsidP="00555D55">
      <w:pPr>
        <w:pStyle w:val="Code"/>
        <w:rPr>
          <w:highlight w:val="white"/>
          <w:lang w:val="en-GB"/>
        </w:rPr>
      </w:pPr>
      <w:r w:rsidRPr="00D822A3">
        <w:rPr>
          <w:highlight w:val="white"/>
          <w:lang w:val="en-GB"/>
        </w:rPr>
        <w:t>extern double round(double value);</w:t>
      </w:r>
    </w:p>
    <w:p w14:paraId="50CEEEDB" w14:textId="77777777" w:rsidR="00555D55" w:rsidRPr="00D822A3" w:rsidRDefault="00555D55" w:rsidP="00555D55">
      <w:pPr>
        <w:pStyle w:val="Code"/>
        <w:rPr>
          <w:highlight w:val="white"/>
          <w:lang w:val="en-GB"/>
        </w:rPr>
      </w:pPr>
      <w:r w:rsidRPr="00D822A3">
        <w:rPr>
          <w:highlight w:val="white"/>
          <w:lang w:val="en-GB"/>
        </w:rPr>
        <w:t>extern double fabs(double value);</w:t>
      </w:r>
    </w:p>
    <w:p w14:paraId="2DAE1E1A" w14:textId="77777777" w:rsidR="00555D55" w:rsidRPr="00D822A3" w:rsidRDefault="00555D55" w:rsidP="00555D55">
      <w:pPr>
        <w:pStyle w:val="Code"/>
        <w:rPr>
          <w:highlight w:val="white"/>
          <w:lang w:val="en-GB"/>
        </w:rPr>
      </w:pPr>
    </w:p>
    <w:p w14:paraId="0BC59D6C" w14:textId="77777777" w:rsidR="00555D55" w:rsidRPr="00D822A3" w:rsidRDefault="00555D55" w:rsidP="00555D55">
      <w:pPr>
        <w:pStyle w:val="Code"/>
        <w:rPr>
          <w:highlight w:val="white"/>
          <w:lang w:val="en-GB"/>
        </w:rPr>
      </w:pPr>
      <w:r w:rsidRPr="00D822A3">
        <w:rPr>
          <w:highlight w:val="white"/>
          <w:lang w:val="en-GB"/>
        </w:rPr>
        <w:t>extern double modf(double value, double* integralPart);</w:t>
      </w:r>
    </w:p>
    <w:p w14:paraId="3734E0C5" w14:textId="77777777" w:rsidR="00555D55" w:rsidRPr="00D822A3" w:rsidRDefault="00555D55" w:rsidP="00555D55">
      <w:pPr>
        <w:pStyle w:val="Code"/>
        <w:rPr>
          <w:highlight w:val="white"/>
          <w:lang w:val="en-GB"/>
        </w:rPr>
      </w:pPr>
      <w:r w:rsidRPr="00D822A3">
        <w:rPr>
          <w:highlight w:val="white"/>
          <w:lang w:val="en-GB"/>
        </w:rPr>
        <w:t>extern double fmod(double num, double denum);</w:t>
      </w:r>
    </w:p>
    <w:p w14:paraId="029FC9AD" w14:textId="77777777" w:rsidR="00555D55" w:rsidRPr="00D822A3" w:rsidRDefault="00555D55" w:rsidP="00555D55">
      <w:pPr>
        <w:pStyle w:val="Code"/>
        <w:rPr>
          <w:highlight w:val="white"/>
          <w:lang w:val="en-GB"/>
        </w:rPr>
      </w:pPr>
    </w:p>
    <w:p w14:paraId="2A947B2A" w14:textId="7B482473" w:rsidR="00555D55" w:rsidRPr="00D822A3" w:rsidRDefault="00555D55" w:rsidP="00555D55">
      <w:pPr>
        <w:pStyle w:val="Code"/>
        <w:rPr>
          <w:highlight w:val="white"/>
          <w:lang w:val="en-GB"/>
        </w:rPr>
      </w:pPr>
      <w:r w:rsidRPr="00D822A3">
        <w:rPr>
          <w:highlight w:val="white"/>
          <w:lang w:val="en-GB"/>
        </w:rPr>
        <w:t>#endif</w:t>
      </w:r>
    </w:p>
    <w:p w14:paraId="19AB52E8" w14:textId="40A96A77" w:rsidR="00555D55" w:rsidRPr="00D822A3" w:rsidRDefault="008D6750" w:rsidP="00555D55">
      <w:pPr>
        <w:pStyle w:val="CodeListing"/>
        <w:rPr>
          <w:highlight w:val="white"/>
          <w:lang w:val="en-GB"/>
        </w:rPr>
      </w:pPr>
      <w:r w:rsidRPr="00D822A3">
        <w:rPr>
          <w:highlight w:val="white"/>
          <w:lang w:val="en-GB"/>
        </w:rPr>
        <w:t>m</w:t>
      </w:r>
      <w:r w:rsidR="00555D55" w:rsidRPr="00D822A3">
        <w:rPr>
          <w:highlight w:val="white"/>
          <w:lang w:val="en-GB"/>
        </w:rPr>
        <w:t>ath.c</w:t>
      </w:r>
    </w:p>
    <w:p w14:paraId="36499265" w14:textId="60A35711"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F8204BC" w14:textId="7BEADE94"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79FC642E" w14:textId="70D1681C" w:rsidR="00555D55" w:rsidRPr="00D822A3" w:rsidRDefault="00555D55" w:rsidP="00555D5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29C2847" w14:textId="5FED59A8" w:rsidR="00555D55" w:rsidRPr="00D822A3" w:rsidRDefault="00555D55" w:rsidP="00555D5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BC21778" w14:textId="7F1F3F0A"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000B0AC0" w14:textId="77777777" w:rsidR="00555D55" w:rsidRPr="00D822A3" w:rsidRDefault="00555D55" w:rsidP="00555D55">
      <w:pPr>
        <w:pStyle w:val="Code"/>
        <w:rPr>
          <w:highlight w:val="white"/>
          <w:lang w:val="en-GB"/>
        </w:rPr>
      </w:pPr>
    </w:p>
    <w:p w14:paraId="42A8050C" w14:textId="77777777" w:rsidR="00555D55" w:rsidRPr="00D822A3" w:rsidRDefault="00555D55" w:rsidP="00555D55">
      <w:pPr>
        <w:pStyle w:val="Code"/>
        <w:rPr>
          <w:highlight w:val="white"/>
          <w:lang w:val="en-GB"/>
        </w:rPr>
      </w:pPr>
      <w:r w:rsidRPr="00D822A3">
        <w:rPr>
          <w:highlight w:val="white"/>
          <w:lang w:val="en-GB"/>
        </w:rPr>
        <w:t>double exp(double x) {</w:t>
      </w:r>
    </w:p>
    <w:p w14:paraId="42D67806" w14:textId="77777777" w:rsidR="00555D55" w:rsidRPr="00D822A3" w:rsidRDefault="00555D55" w:rsidP="00555D55">
      <w:pPr>
        <w:pStyle w:val="Code"/>
        <w:rPr>
          <w:highlight w:val="white"/>
          <w:lang w:val="en-GB"/>
        </w:rPr>
      </w:pPr>
      <w:r w:rsidRPr="00D822A3">
        <w:rPr>
          <w:highlight w:val="white"/>
          <w:lang w:val="en-GB"/>
        </w:rPr>
        <w:t xml:space="preserve">  double n = 0, faculty = 1, power = 1, term, sum = 0;</w:t>
      </w:r>
    </w:p>
    <w:p w14:paraId="38C75D6A" w14:textId="77777777" w:rsidR="00555D55" w:rsidRPr="00D822A3" w:rsidRDefault="00555D55" w:rsidP="00555D55">
      <w:pPr>
        <w:pStyle w:val="Code"/>
        <w:rPr>
          <w:highlight w:val="white"/>
          <w:lang w:val="en-GB"/>
        </w:rPr>
      </w:pPr>
    </w:p>
    <w:p w14:paraId="5357802D" w14:textId="77777777" w:rsidR="00555D55" w:rsidRPr="00D822A3" w:rsidRDefault="00555D55" w:rsidP="00555D55">
      <w:pPr>
        <w:pStyle w:val="Code"/>
        <w:rPr>
          <w:highlight w:val="white"/>
          <w:lang w:val="en-GB"/>
        </w:rPr>
      </w:pPr>
      <w:r w:rsidRPr="00D822A3">
        <w:rPr>
          <w:highlight w:val="white"/>
          <w:lang w:val="en-GB"/>
        </w:rPr>
        <w:t xml:space="preserve">  do {</w:t>
      </w:r>
    </w:p>
    <w:p w14:paraId="5EDD21ED" w14:textId="77777777" w:rsidR="00555D55" w:rsidRPr="00D822A3" w:rsidRDefault="00555D55" w:rsidP="00555D55">
      <w:pPr>
        <w:pStyle w:val="Code"/>
        <w:rPr>
          <w:highlight w:val="white"/>
          <w:lang w:val="en-GB"/>
        </w:rPr>
      </w:pPr>
      <w:r w:rsidRPr="00D822A3">
        <w:rPr>
          <w:highlight w:val="white"/>
          <w:lang w:val="en-GB"/>
        </w:rPr>
        <w:t xml:space="preserve">    term = power / faculty;</w:t>
      </w:r>
    </w:p>
    <w:p w14:paraId="646B6A4C" w14:textId="77777777" w:rsidR="00555D55" w:rsidRPr="00D822A3" w:rsidRDefault="00555D55" w:rsidP="00555D55">
      <w:pPr>
        <w:pStyle w:val="Code"/>
        <w:rPr>
          <w:highlight w:val="white"/>
          <w:lang w:val="en-GB"/>
        </w:rPr>
      </w:pPr>
      <w:r w:rsidRPr="00D822A3">
        <w:rPr>
          <w:highlight w:val="white"/>
          <w:lang w:val="en-GB"/>
        </w:rPr>
        <w:t xml:space="preserve">    sum += term;</w:t>
      </w:r>
    </w:p>
    <w:p w14:paraId="07D9C05A" w14:textId="77777777" w:rsidR="00555D55" w:rsidRPr="00D822A3" w:rsidRDefault="00555D55" w:rsidP="00555D55">
      <w:pPr>
        <w:pStyle w:val="Code"/>
        <w:rPr>
          <w:highlight w:val="white"/>
          <w:lang w:val="en-GB"/>
        </w:rPr>
      </w:pPr>
      <w:r w:rsidRPr="00D822A3">
        <w:rPr>
          <w:highlight w:val="white"/>
          <w:lang w:val="en-GB"/>
        </w:rPr>
        <w:t xml:space="preserve">    power *= x;</w:t>
      </w:r>
    </w:p>
    <w:p w14:paraId="47B4EEE6" w14:textId="77777777" w:rsidR="00555D55" w:rsidRPr="00D822A3" w:rsidRDefault="00555D55" w:rsidP="00555D55">
      <w:pPr>
        <w:pStyle w:val="Code"/>
        <w:rPr>
          <w:highlight w:val="white"/>
          <w:lang w:val="en-GB"/>
        </w:rPr>
      </w:pPr>
      <w:r w:rsidRPr="00D822A3">
        <w:rPr>
          <w:highlight w:val="white"/>
          <w:lang w:val="en-GB"/>
        </w:rPr>
        <w:t xml:space="preserve">    faculty *= ++n;</w:t>
      </w:r>
    </w:p>
    <w:p w14:paraId="033DBBDC" w14:textId="77777777" w:rsidR="00555D55" w:rsidRPr="00D822A3" w:rsidRDefault="00555D55" w:rsidP="00555D55">
      <w:pPr>
        <w:pStyle w:val="Code"/>
        <w:rPr>
          <w:highlight w:val="white"/>
          <w:lang w:val="en-GB"/>
        </w:rPr>
      </w:pPr>
      <w:r w:rsidRPr="00D822A3">
        <w:rPr>
          <w:highlight w:val="white"/>
          <w:lang w:val="en-GB"/>
        </w:rPr>
        <w:t xml:space="preserve">  } while (fabs(term) &gt;= EPSILON);</w:t>
      </w:r>
    </w:p>
    <w:p w14:paraId="725C9347" w14:textId="77777777" w:rsidR="00555D55" w:rsidRPr="00D822A3" w:rsidRDefault="00555D55" w:rsidP="00555D55">
      <w:pPr>
        <w:pStyle w:val="Code"/>
        <w:rPr>
          <w:highlight w:val="white"/>
          <w:lang w:val="en-GB"/>
        </w:rPr>
      </w:pPr>
    </w:p>
    <w:p w14:paraId="648AF903" w14:textId="77777777" w:rsidR="00555D55" w:rsidRPr="00D822A3" w:rsidRDefault="00555D55" w:rsidP="00555D55">
      <w:pPr>
        <w:pStyle w:val="Code"/>
        <w:rPr>
          <w:highlight w:val="white"/>
          <w:lang w:val="en-GB"/>
        </w:rPr>
      </w:pPr>
      <w:r w:rsidRPr="00D822A3">
        <w:rPr>
          <w:highlight w:val="white"/>
          <w:lang w:val="en-GB"/>
        </w:rPr>
        <w:t xml:space="preserve">  return sum;</w:t>
      </w:r>
    </w:p>
    <w:p w14:paraId="427FE05A" w14:textId="77777777" w:rsidR="00555D55" w:rsidRPr="00D822A3" w:rsidRDefault="00555D55" w:rsidP="00555D55">
      <w:pPr>
        <w:pStyle w:val="Code"/>
        <w:rPr>
          <w:highlight w:val="white"/>
          <w:lang w:val="en-GB"/>
        </w:rPr>
      </w:pPr>
      <w:r w:rsidRPr="00D822A3">
        <w:rPr>
          <w:highlight w:val="white"/>
          <w:lang w:val="en-GB"/>
        </w:rPr>
        <w:t>}</w:t>
      </w:r>
    </w:p>
    <w:p w14:paraId="3ECEA4A0" w14:textId="77777777" w:rsidR="00555D55" w:rsidRPr="00D822A3" w:rsidRDefault="00555D55" w:rsidP="00555D55">
      <w:pPr>
        <w:pStyle w:val="Code"/>
        <w:rPr>
          <w:highlight w:val="white"/>
          <w:lang w:val="en-GB"/>
        </w:rPr>
      </w:pPr>
    </w:p>
    <w:p w14:paraId="188E765A" w14:textId="77777777" w:rsidR="00555D55" w:rsidRPr="00D822A3" w:rsidRDefault="00555D55" w:rsidP="00555D55">
      <w:pPr>
        <w:pStyle w:val="Code"/>
        <w:rPr>
          <w:highlight w:val="white"/>
          <w:lang w:val="en-GB"/>
        </w:rPr>
      </w:pPr>
      <w:r w:rsidRPr="00D822A3">
        <w:rPr>
          <w:highlight w:val="white"/>
          <w:lang w:val="en-GB"/>
        </w:rPr>
        <w:t>static double logX(double x) { // [1/E,1]</w:t>
      </w:r>
    </w:p>
    <w:p w14:paraId="45D5FF89" w14:textId="77777777" w:rsidR="00555D55" w:rsidRPr="00D822A3" w:rsidRDefault="00555D55" w:rsidP="00555D55">
      <w:pPr>
        <w:pStyle w:val="Code"/>
        <w:rPr>
          <w:highlight w:val="white"/>
          <w:lang w:val="en-GB"/>
        </w:rPr>
      </w:pPr>
      <w:r w:rsidRPr="00D822A3">
        <w:rPr>
          <w:highlight w:val="white"/>
          <w:lang w:val="en-GB"/>
        </w:rPr>
        <w:t xml:space="preserve">  double n = 1, plusMinusOne = 1, x_minus_1 = x - 1,</w:t>
      </w:r>
    </w:p>
    <w:p w14:paraId="2C5F2793" w14:textId="0BFBCE81" w:rsidR="00555D55" w:rsidRPr="00D822A3" w:rsidRDefault="00555D55" w:rsidP="00555D55">
      <w:pPr>
        <w:pStyle w:val="Code"/>
        <w:rPr>
          <w:highlight w:val="white"/>
          <w:lang w:val="en-GB"/>
        </w:rPr>
      </w:pPr>
      <w:r w:rsidRPr="00D822A3">
        <w:rPr>
          <w:highlight w:val="white"/>
          <w:lang w:val="en-GB"/>
        </w:rPr>
        <w:t xml:space="preserve">         term, sum = 0, power = x_minus_1;</w:t>
      </w:r>
    </w:p>
    <w:p w14:paraId="597DF3D0" w14:textId="77777777" w:rsidR="00555D55" w:rsidRPr="00D822A3" w:rsidRDefault="00555D55" w:rsidP="00555D55">
      <w:pPr>
        <w:pStyle w:val="Code"/>
        <w:rPr>
          <w:highlight w:val="white"/>
          <w:lang w:val="en-GB"/>
        </w:rPr>
      </w:pPr>
    </w:p>
    <w:p w14:paraId="4FFF625B" w14:textId="77777777" w:rsidR="00555D55" w:rsidRPr="00D822A3" w:rsidRDefault="00555D55" w:rsidP="00555D55">
      <w:pPr>
        <w:pStyle w:val="Code"/>
        <w:rPr>
          <w:highlight w:val="white"/>
          <w:lang w:val="en-GB"/>
        </w:rPr>
      </w:pPr>
      <w:r w:rsidRPr="00D822A3">
        <w:rPr>
          <w:highlight w:val="white"/>
          <w:lang w:val="en-GB"/>
        </w:rPr>
        <w:t xml:space="preserve">  do {</w:t>
      </w:r>
    </w:p>
    <w:p w14:paraId="136D1733" w14:textId="77777777" w:rsidR="00555D55" w:rsidRPr="00D822A3" w:rsidRDefault="00555D55" w:rsidP="00555D55">
      <w:pPr>
        <w:pStyle w:val="Code"/>
        <w:rPr>
          <w:highlight w:val="white"/>
          <w:lang w:val="en-GB"/>
        </w:rPr>
      </w:pPr>
      <w:r w:rsidRPr="00D822A3">
        <w:rPr>
          <w:highlight w:val="white"/>
          <w:lang w:val="en-GB"/>
        </w:rPr>
        <w:t xml:space="preserve">    term = plusMinusOne * (power / n++);</w:t>
      </w:r>
    </w:p>
    <w:p w14:paraId="5B1FC6B5" w14:textId="77777777" w:rsidR="00555D55" w:rsidRPr="00D822A3" w:rsidRDefault="00555D55" w:rsidP="00555D55">
      <w:pPr>
        <w:pStyle w:val="Code"/>
        <w:rPr>
          <w:highlight w:val="white"/>
          <w:lang w:val="en-GB"/>
        </w:rPr>
      </w:pPr>
      <w:r w:rsidRPr="00D822A3">
        <w:rPr>
          <w:highlight w:val="white"/>
          <w:lang w:val="en-GB"/>
        </w:rPr>
        <w:t xml:space="preserve">    sum += term;</w:t>
      </w:r>
    </w:p>
    <w:p w14:paraId="6D16FD05" w14:textId="77777777" w:rsidR="00555D55" w:rsidRPr="00D822A3" w:rsidRDefault="00555D55" w:rsidP="00555D55">
      <w:pPr>
        <w:pStyle w:val="Code"/>
        <w:rPr>
          <w:highlight w:val="white"/>
          <w:lang w:val="en-GB"/>
        </w:rPr>
      </w:pPr>
      <w:r w:rsidRPr="00D822A3">
        <w:rPr>
          <w:highlight w:val="white"/>
          <w:lang w:val="en-GB"/>
        </w:rPr>
        <w:t xml:space="preserve">    power *= x_minus_1;</w:t>
      </w:r>
    </w:p>
    <w:p w14:paraId="25F59EE8" w14:textId="77777777" w:rsidR="00555D55" w:rsidRPr="00D822A3" w:rsidRDefault="00555D55" w:rsidP="00555D55">
      <w:pPr>
        <w:pStyle w:val="Code"/>
        <w:rPr>
          <w:highlight w:val="white"/>
          <w:lang w:val="en-GB"/>
        </w:rPr>
      </w:pPr>
      <w:r w:rsidRPr="00D822A3">
        <w:rPr>
          <w:highlight w:val="white"/>
          <w:lang w:val="en-GB"/>
        </w:rPr>
        <w:t xml:space="preserve">    plusMinusOne *= -1.0;</w:t>
      </w:r>
    </w:p>
    <w:p w14:paraId="5ADDE7F2" w14:textId="77777777" w:rsidR="00555D55" w:rsidRPr="00D822A3" w:rsidRDefault="00555D55" w:rsidP="00555D55">
      <w:pPr>
        <w:pStyle w:val="Code"/>
        <w:rPr>
          <w:highlight w:val="white"/>
          <w:lang w:val="en-GB"/>
        </w:rPr>
      </w:pPr>
      <w:r w:rsidRPr="00D822A3">
        <w:rPr>
          <w:highlight w:val="white"/>
          <w:lang w:val="en-GB"/>
        </w:rPr>
        <w:t xml:space="preserve">  } while (fabs(term) &gt; EPSILON);</w:t>
      </w:r>
    </w:p>
    <w:p w14:paraId="0E181B90" w14:textId="77777777" w:rsidR="00555D55" w:rsidRPr="00D822A3" w:rsidRDefault="00555D55" w:rsidP="00555D55">
      <w:pPr>
        <w:pStyle w:val="Code"/>
        <w:rPr>
          <w:highlight w:val="white"/>
          <w:lang w:val="en-GB"/>
        </w:rPr>
      </w:pPr>
    </w:p>
    <w:p w14:paraId="4DE62553" w14:textId="77777777" w:rsidR="00555D55" w:rsidRPr="00D822A3" w:rsidRDefault="00555D55" w:rsidP="00555D55">
      <w:pPr>
        <w:pStyle w:val="Code"/>
        <w:rPr>
          <w:highlight w:val="white"/>
          <w:lang w:val="en-GB"/>
        </w:rPr>
      </w:pPr>
      <w:r w:rsidRPr="00D822A3">
        <w:rPr>
          <w:highlight w:val="white"/>
          <w:lang w:val="en-GB"/>
        </w:rPr>
        <w:t xml:space="preserve">  return sum;</w:t>
      </w:r>
    </w:p>
    <w:p w14:paraId="1132BBF8" w14:textId="77777777" w:rsidR="00555D55" w:rsidRPr="00D822A3" w:rsidRDefault="00555D55" w:rsidP="00555D55">
      <w:pPr>
        <w:pStyle w:val="Code"/>
        <w:rPr>
          <w:highlight w:val="white"/>
          <w:lang w:val="en-GB"/>
        </w:rPr>
      </w:pPr>
      <w:r w:rsidRPr="00D822A3">
        <w:rPr>
          <w:highlight w:val="white"/>
          <w:lang w:val="en-GB"/>
        </w:rPr>
        <w:t>}</w:t>
      </w:r>
    </w:p>
    <w:p w14:paraId="6261D243" w14:textId="77777777" w:rsidR="00555D55" w:rsidRPr="00D822A3" w:rsidRDefault="00555D55" w:rsidP="00B92E77">
      <w:pPr>
        <w:pStyle w:val="Code"/>
        <w:rPr>
          <w:highlight w:val="white"/>
          <w:lang w:val="en-GB"/>
        </w:rPr>
      </w:pPr>
    </w:p>
    <w:p w14:paraId="5DCC44E1" w14:textId="77777777" w:rsidR="00555D55" w:rsidRPr="00D822A3" w:rsidRDefault="00555D55" w:rsidP="00B92E77">
      <w:pPr>
        <w:pStyle w:val="Code"/>
        <w:rPr>
          <w:highlight w:val="white"/>
          <w:lang w:val="en-GB"/>
        </w:rPr>
      </w:pPr>
      <w:r w:rsidRPr="00D822A3">
        <w:rPr>
          <w:highlight w:val="white"/>
          <w:lang w:val="en-GB"/>
        </w:rPr>
        <w:t>double log(double x) {</w:t>
      </w:r>
    </w:p>
    <w:p w14:paraId="007B6534" w14:textId="77777777" w:rsidR="00555D55" w:rsidRPr="00D822A3" w:rsidRDefault="00555D55" w:rsidP="00B92E77">
      <w:pPr>
        <w:pStyle w:val="Code"/>
        <w:rPr>
          <w:highlight w:val="white"/>
          <w:lang w:val="en-GB"/>
        </w:rPr>
      </w:pPr>
      <w:r w:rsidRPr="00D822A3">
        <w:rPr>
          <w:highlight w:val="white"/>
          <w:lang w:val="en-GB"/>
        </w:rPr>
        <w:t xml:space="preserve">  if (x &lt;= 0) {</w:t>
      </w:r>
    </w:p>
    <w:p w14:paraId="18E619DD" w14:textId="77777777" w:rsidR="00555D55" w:rsidRPr="00D822A3" w:rsidRDefault="00555D55" w:rsidP="00B92E77">
      <w:pPr>
        <w:pStyle w:val="Code"/>
        <w:rPr>
          <w:highlight w:val="white"/>
          <w:lang w:val="en-GB"/>
        </w:rPr>
      </w:pPr>
      <w:r w:rsidRPr="00D822A3">
        <w:rPr>
          <w:highlight w:val="white"/>
          <w:lang w:val="en-GB"/>
        </w:rPr>
        <w:t xml:space="preserve">    errno = EDOM;</w:t>
      </w:r>
    </w:p>
    <w:p w14:paraId="4E7AFFF0" w14:textId="77777777" w:rsidR="00555D55" w:rsidRPr="00D822A3" w:rsidRDefault="00555D55" w:rsidP="00B92E77">
      <w:pPr>
        <w:pStyle w:val="Code"/>
        <w:rPr>
          <w:highlight w:val="white"/>
          <w:lang w:val="en-GB"/>
        </w:rPr>
      </w:pPr>
      <w:r w:rsidRPr="00D822A3">
        <w:rPr>
          <w:highlight w:val="white"/>
          <w:lang w:val="en-GB"/>
        </w:rPr>
        <w:t xml:space="preserve">    return 0;</w:t>
      </w:r>
    </w:p>
    <w:p w14:paraId="5FB9788F" w14:textId="77777777" w:rsidR="00555D55" w:rsidRPr="00D822A3" w:rsidRDefault="00555D55" w:rsidP="00B92E77">
      <w:pPr>
        <w:pStyle w:val="Code"/>
        <w:rPr>
          <w:highlight w:val="white"/>
          <w:lang w:val="en-GB"/>
        </w:rPr>
      </w:pPr>
      <w:r w:rsidRPr="00D822A3">
        <w:rPr>
          <w:highlight w:val="white"/>
          <w:lang w:val="en-GB"/>
        </w:rPr>
        <w:t xml:space="preserve">  }</w:t>
      </w:r>
    </w:p>
    <w:p w14:paraId="6952EA5A" w14:textId="77777777" w:rsidR="00555D55" w:rsidRPr="00D822A3" w:rsidRDefault="00555D55" w:rsidP="00B92E77">
      <w:pPr>
        <w:pStyle w:val="Code"/>
        <w:rPr>
          <w:highlight w:val="white"/>
          <w:lang w:val="en-GB"/>
        </w:rPr>
      </w:pPr>
      <w:r w:rsidRPr="00D822A3">
        <w:rPr>
          <w:highlight w:val="white"/>
          <w:lang w:val="en-GB"/>
        </w:rPr>
        <w:t xml:space="preserve">  else if (x == 1) {</w:t>
      </w:r>
    </w:p>
    <w:p w14:paraId="2CF567D2" w14:textId="77777777" w:rsidR="00555D55" w:rsidRPr="00D822A3" w:rsidRDefault="00555D55" w:rsidP="00B92E77">
      <w:pPr>
        <w:pStyle w:val="Code"/>
        <w:rPr>
          <w:highlight w:val="white"/>
          <w:lang w:val="en-GB"/>
        </w:rPr>
      </w:pPr>
      <w:r w:rsidRPr="00D822A3">
        <w:rPr>
          <w:highlight w:val="white"/>
          <w:lang w:val="en-GB"/>
        </w:rPr>
        <w:t xml:space="preserve">    return 0;</w:t>
      </w:r>
    </w:p>
    <w:p w14:paraId="5D9CB70F" w14:textId="77777777" w:rsidR="00555D55" w:rsidRPr="00D822A3" w:rsidRDefault="00555D55" w:rsidP="00B92E77">
      <w:pPr>
        <w:pStyle w:val="Code"/>
        <w:rPr>
          <w:highlight w:val="white"/>
          <w:lang w:val="en-GB"/>
        </w:rPr>
      </w:pPr>
      <w:r w:rsidRPr="00D822A3">
        <w:rPr>
          <w:highlight w:val="white"/>
          <w:lang w:val="en-GB"/>
        </w:rPr>
        <w:t xml:space="preserve">  }</w:t>
      </w:r>
    </w:p>
    <w:p w14:paraId="60279722" w14:textId="77777777" w:rsidR="00555D55" w:rsidRPr="00D822A3" w:rsidRDefault="00555D55" w:rsidP="00B92E77">
      <w:pPr>
        <w:pStyle w:val="Code"/>
        <w:rPr>
          <w:highlight w:val="white"/>
          <w:lang w:val="en-GB"/>
        </w:rPr>
      </w:pPr>
      <w:r w:rsidRPr="00D822A3">
        <w:rPr>
          <w:highlight w:val="white"/>
          <w:lang w:val="en-GB"/>
        </w:rPr>
        <w:t xml:space="preserve">  else if (x &gt; 1) {</w:t>
      </w:r>
    </w:p>
    <w:p w14:paraId="69DDE7A3" w14:textId="77777777" w:rsidR="00555D55" w:rsidRPr="00D822A3" w:rsidRDefault="00555D55" w:rsidP="00B92E77">
      <w:pPr>
        <w:pStyle w:val="Code"/>
        <w:rPr>
          <w:highlight w:val="white"/>
          <w:lang w:val="en-GB"/>
        </w:rPr>
      </w:pPr>
      <w:r w:rsidRPr="00D822A3">
        <w:rPr>
          <w:highlight w:val="white"/>
          <w:lang w:val="en-GB"/>
        </w:rPr>
        <w:t xml:space="preserve">    int expo = 0;</w:t>
      </w:r>
    </w:p>
    <w:p w14:paraId="010C54D3" w14:textId="77777777" w:rsidR="00555D55" w:rsidRPr="00D822A3" w:rsidRDefault="00555D55" w:rsidP="00B92E77">
      <w:pPr>
        <w:pStyle w:val="Code"/>
        <w:rPr>
          <w:highlight w:val="white"/>
          <w:lang w:val="en-GB"/>
        </w:rPr>
      </w:pPr>
    </w:p>
    <w:p w14:paraId="511ED8C0" w14:textId="77777777" w:rsidR="00555D55" w:rsidRPr="00D822A3" w:rsidRDefault="00555D55" w:rsidP="00B92E77">
      <w:pPr>
        <w:pStyle w:val="Code"/>
        <w:rPr>
          <w:highlight w:val="white"/>
          <w:lang w:val="en-GB"/>
        </w:rPr>
      </w:pPr>
      <w:r w:rsidRPr="00D822A3">
        <w:rPr>
          <w:highlight w:val="white"/>
          <w:lang w:val="en-GB"/>
        </w:rPr>
        <w:t xml:space="preserve">    while (x &gt; 1) {</w:t>
      </w:r>
    </w:p>
    <w:p w14:paraId="276E1D23" w14:textId="77777777" w:rsidR="00555D55" w:rsidRPr="00D822A3" w:rsidRDefault="00555D55" w:rsidP="00B92E77">
      <w:pPr>
        <w:pStyle w:val="Code"/>
        <w:rPr>
          <w:highlight w:val="white"/>
          <w:lang w:val="en-GB"/>
        </w:rPr>
      </w:pPr>
      <w:r w:rsidRPr="00D822A3">
        <w:rPr>
          <w:highlight w:val="white"/>
          <w:lang w:val="en-GB"/>
        </w:rPr>
        <w:t xml:space="preserve">      x /= E;</w:t>
      </w:r>
    </w:p>
    <w:p w14:paraId="46608F6C" w14:textId="77777777" w:rsidR="00555D55" w:rsidRPr="00D822A3" w:rsidRDefault="00555D55" w:rsidP="00B92E77">
      <w:pPr>
        <w:pStyle w:val="Code"/>
        <w:rPr>
          <w:highlight w:val="white"/>
          <w:lang w:val="en-GB"/>
        </w:rPr>
      </w:pPr>
      <w:r w:rsidRPr="00D822A3">
        <w:rPr>
          <w:highlight w:val="white"/>
          <w:lang w:val="en-GB"/>
        </w:rPr>
        <w:t xml:space="preserve">      ++expo;</w:t>
      </w:r>
    </w:p>
    <w:p w14:paraId="016AF58F" w14:textId="77777777" w:rsidR="00555D55" w:rsidRPr="00D822A3" w:rsidRDefault="00555D55" w:rsidP="00B92E77">
      <w:pPr>
        <w:pStyle w:val="Code"/>
        <w:rPr>
          <w:highlight w:val="white"/>
          <w:lang w:val="en-GB"/>
        </w:rPr>
      </w:pPr>
      <w:r w:rsidRPr="00D822A3">
        <w:rPr>
          <w:highlight w:val="white"/>
          <w:lang w:val="en-GB"/>
        </w:rPr>
        <w:t xml:space="preserve">    }</w:t>
      </w:r>
    </w:p>
    <w:p w14:paraId="7F5B21D2" w14:textId="77777777" w:rsidR="00555D55" w:rsidRPr="00D822A3" w:rsidRDefault="00555D55" w:rsidP="00B92E77">
      <w:pPr>
        <w:pStyle w:val="Code"/>
        <w:rPr>
          <w:highlight w:val="white"/>
          <w:lang w:val="en-GB"/>
        </w:rPr>
      </w:pPr>
    </w:p>
    <w:p w14:paraId="662D824E" w14:textId="77777777" w:rsidR="00555D55" w:rsidRPr="00D822A3" w:rsidRDefault="00555D55" w:rsidP="00B92E77">
      <w:pPr>
        <w:pStyle w:val="Code"/>
        <w:rPr>
          <w:highlight w:val="white"/>
          <w:lang w:val="en-GB"/>
        </w:rPr>
      </w:pPr>
      <w:r w:rsidRPr="00D822A3">
        <w:rPr>
          <w:highlight w:val="white"/>
          <w:lang w:val="en-GB"/>
        </w:rPr>
        <w:t xml:space="preserve">    return (logX(x) + expo);</w:t>
      </w:r>
    </w:p>
    <w:p w14:paraId="7AECC9DE" w14:textId="77777777" w:rsidR="00555D55" w:rsidRPr="00D822A3" w:rsidRDefault="00555D55" w:rsidP="00B92E77">
      <w:pPr>
        <w:pStyle w:val="Code"/>
        <w:rPr>
          <w:highlight w:val="white"/>
          <w:lang w:val="en-GB"/>
        </w:rPr>
      </w:pPr>
      <w:r w:rsidRPr="00D822A3">
        <w:rPr>
          <w:highlight w:val="white"/>
          <w:lang w:val="en-GB"/>
        </w:rPr>
        <w:t xml:space="preserve">  }</w:t>
      </w:r>
    </w:p>
    <w:p w14:paraId="69093A30" w14:textId="77777777" w:rsidR="00555D55" w:rsidRPr="00D822A3" w:rsidRDefault="00555D55" w:rsidP="00B92E77">
      <w:pPr>
        <w:pStyle w:val="Code"/>
        <w:rPr>
          <w:highlight w:val="white"/>
          <w:lang w:val="en-GB"/>
        </w:rPr>
      </w:pPr>
      <w:r w:rsidRPr="00D822A3">
        <w:rPr>
          <w:highlight w:val="white"/>
          <w:lang w:val="en-GB"/>
        </w:rPr>
        <w:t xml:space="preserve">  else {</w:t>
      </w:r>
    </w:p>
    <w:p w14:paraId="220A3D0C" w14:textId="77777777" w:rsidR="00555D55" w:rsidRPr="00D822A3" w:rsidRDefault="00555D55" w:rsidP="00B92E77">
      <w:pPr>
        <w:pStyle w:val="Code"/>
        <w:rPr>
          <w:highlight w:val="white"/>
          <w:lang w:val="en-GB"/>
        </w:rPr>
      </w:pPr>
      <w:r w:rsidRPr="00D822A3">
        <w:rPr>
          <w:highlight w:val="white"/>
          <w:lang w:val="en-GB"/>
        </w:rPr>
        <w:t xml:space="preserve">    int expo = 0;</w:t>
      </w:r>
    </w:p>
    <w:p w14:paraId="7DD4C7A1" w14:textId="77777777" w:rsidR="00555D55" w:rsidRPr="00D822A3" w:rsidRDefault="00555D55" w:rsidP="00B92E77">
      <w:pPr>
        <w:pStyle w:val="Code"/>
        <w:rPr>
          <w:highlight w:val="white"/>
          <w:lang w:val="en-GB"/>
        </w:rPr>
      </w:pPr>
    </w:p>
    <w:p w14:paraId="66FB5642" w14:textId="77777777" w:rsidR="00555D55" w:rsidRPr="00D822A3" w:rsidRDefault="00555D55" w:rsidP="00B92E77">
      <w:pPr>
        <w:pStyle w:val="Code"/>
        <w:rPr>
          <w:highlight w:val="white"/>
          <w:lang w:val="en-GB"/>
        </w:rPr>
      </w:pPr>
      <w:r w:rsidRPr="00D822A3">
        <w:rPr>
          <w:highlight w:val="white"/>
          <w:lang w:val="en-GB"/>
        </w:rPr>
        <w:t xml:space="preserve">    while (x &lt; 1) {</w:t>
      </w:r>
    </w:p>
    <w:p w14:paraId="53291C09" w14:textId="77777777" w:rsidR="00555D55" w:rsidRPr="00D822A3" w:rsidRDefault="00555D55" w:rsidP="00B92E77">
      <w:pPr>
        <w:pStyle w:val="Code"/>
        <w:rPr>
          <w:highlight w:val="white"/>
          <w:lang w:val="en-GB"/>
        </w:rPr>
      </w:pPr>
      <w:r w:rsidRPr="00D822A3">
        <w:rPr>
          <w:highlight w:val="white"/>
          <w:lang w:val="en-GB"/>
        </w:rPr>
        <w:t xml:space="preserve">      x *= E;</w:t>
      </w:r>
    </w:p>
    <w:p w14:paraId="6B255AFC" w14:textId="77777777" w:rsidR="00555D55" w:rsidRPr="00D822A3" w:rsidRDefault="00555D55" w:rsidP="00B92E77">
      <w:pPr>
        <w:pStyle w:val="Code"/>
        <w:rPr>
          <w:highlight w:val="white"/>
          <w:lang w:val="en-GB"/>
        </w:rPr>
      </w:pPr>
      <w:r w:rsidRPr="00D822A3">
        <w:rPr>
          <w:highlight w:val="white"/>
          <w:lang w:val="en-GB"/>
        </w:rPr>
        <w:t xml:space="preserve">      ++expo;</w:t>
      </w:r>
    </w:p>
    <w:p w14:paraId="13206DF6" w14:textId="77777777" w:rsidR="00555D55" w:rsidRPr="00D822A3" w:rsidRDefault="00555D55" w:rsidP="00B92E77">
      <w:pPr>
        <w:pStyle w:val="Code"/>
        <w:rPr>
          <w:highlight w:val="white"/>
          <w:lang w:val="en-GB"/>
        </w:rPr>
      </w:pPr>
      <w:r w:rsidRPr="00D822A3">
        <w:rPr>
          <w:highlight w:val="white"/>
          <w:lang w:val="en-GB"/>
        </w:rPr>
        <w:t xml:space="preserve">    }</w:t>
      </w:r>
    </w:p>
    <w:p w14:paraId="5E2725F2" w14:textId="77777777" w:rsidR="00555D55" w:rsidRPr="00D822A3" w:rsidRDefault="00555D55" w:rsidP="00B92E77">
      <w:pPr>
        <w:pStyle w:val="Code"/>
        <w:rPr>
          <w:highlight w:val="white"/>
          <w:lang w:val="en-GB"/>
        </w:rPr>
      </w:pPr>
    </w:p>
    <w:p w14:paraId="1EE79BDE" w14:textId="77777777" w:rsidR="00555D55" w:rsidRPr="00D822A3" w:rsidRDefault="00555D55" w:rsidP="00B92E77">
      <w:pPr>
        <w:pStyle w:val="Code"/>
        <w:rPr>
          <w:highlight w:val="white"/>
          <w:lang w:val="en-GB"/>
        </w:rPr>
      </w:pPr>
      <w:r w:rsidRPr="00D822A3">
        <w:rPr>
          <w:highlight w:val="white"/>
          <w:lang w:val="en-GB"/>
        </w:rPr>
        <w:t xml:space="preserve">    return (logX(x / E) - (expo - 1));</w:t>
      </w:r>
    </w:p>
    <w:p w14:paraId="36535D27" w14:textId="77777777" w:rsidR="00555D55" w:rsidRPr="00D822A3" w:rsidRDefault="00555D55" w:rsidP="00B92E77">
      <w:pPr>
        <w:pStyle w:val="Code"/>
        <w:rPr>
          <w:highlight w:val="white"/>
          <w:lang w:val="en-GB"/>
        </w:rPr>
      </w:pPr>
      <w:r w:rsidRPr="00D822A3">
        <w:rPr>
          <w:highlight w:val="white"/>
          <w:lang w:val="en-GB"/>
        </w:rPr>
        <w:t xml:space="preserve">  }</w:t>
      </w:r>
    </w:p>
    <w:p w14:paraId="37298247" w14:textId="77777777" w:rsidR="00555D55" w:rsidRPr="00D822A3" w:rsidRDefault="00555D55" w:rsidP="00B92E77">
      <w:pPr>
        <w:pStyle w:val="Code"/>
        <w:rPr>
          <w:highlight w:val="white"/>
          <w:lang w:val="en-GB"/>
        </w:rPr>
      </w:pPr>
      <w:r w:rsidRPr="00D822A3">
        <w:rPr>
          <w:highlight w:val="white"/>
          <w:lang w:val="en-GB"/>
        </w:rPr>
        <w:t>}</w:t>
      </w:r>
    </w:p>
    <w:p w14:paraId="42C23826" w14:textId="77777777" w:rsidR="00555D55" w:rsidRPr="00D822A3" w:rsidRDefault="00555D55" w:rsidP="00B92E77">
      <w:pPr>
        <w:pStyle w:val="Code"/>
        <w:rPr>
          <w:highlight w:val="white"/>
          <w:lang w:val="en-GB"/>
        </w:rPr>
      </w:pPr>
    </w:p>
    <w:p w14:paraId="1E3D76CD" w14:textId="0129FC57" w:rsidR="00555D55" w:rsidRPr="00D822A3" w:rsidRDefault="00555D55" w:rsidP="00B92E77">
      <w:pPr>
        <w:pStyle w:val="Code"/>
        <w:rPr>
          <w:highlight w:val="white"/>
          <w:lang w:val="en-GB"/>
        </w:rPr>
      </w:pPr>
      <w:r w:rsidRPr="00D822A3">
        <w:rPr>
          <w:highlight w:val="white"/>
          <w:lang w:val="en-GB"/>
        </w:rPr>
        <w:t>double log10(double x) {</w:t>
      </w:r>
    </w:p>
    <w:p w14:paraId="37034F58" w14:textId="4D1D8952" w:rsidR="00555D55" w:rsidRPr="00D822A3" w:rsidRDefault="00555D55" w:rsidP="00B92E77">
      <w:pPr>
        <w:pStyle w:val="Code"/>
        <w:rPr>
          <w:highlight w:val="white"/>
          <w:lang w:val="en-GB"/>
        </w:rPr>
      </w:pPr>
      <w:r w:rsidRPr="00D822A3">
        <w:rPr>
          <w:highlight w:val="white"/>
          <w:lang w:val="en-GB"/>
        </w:rPr>
        <w:t xml:space="preserve">  return 0.4342944820 * log(x);</w:t>
      </w:r>
    </w:p>
    <w:p w14:paraId="2FE750F3" w14:textId="77777777" w:rsidR="00555D55" w:rsidRPr="00D822A3" w:rsidRDefault="00555D55" w:rsidP="00B92E77">
      <w:pPr>
        <w:pStyle w:val="Code"/>
        <w:rPr>
          <w:highlight w:val="white"/>
          <w:lang w:val="en-GB"/>
        </w:rPr>
      </w:pPr>
      <w:r w:rsidRPr="00D822A3">
        <w:rPr>
          <w:highlight w:val="white"/>
          <w:lang w:val="en-GB"/>
        </w:rPr>
        <w:t>}</w:t>
      </w:r>
    </w:p>
    <w:p w14:paraId="58193B50" w14:textId="77777777" w:rsidR="00555D55" w:rsidRPr="00D822A3" w:rsidRDefault="00555D55" w:rsidP="00B92E77">
      <w:pPr>
        <w:pStyle w:val="Code"/>
        <w:rPr>
          <w:highlight w:val="white"/>
          <w:lang w:val="en-GB"/>
        </w:rPr>
      </w:pPr>
    </w:p>
    <w:p w14:paraId="5B055F60" w14:textId="77777777" w:rsidR="00555D55" w:rsidRPr="00D822A3" w:rsidRDefault="00555D55" w:rsidP="00B92E77">
      <w:pPr>
        <w:pStyle w:val="Code"/>
        <w:rPr>
          <w:highlight w:val="white"/>
          <w:lang w:val="en-GB"/>
        </w:rPr>
      </w:pPr>
      <w:r w:rsidRPr="00D822A3">
        <w:rPr>
          <w:highlight w:val="white"/>
          <w:lang w:val="en-GB"/>
        </w:rPr>
        <w:t>int log10_int(double x) {</w:t>
      </w:r>
    </w:p>
    <w:p w14:paraId="7828D49E" w14:textId="77777777" w:rsidR="00555D55" w:rsidRPr="00D822A3" w:rsidRDefault="00555D55" w:rsidP="00B92E77">
      <w:pPr>
        <w:pStyle w:val="Code"/>
        <w:rPr>
          <w:highlight w:val="white"/>
          <w:lang w:val="en-GB"/>
        </w:rPr>
      </w:pPr>
      <w:r w:rsidRPr="00D822A3">
        <w:rPr>
          <w:highlight w:val="white"/>
          <w:lang w:val="en-GB"/>
        </w:rPr>
        <w:t xml:space="preserve">  if (x &gt; 0) {</w:t>
      </w:r>
    </w:p>
    <w:p w14:paraId="51719D12" w14:textId="77777777" w:rsidR="00555D55" w:rsidRPr="00D822A3" w:rsidRDefault="00555D55" w:rsidP="00B92E77">
      <w:pPr>
        <w:pStyle w:val="Code"/>
        <w:rPr>
          <w:highlight w:val="white"/>
          <w:lang w:val="en-GB"/>
        </w:rPr>
      </w:pPr>
      <w:r w:rsidRPr="00D822A3">
        <w:rPr>
          <w:highlight w:val="white"/>
          <w:lang w:val="en-GB"/>
        </w:rPr>
        <w:t xml:space="preserve">    if (x == 1) {</w:t>
      </w:r>
    </w:p>
    <w:p w14:paraId="0EA39621" w14:textId="77777777" w:rsidR="00555D55" w:rsidRPr="00D822A3" w:rsidRDefault="00555D55" w:rsidP="00B92E77">
      <w:pPr>
        <w:pStyle w:val="Code"/>
        <w:rPr>
          <w:highlight w:val="white"/>
          <w:lang w:val="en-GB"/>
        </w:rPr>
      </w:pPr>
      <w:r w:rsidRPr="00D822A3">
        <w:rPr>
          <w:highlight w:val="white"/>
          <w:lang w:val="en-GB"/>
        </w:rPr>
        <w:t xml:space="preserve">      return 0;</w:t>
      </w:r>
    </w:p>
    <w:p w14:paraId="34C33A9E" w14:textId="77777777" w:rsidR="00555D55" w:rsidRPr="00D822A3" w:rsidRDefault="00555D55" w:rsidP="00B92E77">
      <w:pPr>
        <w:pStyle w:val="Code"/>
        <w:rPr>
          <w:highlight w:val="white"/>
          <w:lang w:val="en-GB"/>
        </w:rPr>
      </w:pPr>
      <w:r w:rsidRPr="00D822A3">
        <w:rPr>
          <w:highlight w:val="white"/>
          <w:lang w:val="en-GB"/>
        </w:rPr>
        <w:t xml:space="preserve">    }</w:t>
      </w:r>
    </w:p>
    <w:p w14:paraId="40AC95F1" w14:textId="77777777" w:rsidR="00555D55" w:rsidRPr="00D822A3" w:rsidRDefault="00555D55" w:rsidP="00B92E77">
      <w:pPr>
        <w:pStyle w:val="Code"/>
        <w:rPr>
          <w:highlight w:val="white"/>
          <w:lang w:val="en-GB"/>
        </w:rPr>
      </w:pPr>
      <w:r w:rsidRPr="00D822A3">
        <w:rPr>
          <w:highlight w:val="white"/>
          <w:lang w:val="en-GB"/>
        </w:rPr>
        <w:t xml:space="preserve">    else if (x &gt; 1) {</w:t>
      </w:r>
    </w:p>
    <w:p w14:paraId="38011086" w14:textId="77777777" w:rsidR="00555D55" w:rsidRPr="00D822A3" w:rsidRDefault="00555D55" w:rsidP="00B92E77">
      <w:pPr>
        <w:pStyle w:val="Code"/>
        <w:rPr>
          <w:highlight w:val="white"/>
          <w:lang w:val="en-GB"/>
        </w:rPr>
      </w:pPr>
      <w:r w:rsidRPr="00D822A3">
        <w:rPr>
          <w:highlight w:val="white"/>
          <w:lang w:val="en-GB"/>
        </w:rPr>
        <w:t xml:space="preserve">      int count = 0;</w:t>
      </w:r>
    </w:p>
    <w:p w14:paraId="1BE3B395" w14:textId="77777777" w:rsidR="00555D55" w:rsidRPr="00D822A3" w:rsidRDefault="00555D55" w:rsidP="00B92E77">
      <w:pPr>
        <w:pStyle w:val="Code"/>
        <w:rPr>
          <w:highlight w:val="white"/>
          <w:lang w:val="en-GB"/>
        </w:rPr>
      </w:pPr>
    </w:p>
    <w:p w14:paraId="096D18E0" w14:textId="77777777" w:rsidR="00555D55" w:rsidRPr="00D822A3" w:rsidRDefault="00555D55" w:rsidP="00B92E77">
      <w:pPr>
        <w:pStyle w:val="Code"/>
        <w:rPr>
          <w:highlight w:val="white"/>
          <w:lang w:val="en-GB"/>
        </w:rPr>
      </w:pPr>
      <w:r w:rsidRPr="00D822A3">
        <w:rPr>
          <w:highlight w:val="white"/>
          <w:lang w:val="en-GB"/>
        </w:rPr>
        <w:t xml:space="preserve">      while (x &gt; 1) {</w:t>
      </w:r>
    </w:p>
    <w:p w14:paraId="395FF043" w14:textId="77777777" w:rsidR="00555D55" w:rsidRPr="00D822A3" w:rsidRDefault="00555D55" w:rsidP="00B92E77">
      <w:pPr>
        <w:pStyle w:val="Code"/>
        <w:rPr>
          <w:highlight w:val="white"/>
          <w:lang w:val="en-GB"/>
        </w:rPr>
      </w:pPr>
      <w:r w:rsidRPr="00D822A3">
        <w:rPr>
          <w:highlight w:val="white"/>
          <w:lang w:val="en-GB"/>
        </w:rPr>
        <w:t xml:space="preserve">        x /= 10;</w:t>
      </w:r>
    </w:p>
    <w:p w14:paraId="30911E98" w14:textId="77777777" w:rsidR="00555D55" w:rsidRPr="00D822A3" w:rsidRDefault="00555D55" w:rsidP="00B92E77">
      <w:pPr>
        <w:pStyle w:val="Code"/>
        <w:rPr>
          <w:highlight w:val="white"/>
          <w:lang w:val="en-GB"/>
        </w:rPr>
      </w:pPr>
      <w:r w:rsidRPr="00D822A3">
        <w:rPr>
          <w:highlight w:val="white"/>
          <w:lang w:val="en-GB"/>
        </w:rPr>
        <w:t xml:space="preserve">        ++count;</w:t>
      </w:r>
    </w:p>
    <w:p w14:paraId="4A4F8868" w14:textId="77777777" w:rsidR="00555D55" w:rsidRPr="00D822A3" w:rsidRDefault="00555D55" w:rsidP="00B92E77">
      <w:pPr>
        <w:pStyle w:val="Code"/>
        <w:rPr>
          <w:highlight w:val="white"/>
          <w:lang w:val="en-GB"/>
        </w:rPr>
      </w:pPr>
      <w:r w:rsidRPr="00D822A3">
        <w:rPr>
          <w:highlight w:val="white"/>
          <w:lang w:val="en-GB"/>
        </w:rPr>
        <w:t xml:space="preserve">      }</w:t>
      </w:r>
    </w:p>
    <w:p w14:paraId="6830D9CB" w14:textId="77777777" w:rsidR="00555D55" w:rsidRPr="00D822A3" w:rsidRDefault="00555D55" w:rsidP="00B92E77">
      <w:pPr>
        <w:pStyle w:val="Code"/>
        <w:rPr>
          <w:highlight w:val="white"/>
          <w:lang w:val="en-GB"/>
        </w:rPr>
      </w:pPr>
    </w:p>
    <w:p w14:paraId="35201CAF" w14:textId="77777777" w:rsidR="00555D55" w:rsidRPr="00D822A3" w:rsidRDefault="00555D55" w:rsidP="00B92E77">
      <w:pPr>
        <w:pStyle w:val="Code"/>
        <w:rPr>
          <w:highlight w:val="white"/>
          <w:lang w:val="en-GB"/>
        </w:rPr>
      </w:pPr>
      <w:r w:rsidRPr="00D822A3">
        <w:rPr>
          <w:highlight w:val="white"/>
          <w:lang w:val="en-GB"/>
        </w:rPr>
        <w:t xml:space="preserve">      return (count - 1);</w:t>
      </w:r>
    </w:p>
    <w:p w14:paraId="2BF93A8B" w14:textId="77777777" w:rsidR="00555D55" w:rsidRPr="00D822A3" w:rsidRDefault="00555D55" w:rsidP="00B92E77">
      <w:pPr>
        <w:pStyle w:val="Code"/>
        <w:rPr>
          <w:highlight w:val="white"/>
          <w:lang w:val="en-GB"/>
        </w:rPr>
      </w:pPr>
      <w:r w:rsidRPr="00D822A3">
        <w:rPr>
          <w:highlight w:val="white"/>
          <w:lang w:val="en-GB"/>
        </w:rPr>
        <w:t xml:space="preserve">    }</w:t>
      </w:r>
    </w:p>
    <w:p w14:paraId="1347BF97" w14:textId="77777777" w:rsidR="00555D55" w:rsidRPr="00D822A3" w:rsidRDefault="00555D55" w:rsidP="00B92E77">
      <w:pPr>
        <w:pStyle w:val="Code"/>
        <w:rPr>
          <w:highlight w:val="white"/>
          <w:lang w:val="en-GB"/>
        </w:rPr>
      </w:pPr>
      <w:r w:rsidRPr="00D822A3">
        <w:rPr>
          <w:highlight w:val="white"/>
          <w:lang w:val="en-GB"/>
        </w:rPr>
        <w:t xml:space="preserve">    else {</w:t>
      </w:r>
    </w:p>
    <w:p w14:paraId="428DB635" w14:textId="77777777" w:rsidR="00555D55" w:rsidRPr="00D822A3" w:rsidRDefault="00555D55" w:rsidP="00B92E77">
      <w:pPr>
        <w:pStyle w:val="Code"/>
        <w:rPr>
          <w:highlight w:val="white"/>
          <w:lang w:val="en-GB"/>
        </w:rPr>
      </w:pPr>
      <w:r w:rsidRPr="00D822A3">
        <w:rPr>
          <w:highlight w:val="white"/>
          <w:lang w:val="en-GB"/>
        </w:rPr>
        <w:t xml:space="preserve">      int count = 0;</w:t>
      </w:r>
    </w:p>
    <w:p w14:paraId="5193EB7D" w14:textId="77777777" w:rsidR="00555D55" w:rsidRPr="00D822A3" w:rsidRDefault="00555D55" w:rsidP="00B92E77">
      <w:pPr>
        <w:pStyle w:val="Code"/>
        <w:rPr>
          <w:highlight w:val="white"/>
          <w:lang w:val="en-GB"/>
        </w:rPr>
      </w:pPr>
    </w:p>
    <w:p w14:paraId="32BE0B41" w14:textId="77777777" w:rsidR="00555D55" w:rsidRPr="00D822A3" w:rsidRDefault="00555D55" w:rsidP="00B92E77">
      <w:pPr>
        <w:pStyle w:val="Code"/>
        <w:rPr>
          <w:highlight w:val="white"/>
          <w:lang w:val="en-GB"/>
        </w:rPr>
      </w:pPr>
      <w:r w:rsidRPr="00D822A3">
        <w:rPr>
          <w:highlight w:val="white"/>
          <w:lang w:val="en-GB"/>
        </w:rPr>
        <w:t xml:space="preserve">      while (x &lt; 1) {</w:t>
      </w:r>
    </w:p>
    <w:p w14:paraId="3FC28538" w14:textId="77777777" w:rsidR="00555D55" w:rsidRPr="00D822A3" w:rsidRDefault="00555D55" w:rsidP="00B92E77">
      <w:pPr>
        <w:pStyle w:val="Code"/>
        <w:rPr>
          <w:highlight w:val="white"/>
          <w:lang w:val="en-GB"/>
        </w:rPr>
      </w:pPr>
      <w:r w:rsidRPr="00D822A3">
        <w:rPr>
          <w:highlight w:val="white"/>
          <w:lang w:val="en-GB"/>
        </w:rPr>
        <w:t xml:space="preserve">        x *= 10;</w:t>
      </w:r>
    </w:p>
    <w:p w14:paraId="247D8F8F" w14:textId="77777777" w:rsidR="00555D55" w:rsidRPr="00D822A3" w:rsidRDefault="00555D55" w:rsidP="00B92E77">
      <w:pPr>
        <w:pStyle w:val="Code"/>
        <w:rPr>
          <w:highlight w:val="white"/>
          <w:lang w:val="en-GB"/>
        </w:rPr>
      </w:pPr>
      <w:r w:rsidRPr="00D822A3">
        <w:rPr>
          <w:highlight w:val="white"/>
          <w:lang w:val="en-GB"/>
        </w:rPr>
        <w:t xml:space="preserve">        ++count;</w:t>
      </w:r>
    </w:p>
    <w:p w14:paraId="7FF92F19" w14:textId="77777777" w:rsidR="00555D55" w:rsidRPr="00D822A3" w:rsidRDefault="00555D55" w:rsidP="00B92E77">
      <w:pPr>
        <w:pStyle w:val="Code"/>
        <w:rPr>
          <w:highlight w:val="white"/>
          <w:lang w:val="en-GB"/>
        </w:rPr>
      </w:pPr>
      <w:r w:rsidRPr="00D822A3">
        <w:rPr>
          <w:highlight w:val="white"/>
          <w:lang w:val="en-GB"/>
        </w:rPr>
        <w:t xml:space="preserve">      }</w:t>
      </w:r>
    </w:p>
    <w:p w14:paraId="1590BD3B" w14:textId="77777777" w:rsidR="00555D55" w:rsidRPr="00D822A3" w:rsidRDefault="00555D55" w:rsidP="00B92E77">
      <w:pPr>
        <w:pStyle w:val="Code"/>
        <w:rPr>
          <w:highlight w:val="white"/>
          <w:lang w:val="en-GB"/>
        </w:rPr>
      </w:pPr>
    </w:p>
    <w:p w14:paraId="6CB850AE" w14:textId="77777777" w:rsidR="00555D55" w:rsidRPr="00D822A3" w:rsidRDefault="00555D55" w:rsidP="00B92E77">
      <w:pPr>
        <w:pStyle w:val="Code"/>
        <w:rPr>
          <w:highlight w:val="white"/>
          <w:lang w:val="en-GB"/>
        </w:rPr>
      </w:pPr>
      <w:r w:rsidRPr="00D822A3">
        <w:rPr>
          <w:highlight w:val="white"/>
          <w:lang w:val="en-GB"/>
        </w:rPr>
        <w:t xml:space="preserve">      return -count;</w:t>
      </w:r>
    </w:p>
    <w:p w14:paraId="75FC11A7" w14:textId="77777777" w:rsidR="00555D55" w:rsidRPr="00D822A3" w:rsidRDefault="00555D55" w:rsidP="00B92E77">
      <w:pPr>
        <w:pStyle w:val="Code"/>
        <w:rPr>
          <w:highlight w:val="white"/>
          <w:lang w:val="en-GB"/>
        </w:rPr>
      </w:pPr>
      <w:r w:rsidRPr="00D822A3">
        <w:rPr>
          <w:highlight w:val="white"/>
          <w:lang w:val="en-GB"/>
        </w:rPr>
        <w:t xml:space="preserve">    }</w:t>
      </w:r>
    </w:p>
    <w:p w14:paraId="623E29FA" w14:textId="77777777" w:rsidR="00555D55" w:rsidRPr="00D822A3" w:rsidRDefault="00555D55" w:rsidP="00B92E77">
      <w:pPr>
        <w:pStyle w:val="Code"/>
        <w:rPr>
          <w:highlight w:val="white"/>
          <w:lang w:val="en-GB"/>
        </w:rPr>
      </w:pPr>
      <w:r w:rsidRPr="00D822A3">
        <w:rPr>
          <w:highlight w:val="white"/>
          <w:lang w:val="en-GB"/>
        </w:rPr>
        <w:t xml:space="preserve">  }</w:t>
      </w:r>
    </w:p>
    <w:p w14:paraId="05DD54D5" w14:textId="77777777" w:rsidR="00555D55" w:rsidRPr="00D822A3" w:rsidRDefault="00555D55" w:rsidP="00B92E77">
      <w:pPr>
        <w:pStyle w:val="Code"/>
        <w:rPr>
          <w:highlight w:val="white"/>
          <w:lang w:val="en-GB"/>
        </w:rPr>
      </w:pPr>
      <w:r w:rsidRPr="00D822A3">
        <w:rPr>
          <w:highlight w:val="white"/>
          <w:lang w:val="en-GB"/>
        </w:rPr>
        <w:t xml:space="preserve">  else {</w:t>
      </w:r>
    </w:p>
    <w:p w14:paraId="170C3045" w14:textId="77777777" w:rsidR="00555D55" w:rsidRPr="00D822A3" w:rsidRDefault="00555D55" w:rsidP="00B92E77">
      <w:pPr>
        <w:pStyle w:val="Code"/>
        <w:rPr>
          <w:highlight w:val="white"/>
          <w:lang w:val="en-GB"/>
        </w:rPr>
      </w:pPr>
      <w:r w:rsidRPr="00D822A3">
        <w:rPr>
          <w:highlight w:val="white"/>
          <w:lang w:val="en-GB"/>
        </w:rPr>
        <w:t xml:space="preserve">    errno = EDOM;</w:t>
      </w:r>
    </w:p>
    <w:p w14:paraId="49A48615" w14:textId="77777777" w:rsidR="00555D55" w:rsidRPr="00D822A3" w:rsidRDefault="00555D55" w:rsidP="00B92E77">
      <w:pPr>
        <w:pStyle w:val="Code"/>
        <w:rPr>
          <w:highlight w:val="white"/>
          <w:lang w:val="en-GB"/>
        </w:rPr>
      </w:pPr>
      <w:r w:rsidRPr="00D822A3">
        <w:rPr>
          <w:highlight w:val="white"/>
          <w:lang w:val="en-GB"/>
        </w:rPr>
        <w:t xml:space="preserve">    return 0;</w:t>
      </w:r>
    </w:p>
    <w:p w14:paraId="47B8A440" w14:textId="77777777" w:rsidR="00555D55" w:rsidRPr="00D822A3" w:rsidRDefault="00555D55" w:rsidP="00E92687">
      <w:pPr>
        <w:pStyle w:val="Code"/>
        <w:rPr>
          <w:highlight w:val="white"/>
          <w:lang w:val="en-GB"/>
        </w:rPr>
      </w:pPr>
      <w:r w:rsidRPr="00D822A3">
        <w:rPr>
          <w:highlight w:val="white"/>
          <w:lang w:val="en-GB"/>
        </w:rPr>
        <w:t xml:space="preserve">  }</w:t>
      </w:r>
    </w:p>
    <w:p w14:paraId="1182162D" w14:textId="77777777" w:rsidR="00555D55" w:rsidRPr="00D822A3" w:rsidRDefault="00555D55" w:rsidP="00E92687">
      <w:pPr>
        <w:pStyle w:val="Code"/>
        <w:rPr>
          <w:highlight w:val="white"/>
          <w:lang w:val="en-GB"/>
        </w:rPr>
      </w:pPr>
      <w:r w:rsidRPr="00D822A3">
        <w:rPr>
          <w:highlight w:val="white"/>
          <w:lang w:val="en-GB"/>
        </w:rPr>
        <w:t>}</w:t>
      </w:r>
    </w:p>
    <w:p w14:paraId="4699778A" w14:textId="77777777" w:rsidR="00555D55" w:rsidRPr="00D822A3" w:rsidRDefault="00555D55" w:rsidP="00E92687">
      <w:pPr>
        <w:pStyle w:val="Code"/>
        <w:rPr>
          <w:highlight w:val="white"/>
          <w:lang w:val="en-GB"/>
        </w:rPr>
      </w:pPr>
    </w:p>
    <w:p w14:paraId="088BD602" w14:textId="77777777" w:rsidR="00555D55" w:rsidRPr="00D822A3" w:rsidRDefault="00555D55" w:rsidP="00E92687">
      <w:pPr>
        <w:pStyle w:val="Code"/>
        <w:rPr>
          <w:highlight w:val="white"/>
          <w:lang w:val="en-GB"/>
        </w:rPr>
      </w:pPr>
      <w:r w:rsidRPr="00D822A3">
        <w:rPr>
          <w:highlight w:val="white"/>
          <w:lang w:val="en-GB"/>
        </w:rPr>
        <w:t>double pow_int(double x, int y) {</w:t>
      </w:r>
    </w:p>
    <w:p w14:paraId="779DBB47" w14:textId="77777777" w:rsidR="00555D55" w:rsidRPr="00D822A3" w:rsidRDefault="00555D55" w:rsidP="00E92687">
      <w:pPr>
        <w:pStyle w:val="Code"/>
        <w:rPr>
          <w:highlight w:val="white"/>
          <w:lang w:val="en-GB"/>
        </w:rPr>
      </w:pPr>
      <w:r w:rsidRPr="00D822A3">
        <w:rPr>
          <w:highlight w:val="white"/>
          <w:lang w:val="en-GB"/>
        </w:rPr>
        <w:t xml:space="preserve">  BOOL minus = FALSE;</w:t>
      </w:r>
    </w:p>
    <w:p w14:paraId="7926879A" w14:textId="77777777" w:rsidR="00555D55" w:rsidRPr="00D822A3" w:rsidRDefault="00555D55" w:rsidP="00E92687">
      <w:pPr>
        <w:pStyle w:val="Code"/>
        <w:rPr>
          <w:highlight w:val="white"/>
          <w:lang w:val="en-GB"/>
        </w:rPr>
      </w:pPr>
    </w:p>
    <w:p w14:paraId="562D260A" w14:textId="77777777" w:rsidR="00555D55" w:rsidRPr="00D822A3" w:rsidRDefault="00555D55" w:rsidP="00E92687">
      <w:pPr>
        <w:pStyle w:val="Code"/>
        <w:rPr>
          <w:highlight w:val="white"/>
          <w:lang w:val="en-GB"/>
        </w:rPr>
      </w:pPr>
      <w:r w:rsidRPr="00D822A3">
        <w:rPr>
          <w:highlight w:val="white"/>
          <w:lang w:val="en-GB"/>
        </w:rPr>
        <w:t xml:space="preserve">  if (y &lt; 0) {</w:t>
      </w:r>
    </w:p>
    <w:p w14:paraId="1D193AA8" w14:textId="77777777" w:rsidR="00555D55" w:rsidRPr="00D822A3" w:rsidRDefault="00555D55" w:rsidP="00E92687">
      <w:pPr>
        <w:pStyle w:val="Code"/>
        <w:rPr>
          <w:highlight w:val="white"/>
          <w:lang w:val="en-GB"/>
        </w:rPr>
      </w:pPr>
      <w:r w:rsidRPr="00D822A3">
        <w:rPr>
          <w:highlight w:val="white"/>
          <w:lang w:val="en-GB"/>
        </w:rPr>
        <w:t xml:space="preserve">    y = -y;</w:t>
      </w:r>
    </w:p>
    <w:p w14:paraId="6BEBFD85" w14:textId="77777777" w:rsidR="00555D55" w:rsidRPr="00D822A3" w:rsidRDefault="00555D55" w:rsidP="00E92687">
      <w:pPr>
        <w:pStyle w:val="Code"/>
        <w:rPr>
          <w:highlight w:val="white"/>
          <w:lang w:val="en-GB"/>
        </w:rPr>
      </w:pPr>
      <w:r w:rsidRPr="00D822A3">
        <w:rPr>
          <w:highlight w:val="white"/>
          <w:lang w:val="en-GB"/>
        </w:rPr>
        <w:t xml:space="preserve">    minus = TRUE;</w:t>
      </w:r>
    </w:p>
    <w:p w14:paraId="5769C3E3" w14:textId="77777777" w:rsidR="00555D55" w:rsidRPr="00D822A3" w:rsidRDefault="00555D55" w:rsidP="00E92687">
      <w:pPr>
        <w:pStyle w:val="Code"/>
        <w:rPr>
          <w:highlight w:val="white"/>
          <w:lang w:val="en-GB"/>
        </w:rPr>
      </w:pPr>
      <w:r w:rsidRPr="00D822A3">
        <w:rPr>
          <w:highlight w:val="white"/>
          <w:lang w:val="en-GB"/>
        </w:rPr>
        <w:t xml:space="preserve">  }</w:t>
      </w:r>
    </w:p>
    <w:p w14:paraId="0F8CBCF3" w14:textId="77777777" w:rsidR="00555D55" w:rsidRPr="00D822A3" w:rsidRDefault="00555D55" w:rsidP="00E92687">
      <w:pPr>
        <w:pStyle w:val="Code"/>
        <w:rPr>
          <w:highlight w:val="white"/>
          <w:lang w:val="en-GB"/>
        </w:rPr>
      </w:pPr>
    </w:p>
    <w:p w14:paraId="253975D2" w14:textId="77777777" w:rsidR="00555D55" w:rsidRPr="00D822A3" w:rsidRDefault="00555D55" w:rsidP="00E92687">
      <w:pPr>
        <w:pStyle w:val="Code"/>
        <w:rPr>
          <w:highlight w:val="white"/>
          <w:lang w:val="en-GB"/>
        </w:rPr>
      </w:pPr>
      <w:r w:rsidRPr="00D822A3">
        <w:rPr>
          <w:highlight w:val="white"/>
          <w:lang w:val="en-GB"/>
        </w:rPr>
        <w:t xml:space="preserve">  double product = 1;</w:t>
      </w:r>
    </w:p>
    <w:p w14:paraId="2869ADF7" w14:textId="77777777" w:rsidR="00555D55" w:rsidRPr="00D822A3" w:rsidRDefault="00555D55" w:rsidP="00E92687">
      <w:pPr>
        <w:pStyle w:val="Code"/>
        <w:rPr>
          <w:highlight w:val="white"/>
          <w:lang w:val="en-GB"/>
        </w:rPr>
      </w:pPr>
      <w:r w:rsidRPr="00D822A3">
        <w:rPr>
          <w:highlight w:val="white"/>
          <w:lang w:val="en-GB"/>
        </w:rPr>
        <w:t xml:space="preserve">  int index;</w:t>
      </w:r>
    </w:p>
    <w:p w14:paraId="7943AACD" w14:textId="77777777" w:rsidR="00555D55" w:rsidRPr="00D822A3" w:rsidRDefault="00555D55" w:rsidP="00E92687">
      <w:pPr>
        <w:pStyle w:val="Code"/>
        <w:rPr>
          <w:highlight w:val="white"/>
          <w:lang w:val="en-GB"/>
        </w:rPr>
      </w:pPr>
      <w:r w:rsidRPr="00D822A3">
        <w:rPr>
          <w:highlight w:val="white"/>
          <w:lang w:val="en-GB"/>
        </w:rPr>
        <w:t xml:space="preserve">  for (index = 0; index &lt; y; ++index) {</w:t>
      </w:r>
    </w:p>
    <w:p w14:paraId="33FC8504" w14:textId="77777777" w:rsidR="00555D55" w:rsidRPr="00D822A3" w:rsidRDefault="00555D55" w:rsidP="00E92687">
      <w:pPr>
        <w:pStyle w:val="Code"/>
        <w:rPr>
          <w:highlight w:val="white"/>
          <w:lang w:val="en-GB"/>
        </w:rPr>
      </w:pPr>
      <w:r w:rsidRPr="00D822A3">
        <w:rPr>
          <w:highlight w:val="white"/>
          <w:lang w:val="en-GB"/>
        </w:rPr>
        <w:t xml:space="preserve">    product *= x;</w:t>
      </w:r>
    </w:p>
    <w:p w14:paraId="7987BEBF" w14:textId="77777777" w:rsidR="00555D55" w:rsidRPr="00D822A3" w:rsidRDefault="00555D55" w:rsidP="00E92687">
      <w:pPr>
        <w:pStyle w:val="Code"/>
        <w:rPr>
          <w:highlight w:val="white"/>
          <w:lang w:val="en-GB"/>
        </w:rPr>
      </w:pPr>
      <w:r w:rsidRPr="00D822A3">
        <w:rPr>
          <w:highlight w:val="white"/>
          <w:lang w:val="en-GB"/>
        </w:rPr>
        <w:t xml:space="preserve">  }</w:t>
      </w:r>
    </w:p>
    <w:p w14:paraId="67AD8C7C" w14:textId="77777777" w:rsidR="00555D55" w:rsidRPr="00D822A3" w:rsidRDefault="00555D55" w:rsidP="00E92687">
      <w:pPr>
        <w:pStyle w:val="Code"/>
        <w:rPr>
          <w:highlight w:val="white"/>
          <w:lang w:val="en-GB"/>
        </w:rPr>
      </w:pPr>
    </w:p>
    <w:p w14:paraId="07F36EDB" w14:textId="77777777" w:rsidR="00555D55" w:rsidRPr="00D822A3" w:rsidRDefault="00555D55" w:rsidP="00E92687">
      <w:pPr>
        <w:pStyle w:val="Code"/>
        <w:rPr>
          <w:highlight w:val="white"/>
          <w:lang w:val="en-GB"/>
        </w:rPr>
      </w:pPr>
      <w:r w:rsidRPr="00D822A3">
        <w:rPr>
          <w:highlight w:val="white"/>
          <w:lang w:val="en-GB"/>
        </w:rPr>
        <w:t xml:space="preserve">  return minus ? (1 / product) : product;</w:t>
      </w:r>
    </w:p>
    <w:p w14:paraId="20F07A10" w14:textId="77777777" w:rsidR="00555D55" w:rsidRPr="00D822A3" w:rsidRDefault="00555D55" w:rsidP="00E92687">
      <w:pPr>
        <w:pStyle w:val="Code"/>
        <w:rPr>
          <w:highlight w:val="white"/>
          <w:lang w:val="en-GB"/>
        </w:rPr>
      </w:pPr>
      <w:r w:rsidRPr="00D822A3">
        <w:rPr>
          <w:highlight w:val="white"/>
          <w:lang w:val="en-GB"/>
        </w:rPr>
        <w:t>}</w:t>
      </w:r>
    </w:p>
    <w:p w14:paraId="44877B9F" w14:textId="77777777" w:rsidR="00555D55" w:rsidRPr="00D822A3" w:rsidRDefault="00555D55" w:rsidP="00E92687">
      <w:pPr>
        <w:pStyle w:val="Code"/>
        <w:rPr>
          <w:highlight w:val="white"/>
          <w:lang w:val="en-GB"/>
        </w:rPr>
      </w:pPr>
    </w:p>
    <w:p w14:paraId="1C9E6B5D" w14:textId="77777777" w:rsidR="00555D55" w:rsidRPr="00D822A3" w:rsidRDefault="00555D55" w:rsidP="00E92687">
      <w:pPr>
        <w:pStyle w:val="Code"/>
        <w:rPr>
          <w:highlight w:val="white"/>
          <w:lang w:val="en-GB"/>
        </w:rPr>
      </w:pPr>
      <w:r w:rsidRPr="00D822A3">
        <w:rPr>
          <w:highlight w:val="white"/>
          <w:lang w:val="en-GB"/>
        </w:rPr>
        <w:t>double pow(double x, double y) {</w:t>
      </w:r>
    </w:p>
    <w:p w14:paraId="04899825" w14:textId="77777777" w:rsidR="00555D55" w:rsidRPr="00D822A3" w:rsidRDefault="00555D55" w:rsidP="00E92687">
      <w:pPr>
        <w:pStyle w:val="Code"/>
        <w:rPr>
          <w:highlight w:val="white"/>
          <w:lang w:val="en-GB"/>
        </w:rPr>
      </w:pPr>
      <w:r w:rsidRPr="00D822A3">
        <w:rPr>
          <w:highlight w:val="white"/>
          <w:lang w:val="en-GB"/>
        </w:rPr>
        <w:t xml:space="preserve">  if (x &gt; 0)  {</w:t>
      </w:r>
    </w:p>
    <w:p w14:paraId="57B212DC" w14:textId="77777777" w:rsidR="00555D55" w:rsidRPr="00D822A3" w:rsidRDefault="00555D55" w:rsidP="00E92687">
      <w:pPr>
        <w:pStyle w:val="Code"/>
        <w:rPr>
          <w:highlight w:val="white"/>
          <w:lang w:val="en-GB"/>
        </w:rPr>
      </w:pPr>
      <w:r w:rsidRPr="00D822A3">
        <w:rPr>
          <w:highlight w:val="white"/>
          <w:lang w:val="en-GB"/>
        </w:rPr>
        <w:t xml:space="preserve">    return exp(y * log(x));</w:t>
      </w:r>
    </w:p>
    <w:p w14:paraId="658A619A" w14:textId="77777777" w:rsidR="00555D55" w:rsidRPr="00D822A3" w:rsidRDefault="00555D55" w:rsidP="00E92687">
      <w:pPr>
        <w:pStyle w:val="Code"/>
        <w:rPr>
          <w:highlight w:val="white"/>
          <w:lang w:val="en-GB"/>
        </w:rPr>
      </w:pPr>
      <w:r w:rsidRPr="00D822A3">
        <w:rPr>
          <w:highlight w:val="white"/>
          <w:lang w:val="en-GB"/>
        </w:rPr>
        <w:t xml:space="preserve">  }</w:t>
      </w:r>
    </w:p>
    <w:p w14:paraId="08CF4F6E" w14:textId="77777777" w:rsidR="00555D55" w:rsidRPr="00D822A3" w:rsidRDefault="00555D55" w:rsidP="00E92687">
      <w:pPr>
        <w:pStyle w:val="Code"/>
        <w:rPr>
          <w:highlight w:val="white"/>
          <w:lang w:val="en-GB"/>
        </w:rPr>
      </w:pPr>
      <w:r w:rsidRPr="00D822A3">
        <w:rPr>
          <w:highlight w:val="white"/>
          <w:lang w:val="en-GB"/>
        </w:rPr>
        <w:t xml:space="preserve">  else {</w:t>
      </w:r>
    </w:p>
    <w:p w14:paraId="308ACE3A" w14:textId="77777777" w:rsidR="00555D55" w:rsidRPr="00D822A3" w:rsidRDefault="00555D55" w:rsidP="00E92687">
      <w:pPr>
        <w:pStyle w:val="Code"/>
        <w:rPr>
          <w:highlight w:val="white"/>
          <w:lang w:val="en-GB"/>
        </w:rPr>
      </w:pPr>
      <w:r w:rsidRPr="00D822A3">
        <w:rPr>
          <w:highlight w:val="white"/>
          <w:lang w:val="en-GB"/>
        </w:rPr>
        <w:t xml:space="preserve">    errno = EDOM;</w:t>
      </w:r>
    </w:p>
    <w:p w14:paraId="58164CAD" w14:textId="77777777" w:rsidR="00555D55" w:rsidRPr="00D822A3" w:rsidRDefault="00555D55" w:rsidP="00E92687">
      <w:pPr>
        <w:pStyle w:val="Code"/>
        <w:rPr>
          <w:highlight w:val="white"/>
          <w:lang w:val="en-GB"/>
        </w:rPr>
      </w:pPr>
      <w:r w:rsidRPr="00D822A3">
        <w:rPr>
          <w:highlight w:val="white"/>
          <w:lang w:val="en-GB"/>
        </w:rPr>
        <w:t xml:space="preserve">    exit(-1);</w:t>
      </w:r>
    </w:p>
    <w:p w14:paraId="6A887F3B" w14:textId="77777777" w:rsidR="00555D55" w:rsidRPr="00D822A3" w:rsidRDefault="00555D55" w:rsidP="00E92687">
      <w:pPr>
        <w:pStyle w:val="Code"/>
        <w:rPr>
          <w:highlight w:val="white"/>
          <w:lang w:val="en-GB"/>
        </w:rPr>
      </w:pPr>
      <w:r w:rsidRPr="00D822A3">
        <w:rPr>
          <w:highlight w:val="white"/>
          <w:lang w:val="en-GB"/>
        </w:rPr>
        <w:t xml:space="preserve">    return 0;</w:t>
      </w:r>
    </w:p>
    <w:p w14:paraId="1185FA57" w14:textId="77777777" w:rsidR="00555D55" w:rsidRPr="00D822A3" w:rsidRDefault="00555D55" w:rsidP="00E92687">
      <w:pPr>
        <w:pStyle w:val="Code"/>
        <w:rPr>
          <w:highlight w:val="white"/>
          <w:lang w:val="en-GB"/>
        </w:rPr>
      </w:pPr>
      <w:r w:rsidRPr="00D822A3">
        <w:rPr>
          <w:highlight w:val="white"/>
          <w:lang w:val="en-GB"/>
        </w:rPr>
        <w:t xml:space="preserve">  }</w:t>
      </w:r>
    </w:p>
    <w:p w14:paraId="5BE19167" w14:textId="77777777" w:rsidR="00555D55" w:rsidRPr="00D822A3" w:rsidRDefault="00555D55" w:rsidP="00E92687">
      <w:pPr>
        <w:pStyle w:val="Code"/>
        <w:rPr>
          <w:highlight w:val="white"/>
          <w:lang w:val="en-GB"/>
        </w:rPr>
      </w:pPr>
      <w:r w:rsidRPr="00D822A3">
        <w:rPr>
          <w:highlight w:val="white"/>
          <w:lang w:val="en-GB"/>
        </w:rPr>
        <w:t>}</w:t>
      </w:r>
    </w:p>
    <w:p w14:paraId="7794064A" w14:textId="77777777" w:rsidR="00555D55" w:rsidRPr="00D822A3" w:rsidRDefault="00555D55" w:rsidP="00E92687">
      <w:pPr>
        <w:pStyle w:val="Code"/>
        <w:rPr>
          <w:highlight w:val="white"/>
          <w:lang w:val="en-GB"/>
        </w:rPr>
      </w:pPr>
    </w:p>
    <w:p w14:paraId="04C237FA" w14:textId="77777777" w:rsidR="00555D55" w:rsidRPr="00D822A3" w:rsidRDefault="00555D55" w:rsidP="00E92687">
      <w:pPr>
        <w:pStyle w:val="Code"/>
        <w:rPr>
          <w:highlight w:val="white"/>
          <w:lang w:val="en-GB"/>
        </w:rPr>
      </w:pPr>
      <w:r w:rsidRPr="00D822A3">
        <w:rPr>
          <w:highlight w:val="white"/>
          <w:lang w:val="en-GB"/>
        </w:rPr>
        <w:t>double ldexp(double x, int n) {</w:t>
      </w:r>
    </w:p>
    <w:p w14:paraId="29EA254C" w14:textId="77777777" w:rsidR="00555D55" w:rsidRPr="00D822A3" w:rsidRDefault="00555D55" w:rsidP="00E92687">
      <w:pPr>
        <w:pStyle w:val="Code"/>
        <w:rPr>
          <w:highlight w:val="white"/>
          <w:lang w:val="en-GB"/>
        </w:rPr>
      </w:pPr>
      <w:r w:rsidRPr="00D822A3">
        <w:rPr>
          <w:highlight w:val="white"/>
          <w:lang w:val="en-GB"/>
        </w:rPr>
        <w:t xml:space="preserve">  return x * pow(2, (double)n);</w:t>
      </w:r>
    </w:p>
    <w:p w14:paraId="16A5A649" w14:textId="77777777" w:rsidR="00555D55" w:rsidRPr="00D822A3" w:rsidRDefault="00555D55" w:rsidP="00E92687">
      <w:pPr>
        <w:pStyle w:val="Code"/>
        <w:rPr>
          <w:highlight w:val="white"/>
          <w:lang w:val="en-GB"/>
        </w:rPr>
      </w:pPr>
      <w:r w:rsidRPr="00D822A3">
        <w:rPr>
          <w:highlight w:val="white"/>
          <w:lang w:val="en-GB"/>
        </w:rPr>
        <w:t>}</w:t>
      </w:r>
    </w:p>
    <w:p w14:paraId="6BE8F18B" w14:textId="77777777" w:rsidR="00555D55" w:rsidRPr="00D822A3" w:rsidRDefault="00555D55" w:rsidP="00E92687">
      <w:pPr>
        <w:pStyle w:val="Code"/>
        <w:rPr>
          <w:highlight w:val="white"/>
          <w:lang w:val="en-GB"/>
        </w:rPr>
      </w:pPr>
    </w:p>
    <w:p w14:paraId="62875615" w14:textId="77777777" w:rsidR="00555D55" w:rsidRPr="00D822A3" w:rsidRDefault="00555D55" w:rsidP="00E92687">
      <w:pPr>
        <w:pStyle w:val="Code"/>
        <w:rPr>
          <w:highlight w:val="white"/>
          <w:lang w:val="en-GB"/>
        </w:rPr>
      </w:pPr>
      <w:r w:rsidRPr="00D822A3">
        <w:rPr>
          <w:highlight w:val="white"/>
          <w:lang w:val="en-GB"/>
        </w:rPr>
        <w:t>double frexp(double x, int* p) {</w:t>
      </w:r>
    </w:p>
    <w:p w14:paraId="7CFE55BE" w14:textId="77777777" w:rsidR="00555D55" w:rsidRPr="00D822A3" w:rsidRDefault="00555D55" w:rsidP="00E92687">
      <w:pPr>
        <w:pStyle w:val="Code"/>
        <w:rPr>
          <w:highlight w:val="white"/>
          <w:lang w:val="en-GB"/>
        </w:rPr>
      </w:pPr>
      <w:r w:rsidRPr="00D822A3">
        <w:rPr>
          <w:highlight w:val="white"/>
          <w:lang w:val="en-GB"/>
        </w:rPr>
        <w:t xml:space="preserve">  if (p != NULL) {</w:t>
      </w:r>
    </w:p>
    <w:p w14:paraId="442C4C5D" w14:textId="77777777" w:rsidR="00555D55" w:rsidRPr="00D822A3" w:rsidRDefault="00555D55" w:rsidP="00E92687">
      <w:pPr>
        <w:pStyle w:val="Code"/>
        <w:rPr>
          <w:highlight w:val="white"/>
          <w:lang w:val="en-GB"/>
        </w:rPr>
      </w:pPr>
      <w:r w:rsidRPr="00D822A3">
        <w:rPr>
          <w:highlight w:val="white"/>
          <w:lang w:val="en-GB"/>
        </w:rPr>
        <w:t xml:space="preserve">    if (x == 0)  {</w:t>
      </w:r>
    </w:p>
    <w:p w14:paraId="727A6CD1" w14:textId="77777777" w:rsidR="00555D55" w:rsidRPr="00D822A3" w:rsidRDefault="00555D55" w:rsidP="00E92687">
      <w:pPr>
        <w:pStyle w:val="Code"/>
        <w:rPr>
          <w:highlight w:val="white"/>
          <w:lang w:val="en-GB"/>
        </w:rPr>
      </w:pPr>
      <w:r w:rsidRPr="00D822A3">
        <w:rPr>
          <w:highlight w:val="white"/>
          <w:lang w:val="en-GB"/>
        </w:rPr>
        <w:t xml:space="preserve">      *p = 0;</w:t>
      </w:r>
    </w:p>
    <w:p w14:paraId="5DAD7061" w14:textId="77777777" w:rsidR="00555D55" w:rsidRPr="00D822A3" w:rsidRDefault="00555D55" w:rsidP="00E92687">
      <w:pPr>
        <w:pStyle w:val="Code"/>
        <w:rPr>
          <w:highlight w:val="white"/>
          <w:lang w:val="en-GB"/>
        </w:rPr>
      </w:pPr>
      <w:r w:rsidRPr="00D822A3">
        <w:rPr>
          <w:highlight w:val="white"/>
          <w:lang w:val="en-GB"/>
        </w:rPr>
        <w:t xml:space="preserve">      return 0;</w:t>
      </w:r>
    </w:p>
    <w:p w14:paraId="61BD2D27" w14:textId="77777777" w:rsidR="00555D55" w:rsidRPr="00D822A3" w:rsidRDefault="00555D55" w:rsidP="00E92687">
      <w:pPr>
        <w:pStyle w:val="Code"/>
        <w:rPr>
          <w:highlight w:val="white"/>
          <w:lang w:val="en-GB"/>
        </w:rPr>
      </w:pPr>
      <w:r w:rsidRPr="00D822A3">
        <w:rPr>
          <w:highlight w:val="white"/>
          <w:lang w:val="en-GB"/>
        </w:rPr>
        <w:t xml:space="preserve">    }</w:t>
      </w:r>
    </w:p>
    <w:p w14:paraId="317A0AEF" w14:textId="77777777" w:rsidR="00555D55" w:rsidRPr="00D822A3" w:rsidRDefault="00555D55" w:rsidP="00E92687">
      <w:pPr>
        <w:pStyle w:val="Code"/>
        <w:rPr>
          <w:highlight w:val="white"/>
          <w:lang w:val="en-GB"/>
        </w:rPr>
      </w:pPr>
      <w:r w:rsidRPr="00D822A3">
        <w:rPr>
          <w:highlight w:val="white"/>
          <w:lang w:val="en-GB"/>
        </w:rPr>
        <w:t xml:space="preserve">    else {</w:t>
      </w:r>
    </w:p>
    <w:p w14:paraId="1AFF418E" w14:textId="77777777" w:rsidR="00555D55" w:rsidRPr="00D822A3" w:rsidRDefault="00555D55" w:rsidP="00E92687">
      <w:pPr>
        <w:pStyle w:val="Code"/>
        <w:rPr>
          <w:highlight w:val="white"/>
          <w:lang w:val="en-GB"/>
        </w:rPr>
      </w:pPr>
      <w:r w:rsidRPr="00D822A3">
        <w:rPr>
          <w:highlight w:val="white"/>
          <w:lang w:val="en-GB"/>
        </w:rPr>
        <w:t xml:space="preserve">      *p = (int) (log(fabs(x)) / log(2)) + 1;</w:t>
      </w:r>
    </w:p>
    <w:p w14:paraId="7EA4FB48" w14:textId="77777777" w:rsidR="00555D55" w:rsidRPr="00D822A3" w:rsidRDefault="00555D55" w:rsidP="00E92687">
      <w:pPr>
        <w:pStyle w:val="Code"/>
        <w:rPr>
          <w:highlight w:val="white"/>
          <w:lang w:val="en-GB"/>
        </w:rPr>
      </w:pPr>
      <w:r w:rsidRPr="00D822A3">
        <w:rPr>
          <w:highlight w:val="white"/>
          <w:lang w:val="en-GB"/>
        </w:rPr>
        <w:t xml:space="preserve">      double quotient = fabs(x) / pow(2, *p);</w:t>
      </w:r>
    </w:p>
    <w:p w14:paraId="1A4905A7" w14:textId="77777777" w:rsidR="00555D55" w:rsidRPr="00D822A3" w:rsidRDefault="00555D55" w:rsidP="00E92687">
      <w:pPr>
        <w:pStyle w:val="Code"/>
        <w:rPr>
          <w:highlight w:val="white"/>
          <w:lang w:val="en-GB"/>
        </w:rPr>
      </w:pPr>
      <w:r w:rsidRPr="00D822A3">
        <w:rPr>
          <w:highlight w:val="white"/>
          <w:lang w:val="en-GB"/>
        </w:rPr>
        <w:t xml:space="preserve">      return (x &lt; 0) ? -quotient : quotient;</w:t>
      </w:r>
    </w:p>
    <w:p w14:paraId="7E6A8958" w14:textId="77777777" w:rsidR="00555D55" w:rsidRPr="00D822A3" w:rsidRDefault="00555D55" w:rsidP="00E92687">
      <w:pPr>
        <w:pStyle w:val="Code"/>
        <w:rPr>
          <w:highlight w:val="white"/>
          <w:lang w:val="en-GB"/>
        </w:rPr>
      </w:pPr>
      <w:r w:rsidRPr="00D822A3">
        <w:rPr>
          <w:highlight w:val="white"/>
          <w:lang w:val="en-GB"/>
        </w:rPr>
        <w:t xml:space="preserve">    }</w:t>
      </w:r>
    </w:p>
    <w:p w14:paraId="5823DF37" w14:textId="77777777" w:rsidR="00555D55" w:rsidRPr="00D822A3" w:rsidRDefault="00555D55" w:rsidP="00E92687">
      <w:pPr>
        <w:pStyle w:val="Code"/>
        <w:rPr>
          <w:highlight w:val="white"/>
          <w:lang w:val="en-GB"/>
        </w:rPr>
      </w:pPr>
      <w:r w:rsidRPr="00D822A3">
        <w:rPr>
          <w:highlight w:val="white"/>
          <w:lang w:val="en-GB"/>
        </w:rPr>
        <w:t xml:space="preserve">  }</w:t>
      </w:r>
    </w:p>
    <w:p w14:paraId="733730B2" w14:textId="77777777" w:rsidR="00555D55" w:rsidRPr="00D822A3" w:rsidRDefault="00555D55" w:rsidP="00E92687">
      <w:pPr>
        <w:pStyle w:val="Code"/>
        <w:rPr>
          <w:highlight w:val="white"/>
          <w:lang w:val="en-GB"/>
        </w:rPr>
      </w:pPr>
      <w:r w:rsidRPr="00D822A3">
        <w:rPr>
          <w:highlight w:val="white"/>
          <w:lang w:val="en-GB"/>
        </w:rPr>
        <w:t xml:space="preserve">  else {</w:t>
      </w:r>
    </w:p>
    <w:p w14:paraId="27541633" w14:textId="77777777" w:rsidR="00555D55" w:rsidRPr="00D822A3" w:rsidRDefault="00555D55" w:rsidP="00E92687">
      <w:pPr>
        <w:pStyle w:val="Code"/>
        <w:rPr>
          <w:highlight w:val="white"/>
          <w:lang w:val="en-GB"/>
        </w:rPr>
      </w:pPr>
      <w:r w:rsidRPr="00D822A3">
        <w:rPr>
          <w:highlight w:val="white"/>
          <w:lang w:val="en-GB"/>
        </w:rPr>
        <w:t xml:space="preserve">    if (x == 0)  {</w:t>
      </w:r>
    </w:p>
    <w:p w14:paraId="5FE46DFA" w14:textId="77777777" w:rsidR="00555D55" w:rsidRPr="00D822A3" w:rsidRDefault="00555D55" w:rsidP="00E92687">
      <w:pPr>
        <w:pStyle w:val="Code"/>
        <w:rPr>
          <w:highlight w:val="white"/>
          <w:lang w:val="en-GB"/>
        </w:rPr>
      </w:pPr>
      <w:r w:rsidRPr="00D822A3">
        <w:rPr>
          <w:highlight w:val="white"/>
          <w:lang w:val="en-GB"/>
        </w:rPr>
        <w:t xml:space="preserve">      return 0;</w:t>
      </w:r>
    </w:p>
    <w:p w14:paraId="595C0CA6" w14:textId="77777777" w:rsidR="00555D55" w:rsidRPr="00D822A3" w:rsidRDefault="00555D55" w:rsidP="00E92687">
      <w:pPr>
        <w:pStyle w:val="Code"/>
        <w:rPr>
          <w:highlight w:val="white"/>
          <w:lang w:val="en-GB"/>
        </w:rPr>
      </w:pPr>
      <w:r w:rsidRPr="00D822A3">
        <w:rPr>
          <w:highlight w:val="white"/>
          <w:lang w:val="en-GB"/>
        </w:rPr>
        <w:t xml:space="preserve">    }</w:t>
      </w:r>
    </w:p>
    <w:p w14:paraId="3B5E2DAC" w14:textId="77777777" w:rsidR="00555D55" w:rsidRPr="00D822A3" w:rsidRDefault="00555D55" w:rsidP="00E92687">
      <w:pPr>
        <w:pStyle w:val="Code"/>
        <w:rPr>
          <w:highlight w:val="white"/>
          <w:lang w:val="en-GB"/>
        </w:rPr>
      </w:pPr>
      <w:r w:rsidRPr="00D822A3">
        <w:rPr>
          <w:highlight w:val="white"/>
          <w:lang w:val="en-GB"/>
        </w:rPr>
        <w:t xml:space="preserve">    else {</w:t>
      </w:r>
    </w:p>
    <w:p w14:paraId="270AF282" w14:textId="77777777" w:rsidR="00555D55" w:rsidRPr="00D822A3" w:rsidRDefault="00555D55" w:rsidP="00E92687">
      <w:pPr>
        <w:pStyle w:val="Code"/>
        <w:rPr>
          <w:highlight w:val="white"/>
          <w:lang w:val="en-GB"/>
        </w:rPr>
      </w:pPr>
      <w:r w:rsidRPr="00D822A3">
        <w:rPr>
          <w:highlight w:val="white"/>
          <w:lang w:val="en-GB"/>
        </w:rPr>
        <w:t xml:space="preserve">      int n = (int)(log(fabs(x)) / log(2)) + 1;</w:t>
      </w:r>
    </w:p>
    <w:p w14:paraId="6A062297" w14:textId="77777777" w:rsidR="00555D55" w:rsidRPr="00D822A3" w:rsidRDefault="00555D55" w:rsidP="00E92687">
      <w:pPr>
        <w:pStyle w:val="Code"/>
        <w:rPr>
          <w:highlight w:val="white"/>
          <w:lang w:val="en-GB"/>
        </w:rPr>
      </w:pPr>
      <w:r w:rsidRPr="00D822A3">
        <w:rPr>
          <w:highlight w:val="white"/>
          <w:lang w:val="en-GB"/>
        </w:rPr>
        <w:t xml:space="preserve">      double a = fabs(x) / pow(2, n);</w:t>
      </w:r>
    </w:p>
    <w:p w14:paraId="0869F1FF" w14:textId="77777777" w:rsidR="00555D55" w:rsidRPr="00D822A3" w:rsidRDefault="00555D55" w:rsidP="00E92687">
      <w:pPr>
        <w:pStyle w:val="Code"/>
        <w:rPr>
          <w:highlight w:val="white"/>
          <w:lang w:val="en-GB"/>
        </w:rPr>
      </w:pPr>
      <w:r w:rsidRPr="00D822A3">
        <w:rPr>
          <w:highlight w:val="white"/>
          <w:lang w:val="en-GB"/>
        </w:rPr>
        <w:t xml:space="preserve">      return (x &lt; 0) ? -a : a;</w:t>
      </w:r>
    </w:p>
    <w:p w14:paraId="63756FC5" w14:textId="77777777" w:rsidR="00555D55" w:rsidRPr="00D822A3" w:rsidRDefault="00555D55" w:rsidP="00E92687">
      <w:pPr>
        <w:pStyle w:val="Code"/>
        <w:rPr>
          <w:highlight w:val="white"/>
          <w:lang w:val="en-GB"/>
        </w:rPr>
      </w:pPr>
      <w:r w:rsidRPr="00D822A3">
        <w:rPr>
          <w:highlight w:val="white"/>
          <w:lang w:val="en-GB"/>
        </w:rPr>
        <w:t xml:space="preserve">    }</w:t>
      </w:r>
    </w:p>
    <w:p w14:paraId="2B4DB1E2" w14:textId="77777777" w:rsidR="00555D55" w:rsidRPr="00D822A3" w:rsidRDefault="00555D55" w:rsidP="00E92687">
      <w:pPr>
        <w:pStyle w:val="Code"/>
        <w:rPr>
          <w:highlight w:val="white"/>
          <w:lang w:val="en-GB"/>
        </w:rPr>
      </w:pPr>
      <w:r w:rsidRPr="00D822A3">
        <w:rPr>
          <w:highlight w:val="white"/>
          <w:lang w:val="en-GB"/>
        </w:rPr>
        <w:t xml:space="preserve">  }</w:t>
      </w:r>
    </w:p>
    <w:p w14:paraId="5EADF25B" w14:textId="77777777" w:rsidR="00555D55" w:rsidRPr="00D822A3" w:rsidRDefault="00555D55" w:rsidP="00E92687">
      <w:pPr>
        <w:pStyle w:val="Code"/>
        <w:rPr>
          <w:highlight w:val="white"/>
          <w:lang w:val="en-GB"/>
        </w:rPr>
      </w:pPr>
      <w:r w:rsidRPr="00D822A3">
        <w:rPr>
          <w:highlight w:val="white"/>
          <w:lang w:val="en-GB"/>
        </w:rPr>
        <w:t>}</w:t>
      </w:r>
    </w:p>
    <w:p w14:paraId="5237834B" w14:textId="77777777" w:rsidR="00555D55" w:rsidRPr="00D822A3" w:rsidRDefault="00555D55" w:rsidP="00B92E77">
      <w:pPr>
        <w:pStyle w:val="Code"/>
        <w:rPr>
          <w:highlight w:val="white"/>
          <w:lang w:val="en-GB"/>
        </w:rPr>
      </w:pPr>
    </w:p>
    <w:p w14:paraId="36B4C637" w14:textId="77777777" w:rsidR="00555D55" w:rsidRPr="00D822A3" w:rsidRDefault="00555D55" w:rsidP="00B92E77">
      <w:pPr>
        <w:pStyle w:val="Code"/>
        <w:rPr>
          <w:highlight w:val="white"/>
          <w:lang w:val="en-GB"/>
        </w:rPr>
      </w:pPr>
      <w:r w:rsidRPr="00D822A3">
        <w:rPr>
          <w:highlight w:val="white"/>
          <w:lang w:val="en-GB"/>
        </w:rPr>
        <w:t>double sin(double x) {</w:t>
      </w:r>
    </w:p>
    <w:p w14:paraId="5024EA05" w14:textId="77777777" w:rsidR="00555D55" w:rsidRPr="00D822A3" w:rsidRDefault="00555D55" w:rsidP="00B92E77">
      <w:pPr>
        <w:pStyle w:val="Code"/>
        <w:rPr>
          <w:highlight w:val="white"/>
          <w:lang w:val="en-GB"/>
        </w:rPr>
      </w:pPr>
      <w:r w:rsidRPr="00D822A3">
        <w:rPr>
          <w:highlight w:val="white"/>
          <w:lang w:val="en-GB"/>
        </w:rPr>
        <w:t xml:space="preserve">  double n = 0, plusMinusOne = 1, faculty = 1, power = x, term, sum = 0;</w:t>
      </w:r>
    </w:p>
    <w:p w14:paraId="3332AAF1" w14:textId="77777777" w:rsidR="00555D55" w:rsidRPr="00D822A3" w:rsidRDefault="00555D55" w:rsidP="00B92E77">
      <w:pPr>
        <w:pStyle w:val="Code"/>
        <w:rPr>
          <w:highlight w:val="white"/>
          <w:lang w:val="en-GB"/>
        </w:rPr>
      </w:pPr>
    </w:p>
    <w:p w14:paraId="39D4B352" w14:textId="77777777" w:rsidR="00555D55" w:rsidRPr="00D822A3" w:rsidRDefault="00555D55" w:rsidP="00B92E77">
      <w:pPr>
        <w:pStyle w:val="Code"/>
        <w:rPr>
          <w:highlight w:val="white"/>
          <w:lang w:val="en-GB"/>
        </w:rPr>
      </w:pPr>
      <w:r w:rsidRPr="00D822A3">
        <w:rPr>
          <w:highlight w:val="white"/>
          <w:lang w:val="en-GB"/>
        </w:rPr>
        <w:t xml:space="preserve">  do {</w:t>
      </w:r>
    </w:p>
    <w:p w14:paraId="2FF02D7A" w14:textId="77777777"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2C0D6F3F" w14:textId="77777777" w:rsidR="00555D55" w:rsidRPr="00D822A3" w:rsidRDefault="00555D55" w:rsidP="00B92E77">
      <w:pPr>
        <w:pStyle w:val="Code"/>
        <w:rPr>
          <w:highlight w:val="white"/>
          <w:lang w:val="en-GB"/>
        </w:rPr>
      </w:pPr>
      <w:r w:rsidRPr="00D822A3">
        <w:rPr>
          <w:highlight w:val="white"/>
          <w:lang w:val="en-GB"/>
        </w:rPr>
        <w:t xml:space="preserve">    sum += term;</w:t>
      </w:r>
    </w:p>
    <w:p w14:paraId="1A719A22"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1332C074" w14:textId="77777777" w:rsidR="00555D55" w:rsidRPr="00D822A3" w:rsidRDefault="00555D55" w:rsidP="00B92E77">
      <w:pPr>
        <w:pStyle w:val="Code"/>
        <w:rPr>
          <w:highlight w:val="white"/>
          <w:lang w:val="en-GB"/>
        </w:rPr>
      </w:pPr>
      <w:r w:rsidRPr="00D822A3">
        <w:rPr>
          <w:highlight w:val="white"/>
          <w:lang w:val="en-GB"/>
        </w:rPr>
        <w:t xml:space="preserve">    power *= x * x;</w:t>
      </w:r>
    </w:p>
    <w:p w14:paraId="1D0DDB2A" w14:textId="77777777" w:rsidR="00555D55" w:rsidRPr="00D822A3" w:rsidRDefault="00555D55" w:rsidP="00B92E77">
      <w:pPr>
        <w:pStyle w:val="Code"/>
        <w:rPr>
          <w:highlight w:val="white"/>
          <w:lang w:val="en-GB"/>
        </w:rPr>
      </w:pPr>
      <w:r w:rsidRPr="00D822A3">
        <w:rPr>
          <w:highlight w:val="white"/>
          <w:lang w:val="en-GB"/>
        </w:rPr>
        <w:t xml:space="preserve">    faculty *= (n + 2) * (n + 3);</w:t>
      </w:r>
    </w:p>
    <w:p w14:paraId="379D9680" w14:textId="77777777" w:rsidR="00555D55" w:rsidRPr="00D822A3" w:rsidRDefault="00555D55" w:rsidP="00B92E77">
      <w:pPr>
        <w:pStyle w:val="Code"/>
        <w:rPr>
          <w:highlight w:val="white"/>
          <w:lang w:val="en-GB"/>
        </w:rPr>
      </w:pPr>
      <w:r w:rsidRPr="00D822A3">
        <w:rPr>
          <w:highlight w:val="white"/>
          <w:lang w:val="en-GB"/>
        </w:rPr>
        <w:t xml:space="preserve">    n += 2;</w:t>
      </w:r>
    </w:p>
    <w:p w14:paraId="33A387D7"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239F06B1" w14:textId="77777777" w:rsidR="00555D55" w:rsidRPr="00D822A3" w:rsidRDefault="00555D55" w:rsidP="00B92E77">
      <w:pPr>
        <w:pStyle w:val="Code"/>
        <w:rPr>
          <w:highlight w:val="white"/>
          <w:lang w:val="en-GB"/>
        </w:rPr>
      </w:pPr>
    </w:p>
    <w:p w14:paraId="26D087FF" w14:textId="77777777" w:rsidR="00555D55" w:rsidRPr="00D822A3" w:rsidRDefault="00555D55" w:rsidP="00B92E77">
      <w:pPr>
        <w:pStyle w:val="Code"/>
        <w:rPr>
          <w:highlight w:val="white"/>
          <w:lang w:val="en-GB"/>
        </w:rPr>
      </w:pPr>
      <w:r w:rsidRPr="00D822A3">
        <w:rPr>
          <w:highlight w:val="white"/>
          <w:lang w:val="en-GB"/>
        </w:rPr>
        <w:t xml:space="preserve">  return sum;</w:t>
      </w:r>
    </w:p>
    <w:p w14:paraId="28FE175B" w14:textId="77777777" w:rsidR="00555D55" w:rsidRPr="00D822A3" w:rsidRDefault="00555D55" w:rsidP="00B92E77">
      <w:pPr>
        <w:pStyle w:val="Code"/>
        <w:rPr>
          <w:highlight w:val="white"/>
          <w:lang w:val="en-GB"/>
        </w:rPr>
      </w:pPr>
      <w:r w:rsidRPr="00D822A3">
        <w:rPr>
          <w:highlight w:val="white"/>
          <w:lang w:val="en-GB"/>
        </w:rPr>
        <w:t>}</w:t>
      </w:r>
    </w:p>
    <w:p w14:paraId="36D2D01B" w14:textId="77777777" w:rsidR="00555D55" w:rsidRPr="00D822A3" w:rsidRDefault="00555D55" w:rsidP="00B92E77">
      <w:pPr>
        <w:pStyle w:val="Code"/>
        <w:rPr>
          <w:highlight w:val="white"/>
          <w:lang w:val="en-GB"/>
        </w:rPr>
      </w:pPr>
    </w:p>
    <w:p w14:paraId="508671AD" w14:textId="77777777" w:rsidR="00555D55" w:rsidRPr="00D822A3" w:rsidRDefault="00555D55" w:rsidP="00B92E77">
      <w:pPr>
        <w:pStyle w:val="Code"/>
        <w:rPr>
          <w:highlight w:val="white"/>
          <w:lang w:val="en-GB"/>
        </w:rPr>
      </w:pPr>
      <w:r w:rsidRPr="00D822A3">
        <w:rPr>
          <w:highlight w:val="white"/>
          <w:lang w:val="en-GB"/>
        </w:rPr>
        <w:t>double cos(double x) {</w:t>
      </w:r>
    </w:p>
    <w:p w14:paraId="50C3D9D5" w14:textId="77777777" w:rsidR="00555D55" w:rsidRPr="00D822A3" w:rsidRDefault="00555D55" w:rsidP="00B92E77">
      <w:pPr>
        <w:pStyle w:val="Code"/>
        <w:rPr>
          <w:highlight w:val="white"/>
          <w:lang w:val="en-GB"/>
        </w:rPr>
      </w:pPr>
      <w:r w:rsidRPr="00D822A3">
        <w:rPr>
          <w:highlight w:val="white"/>
          <w:lang w:val="en-GB"/>
        </w:rPr>
        <w:t xml:space="preserve">  double n = 0, plusMinusOne = 1, faculty = 1, power = 1, term, sum = 0;</w:t>
      </w:r>
    </w:p>
    <w:p w14:paraId="04888E02" w14:textId="77777777" w:rsidR="00555D55" w:rsidRPr="00D822A3" w:rsidRDefault="00555D55" w:rsidP="00B92E77">
      <w:pPr>
        <w:pStyle w:val="Code"/>
        <w:rPr>
          <w:highlight w:val="white"/>
          <w:lang w:val="en-GB"/>
        </w:rPr>
      </w:pPr>
    </w:p>
    <w:p w14:paraId="05BC9D19" w14:textId="77777777" w:rsidR="00555D55" w:rsidRPr="00D822A3" w:rsidRDefault="00555D55" w:rsidP="00B92E77">
      <w:pPr>
        <w:pStyle w:val="Code"/>
        <w:rPr>
          <w:highlight w:val="white"/>
          <w:lang w:val="en-GB"/>
        </w:rPr>
      </w:pPr>
      <w:r w:rsidRPr="00D822A3">
        <w:rPr>
          <w:highlight w:val="white"/>
          <w:lang w:val="en-GB"/>
        </w:rPr>
        <w:t xml:space="preserve">  do {</w:t>
      </w:r>
    </w:p>
    <w:p w14:paraId="2FE38EAA" w14:textId="77777777"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47E4EDA5" w14:textId="77777777" w:rsidR="00555D55" w:rsidRPr="00D822A3" w:rsidRDefault="00555D55" w:rsidP="00B92E77">
      <w:pPr>
        <w:pStyle w:val="Code"/>
        <w:rPr>
          <w:highlight w:val="white"/>
          <w:lang w:val="en-GB"/>
        </w:rPr>
      </w:pPr>
      <w:r w:rsidRPr="00D822A3">
        <w:rPr>
          <w:highlight w:val="white"/>
          <w:lang w:val="en-GB"/>
        </w:rPr>
        <w:t xml:space="preserve">    sum += term;</w:t>
      </w:r>
    </w:p>
    <w:p w14:paraId="347D9D45"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52074119" w14:textId="77777777" w:rsidR="00555D55" w:rsidRPr="00D822A3" w:rsidRDefault="00555D55" w:rsidP="00B92E77">
      <w:pPr>
        <w:pStyle w:val="Code"/>
        <w:rPr>
          <w:highlight w:val="white"/>
          <w:lang w:val="en-GB"/>
        </w:rPr>
      </w:pPr>
      <w:r w:rsidRPr="00D822A3">
        <w:rPr>
          <w:highlight w:val="white"/>
          <w:lang w:val="en-GB"/>
        </w:rPr>
        <w:t xml:space="preserve">    power *= x * x;</w:t>
      </w:r>
    </w:p>
    <w:p w14:paraId="7B593E89" w14:textId="77777777" w:rsidR="00555D55" w:rsidRPr="00D822A3" w:rsidRDefault="00555D55" w:rsidP="00B92E77">
      <w:pPr>
        <w:pStyle w:val="Code"/>
        <w:rPr>
          <w:highlight w:val="white"/>
          <w:lang w:val="en-GB"/>
        </w:rPr>
      </w:pPr>
      <w:r w:rsidRPr="00D822A3">
        <w:rPr>
          <w:highlight w:val="white"/>
          <w:lang w:val="en-GB"/>
        </w:rPr>
        <w:t xml:space="preserve">    faculty *= (n + 1) * (n + 2);</w:t>
      </w:r>
    </w:p>
    <w:p w14:paraId="29C10189" w14:textId="77777777" w:rsidR="00555D55" w:rsidRPr="00D822A3" w:rsidRDefault="00555D55" w:rsidP="00B92E77">
      <w:pPr>
        <w:pStyle w:val="Code"/>
        <w:rPr>
          <w:highlight w:val="white"/>
          <w:lang w:val="en-GB"/>
        </w:rPr>
      </w:pPr>
      <w:r w:rsidRPr="00D822A3">
        <w:rPr>
          <w:highlight w:val="white"/>
          <w:lang w:val="en-GB"/>
        </w:rPr>
        <w:t xml:space="preserve">    n += 2;</w:t>
      </w:r>
    </w:p>
    <w:p w14:paraId="6C64B0AB"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6DDA9065" w14:textId="77777777" w:rsidR="00555D55" w:rsidRPr="00D822A3" w:rsidRDefault="00555D55" w:rsidP="00B92E77">
      <w:pPr>
        <w:pStyle w:val="Code"/>
        <w:rPr>
          <w:highlight w:val="white"/>
          <w:lang w:val="en-GB"/>
        </w:rPr>
      </w:pPr>
    </w:p>
    <w:p w14:paraId="74E271B1" w14:textId="77777777" w:rsidR="00555D55" w:rsidRPr="00D822A3" w:rsidRDefault="00555D55" w:rsidP="00B92E77">
      <w:pPr>
        <w:pStyle w:val="Code"/>
        <w:rPr>
          <w:highlight w:val="white"/>
          <w:lang w:val="en-GB"/>
        </w:rPr>
      </w:pPr>
      <w:r w:rsidRPr="00D822A3">
        <w:rPr>
          <w:highlight w:val="white"/>
          <w:lang w:val="en-GB"/>
        </w:rPr>
        <w:t xml:space="preserve">  return sum;</w:t>
      </w:r>
    </w:p>
    <w:p w14:paraId="2E308F02" w14:textId="77777777" w:rsidR="00555D55" w:rsidRPr="00D822A3" w:rsidRDefault="00555D55" w:rsidP="00B92E77">
      <w:pPr>
        <w:pStyle w:val="Code"/>
        <w:rPr>
          <w:highlight w:val="white"/>
          <w:lang w:val="en-GB"/>
        </w:rPr>
      </w:pPr>
      <w:r w:rsidRPr="00D822A3">
        <w:rPr>
          <w:highlight w:val="white"/>
          <w:lang w:val="en-GB"/>
        </w:rPr>
        <w:t>}</w:t>
      </w:r>
    </w:p>
    <w:p w14:paraId="17EB155F" w14:textId="77777777" w:rsidR="00555D55" w:rsidRPr="00D822A3" w:rsidRDefault="00555D55" w:rsidP="00B92E77">
      <w:pPr>
        <w:pStyle w:val="Code"/>
        <w:rPr>
          <w:highlight w:val="white"/>
          <w:lang w:val="en-GB"/>
        </w:rPr>
      </w:pPr>
    </w:p>
    <w:p w14:paraId="309FA897" w14:textId="77777777" w:rsidR="00555D55" w:rsidRPr="00D822A3" w:rsidRDefault="00555D55" w:rsidP="00B92E77">
      <w:pPr>
        <w:pStyle w:val="Code"/>
        <w:rPr>
          <w:highlight w:val="white"/>
          <w:lang w:val="en-GB"/>
        </w:rPr>
      </w:pPr>
      <w:r w:rsidRPr="00D822A3">
        <w:rPr>
          <w:highlight w:val="white"/>
          <w:lang w:val="en-GB"/>
        </w:rPr>
        <w:t>double tan(double x) {</w:t>
      </w:r>
    </w:p>
    <w:p w14:paraId="781382D7" w14:textId="77777777" w:rsidR="00555D55" w:rsidRPr="00D822A3" w:rsidRDefault="00555D55" w:rsidP="00B92E77">
      <w:pPr>
        <w:pStyle w:val="Code"/>
        <w:rPr>
          <w:highlight w:val="white"/>
          <w:lang w:val="en-GB"/>
        </w:rPr>
      </w:pPr>
      <w:r w:rsidRPr="00D822A3">
        <w:rPr>
          <w:highlight w:val="white"/>
          <w:lang w:val="en-GB"/>
        </w:rPr>
        <w:t xml:space="preserve">  double cos_value  = cos(x);</w:t>
      </w:r>
    </w:p>
    <w:p w14:paraId="1F8F7814" w14:textId="77777777" w:rsidR="00555D55" w:rsidRPr="00D822A3" w:rsidRDefault="00555D55" w:rsidP="00B92E77">
      <w:pPr>
        <w:pStyle w:val="Code"/>
        <w:rPr>
          <w:highlight w:val="white"/>
          <w:lang w:val="en-GB"/>
        </w:rPr>
      </w:pPr>
    </w:p>
    <w:p w14:paraId="5DFE6869" w14:textId="77777777" w:rsidR="00555D55" w:rsidRPr="00D822A3" w:rsidRDefault="00555D55" w:rsidP="00B92E77">
      <w:pPr>
        <w:pStyle w:val="Code"/>
        <w:rPr>
          <w:highlight w:val="white"/>
          <w:lang w:val="en-GB"/>
        </w:rPr>
      </w:pPr>
      <w:r w:rsidRPr="00D822A3">
        <w:rPr>
          <w:highlight w:val="white"/>
          <w:lang w:val="en-GB"/>
        </w:rPr>
        <w:t xml:space="preserve">  if (cos_value != 0) {</w:t>
      </w:r>
    </w:p>
    <w:p w14:paraId="03F8797C" w14:textId="77777777" w:rsidR="00555D55" w:rsidRPr="00D822A3" w:rsidRDefault="00555D55" w:rsidP="00B92E77">
      <w:pPr>
        <w:pStyle w:val="Code"/>
        <w:rPr>
          <w:highlight w:val="white"/>
          <w:lang w:val="en-GB"/>
        </w:rPr>
      </w:pPr>
      <w:r w:rsidRPr="00D822A3">
        <w:rPr>
          <w:highlight w:val="white"/>
          <w:lang w:val="en-GB"/>
        </w:rPr>
        <w:t xml:space="preserve">    return sin(x) / cos_value;</w:t>
      </w:r>
    </w:p>
    <w:p w14:paraId="6E594EC1" w14:textId="77777777" w:rsidR="00555D55" w:rsidRPr="00D822A3" w:rsidRDefault="00555D55" w:rsidP="00B92E77">
      <w:pPr>
        <w:pStyle w:val="Code"/>
        <w:rPr>
          <w:highlight w:val="white"/>
          <w:lang w:val="en-GB"/>
        </w:rPr>
      </w:pPr>
      <w:r w:rsidRPr="00D822A3">
        <w:rPr>
          <w:highlight w:val="white"/>
          <w:lang w:val="en-GB"/>
        </w:rPr>
        <w:t xml:space="preserve">  }</w:t>
      </w:r>
    </w:p>
    <w:p w14:paraId="732F319B" w14:textId="77777777" w:rsidR="00555D55" w:rsidRPr="00D822A3" w:rsidRDefault="00555D55" w:rsidP="00B92E77">
      <w:pPr>
        <w:pStyle w:val="Code"/>
        <w:rPr>
          <w:highlight w:val="white"/>
          <w:lang w:val="en-GB"/>
        </w:rPr>
      </w:pPr>
      <w:r w:rsidRPr="00D822A3">
        <w:rPr>
          <w:highlight w:val="white"/>
          <w:lang w:val="en-GB"/>
        </w:rPr>
        <w:t xml:space="preserve">  else {</w:t>
      </w:r>
    </w:p>
    <w:p w14:paraId="748EEBE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9FE2DEE" w14:textId="77777777" w:rsidR="00555D55" w:rsidRPr="00D822A3" w:rsidRDefault="00555D55" w:rsidP="00B92E77">
      <w:pPr>
        <w:pStyle w:val="Code"/>
        <w:rPr>
          <w:highlight w:val="white"/>
          <w:lang w:val="en-GB"/>
        </w:rPr>
      </w:pPr>
      <w:r w:rsidRPr="00D822A3">
        <w:rPr>
          <w:highlight w:val="white"/>
          <w:lang w:val="en-GB"/>
        </w:rPr>
        <w:t xml:space="preserve">    return 0;</w:t>
      </w:r>
    </w:p>
    <w:p w14:paraId="1734D1EA" w14:textId="77777777" w:rsidR="00555D55" w:rsidRPr="00D822A3" w:rsidRDefault="00555D55" w:rsidP="00B92E77">
      <w:pPr>
        <w:pStyle w:val="Code"/>
        <w:rPr>
          <w:highlight w:val="white"/>
          <w:lang w:val="en-GB"/>
        </w:rPr>
      </w:pPr>
      <w:r w:rsidRPr="00D822A3">
        <w:rPr>
          <w:highlight w:val="white"/>
          <w:lang w:val="en-GB"/>
        </w:rPr>
        <w:t xml:space="preserve">  }</w:t>
      </w:r>
    </w:p>
    <w:p w14:paraId="6065B84D" w14:textId="77777777" w:rsidR="00555D55" w:rsidRPr="00D822A3" w:rsidRDefault="00555D55" w:rsidP="00B92E77">
      <w:pPr>
        <w:pStyle w:val="Code"/>
        <w:rPr>
          <w:highlight w:val="white"/>
          <w:lang w:val="en-GB"/>
        </w:rPr>
      </w:pPr>
      <w:r w:rsidRPr="00D822A3">
        <w:rPr>
          <w:highlight w:val="white"/>
          <w:lang w:val="en-GB"/>
        </w:rPr>
        <w:t>}</w:t>
      </w:r>
    </w:p>
    <w:p w14:paraId="395C47F3" w14:textId="77777777" w:rsidR="00555D55" w:rsidRPr="00D822A3" w:rsidRDefault="00555D55" w:rsidP="00B92E77">
      <w:pPr>
        <w:pStyle w:val="Code"/>
        <w:rPr>
          <w:highlight w:val="white"/>
          <w:lang w:val="en-GB"/>
        </w:rPr>
      </w:pPr>
    </w:p>
    <w:p w14:paraId="24411749" w14:textId="77777777" w:rsidR="00555D55" w:rsidRPr="00D822A3" w:rsidRDefault="00555D55" w:rsidP="00B92E77">
      <w:pPr>
        <w:pStyle w:val="Code"/>
        <w:rPr>
          <w:highlight w:val="white"/>
          <w:lang w:val="en-GB"/>
        </w:rPr>
      </w:pPr>
      <w:r w:rsidRPr="00D822A3">
        <w:rPr>
          <w:highlight w:val="white"/>
          <w:lang w:val="en-GB"/>
        </w:rPr>
        <w:t>double sinh(double x) {</w:t>
      </w:r>
    </w:p>
    <w:p w14:paraId="70271579"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266FA783" w14:textId="77777777" w:rsidR="00555D55" w:rsidRPr="00D822A3" w:rsidRDefault="00555D55" w:rsidP="00B92E77">
      <w:pPr>
        <w:pStyle w:val="Code"/>
        <w:rPr>
          <w:highlight w:val="white"/>
          <w:lang w:val="en-GB"/>
        </w:rPr>
      </w:pPr>
      <w:r w:rsidRPr="00D822A3">
        <w:rPr>
          <w:highlight w:val="white"/>
          <w:lang w:val="en-GB"/>
        </w:rPr>
        <w:t>}</w:t>
      </w:r>
    </w:p>
    <w:p w14:paraId="247A1D71" w14:textId="77777777" w:rsidR="00555D55" w:rsidRPr="00D822A3" w:rsidRDefault="00555D55" w:rsidP="00B92E77">
      <w:pPr>
        <w:pStyle w:val="Code"/>
        <w:rPr>
          <w:highlight w:val="white"/>
          <w:lang w:val="en-GB"/>
        </w:rPr>
      </w:pPr>
    </w:p>
    <w:p w14:paraId="7BC82B26" w14:textId="77777777" w:rsidR="00555D55" w:rsidRPr="00D822A3" w:rsidRDefault="00555D55" w:rsidP="00B92E77">
      <w:pPr>
        <w:pStyle w:val="Code"/>
        <w:rPr>
          <w:highlight w:val="white"/>
          <w:lang w:val="en-GB"/>
        </w:rPr>
      </w:pPr>
      <w:r w:rsidRPr="00D822A3">
        <w:rPr>
          <w:highlight w:val="white"/>
          <w:lang w:val="en-GB"/>
        </w:rPr>
        <w:t>double cosh(double x) {</w:t>
      </w:r>
    </w:p>
    <w:p w14:paraId="492C4C5C"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437A537E" w14:textId="77777777" w:rsidR="00555D55" w:rsidRPr="00D822A3" w:rsidRDefault="00555D55" w:rsidP="00B92E77">
      <w:pPr>
        <w:pStyle w:val="Code"/>
        <w:rPr>
          <w:highlight w:val="white"/>
          <w:lang w:val="en-GB"/>
        </w:rPr>
      </w:pPr>
      <w:r w:rsidRPr="00D822A3">
        <w:rPr>
          <w:highlight w:val="white"/>
          <w:lang w:val="en-GB"/>
        </w:rPr>
        <w:t>}</w:t>
      </w:r>
    </w:p>
    <w:p w14:paraId="46E1DC18" w14:textId="77777777" w:rsidR="00555D55" w:rsidRPr="00D822A3" w:rsidRDefault="00555D55" w:rsidP="00B92E77">
      <w:pPr>
        <w:pStyle w:val="Code"/>
        <w:rPr>
          <w:highlight w:val="white"/>
          <w:lang w:val="en-GB"/>
        </w:rPr>
      </w:pPr>
    </w:p>
    <w:p w14:paraId="61C55DF5" w14:textId="77777777" w:rsidR="00555D55" w:rsidRPr="00D822A3" w:rsidRDefault="00555D55" w:rsidP="00B92E77">
      <w:pPr>
        <w:pStyle w:val="Code"/>
        <w:rPr>
          <w:highlight w:val="white"/>
          <w:lang w:val="en-GB"/>
        </w:rPr>
      </w:pPr>
      <w:r w:rsidRPr="00D822A3">
        <w:rPr>
          <w:highlight w:val="white"/>
          <w:lang w:val="en-GB"/>
        </w:rPr>
        <w:t>double tanh(double x) {</w:t>
      </w:r>
    </w:p>
    <w:p w14:paraId="6BB266A7" w14:textId="77777777" w:rsidR="00555D55" w:rsidRPr="00D822A3" w:rsidRDefault="00555D55" w:rsidP="00B92E77">
      <w:pPr>
        <w:pStyle w:val="Code"/>
        <w:rPr>
          <w:highlight w:val="white"/>
          <w:lang w:val="en-GB"/>
        </w:rPr>
      </w:pPr>
      <w:r w:rsidRPr="00D822A3">
        <w:rPr>
          <w:highlight w:val="white"/>
          <w:lang w:val="en-GB"/>
        </w:rPr>
        <w:t xml:space="preserve">  return sinh(x) / cosh(x);</w:t>
      </w:r>
    </w:p>
    <w:p w14:paraId="36190F07" w14:textId="77777777" w:rsidR="00555D55" w:rsidRPr="00D822A3" w:rsidRDefault="00555D55" w:rsidP="00B92E77">
      <w:pPr>
        <w:pStyle w:val="Code"/>
        <w:rPr>
          <w:highlight w:val="white"/>
          <w:lang w:val="en-GB"/>
        </w:rPr>
      </w:pPr>
      <w:r w:rsidRPr="00D822A3">
        <w:rPr>
          <w:highlight w:val="white"/>
          <w:lang w:val="en-GB"/>
        </w:rPr>
        <w:t>}</w:t>
      </w:r>
    </w:p>
    <w:p w14:paraId="7A624AD8" w14:textId="77777777" w:rsidR="00555D55" w:rsidRPr="00D822A3" w:rsidRDefault="00555D55" w:rsidP="00B92E77">
      <w:pPr>
        <w:pStyle w:val="Code"/>
        <w:rPr>
          <w:highlight w:val="white"/>
          <w:lang w:val="en-GB"/>
        </w:rPr>
      </w:pPr>
    </w:p>
    <w:p w14:paraId="27DE2F5D" w14:textId="77777777" w:rsidR="00555D55" w:rsidRPr="00D822A3" w:rsidRDefault="00555D55" w:rsidP="00B92E77">
      <w:pPr>
        <w:pStyle w:val="Code"/>
        <w:rPr>
          <w:highlight w:val="white"/>
          <w:lang w:val="en-GB"/>
        </w:rPr>
      </w:pPr>
      <w:r w:rsidRPr="00D822A3">
        <w:rPr>
          <w:highlight w:val="white"/>
          <w:lang w:val="en-GB"/>
        </w:rPr>
        <w:t>double sqrt(double v) {</w:t>
      </w:r>
    </w:p>
    <w:p w14:paraId="11CBD609" w14:textId="77777777" w:rsidR="00555D55" w:rsidRPr="00D822A3" w:rsidRDefault="00555D55" w:rsidP="00B92E77">
      <w:pPr>
        <w:pStyle w:val="Code"/>
        <w:rPr>
          <w:highlight w:val="white"/>
          <w:lang w:val="en-GB"/>
        </w:rPr>
      </w:pPr>
      <w:r w:rsidRPr="00D822A3">
        <w:rPr>
          <w:highlight w:val="white"/>
          <w:lang w:val="en-GB"/>
        </w:rPr>
        <w:t xml:space="preserve">  if (v &gt;= 0) {</w:t>
      </w:r>
    </w:p>
    <w:p w14:paraId="53DEC32D"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23F2801F" w14:textId="77777777" w:rsidR="00555D55" w:rsidRPr="00D822A3" w:rsidRDefault="00555D55" w:rsidP="00B92E77">
      <w:pPr>
        <w:pStyle w:val="Code"/>
        <w:rPr>
          <w:highlight w:val="white"/>
          <w:lang w:val="en-GB"/>
        </w:rPr>
      </w:pPr>
    </w:p>
    <w:p w14:paraId="2929F8E2" w14:textId="77777777" w:rsidR="00555D55" w:rsidRPr="00D822A3" w:rsidRDefault="00555D55" w:rsidP="00B92E77">
      <w:pPr>
        <w:pStyle w:val="Code"/>
        <w:rPr>
          <w:highlight w:val="white"/>
          <w:lang w:val="en-GB"/>
        </w:rPr>
      </w:pPr>
      <w:r w:rsidRPr="00D822A3">
        <w:rPr>
          <w:highlight w:val="white"/>
          <w:lang w:val="en-GB"/>
        </w:rPr>
        <w:t xml:space="preserve">    do {</w:t>
      </w:r>
    </w:p>
    <w:p w14:paraId="4A3DC4DA" w14:textId="77777777" w:rsidR="00555D55" w:rsidRPr="00D822A3" w:rsidRDefault="00555D55" w:rsidP="00B92E77">
      <w:pPr>
        <w:pStyle w:val="Code"/>
        <w:rPr>
          <w:highlight w:val="white"/>
          <w:lang w:val="en-GB"/>
        </w:rPr>
      </w:pPr>
      <w:r w:rsidRPr="00D822A3">
        <w:rPr>
          <w:highlight w:val="white"/>
          <w:lang w:val="en-GB"/>
        </w:rPr>
        <w:t xml:space="preserve">      x = x_nplus1;</w:t>
      </w:r>
    </w:p>
    <w:p w14:paraId="3EB5B55D" w14:textId="77777777" w:rsidR="00555D55" w:rsidRPr="00D822A3" w:rsidRDefault="00555D55" w:rsidP="00B92E77">
      <w:pPr>
        <w:pStyle w:val="Code"/>
        <w:rPr>
          <w:highlight w:val="white"/>
          <w:lang w:val="en-GB"/>
        </w:rPr>
      </w:pPr>
      <w:r w:rsidRPr="00D822A3">
        <w:rPr>
          <w:highlight w:val="white"/>
          <w:lang w:val="en-GB"/>
        </w:rPr>
        <w:t xml:space="preserve">      x_nplus1 = (x + (v / x)) / 2;</w:t>
      </w:r>
    </w:p>
    <w:p w14:paraId="5BFB8647"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5B5B354C" w14:textId="77777777" w:rsidR="00555D55" w:rsidRPr="00D822A3" w:rsidRDefault="00555D55" w:rsidP="00B92E77">
      <w:pPr>
        <w:pStyle w:val="Code"/>
        <w:rPr>
          <w:highlight w:val="white"/>
          <w:lang w:val="en-GB"/>
        </w:rPr>
      </w:pPr>
    </w:p>
    <w:p w14:paraId="551886D7"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28F9C4F7" w14:textId="77777777" w:rsidR="00555D55" w:rsidRPr="00D822A3" w:rsidRDefault="00555D55" w:rsidP="00B92E77">
      <w:pPr>
        <w:pStyle w:val="Code"/>
        <w:rPr>
          <w:highlight w:val="white"/>
          <w:lang w:val="en-GB"/>
        </w:rPr>
      </w:pPr>
      <w:r w:rsidRPr="00D822A3">
        <w:rPr>
          <w:highlight w:val="white"/>
          <w:lang w:val="en-GB"/>
        </w:rPr>
        <w:t xml:space="preserve">  }</w:t>
      </w:r>
    </w:p>
    <w:p w14:paraId="11060FED" w14:textId="77777777" w:rsidR="00555D55" w:rsidRPr="00D822A3" w:rsidRDefault="00555D55" w:rsidP="00B92E77">
      <w:pPr>
        <w:pStyle w:val="Code"/>
        <w:rPr>
          <w:highlight w:val="white"/>
          <w:lang w:val="en-GB"/>
        </w:rPr>
      </w:pPr>
      <w:r w:rsidRPr="00D822A3">
        <w:rPr>
          <w:highlight w:val="white"/>
          <w:lang w:val="en-GB"/>
        </w:rPr>
        <w:t xml:space="preserve">  else {</w:t>
      </w:r>
    </w:p>
    <w:p w14:paraId="309DA28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A7208EA" w14:textId="77777777" w:rsidR="00555D55" w:rsidRPr="00D822A3" w:rsidRDefault="00555D55" w:rsidP="00B92E77">
      <w:pPr>
        <w:pStyle w:val="Code"/>
        <w:rPr>
          <w:highlight w:val="white"/>
          <w:lang w:val="en-GB"/>
        </w:rPr>
      </w:pPr>
      <w:r w:rsidRPr="00D822A3">
        <w:rPr>
          <w:highlight w:val="white"/>
          <w:lang w:val="en-GB"/>
        </w:rPr>
        <w:t xml:space="preserve">    return 0;</w:t>
      </w:r>
    </w:p>
    <w:p w14:paraId="73CCBEFD" w14:textId="77777777" w:rsidR="00555D55" w:rsidRPr="00D822A3" w:rsidRDefault="00555D55" w:rsidP="00B92E77">
      <w:pPr>
        <w:pStyle w:val="Code"/>
        <w:rPr>
          <w:highlight w:val="white"/>
          <w:lang w:val="en-GB"/>
        </w:rPr>
      </w:pPr>
      <w:r w:rsidRPr="00D822A3">
        <w:rPr>
          <w:highlight w:val="white"/>
          <w:lang w:val="en-GB"/>
        </w:rPr>
        <w:t xml:space="preserve">  }</w:t>
      </w:r>
    </w:p>
    <w:p w14:paraId="10C7E2C7" w14:textId="77777777" w:rsidR="00555D55" w:rsidRPr="00D822A3" w:rsidRDefault="00555D55" w:rsidP="00B92E77">
      <w:pPr>
        <w:pStyle w:val="Code"/>
        <w:rPr>
          <w:highlight w:val="white"/>
          <w:lang w:val="en-GB"/>
        </w:rPr>
      </w:pPr>
      <w:r w:rsidRPr="00D822A3">
        <w:rPr>
          <w:highlight w:val="white"/>
          <w:lang w:val="en-GB"/>
        </w:rPr>
        <w:t>}</w:t>
      </w:r>
    </w:p>
    <w:p w14:paraId="5F53B14D" w14:textId="77777777" w:rsidR="00555D55" w:rsidRPr="00D822A3" w:rsidRDefault="00555D55" w:rsidP="00B92E77">
      <w:pPr>
        <w:pStyle w:val="Code"/>
        <w:rPr>
          <w:highlight w:val="white"/>
          <w:lang w:val="en-GB"/>
        </w:rPr>
      </w:pPr>
    </w:p>
    <w:p w14:paraId="28C5BBFA" w14:textId="77777777" w:rsidR="00555D55" w:rsidRPr="00D822A3" w:rsidRDefault="00555D55" w:rsidP="00B92E77">
      <w:pPr>
        <w:pStyle w:val="Code"/>
        <w:rPr>
          <w:highlight w:val="white"/>
          <w:lang w:val="en-GB"/>
        </w:rPr>
      </w:pPr>
      <w:r w:rsidRPr="00D822A3">
        <w:rPr>
          <w:highlight w:val="white"/>
          <w:lang w:val="en-GB"/>
        </w:rPr>
        <w:t>double asin(double v) {</w:t>
      </w:r>
    </w:p>
    <w:p w14:paraId="7B06DDDF" w14:textId="77777777" w:rsidR="00555D55" w:rsidRPr="00D822A3" w:rsidRDefault="00555D55" w:rsidP="00B92E77">
      <w:pPr>
        <w:pStyle w:val="Code"/>
        <w:rPr>
          <w:highlight w:val="white"/>
          <w:lang w:val="en-GB"/>
        </w:rPr>
      </w:pPr>
      <w:r w:rsidRPr="00D822A3">
        <w:rPr>
          <w:highlight w:val="white"/>
          <w:lang w:val="en-GB"/>
        </w:rPr>
        <w:t xml:space="preserve">  if (v == 1) {</w:t>
      </w:r>
    </w:p>
    <w:p w14:paraId="517AB291"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6B213692" w14:textId="77777777" w:rsidR="00555D55" w:rsidRPr="00D822A3" w:rsidRDefault="00555D55" w:rsidP="00B92E77">
      <w:pPr>
        <w:pStyle w:val="Code"/>
        <w:rPr>
          <w:highlight w:val="white"/>
          <w:lang w:val="en-GB"/>
        </w:rPr>
      </w:pPr>
      <w:r w:rsidRPr="00D822A3">
        <w:rPr>
          <w:highlight w:val="white"/>
          <w:lang w:val="en-GB"/>
        </w:rPr>
        <w:t xml:space="preserve">  }</w:t>
      </w:r>
    </w:p>
    <w:p w14:paraId="74376D55"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0D6A3E1C"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3FDD5EC3" w14:textId="77777777" w:rsidR="00555D55" w:rsidRPr="00D822A3" w:rsidRDefault="00555D55" w:rsidP="00B92E77">
      <w:pPr>
        <w:pStyle w:val="Code"/>
        <w:rPr>
          <w:highlight w:val="white"/>
          <w:lang w:val="en-GB"/>
        </w:rPr>
      </w:pPr>
      <w:r w:rsidRPr="00D822A3">
        <w:rPr>
          <w:highlight w:val="white"/>
          <w:lang w:val="en-GB"/>
        </w:rPr>
        <w:t xml:space="preserve">  }</w:t>
      </w:r>
    </w:p>
    <w:p w14:paraId="2A892739"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6AB27B03"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5C2622F7" w14:textId="77777777" w:rsidR="00555D55" w:rsidRPr="00D822A3" w:rsidRDefault="00555D55" w:rsidP="00B92E77">
      <w:pPr>
        <w:pStyle w:val="Code"/>
        <w:rPr>
          <w:highlight w:val="white"/>
          <w:lang w:val="en-GB"/>
        </w:rPr>
      </w:pPr>
    </w:p>
    <w:p w14:paraId="3E1847C1" w14:textId="77777777" w:rsidR="00555D55" w:rsidRPr="00D822A3" w:rsidRDefault="00555D55" w:rsidP="00B92E77">
      <w:pPr>
        <w:pStyle w:val="Code"/>
        <w:rPr>
          <w:highlight w:val="white"/>
          <w:lang w:val="en-GB"/>
        </w:rPr>
      </w:pPr>
      <w:r w:rsidRPr="00D822A3">
        <w:rPr>
          <w:highlight w:val="white"/>
          <w:lang w:val="en-GB"/>
        </w:rPr>
        <w:t xml:space="preserve">    do {</w:t>
      </w:r>
    </w:p>
    <w:p w14:paraId="448591C7" w14:textId="77777777" w:rsidR="00555D55" w:rsidRPr="00D822A3" w:rsidRDefault="00555D55" w:rsidP="00B92E77">
      <w:pPr>
        <w:pStyle w:val="Code"/>
        <w:rPr>
          <w:highlight w:val="white"/>
          <w:lang w:val="en-GB"/>
        </w:rPr>
      </w:pPr>
      <w:r w:rsidRPr="00D822A3">
        <w:rPr>
          <w:highlight w:val="white"/>
          <w:lang w:val="en-GB"/>
        </w:rPr>
        <w:t xml:space="preserve">      x = x_nplus1;</w:t>
      </w:r>
    </w:p>
    <w:p w14:paraId="533650E4" w14:textId="77777777" w:rsidR="00555D55" w:rsidRPr="00D822A3" w:rsidRDefault="00555D55" w:rsidP="00B92E77">
      <w:pPr>
        <w:pStyle w:val="Code"/>
        <w:rPr>
          <w:highlight w:val="white"/>
          <w:lang w:val="en-GB"/>
        </w:rPr>
      </w:pPr>
      <w:r w:rsidRPr="00D822A3">
        <w:rPr>
          <w:highlight w:val="white"/>
          <w:lang w:val="en-GB"/>
        </w:rPr>
        <w:t xml:space="preserve">      x_nplus1 = x - tan(x) + (v / cos(x));</w:t>
      </w:r>
    </w:p>
    <w:p w14:paraId="65CA0D3F"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136B2299" w14:textId="77777777" w:rsidR="00555D55" w:rsidRPr="00D822A3" w:rsidRDefault="00555D55" w:rsidP="00B92E77">
      <w:pPr>
        <w:pStyle w:val="Code"/>
        <w:rPr>
          <w:highlight w:val="white"/>
          <w:lang w:val="en-GB"/>
        </w:rPr>
      </w:pPr>
    </w:p>
    <w:p w14:paraId="101B12F7"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79B336DD" w14:textId="77777777" w:rsidR="00555D55" w:rsidRPr="00D822A3" w:rsidRDefault="00555D55" w:rsidP="00B92E77">
      <w:pPr>
        <w:pStyle w:val="Code"/>
        <w:rPr>
          <w:highlight w:val="white"/>
          <w:lang w:val="en-GB"/>
        </w:rPr>
      </w:pPr>
      <w:r w:rsidRPr="00D822A3">
        <w:rPr>
          <w:highlight w:val="white"/>
          <w:lang w:val="en-GB"/>
        </w:rPr>
        <w:t xml:space="preserve">  }</w:t>
      </w:r>
    </w:p>
    <w:p w14:paraId="6B4CB1C5" w14:textId="77777777" w:rsidR="00555D55" w:rsidRPr="00D822A3" w:rsidRDefault="00555D55" w:rsidP="00B92E77">
      <w:pPr>
        <w:pStyle w:val="Code"/>
        <w:rPr>
          <w:highlight w:val="white"/>
          <w:lang w:val="en-GB"/>
        </w:rPr>
      </w:pPr>
      <w:r w:rsidRPr="00D822A3">
        <w:rPr>
          <w:highlight w:val="white"/>
          <w:lang w:val="en-GB"/>
        </w:rPr>
        <w:t xml:space="preserve">  else {</w:t>
      </w:r>
    </w:p>
    <w:p w14:paraId="784CCB93" w14:textId="77777777" w:rsidR="00555D55" w:rsidRPr="00D822A3" w:rsidRDefault="00555D55" w:rsidP="00B92E77">
      <w:pPr>
        <w:pStyle w:val="Code"/>
        <w:rPr>
          <w:highlight w:val="white"/>
          <w:lang w:val="en-GB"/>
        </w:rPr>
      </w:pPr>
      <w:r w:rsidRPr="00D822A3">
        <w:rPr>
          <w:highlight w:val="white"/>
          <w:lang w:val="en-GB"/>
        </w:rPr>
        <w:t xml:space="preserve">    errno = EDOM;</w:t>
      </w:r>
    </w:p>
    <w:p w14:paraId="352AADBB" w14:textId="77777777" w:rsidR="00555D55" w:rsidRPr="00D822A3" w:rsidRDefault="00555D55" w:rsidP="00B92E77">
      <w:pPr>
        <w:pStyle w:val="Code"/>
        <w:rPr>
          <w:highlight w:val="white"/>
          <w:lang w:val="en-GB"/>
        </w:rPr>
      </w:pPr>
      <w:r w:rsidRPr="00D822A3">
        <w:rPr>
          <w:highlight w:val="white"/>
          <w:lang w:val="en-GB"/>
        </w:rPr>
        <w:t xml:space="preserve">    return 0;</w:t>
      </w:r>
    </w:p>
    <w:p w14:paraId="4157A4FE" w14:textId="77777777" w:rsidR="00555D55" w:rsidRPr="00D822A3" w:rsidRDefault="00555D55" w:rsidP="00B92E77">
      <w:pPr>
        <w:pStyle w:val="Code"/>
        <w:rPr>
          <w:highlight w:val="white"/>
          <w:lang w:val="en-GB"/>
        </w:rPr>
      </w:pPr>
      <w:r w:rsidRPr="00D822A3">
        <w:rPr>
          <w:highlight w:val="white"/>
          <w:lang w:val="en-GB"/>
        </w:rPr>
        <w:t xml:space="preserve">  }</w:t>
      </w:r>
    </w:p>
    <w:p w14:paraId="5A6177BE" w14:textId="77777777" w:rsidR="00555D55" w:rsidRPr="00D822A3" w:rsidRDefault="00555D55" w:rsidP="00B92E77">
      <w:pPr>
        <w:pStyle w:val="Code"/>
        <w:rPr>
          <w:highlight w:val="white"/>
          <w:lang w:val="en-GB"/>
        </w:rPr>
      </w:pPr>
      <w:r w:rsidRPr="00D822A3">
        <w:rPr>
          <w:highlight w:val="white"/>
          <w:lang w:val="en-GB"/>
        </w:rPr>
        <w:t>}</w:t>
      </w:r>
    </w:p>
    <w:p w14:paraId="683B9B33" w14:textId="77777777" w:rsidR="00555D55" w:rsidRPr="00D822A3" w:rsidRDefault="00555D55" w:rsidP="00B92E77">
      <w:pPr>
        <w:pStyle w:val="Code"/>
        <w:rPr>
          <w:highlight w:val="white"/>
          <w:lang w:val="en-GB"/>
        </w:rPr>
      </w:pPr>
    </w:p>
    <w:p w14:paraId="51BDD1F0" w14:textId="77777777" w:rsidR="00555D55" w:rsidRPr="00D822A3" w:rsidRDefault="00555D55" w:rsidP="00B92E77">
      <w:pPr>
        <w:pStyle w:val="Code"/>
        <w:rPr>
          <w:highlight w:val="white"/>
          <w:lang w:val="en-GB"/>
        </w:rPr>
      </w:pPr>
      <w:r w:rsidRPr="00D822A3">
        <w:rPr>
          <w:highlight w:val="white"/>
          <w:lang w:val="en-GB"/>
        </w:rPr>
        <w:t>double acos(double v) {</w:t>
      </w:r>
    </w:p>
    <w:p w14:paraId="7A2BB8EE" w14:textId="77777777" w:rsidR="00555D55" w:rsidRPr="00D822A3" w:rsidRDefault="00555D55" w:rsidP="00B92E77">
      <w:pPr>
        <w:pStyle w:val="Code"/>
        <w:rPr>
          <w:highlight w:val="white"/>
          <w:lang w:val="en-GB"/>
        </w:rPr>
      </w:pPr>
      <w:r w:rsidRPr="00D822A3">
        <w:rPr>
          <w:highlight w:val="white"/>
          <w:lang w:val="en-GB"/>
        </w:rPr>
        <w:t xml:space="preserve">  if (v == 1) {</w:t>
      </w:r>
    </w:p>
    <w:p w14:paraId="7A626D01" w14:textId="77777777" w:rsidR="00555D55" w:rsidRPr="00D822A3" w:rsidRDefault="00555D55" w:rsidP="00B92E77">
      <w:pPr>
        <w:pStyle w:val="Code"/>
        <w:rPr>
          <w:highlight w:val="white"/>
          <w:lang w:val="en-GB"/>
        </w:rPr>
      </w:pPr>
      <w:r w:rsidRPr="00D822A3">
        <w:rPr>
          <w:highlight w:val="white"/>
          <w:lang w:val="en-GB"/>
        </w:rPr>
        <w:t xml:space="preserve">    return 0;</w:t>
      </w:r>
    </w:p>
    <w:p w14:paraId="2CFCCAF5" w14:textId="77777777" w:rsidR="00555D55" w:rsidRPr="00D822A3" w:rsidRDefault="00555D55" w:rsidP="00B92E77">
      <w:pPr>
        <w:pStyle w:val="Code"/>
        <w:rPr>
          <w:highlight w:val="white"/>
          <w:lang w:val="en-GB"/>
        </w:rPr>
      </w:pPr>
      <w:r w:rsidRPr="00D822A3">
        <w:rPr>
          <w:highlight w:val="white"/>
          <w:lang w:val="en-GB"/>
        </w:rPr>
        <w:t xml:space="preserve">  }</w:t>
      </w:r>
    </w:p>
    <w:p w14:paraId="7902DBC3"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7DB5C1F8"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40DF4A4B" w14:textId="77777777" w:rsidR="00555D55" w:rsidRPr="00D822A3" w:rsidRDefault="00555D55" w:rsidP="00B92E77">
      <w:pPr>
        <w:pStyle w:val="Code"/>
        <w:rPr>
          <w:highlight w:val="white"/>
          <w:lang w:val="en-GB"/>
        </w:rPr>
      </w:pPr>
    </w:p>
    <w:p w14:paraId="5131FB2F" w14:textId="77777777" w:rsidR="00555D55" w:rsidRPr="00D822A3" w:rsidRDefault="00555D55" w:rsidP="00B92E77">
      <w:pPr>
        <w:pStyle w:val="Code"/>
        <w:rPr>
          <w:highlight w:val="white"/>
          <w:lang w:val="en-GB"/>
        </w:rPr>
      </w:pPr>
      <w:r w:rsidRPr="00D822A3">
        <w:rPr>
          <w:highlight w:val="white"/>
          <w:lang w:val="en-GB"/>
        </w:rPr>
        <w:t xml:space="preserve">    do {</w:t>
      </w:r>
    </w:p>
    <w:p w14:paraId="057E0F0C" w14:textId="77777777" w:rsidR="00555D55" w:rsidRPr="00D822A3" w:rsidRDefault="00555D55" w:rsidP="00B92E77">
      <w:pPr>
        <w:pStyle w:val="Code"/>
        <w:rPr>
          <w:highlight w:val="white"/>
          <w:lang w:val="en-GB"/>
        </w:rPr>
      </w:pPr>
      <w:r w:rsidRPr="00D822A3">
        <w:rPr>
          <w:highlight w:val="white"/>
          <w:lang w:val="en-GB"/>
        </w:rPr>
        <w:t xml:space="preserve">      x = x_nplus1;</w:t>
      </w:r>
    </w:p>
    <w:p w14:paraId="5013F216" w14:textId="77777777" w:rsidR="00555D55" w:rsidRPr="00D822A3" w:rsidRDefault="00555D55" w:rsidP="00B92E77">
      <w:pPr>
        <w:pStyle w:val="Code"/>
        <w:rPr>
          <w:highlight w:val="white"/>
          <w:lang w:val="en-GB"/>
        </w:rPr>
      </w:pPr>
      <w:r w:rsidRPr="00D822A3">
        <w:rPr>
          <w:highlight w:val="white"/>
          <w:lang w:val="en-GB"/>
        </w:rPr>
        <w:t xml:space="preserve">      x_nplus1 = x + (1 / tan(x)) - (v / sin(x));</w:t>
      </w:r>
    </w:p>
    <w:p w14:paraId="283B0EB6"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7CB011FD" w14:textId="77777777" w:rsidR="00555D55" w:rsidRPr="00D822A3" w:rsidRDefault="00555D55" w:rsidP="00B92E77">
      <w:pPr>
        <w:pStyle w:val="Code"/>
        <w:rPr>
          <w:highlight w:val="white"/>
          <w:lang w:val="en-GB"/>
        </w:rPr>
      </w:pPr>
    </w:p>
    <w:p w14:paraId="09AF07C1"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1AC93FDF" w14:textId="77777777" w:rsidR="00555D55" w:rsidRPr="00D822A3" w:rsidRDefault="00555D55" w:rsidP="00B92E77">
      <w:pPr>
        <w:pStyle w:val="Code"/>
        <w:rPr>
          <w:highlight w:val="white"/>
          <w:lang w:val="en-GB"/>
        </w:rPr>
      </w:pPr>
      <w:r w:rsidRPr="00D822A3">
        <w:rPr>
          <w:highlight w:val="white"/>
          <w:lang w:val="en-GB"/>
        </w:rPr>
        <w:t xml:space="preserve">  }</w:t>
      </w:r>
    </w:p>
    <w:p w14:paraId="35A40FCD" w14:textId="77777777" w:rsidR="00555D55" w:rsidRPr="00D822A3" w:rsidRDefault="00555D55" w:rsidP="00B92E77">
      <w:pPr>
        <w:pStyle w:val="Code"/>
        <w:rPr>
          <w:highlight w:val="white"/>
          <w:lang w:val="en-GB"/>
        </w:rPr>
      </w:pPr>
      <w:r w:rsidRPr="00D822A3">
        <w:rPr>
          <w:highlight w:val="white"/>
          <w:lang w:val="en-GB"/>
        </w:rPr>
        <w:t xml:space="preserve">  else {</w:t>
      </w:r>
    </w:p>
    <w:p w14:paraId="71FEF161" w14:textId="77777777" w:rsidR="00555D55" w:rsidRPr="00D822A3" w:rsidRDefault="00555D55" w:rsidP="00B92E77">
      <w:pPr>
        <w:pStyle w:val="Code"/>
        <w:rPr>
          <w:highlight w:val="white"/>
          <w:lang w:val="en-GB"/>
        </w:rPr>
      </w:pPr>
      <w:r w:rsidRPr="00D822A3">
        <w:rPr>
          <w:highlight w:val="white"/>
          <w:lang w:val="en-GB"/>
        </w:rPr>
        <w:t xml:space="preserve">    errno = EDOM;</w:t>
      </w:r>
    </w:p>
    <w:p w14:paraId="5C7F0222" w14:textId="77777777" w:rsidR="00555D55" w:rsidRPr="00D822A3" w:rsidRDefault="00555D55" w:rsidP="00B92E77">
      <w:pPr>
        <w:pStyle w:val="Code"/>
        <w:rPr>
          <w:highlight w:val="white"/>
          <w:lang w:val="en-GB"/>
        </w:rPr>
      </w:pPr>
      <w:r w:rsidRPr="00D822A3">
        <w:rPr>
          <w:highlight w:val="white"/>
          <w:lang w:val="en-GB"/>
        </w:rPr>
        <w:t xml:space="preserve">    return 0;</w:t>
      </w:r>
    </w:p>
    <w:p w14:paraId="0F81C1C6" w14:textId="77777777" w:rsidR="00555D55" w:rsidRPr="00D822A3" w:rsidRDefault="00555D55" w:rsidP="00B92E77">
      <w:pPr>
        <w:pStyle w:val="Code"/>
        <w:rPr>
          <w:highlight w:val="white"/>
          <w:lang w:val="en-GB"/>
        </w:rPr>
      </w:pPr>
      <w:r w:rsidRPr="00D822A3">
        <w:rPr>
          <w:highlight w:val="white"/>
          <w:lang w:val="en-GB"/>
        </w:rPr>
        <w:t xml:space="preserve">  }</w:t>
      </w:r>
    </w:p>
    <w:p w14:paraId="7FF38039" w14:textId="77777777" w:rsidR="00555D55" w:rsidRPr="00D822A3" w:rsidRDefault="00555D55" w:rsidP="00B92E77">
      <w:pPr>
        <w:pStyle w:val="Code"/>
        <w:rPr>
          <w:highlight w:val="white"/>
          <w:lang w:val="en-GB"/>
        </w:rPr>
      </w:pPr>
      <w:r w:rsidRPr="00D822A3">
        <w:rPr>
          <w:highlight w:val="white"/>
          <w:lang w:val="en-GB"/>
        </w:rPr>
        <w:t>}</w:t>
      </w:r>
    </w:p>
    <w:p w14:paraId="3B8B0CDC" w14:textId="77777777" w:rsidR="00555D55" w:rsidRPr="00D822A3" w:rsidRDefault="00555D55" w:rsidP="00B92E77">
      <w:pPr>
        <w:pStyle w:val="Code"/>
        <w:rPr>
          <w:highlight w:val="white"/>
          <w:lang w:val="en-GB"/>
        </w:rPr>
      </w:pPr>
    </w:p>
    <w:p w14:paraId="60791B07" w14:textId="77777777" w:rsidR="00555D55" w:rsidRPr="00D822A3" w:rsidRDefault="00555D55" w:rsidP="00B92E77">
      <w:pPr>
        <w:pStyle w:val="Code"/>
        <w:rPr>
          <w:highlight w:val="white"/>
          <w:lang w:val="en-GB"/>
        </w:rPr>
      </w:pPr>
      <w:r w:rsidRPr="00D822A3">
        <w:rPr>
          <w:highlight w:val="white"/>
          <w:lang w:val="en-GB"/>
        </w:rPr>
        <w:t>double square(double x) {</w:t>
      </w:r>
    </w:p>
    <w:p w14:paraId="210EC3D8" w14:textId="77777777" w:rsidR="00555D55" w:rsidRPr="00D822A3" w:rsidRDefault="00555D55" w:rsidP="00B92E77">
      <w:pPr>
        <w:pStyle w:val="Code"/>
        <w:rPr>
          <w:highlight w:val="white"/>
          <w:lang w:val="en-GB"/>
        </w:rPr>
      </w:pPr>
      <w:r w:rsidRPr="00D822A3">
        <w:rPr>
          <w:highlight w:val="white"/>
          <w:lang w:val="en-GB"/>
        </w:rPr>
        <w:t xml:space="preserve">  return x * x;</w:t>
      </w:r>
    </w:p>
    <w:p w14:paraId="4E7C0950" w14:textId="77777777" w:rsidR="00555D55" w:rsidRPr="00D822A3" w:rsidRDefault="00555D55" w:rsidP="00B92E77">
      <w:pPr>
        <w:pStyle w:val="Code"/>
        <w:rPr>
          <w:highlight w:val="white"/>
          <w:lang w:val="en-GB"/>
        </w:rPr>
      </w:pPr>
      <w:r w:rsidRPr="00D822A3">
        <w:rPr>
          <w:highlight w:val="white"/>
          <w:lang w:val="en-GB"/>
        </w:rPr>
        <w:t>}</w:t>
      </w:r>
    </w:p>
    <w:p w14:paraId="077E25B9" w14:textId="77777777" w:rsidR="00555D55" w:rsidRPr="00D822A3" w:rsidRDefault="00555D55" w:rsidP="00B92E77">
      <w:pPr>
        <w:pStyle w:val="Code"/>
        <w:rPr>
          <w:highlight w:val="white"/>
          <w:lang w:val="en-GB"/>
        </w:rPr>
      </w:pPr>
    </w:p>
    <w:p w14:paraId="0D79CDA7" w14:textId="77777777" w:rsidR="00555D55" w:rsidRPr="00D822A3" w:rsidRDefault="00555D55" w:rsidP="00B92E77">
      <w:pPr>
        <w:pStyle w:val="Code"/>
        <w:rPr>
          <w:highlight w:val="white"/>
          <w:lang w:val="en-GB"/>
        </w:rPr>
      </w:pPr>
      <w:r w:rsidRPr="00D822A3">
        <w:rPr>
          <w:highlight w:val="white"/>
          <w:lang w:val="en-GB"/>
        </w:rPr>
        <w:t>double atan(double v) {</w:t>
      </w:r>
    </w:p>
    <w:p w14:paraId="14D32FED" w14:textId="77777777" w:rsidR="00555D55" w:rsidRPr="00D822A3" w:rsidRDefault="00555D55" w:rsidP="00B92E77">
      <w:pPr>
        <w:pStyle w:val="Code"/>
        <w:rPr>
          <w:highlight w:val="white"/>
          <w:lang w:val="en-GB"/>
        </w:rPr>
      </w:pPr>
      <w:r w:rsidRPr="00D822A3">
        <w:rPr>
          <w:highlight w:val="white"/>
          <w:lang w:val="en-GB"/>
        </w:rPr>
        <w:t xml:space="preserve">  if (v == 0) {</w:t>
      </w:r>
    </w:p>
    <w:p w14:paraId="04E249AE" w14:textId="77777777" w:rsidR="00555D55" w:rsidRPr="00D822A3" w:rsidRDefault="00555D55" w:rsidP="00B92E77">
      <w:pPr>
        <w:pStyle w:val="Code"/>
        <w:rPr>
          <w:highlight w:val="white"/>
          <w:lang w:val="en-GB"/>
        </w:rPr>
      </w:pPr>
      <w:r w:rsidRPr="00D822A3">
        <w:rPr>
          <w:highlight w:val="white"/>
          <w:lang w:val="en-GB"/>
        </w:rPr>
        <w:t xml:space="preserve">    return 0;</w:t>
      </w:r>
    </w:p>
    <w:p w14:paraId="78313C9F" w14:textId="77777777" w:rsidR="00555D55" w:rsidRPr="00D822A3" w:rsidRDefault="00555D55" w:rsidP="00B92E77">
      <w:pPr>
        <w:pStyle w:val="Code"/>
        <w:rPr>
          <w:highlight w:val="white"/>
          <w:lang w:val="en-GB"/>
        </w:rPr>
      </w:pPr>
      <w:r w:rsidRPr="00D822A3">
        <w:rPr>
          <w:highlight w:val="white"/>
          <w:lang w:val="en-GB"/>
        </w:rPr>
        <w:t xml:space="preserve">  }</w:t>
      </w:r>
    </w:p>
    <w:p w14:paraId="13EFAA9B"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6C70C61C" w14:textId="77777777" w:rsidR="00555D55" w:rsidRPr="00D822A3" w:rsidRDefault="00555D55" w:rsidP="00B92E77">
      <w:pPr>
        <w:pStyle w:val="Code"/>
        <w:rPr>
          <w:highlight w:val="white"/>
          <w:lang w:val="en-GB"/>
        </w:rPr>
      </w:pPr>
      <w:r w:rsidRPr="00D822A3">
        <w:rPr>
          <w:highlight w:val="white"/>
          <w:lang w:val="en-GB"/>
        </w:rPr>
        <w:t xml:space="preserve">    return PI / 4;</w:t>
      </w:r>
    </w:p>
    <w:p w14:paraId="3D6D1D27" w14:textId="77777777" w:rsidR="00555D55" w:rsidRPr="00D822A3" w:rsidRDefault="00555D55" w:rsidP="00B92E77">
      <w:pPr>
        <w:pStyle w:val="Code"/>
        <w:rPr>
          <w:highlight w:val="white"/>
          <w:lang w:val="en-GB"/>
        </w:rPr>
      </w:pPr>
      <w:r w:rsidRPr="00D822A3">
        <w:rPr>
          <w:highlight w:val="white"/>
          <w:lang w:val="en-GB"/>
        </w:rPr>
        <w:t xml:space="preserve">  }</w:t>
      </w:r>
    </w:p>
    <w:p w14:paraId="1E043A1C"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23360EF4" w14:textId="77777777" w:rsidR="00555D55" w:rsidRPr="00D822A3" w:rsidRDefault="00555D55" w:rsidP="00B92E77">
      <w:pPr>
        <w:pStyle w:val="Code"/>
        <w:rPr>
          <w:highlight w:val="white"/>
          <w:lang w:val="en-GB"/>
        </w:rPr>
      </w:pPr>
      <w:r w:rsidRPr="00D822A3">
        <w:rPr>
          <w:highlight w:val="white"/>
          <w:lang w:val="en-GB"/>
        </w:rPr>
        <w:t xml:space="preserve">    return -PI / 4;</w:t>
      </w:r>
    </w:p>
    <w:p w14:paraId="6BE864C1" w14:textId="77777777" w:rsidR="00555D55" w:rsidRPr="00D822A3" w:rsidRDefault="00555D55" w:rsidP="00B92E77">
      <w:pPr>
        <w:pStyle w:val="Code"/>
        <w:rPr>
          <w:highlight w:val="white"/>
          <w:lang w:val="en-GB"/>
        </w:rPr>
      </w:pPr>
      <w:r w:rsidRPr="00D822A3">
        <w:rPr>
          <w:highlight w:val="white"/>
          <w:lang w:val="en-GB"/>
        </w:rPr>
        <w:t xml:space="preserve">  }</w:t>
      </w:r>
    </w:p>
    <w:p w14:paraId="4D6E3035" w14:textId="77777777" w:rsidR="00555D55" w:rsidRPr="00D822A3" w:rsidRDefault="00555D55" w:rsidP="00B92E77">
      <w:pPr>
        <w:pStyle w:val="Code"/>
        <w:rPr>
          <w:highlight w:val="white"/>
          <w:lang w:val="en-GB"/>
        </w:rPr>
      </w:pPr>
      <w:r w:rsidRPr="00D822A3">
        <w:rPr>
          <w:highlight w:val="white"/>
          <w:lang w:val="en-GB"/>
        </w:rPr>
        <w:t xml:space="preserve">  else if (fabs(v) &lt; 0.5) {</w:t>
      </w:r>
    </w:p>
    <w:p w14:paraId="173C30E8" w14:textId="77777777" w:rsidR="00555D55" w:rsidRPr="00D822A3" w:rsidRDefault="00555D55" w:rsidP="00B92E77">
      <w:pPr>
        <w:pStyle w:val="Code"/>
        <w:rPr>
          <w:highlight w:val="white"/>
          <w:lang w:val="en-GB"/>
        </w:rPr>
      </w:pPr>
      <w:r w:rsidRPr="00D822A3">
        <w:rPr>
          <w:highlight w:val="white"/>
          <w:lang w:val="en-GB"/>
        </w:rPr>
        <w:t xml:space="preserve">    int sign = 1, denominator = 1; // count = 0;</w:t>
      </w:r>
    </w:p>
    <w:p w14:paraId="7B2CEAFA" w14:textId="77777777" w:rsidR="00555D55" w:rsidRPr="00D822A3" w:rsidRDefault="00555D55" w:rsidP="00B92E77">
      <w:pPr>
        <w:pStyle w:val="Code"/>
        <w:rPr>
          <w:highlight w:val="white"/>
          <w:lang w:val="en-GB"/>
        </w:rPr>
      </w:pPr>
      <w:r w:rsidRPr="00D822A3">
        <w:rPr>
          <w:highlight w:val="white"/>
          <w:lang w:val="en-GB"/>
        </w:rPr>
        <w:t xml:space="preserve">    double product = v, term, sum = 0;</w:t>
      </w:r>
    </w:p>
    <w:p w14:paraId="053F6997" w14:textId="77777777" w:rsidR="00555D55" w:rsidRPr="00D822A3" w:rsidRDefault="00555D55" w:rsidP="00B92E77">
      <w:pPr>
        <w:pStyle w:val="Code"/>
        <w:rPr>
          <w:highlight w:val="white"/>
          <w:lang w:val="en-GB"/>
        </w:rPr>
      </w:pPr>
    </w:p>
    <w:p w14:paraId="6CC28791" w14:textId="77777777" w:rsidR="00555D55" w:rsidRPr="00D822A3" w:rsidRDefault="00555D55" w:rsidP="00B92E77">
      <w:pPr>
        <w:pStyle w:val="Code"/>
        <w:rPr>
          <w:highlight w:val="white"/>
          <w:lang w:val="en-GB"/>
        </w:rPr>
      </w:pPr>
      <w:r w:rsidRPr="00D822A3">
        <w:rPr>
          <w:highlight w:val="white"/>
          <w:lang w:val="en-GB"/>
        </w:rPr>
        <w:t xml:space="preserve">    do {</w:t>
      </w:r>
    </w:p>
    <w:p w14:paraId="7DD7AAFA" w14:textId="77777777" w:rsidR="00555D55" w:rsidRPr="00D822A3" w:rsidRDefault="00555D55" w:rsidP="00B92E77">
      <w:pPr>
        <w:pStyle w:val="Code"/>
        <w:rPr>
          <w:highlight w:val="white"/>
          <w:lang w:val="en-GB"/>
        </w:rPr>
      </w:pPr>
      <w:r w:rsidRPr="00D822A3">
        <w:rPr>
          <w:highlight w:val="white"/>
          <w:lang w:val="en-GB"/>
        </w:rPr>
        <w:t xml:space="preserve">      term = sign * product / denominator;</w:t>
      </w:r>
    </w:p>
    <w:p w14:paraId="55C728D6" w14:textId="77777777" w:rsidR="00555D55" w:rsidRPr="00D822A3" w:rsidRDefault="00555D55" w:rsidP="00B92E77">
      <w:pPr>
        <w:pStyle w:val="Code"/>
        <w:rPr>
          <w:highlight w:val="white"/>
          <w:lang w:val="en-GB"/>
        </w:rPr>
      </w:pPr>
      <w:r w:rsidRPr="00D822A3">
        <w:rPr>
          <w:highlight w:val="white"/>
          <w:lang w:val="en-GB"/>
        </w:rPr>
        <w:t xml:space="preserve">      sum += term;</w:t>
      </w:r>
    </w:p>
    <w:p w14:paraId="547688DC" w14:textId="77777777" w:rsidR="00555D55" w:rsidRPr="00D822A3" w:rsidRDefault="00555D55" w:rsidP="00B92E77">
      <w:pPr>
        <w:pStyle w:val="Code"/>
        <w:rPr>
          <w:highlight w:val="white"/>
          <w:lang w:val="en-GB"/>
        </w:rPr>
      </w:pPr>
      <w:r w:rsidRPr="00D822A3">
        <w:rPr>
          <w:highlight w:val="white"/>
          <w:lang w:val="en-GB"/>
        </w:rPr>
        <w:t xml:space="preserve">      sign = -sign;</w:t>
      </w:r>
    </w:p>
    <w:p w14:paraId="626D4812" w14:textId="77777777" w:rsidR="00555D55" w:rsidRPr="00D822A3" w:rsidRDefault="00555D55" w:rsidP="00B92E77">
      <w:pPr>
        <w:pStyle w:val="Code"/>
        <w:rPr>
          <w:highlight w:val="white"/>
          <w:lang w:val="en-GB"/>
        </w:rPr>
      </w:pPr>
      <w:r w:rsidRPr="00D822A3">
        <w:rPr>
          <w:highlight w:val="white"/>
          <w:lang w:val="en-GB"/>
        </w:rPr>
        <w:t xml:space="preserve">      product *= v * v;</w:t>
      </w:r>
    </w:p>
    <w:p w14:paraId="1572C6D0" w14:textId="77777777" w:rsidR="00555D55" w:rsidRPr="00D822A3" w:rsidRDefault="00555D55" w:rsidP="00B92E77">
      <w:pPr>
        <w:pStyle w:val="Code"/>
        <w:rPr>
          <w:highlight w:val="white"/>
          <w:lang w:val="en-GB"/>
        </w:rPr>
      </w:pPr>
      <w:r w:rsidRPr="00D822A3">
        <w:rPr>
          <w:highlight w:val="white"/>
          <w:lang w:val="en-GB"/>
        </w:rPr>
        <w:t xml:space="preserve">      denominator += 2;</w:t>
      </w:r>
    </w:p>
    <w:p w14:paraId="6F41DF18"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4D188B23" w14:textId="77777777" w:rsidR="00555D55" w:rsidRPr="00D822A3" w:rsidRDefault="00555D55" w:rsidP="00B92E77">
      <w:pPr>
        <w:pStyle w:val="Code"/>
        <w:rPr>
          <w:highlight w:val="white"/>
          <w:lang w:val="en-GB"/>
        </w:rPr>
      </w:pPr>
    </w:p>
    <w:p w14:paraId="419E9B73" w14:textId="77777777" w:rsidR="00555D55" w:rsidRPr="00D822A3" w:rsidRDefault="00555D55" w:rsidP="00B92E77">
      <w:pPr>
        <w:pStyle w:val="Code"/>
        <w:rPr>
          <w:highlight w:val="white"/>
          <w:lang w:val="en-GB"/>
        </w:rPr>
      </w:pPr>
      <w:r w:rsidRPr="00D822A3">
        <w:rPr>
          <w:highlight w:val="white"/>
          <w:lang w:val="en-GB"/>
        </w:rPr>
        <w:t xml:space="preserve">    return sum;</w:t>
      </w:r>
    </w:p>
    <w:p w14:paraId="7CBE6D88" w14:textId="77777777" w:rsidR="00555D55" w:rsidRPr="00D822A3" w:rsidRDefault="00555D55" w:rsidP="00B92E77">
      <w:pPr>
        <w:pStyle w:val="Code"/>
        <w:rPr>
          <w:highlight w:val="white"/>
          <w:lang w:val="en-GB"/>
        </w:rPr>
      </w:pPr>
      <w:r w:rsidRPr="00D822A3">
        <w:rPr>
          <w:highlight w:val="white"/>
          <w:lang w:val="en-GB"/>
        </w:rPr>
        <w:t xml:space="preserve">  }</w:t>
      </w:r>
    </w:p>
    <w:p w14:paraId="307CE3AF"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42376BFE"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6336CAAF" w14:textId="77777777" w:rsidR="00555D55" w:rsidRPr="00D822A3" w:rsidRDefault="00555D55" w:rsidP="00B92E77">
      <w:pPr>
        <w:pStyle w:val="Code"/>
        <w:rPr>
          <w:highlight w:val="white"/>
          <w:lang w:val="en-GB"/>
        </w:rPr>
      </w:pPr>
    </w:p>
    <w:p w14:paraId="480A8C7E" w14:textId="77777777" w:rsidR="00555D55" w:rsidRPr="00D822A3" w:rsidRDefault="00555D55" w:rsidP="00B92E77">
      <w:pPr>
        <w:pStyle w:val="Code"/>
        <w:rPr>
          <w:highlight w:val="white"/>
          <w:lang w:val="en-GB"/>
        </w:rPr>
      </w:pPr>
      <w:r w:rsidRPr="00D822A3">
        <w:rPr>
          <w:highlight w:val="white"/>
          <w:lang w:val="en-GB"/>
        </w:rPr>
        <w:t xml:space="preserve">    do {</w:t>
      </w:r>
    </w:p>
    <w:p w14:paraId="57BC8D59" w14:textId="77777777" w:rsidR="00555D55" w:rsidRPr="00D822A3" w:rsidRDefault="00555D55" w:rsidP="00B92E77">
      <w:pPr>
        <w:pStyle w:val="Code"/>
        <w:rPr>
          <w:highlight w:val="white"/>
          <w:lang w:val="en-GB"/>
        </w:rPr>
      </w:pPr>
      <w:r w:rsidRPr="00D822A3">
        <w:rPr>
          <w:highlight w:val="white"/>
          <w:lang w:val="en-GB"/>
        </w:rPr>
        <w:t xml:space="preserve">      x = x_nplus1;</w:t>
      </w:r>
    </w:p>
    <w:p w14:paraId="7787656C" w14:textId="77777777" w:rsidR="00555D55" w:rsidRPr="00D822A3" w:rsidRDefault="00555D55" w:rsidP="00B92E77">
      <w:pPr>
        <w:pStyle w:val="Code"/>
        <w:rPr>
          <w:highlight w:val="white"/>
          <w:lang w:val="en-GB"/>
        </w:rPr>
      </w:pPr>
      <w:r w:rsidRPr="00D822A3">
        <w:rPr>
          <w:highlight w:val="white"/>
          <w:lang w:val="en-GB"/>
        </w:rPr>
        <w:t xml:space="preserve">      x_nplus1 = x - ((tan(x) - v) * square(cos(2 * x) + 1)) / 2;</w:t>
      </w:r>
    </w:p>
    <w:p w14:paraId="204AD520"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71DEEDE3" w14:textId="77777777" w:rsidR="00555D55" w:rsidRPr="00D822A3" w:rsidRDefault="00555D55" w:rsidP="00B92E77">
      <w:pPr>
        <w:pStyle w:val="Code"/>
        <w:rPr>
          <w:highlight w:val="white"/>
          <w:lang w:val="en-GB"/>
        </w:rPr>
      </w:pPr>
    </w:p>
    <w:p w14:paraId="1058FF53"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4147CF52" w14:textId="77777777" w:rsidR="00555D55" w:rsidRPr="00D822A3" w:rsidRDefault="00555D55" w:rsidP="00B92E77">
      <w:pPr>
        <w:pStyle w:val="Code"/>
        <w:rPr>
          <w:highlight w:val="white"/>
          <w:lang w:val="en-GB"/>
        </w:rPr>
      </w:pPr>
      <w:r w:rsidRPr="00D822A3">
        <w:rPr>
          <w:highlight w:val="white"/>
          <w:lang w:val="en-GB"/>
        </w:rPr>
        <w:t xml:space="preserve">  }</w:t>
      </w:r>
    </w:p>
    <w:p w14:paraId="7AE95128" w14:textId="77777777" w:rsidR="00555D55" w:rsidRPr="00D822A3" w:rsidRDefault="00555D55" w:rsidP="00B92E77">
      <w:pPr>
        <w:pStyle w:val="Code"/>
        <w:rPr>
          <w:highlight w:val="white"/>
          <w:lang w:val="en-GB"/>
        </w:rPr>
      </w:pPr>
      <w:r w:rsidRPr="00D822A3">
        <w:rPr>
          <w:highlight w:val="white"/>
          <w:lang w:val="en-GB"/>
        </w:rPr>
        <w:t xml:space="preserve">  else {</w:t>
      </w:r>
    </w:p>
    <w:p w14:paraId="63DB5999" w14:textId="77777777" w:rsidR="00555D55" w:rsidRPr="00D822A3" w:rsidRDefault="00555D55" w:rsidP="00B92E77">
      <w:pPr>
        <w:pStyle w:val="Code"/>
        <w:rPr>
          <w:highlight w:val="white"/>
          <w:lang w:val="en-GB"/>
        </w:rPr>
      </w:pPr>
      <w:r w:rsidRPr="00D822A3">
        <w:rPr>
          <w:highlight w:val="white"/>
          <w:lang w:val="en-GB"/>
        </w:rPr>
        <w:t xml:space="preserve">    errno = EDOM;</w:t>
      </w:r>
    </w:p>
    <w:p w14:paraId="71093C56" w14:textId="77777777" w:rsidR="00555D55" w:rsidRPr="00D822A3" w:rsidRDefault="00555D55" w:rsidP="00B92E77">
      <w:pPr>
        <w:pStyle w:val="Code"/>
        <w:rPr>
          <w:highlight w:val="white"/>
          <w:lang w:val="en-GB"/>
        </w:rPr>
      </w:pPr>
      <w:r w:rsidRPr="00D822A3">
        <w:rPr>
          <w:highlight w:val="white"/>
          <w:lang w:val="en-GB"/>
        </w:rPr>
        <w:t xml:space="preserve">    return 0;</w:t>
      </w:r>
    </w:p>
    <w:p w14:paraId="0A5CB5D1" w14:textId="77777777" w:rsidR="00555D55" w:rsidRPr="00D822A3" w:rsidRDefault="00555D55" w:rsidP="00B92E77">
      <w:pPr>
        <w:pStyle w:val="Code"/>
        <w:rPr>
          <w:highlight w:val="white"/>
          <w:lang w:val="en-GB"/>
        </w:rPr>
      </w:pPr>
      <w:r w:rsidRPr="00D822A3">
        <w:rPr>
          <w:highlight w:val="white"/>
          <w:lang w:val="en-GB"/>
        </w:rPr>
        <w:t xml:space="preserve">  }</w:t>
      </w:r>
    </w:p>
    <w:p w14:paraId="21B7CF18" w14:textId="77777777" w:rsidR="00555D55" w:rsidRPr="00D822A3" w:rsidRDefault="00555D55" w:rsidP="00B92E77">
      <w:pPr>
        <w:pStyle w:val="Code"/>
        <w:rPr>
          <w:highlight w:val="white"/>
          <w:lang w:val="en-GB"/>
        </w:rPr>
      </w:pPr>
      <w:r w:rsidRPr="00D822A3">
        <w:rPr>
          <w:highlight w:val="white"/>
          <w:lang w:val="en-GB"/>
        </w:rPr>
        <w:t>}</w:t>
      </w:r>
    </w:p>
    <w:p w14:paraId="2390A017" w14:textId="77777777" w:rsidR="00555D55" w:rsidRPr="00D822A3" w:rsidRDefault="00555D55" w:rsidP="00B92E77">
      <w:pPr>
        <w:pStyle w:val="Code"/>
        <w:rPr>
          <w:highlight w:val="white"/>
          <w:lang w:val="en-GB"/>
        </w:rPr>
      </w:pPr>
    </w:p>
    <w:p w14:paraId="7E5A5A0F" w14:textId="77777777" w:rsidR="00555D55" w:rsidRPr="00D822A3" w:rsidRDefault="00555D55" w:rsidP="00B92E77">
      <w:pPr>
        <w:pStyle w:val="Code"/>
        <w:rPr>
          <w:highlight w:val="white"/>
          <w:lang w:val="en-GB"/>
        </w:rPr>
      </w:pPr>
      <w:r w:rsidRPr="00D822A3">
        <w:rPr>
          <w:highlight w:val="white"/>
          <w:lang w:val="en-GB"/>
        </w:rPr>
        <w:t>double atanX(double v) {</w:t>
      </w:r>
    </w:p>
    <w:p w14:paraId="6B3DEB21" w14:textId="77777777" w:rsidR="00555D55" w:rsidRPr="00D822A3" w:rsidRDefault="00555D55" w:rsidP="00B92E77">
      <w:pPr>
        <w:pStyle w:val="Code"/>
        <w:rPr>
          <w:highlight w:val="white"/>
          <w:lang w:val="en-GB"/>
        </w:rPr>
      </w:pPr>
      <w:r w:rsidRPr="00D822A3">
        <w:rPr>
          <w:highlight w:val="white"/>
          <w:lang w:val="en-GB"/>
        </w:rPr>
        <w:t xml:space="preserve">  if (v == 0) {</w:t>
      </w:r>
    </w:p>
    <w:p w14:paraId="41725097" w14:textId="77777777" w:rsidR="00555D55" w:rsidRPr="00D822A3" w:rsidRDefault="00555D55" w:rsidP="00B92E77">
      <w:pPr>
        <w:pStyle w:val="Code"/>
        <w:rPr>
          <w:highlight w:val="white"/>
          <w:lang w:val="en-GB"/>
        </w:rPr>
      </w:pPr>
      <w:r w:rsidRPr="00D822A3">
        <w:rPr>
          <w:highlight w:val="white"/>
          <w:lang w:val="en-GB"/>
        </w:rPr>
        <w:t xml:space="preserve">    return 0;</w:t>
      </w:r>
    </w:p>
    <w:p w14:paraId="598A9795" w14:textId="77777777" w:rsidR="00555D55" w:rsidRPr="00D822A3" w:rsidRDefault="00555D55" w:rsidP="00B92E77">
      <w:pPr>
        <w:pStyle w:val="Code"/>
        <w:rPr>
          <w:highlight w:val="white"/>
          <w:lang w:val="en-GB"/>
        </w:rPr>
      </w:pPr>
      <w:r w:rsidRPr="00D822A3">
        <w:rPr>
          <w:highlight w:val="white"/>
          <w:lang w:val="en-GB"/>
        </w:rPr>
        <w:t xml:space="preserve">  }</w:t>
      </w:r>
    </w:p>
    <w:p w14:paraId="34E60A18"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781E01D3"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3238E3F4" w14:textId="77777777" w:rsidR="00555D55" w:rsidRPr="00D822A3" w:rsidRDefault="00555D55" w:rsidP="00B92E77">
      <w:pPr>
        <w:pStyle w:val="Code"/>
        <w:rPr>
          <w:highlight w:val="white"/>
          <w:lang w:val="en-GB"/>
        </w:rPr>
      </w:pPr>
    </w:p>
    <w:p w14:paraId="4B8DDB7C" w14:textId="77777777" w:rsidR="00555D55" w:rsidRPr="00D822A3" w:rsidRDefault="00555D55" w:rsidP="00B92E77">
      <w:pPr>
        <w:pStyle w:val="Code"/>
        <w:rPr>
          <w:highlight w:val="white"/>
          <w:lang w:val="en-GB"/>
        </w:rPr>
      </w:pPr>
      <w:r w:rsidRPr="00D822A3">
        <w:rPr>
          <w:highlight w:val="white"/>
          <w:lang w:val="en-GB"/>
        </w:rPr>
        <w:t xml:space="preserve">    do {</w:t>
      </w:r>
    </w:p>
    <w:p w14:paraId="1C2A07B4" w14:textId="77777777" w:rsidR="00555D55" w:rsidRPr="00D822A3" w:rsidRDefault="00555D55" w:rsidP="00B92E77">
      <w:pPr>
        <w:pStyle w:val="Code"/>
        <w:rPr>
          <w:highlight w:val="white"/>
          <w:lang w:val="en-GB"/>
        </w:rPr>
      </w:pPr>
      <w:r w:rsidRPr="00D822A3">
        <w:rPr>
          <w:highlight w:val="white"/>
          <w:lang w:val="en-GB"/>
        </w:rPr>
        <w:t xml:space="preserve">      x = x_nplus1;</w:t>
      </w:r>
    </w:p>
    <w:p w14:paraId="13764E33" w14:textId="77777777" w:rsidR="00555D55" w:rsidRPr="00D822A3" w:rsidRDefault="00555D55" w:rsidP="00B92E77">
      <w:pPr>
        <w:pStyle w:val="Code"/>
        <w:rPr>
          <w:highlight w:val="white"/>
          <w:lang w:val="en-GB"/>
        </w:rPr>
      </w:pPr>
      <w:r w:rsidRPr="00D822A3">
        <w:rPr>
          <w:highlight w:val="white"/>
          <w:lang w:val="en-GB"/>
        </w:rPr>
        <w:t xml:space="preserve">      x_nplus1 = x - ((tan(x) - v) * square(cos(2 * x) + 1)) / 2;</w:t>
      </w:r>
    </w:p>
    <w:p w14:paraId="3CA2AAC8"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477E9399" w14:textId="77777777" w:rsidR="00555D55" w:rsidRPr="00D822A3" w:rsidRDefault="00555D55" w:rsidP="00B92E77">
      <w:pPr>
        <w:pStyle w:val="Code"/>
        <w:rPr>
          <w:highlight w:val="white"/>
          <w:lang w:val="en-GB"/>
        </w:rPr>
      </w:pPr>
    </w:p>
    <w:p w14:paraId="5DF11F5C"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064CF0E8" w14:textId="77777777" w:rsidR="00555D55" w:rsidRPr="00D822A3" w:rsidRDefault="00555D55" w:rsidP="00B92E77">
      <w:pPr>
        <w:pStyle w:val="Code"/>
        <w:rPr>
          <w:highlight w:val="white"/>
          <w:lang w:val="en-GB"/>
        </w:rPr>
      </w:pPr>
      <w:r w:rsidRPr="00D822A3">
        <w:rPr>
          <w:highlight w:val="white"/>
          <w:lang w:val="en-GB"/>
        </w:rPr>
        <w:t xml:space="preserve">  }</w:t>
      </w:r>
    </w:p>
    <w:p w14:paraId="50C297A6" w14:textId="77777777" w:rsidR="00555D55" w:rsidRPr="00D822A3" w:rsidRDefault="00555D55" w:rsidP="00B92E77">
      <w:pPr>
        <w:pStyle w:val="Code"/>
        <w:rPr>
          <w:highlight w:val="white"/>
          <w:lang w:val="en-GB"/>
        </w:rPr>
      </w:pPr>
      <w:r w:rsidRPr="00D822A3">
        <w:rPr>
          <w:highlight w:val="white"/>
          <w:lang w:val="en-GB"/>
        </w:rPr>
        <w:t xml:space="preserve">  else {</w:t>
      </w:r>
    </w:p>
    <w:p w14:paraId="54408AF4" w14:textId="77777777" w:rsidR="00555D55" w:rsidRPr="00D822A3" w:rsidRDefault="00555D55" w:rsidP="00B92E77">
      <w:pPr>
        <w:pStyle w:val="Code"/>
        <w:rPr>
          <w:highlight w:val="white"/>
          <w:lang w:val="en-GB"/>
        </w:rPr>
      </w:pPr>
      <w:r w:rsidRPr="00D822A3">
        <w:rPr>
          <w:highlight w:val="white"/>
          <w:lang w:val="en-GB"/>
        </w:rPr>
        <w:t xml:space="preserve">    errno = EDOM;</w:t>
      </w:r>
    </w:p>
    <w:p w14:paraId="4B1F8FB4" w14:textId="77777777" w:rsidR="00555D55" w:rsidRPr="00D822A3" w:rsidRDefault="00555D55" w:rsidP="00B92E77">
      <w:pPr>
        <w:pStyle w:val="Code"/>
        <w:rPr>
          <w:highlight w:val="white"/>
          <w:lang w:val="en-GB"/>
        </w:rPr>
      </w:pPr>
      <w:r w:rsidRPr="00D822A3">
        <w:rPr>
          <w:highlight w:val="white"/>
          <w:lang w:val="en-GB"/>
        </w:rPr>
        <w:t xml:space="preserve">    return 0;</w:t>
      </w:r>
    </w:p>
    <w:p w14:paraId="14D8B6CC" w14:textId="77777777" w:rsidR="00555D55" w:rsidRPr="00D822A3" w:rsidRDefault="00555D55" w:rsidP="00B92E77">
      <w:pPr>
        <w:pStyle w:val="Code"/>
        <w:rPr>
          <w:highlight w:val="white"/>
          <w:lang w:val="en-GB"/>
        </w:rPr>
      </w:pPr>
      <w:r w:rsidRPr="00D822A3">
        <w:rPr>
          <w:highlight w:val="white"/>
          <w:lang w:val="en-GB"/>
        </w:rPr>
        <w:t xml:space="preserve">  }</w:t>
      </w:r>
    </w:p>
    <w:p w14:paraId="58E971BF" w14:textId="77777777" w:rsidR="00555D55" w:rsidRPr="00D822A3" w:rsidRDefault="00555D55" w:rsidP="00B92E77">
      <w:pPr>
        <w:pStyle w:val="Code"/>
        <w:rPr>
          <w:highlight w:val="white"/>
          <w:lang w:val="en-GB"/>
        </w:rPr>
      </w:pPr>
      <w:r w:rsidRPr="00D822A3">
        <w:rPr>
          <w:highlight w:val="white"/>
          <w:lang w:val="en-GB"/>
        </w:rPr>
        <w:t>}</w:t>
      </w:r>
    </w:p>
    <w:p w14:paraId="0EBD8ABA" w14:textId="77777777" w:rsidR="00555D55" w:rsidRPr="00D822A3" w:rsidRDefault="00555D55" w:rsidP="00B92E77">
      <w:pPr>
        <w:pStyle w:val="Code"/>
        <w:rPr>
          <w:highlight w:val="white"/>
          <w:lang w:val="en-GB"/>
        </w:rPr>
      </w:pPr>
    </w:p>
    <w:p w14:paraId="187FA8FC" w14:textId="77777777" w:rsidR="00555D55" w:rsidRPr="00D822A3" w:rsidRDefault="00555D55" w:rsidP="00B92E77">
      <w:pPr>
        <w:pStyle w:val="Code"/>
        <w:rPr>
          <w:highlight w:val="white"/>
          <w:lang w:val="en-GB"/>
        </w:rPr>
      </w:pPr>
      <w:r w:rsidRPr="00D822A3">
        <w:rPr>
          <w:highlight w:val="white"/>
          <w:lang w:val="en-GB"/>
        </w:rPr>
        <w:t>double atan2(double num, double denum) {</w:t>
      </w:r>
    </w:p>
    <w:p w14:paraId="748293DA" w14:textId="77777777" w:rsidR="00555D55" w:rsidRPr="00D822A3" w:rsidRDefault="00555D55" w:rsidP="00B92E77">
      <w:pPr>
        <w:pStyle w:val="Code"/>
        <w:rPr>
          <w:highlight w:val="white"/>
          <w:lang w:val="en-GB"/>
        </w:rPr>
      </w:pPr>
      <w:r w:rsidRPr="00D822A3">
        <w:rPr>
          <w:highlight w:val="white"/>
          <w:lang w:val="en-GB"/>
        </w:rPr>
        <w:t xml:space="preserve">  if (denum &gt; 0) {</w:t>
      </w:r>
    </w:p>
    <w:p w14:paraId="506EF6E6" w14:textId="77777777" w:rsidR="00555D55" w:rsidRPr="00D822A3" w:rsidRDefault="00555D55" w:rsidP="00B92E77">
      <w:pPr>
        <w:pStyle w:val="Code"/>
        <w:rPr>
          <w:highlight w:val="white"/>
          <w:lang w:val="en-GB"/>
        </w:rPr>
      </w:pPr>
      <w:r w:rsidRPr="00D822A3">
        <w:rPr>
          <w:highlight w:val="white"/>
          <w:lang w:val="en-GB"/>
        </w:rPr>
        <w:t xml:space="preserve">    return atan(num / denum);</w:t>
      </w:r>
    </w:p>
    <w:p w14:paraId="4C02B430" w14:textId="77777777" w:rsidR="00555D55" w:rsidRPr="00D822A3" w:rsidRDefault="00555D55" w:rsidP="00B92E77">
      <w:pPr>
        <w:pStyle w:val="Code"/>
        <w:rPr>
          <w:highlight w:val="white"/>
          <w:lang w:val="en-GB"/>
        </w:rPr>
      </w:pPr>
      <w:r w:rsidRPr="00D822A3">
        <w:rPr>
          <w:highlight w:val="white"/>
          <w:lang w:val="en-GB"/>
        </w:rPr>
        <w:t xml:space="preserve">  }</w:t>
      </w:r>
    </w:p>
    <w:p w14:paraId="1EC77F17" w14:textId="77777777" w:rsidR="00555D55" w:rsidRPr="00D822A3" w:rsidRDefault="00555D55" w:rsidP="00B92E77">
      <w:pPr>
        <w:pStyle w:val="Code"/>
        <w:rPr>
          <w:highlight w:val="white"/>
          <w:lang w:val="en-GB"/>
        </w:rPr>
      </w:pPr>
    </w:p>
    <w:p w14:paraId="66634D2D" w14:textId="77777777" w:rsidR="00555D55" w:rsidRPr="00D822A3" w:rsidRDefault="00555D55" w:rsidP="00B92E77">
      <w:pPr>
        <w:pStyle w:val="Code"/>
        <w:rPr>
          <w:highlight w:val="white"/>
          <w:lang w:val="en-GB"/>
        </w:rPr>
      </w:pPr>
      <w:r w:rsidRPr="00D822A3">
        <w:rPr>
          <w:highlight w:val="white"/>
          <w:lang w:val="en-GB"/>
        </w:rPr>
        <w:t xml:space="preserve">  else if ((num &gt;= 0) &amp;&amp; (denum &lt; 0))  {</w:t>
      </w:r>
    </w:p>
    <w:p w14:paraId="0A949D8E" w14:textId="77777777" w:rsidR="00555D55" w:rsidRPr="00D822A3" w:rsidRDefault="00555D55" w:rsidP="00B92E77">
      <w:pPr>
        <w:pStyle w:val="Code"/>
        <w:rPr>
          <w:highlight w:val="white"/>
          <w:lang w:val="en-GB"/>
        </w:rPr>
      </w:pPr>
      <w:r w:rsidRPr="00D822A3">
        <w:rPr>
          <w:highlight w:val="white"/>
          <w:lang w:val="en-GB"/>
        </w:rPr>
        <w:t xml:space="preserve">    return PI + atan(num / denum);</w:t>
      </w:r>
    </w:p>
    <w:p w14:paraId="026CFAC6" w14:textId="77777777" w:rsidR="00555D55" w:rsidRPr="00D822A3" w:rsidRDefault="00555D55" w:rsidP="00B92E77">
      <w:pPr>
        <w:pStyle w:val="Code"/>
        <w:rPr>
          <w:highlight w:val="white"/>
          <w:lang w:val="en-GB"/>
        </w:rPr>
      </w:pPr>
      <w:r w:rsidRPr="00D822A3">
        <w:rPr>
          <w:highlight w:val="white"/>
          <w:lang w:val="en-GB"/>
        </w:rPr>
        <w:t xml:space="preserve">  }</w:t>
      </w:r>
    </w:p>
    <w:p w14:paraId="29DD3B86" w14:textId="77777777" w:rsidR="00555D55" w:rsidRPr="00D822A3" w:rsidRDefault="00555D55" w:rsidP="00B92E77">
      <w:pPr>
        <w:pStyle w:val="Code"/>
        <w:rPr>
          <w:highlight w:val="white"/>
          <w:lang w:val="en-GB"/>
        </w:rPr>
      </w:pPr>
    </w:p>
    <w:p w14:paraId="27414300" w14:textId="77777777" w:rsidR="00555D55" w:rsidRPr="00D822A3" w:rsidRDefault="00555D55" w:rsidP="00B92E77">
      <w:pPr>
        <w:pStyle w:val="Code"/>
        <w:rPr>
          <w:highlight w:val="white"/>
          <w:lang w:val="en-GB"/>
        </w:rPr>
      </w:pPr>
      <w:r w:rsidRPr="00D822A3">
        <w:rPr>
          <w:highlight w:val="white"/>
          <w:lang w:val="en-GB"/>
        </w:rPr>
        <w:t xml:space="preserve">  else if ((num &lt; 0) &amp;&amp; (denum &lt; 0)) {</w:t>
      </w:r>
    </w:p>
    <w:p w14:paraId="0DB40DC7" w14:textId="77777777" w:rsidR="00555D55" w:rsidRPr="00D822A3" w:rsidRDefault="00555D55" w:rsidP="00B92E77">
      <w:pPr>
        <w:pStyle w:val="Code"/>
        <w:rPr>
          <w:highlight w:val="white"/>
          <w:lang w:val="en-GB"/>
        </w:rPr>
      </w:pPr>
      <w:r w:rsidRPr="00D822A3">
        <w:rPr>
          <w:highlight w:val="white"/>
          <w:lang w:val="en-GB"/>
        </w:rPr>
        <w:t xml:space="preserve">    return (-PI) + atan(num / denum);</w:t>
      </w:r>
    </w:p>
    <w:p w14:paraId="4F81364D" w14:textId="77777777" w:rsidR="00555D55" w:rsidRPr="00D822A3" w:rsidRDefault="00555D55" w:rsidP="00B92E77">
      <w:pPr>
        <w:pStyle w:val="Code"/>
        <w:rPr>
          <w:highlight w:val="white"/>
          <w:lang w:val="en-GB"/>
        </w:rPr>
      </w:pPr>
      <w:r w:rsidRPr="00D822A3">
        <w:rPr>
          <w:highlight w:val="white"/>
          <w:lang w:val="en-GB"/>
        </w:rPr>
        <w:t xml:space="preserve">  }</w:t>
      </w:r>
    </w:p>
    <w:p w14:paraId="2B0D0BDB" w14:textId="77777777" w:rsidR="00555D55" w:rsidRPr="00D822A3" w:rsidRDefault="00555D55" w:rsidP="00B92E77">
      <w:pPr>
        <w:pStyle w:val="Code"/>
        <w:rPr>
          <w:highlight w:val="white"/>
          <w:lang w:val="en-GB"/>
        </w:rPr>
      </w:pPr>
      <w:r w:rsidRPr="00D822A3">
        <w:rPr>
          <w:highlight w:val="white"/>
          <w:lang w:val="en-GB"/>
        </w:rPr>
        <w:t xml:space="preserve">  </w:t>
      </w:r>
    </w:p>
    <w:p w14:paraId="2E8C88E8" w14:textId="77777777" w:rsidR="00555D55" w:rsidRPr="00D822A3" w:rsidRDefault="00555D55" w:rsidP="00B92E77">
      <w:pPr>
        <w:pStyle w:val="Code"/>
        <w:rPr>
          <w:highlight w:val="white"/>
          <w:lang w:val="en-GB"/>
        </w:rPr>
      </w:pPr>
      <w:r w:rsidRPr="00D822A3">
        <w:rPr>
          <w:highlight w:val="white"/>
          <w:lang w:val="en-GB"/>
        </w:rPr>
        <w:t xml:space="preserve">  else if ((num &gt; 0) &amp;&amp; (denum == 0))  {</w:t>
      </w:r>
    </w:p>
    <w:p w14:paraId="606CF689"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4F3ABFD5" w14:textId="77777777" w:rsidR="00555D55" w:rsidRPr="00D822A3" w:rsidRDefault="00555D55" w:rsidP="00B92E77">
      <w:pPr>
        <w:pStyle w:val="Code"/>
        <w:rPr>
          <w:highlight w:val="white"/>
          <w:lang w:val="en-GB"/>
        </w:rPr>
      </w:pPr>
      <w:r w:rsidRPr="00D822A3">
        <w:rPr>
          <w:highlight w:val="white"/>
          <w:lang w:val="en-GB"/>
        </w:rPr>
        <w:t xml:space="preserve">  }</w:t>
      </w:r>
    </w:p>
    <w:p w14:paraId="1BDE34F5" w14:textId="77777777" w:rsidR="00555D55" w:rsidRPr="00D822A3" w:rsidRDefault="00555D55" w:rsidP="00B92E77">
      <w:pPr>
        <w:pStyle w:val="Code"/>
        <w:rPr>
          <w:highlight w:val="white"/>
          <w:lang w:val="en-GB"/>
        </w:rPr>
      </w:pPr>
    </w:p>
    <w:p w14:paraId="36A26808" w14:textId="77777777" w:rsidR="00555D55" w:rsidRPr="00D822A3" w:rsidRDefault="00555D55" w:rsidP="00B92E77">
      <w:pPr>
        <w:pStyle w:val="Code"/>
        <w:rPr>
          <w:highlight w:val="white"/>
          <w:lang w:val="en-GB"/>
        </w:rPr>
      </w:pPr>
      <w:r w:rsidRPr="00D822A3">
        <w:rPr>
          <w:highlight w:val="white"/>
          <w:lang w:val="en-GB"/>
        </w:rPr>
        <w:t xml:space="preserve">  else if ((num &lt; 0) &amp;&amp; (denum == 0))  {</w:t>
      </w:r>
    </w:p>
    <w:p w14:paraId="0F7DCA42"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67C50729" w14:textId="77777777" w:rsidR="00555D55" w:rsidRPr="00D822A3" w:rsidRDefault="00555D55" w:rsidP="00B92E77">
      <w:pPr>
        <w:pStyle w:val="Code"/>
        <w:rPr>
          <w:highlight w:val="white"/>
          <w:lang w:val="en-GB"/>
        </w:rPr>
      </w:pPr>
      <w:r w:rsidRPr="00D822A3">
        <w:rPr>
          <w:highlight w:val="white"/>
          <w:lang w:val="en-GB"/>
        </w:rPr>
        <w:t xml:space="preserve">  }</w:t>
      </w:r>
    </w:p>
    <w:p w14:paraId="0CB0B126" w14:textId="77777777" w:rsidR="00555D55" w:rsidRPr="00D822A3" w:rsidRDefault="00555D55" w:rsidP="00B92E77">
      <w:pPr>
        <w:pStyle w:val="Code"/>
        <w:rPr>
          <w:highlight w:val="white"/>
          <w:lang w:val="en-GB"/>
        </w:rPr>
      </w:pPr>
    </w:p>
    <w:p w14:paraId="7188BEF1" w14:textId="77777777" w:rsidR="00555D55" w:rsidRPr="00D822A3" w:rsidRDefault="00555D55" w:rsidP="00B92E77">
      <w:pPr>
        <w:pStyle w:val="Code"/>
        <w:rPr>
          <w:highlight w:val="white"/>
          <w:lang w:val="en-GB"/>
        </w:rPr>
      </w:pPr>
      <w:r w:rsidRPr="00D822A3">
        <w:rPr>
          <w:highlight w:val="white"/>
          <w:lang w:val="en-GB"/>
        </w:rPr>
        <w:t xml:space="preserve">  else {</w:t>
      </w:r>
    </w:p>
    <w:p w14:paraId="26120FF9" w14:textId="77777777" w:rsidR="00555D55" w:rsidRPr="00D822A3" w:rsidRDefault="00555D55" w:rsidP="00B92E77">
      <w:pPr>
        <w:pStyle w:val="Code"/>
        <w:rPr>
          <w:highlight w:val="white"/>
          <w:lang w:val="en-GB"/>
        </w:rPr>
      </w:pPr>
      <w:r w:rsidRPr="00D822A3">
        <w:rPr>
          <w:highlight w:val="white"/>
          <w:lang w:val="en-GB"/>
        </w:rPr>
        <w:t xml:space="preserve">    errno = EDOM;</w:t>
      </w:r>
    </w:p>
    <w:p w14:paraId="1DFB9701" w14:textId="77777777" w:rsidR="00555D55" w:rsidRPr="00D822A3" w:rsidRDefault="00555D55" w:rsidP="00B92E77">
      <w:pPr>
        <w:pStyle w:val="Code"/>
        <w:rPr>
          <w:highlight w:val="white"/>
          <w:lang w:val="en-GB"/>
        </w:rPr>
      </w:pPr>
      <w:r w:rsidRPr="00D822A3">
        <w:rPr>
          <w:highlight w:val="white"/>
          <w:lang w:val="en-GB"/>
        </w:rPr>
        <w:t xml:space="preserve">    return 0;</w:t>
      </w:r>
    </w:p>
    <w:p w14:paraId="57DCC925" w14:textId="77777777" w:rsidR="00555D55" w:rsidRPr="00D822A3" w:rsidRDefault="00555D55" w:rsidP="00B92E77">
      <w:pPr>
        <w:pStyle w:val="Code"/>
        <w:rPr>
          <w:highlight w:val="white"/>
          <w:lang w:val="en-GB"/>
        </w:rPr>
      </w:pPr>
      <w:r w:rsidRPr="00D822A3">
        <w:rPr>
          <w:highlight w:val="white"/>
          <w:lang w:val="en-GB"/>
        </w:rPr>
        <w:t xml:space="preserve">  }</w:t>
      </w:r>
    </w:p>
    <w:p w14:paraId="4C1D6ABB" w14:textId="77777777" w:rsidR="00555D55" w:rsidRPr="00D822A3" w:rsidRDefault="00555D55" w:rsidP="00B92E77">
      <w:pPr>
        <w:pStyle w:val="Code"/>
        <w:rPr>
          <w:highlight w:val="white"/>
          <w:lang w:val="en-GB"/>
        </w:rPr>
      </w:pPr>
      <w:r w:rsidRPr="00D822A3">
        <w:rPr>
          <w:highlight w:val="white"/>
          <w:lang w:val="en-GB"/>
        </w:rPr>
        <w:t>}</w:t>
      </w:r>
    </w:p>
    <w:p w14:paraId="6AF166D1" w14:textId="77777777" w:rsidR="00B92E77" w:rsidRPr="00D822A3" w:rsidRDefault="00B92E77" w:rsidP="00B92E77">
      <w:pPr>
        <w:pStyle w:val="Code"/>
        <w:rPr>
          <w:highlight w:val="white"/>
          <w:lang w:val="en-GB"/>
        </w:rPr>
      </w:pPr>
    </w:p>
    <w:p w14:paraId="5AEA7039" w14:textId="46E56F73" w:rsidR="00555D55" w:rsidRPr="00D822A3" w:rsidRDefault="00555D55" w:rsidP="00B92E77">
      <w:pPr>
        <w:pStyle w:val="Code"/>
        <w:rPr>
          <w:highlight w:val="white"/>
          <w:lang w:val="en-GB"/>
        </w:rPr>
      </w:pPr>
      <w:r w:rsidRPr="00D822A3">
        <w:rPr>
          <w:highlight w:val="white"/>
          <w:lang w:val="en-GB"/>
        </w:rPr>
        <w:t>double floor(double x) {</w:t>
      </w:r>
    </w:p>
    <w:p w14:paraId="6EE017B1" w14:textId="77777777" w:rsidR="00555D55" w:rsidRPr="00D822A3" w:rsidRDefault="00555D55" w:rsidP="00B92E77">
      <w:pPr>
        <w:pStyle w:val="Code"/>
        <w:rPr>
          <w:highlight w:val="white"/>
          <w:lang w:val="en-GB"/>
        </w:rPr>
      </w:pPr>
      <w:r w:rsidRPr="00D822A3">
        <w:rPr>
          <w:highlight w:val="white"/>
          <w:lang w:val="en-GB"/>
        </w:rPr>
        <w:t xml:space="preserve">  if (x &lt; 0) {</w:t>
      </w:r>
    </w:p>
    <w:p w14:paraId="25F9CB1A" w14:textId="77777777" w:rsidR="00555D55" w:rsidRPr="00D822A3" w:rsidRDefault="00555D55" w:rsidP="00B92E77">
      <w:pPr>
        <w:pStyle w:val="Code"/>
        <w:rPr>
          <w:highlight w:val="white"/>
          <w:lang w:val="en-GB"/>
        </w:rPr>
      </w:pPr>
      <w:r w:rsidRPr="00D822A3">
        <w:rPr>
          <w:highlight w:val="white"/>
          <w:lang w:val="en-GB"/>
        </w:rPr>
        <w:t xml:space="preserve">    return -ceil(-x);</w:t>
      </w:r>
    </w:p>
    <w:p w14:paraId="7AF16A33" w14:textId="77777777" w:rsidR="00555D55" w:rsidRPr="00D822A3" w:rsidRDefault="00555D55" w:rsidP="00B92E77">
      <w:pPr>
        <w:pStyle w:val="Code"/>
        <w:rPr>
          <w:highlight w:val="white"/>
          <w:lang w:val="en-GB"/>
        </w:rPr>
      </w:pPr>
      <w:r w:rsidRPr="00D822A3">
        <w:rPr>
          <w:highlight w:val="white"/>
          <w:lang w:val="en-GB"/>
        </w:rPr>
        <w:t xml:space="preserve">  }</w:t>
      </w:r>
    </w:p>
    <w:p w14:paraId="1A842ADA" w14:textId="77777777" w:rsidR="00555D55" w:rsidRPr="00D822A3" w:rsidRDefault="00555D55" w:rsidP="00B92E77">
      <w:pPr>
        <w:pStyle w:val="Code"/>
        <w:rPr>
          <w:highlight w:val="white"/>
          <w:lang w:val="en-GB"/>
        </w:rPr>
      </w:pPr>
    </w:p>
    <w:p w14:paraId="5B6CBEA4" w14:textId="77777777" w:rsidR="00555D55" w:rsidRPr="00D822A3" w:rsidRDefault="00555D55" w:rsidP="00B92E77">
      <w:pPr>
        <w:pStyle w:val="Code"/>
        <w:rPr>
          <w:highlight w:val="white"/>
          <w:lang w:val="en-GB"/>
        </w:rPr>
      </w:pPr>
      <w:r w:rsidRPr="00D822A3">
        <w:rPr>
          <w:highlight w:val="white"/>
          <w:lang w:val="en-GB"/>
        </w:rPr>
        <w:t xml:space="preserve">  return (double) (long) x;</w:t>
      </w:r>
    </w:p>
    <w:p w14:paraId="75DA846C" w14:textId="77777777" w:rsidR="00555D55" w:rsidRPr="00D822A3" w:rsidRDefault="00555D55" w:rsidP="00B92E77">
      <w:pPr>
        <w:pStyle w:val="Code"/>
        <w:rPr>
          <w:highlight w:val="white"/>
          <w:lang w:val="en-GB"/>
        </w:rPr>
      </w:pPr>
      <w:r w:rsidRPr="00D822A3">
        <w:rPr>
          <w:highlight w:val="white"/>
          <w:lang w:val="en-GB"/>
        </w:rPr>
        <w:t>}</w:t>
      </w:r>
    </w:p>
    <w:p w14:paraId="5B17242F" w14:textId="77777777" w:rsidR="00555D55" w:rsidRPr="00D822A3" w:rsidRDefault="00555D55" w:rsidP="00B92E77">
      <w:pPr>
        <w:pStyle w:val="Code"/>
        <w:rPr>
          <w:highlight w:val="white"/>
          <w:lang w:val="en-GB"/>
        </w:rPr>
      </w:pPr>
    </w:p>
    <w:p w14:paraId="21D41025" w14:textId="77777777" w:rsidR="00555D55" w:rsidRPr="00D822A3" w:rsidRDefault="00555D55" w:rsidP="00B92E77">
      <w:pPr>
        <w:pStyle w:val="Code"/>
        <w:rPr>
          <w:highlight w:val="white"/>
          <w:lang w:val="en-GB"/>
        </w:rPr>
      </w:pPr>
      <w:r w:rsidRPr="00D822A3">
        <w:rPr>
          <w:highlight w:val="white"/>
          <w:lang w:val="en-GB"/>
        </w:rPr>
        <w:t>double ceil(double x) {</w:t>
      </w:r>
    </w:p>
    <w:p w14:paraId="5F7C1296" w14:textId="77777777" w:rsidR="00555D55" w:rsidRPr="00D822A3" w:rsidRDefault="00555D55" w:rsidP="00B92E77">
      <w:pPr>
        <w:pStyle w:val="Code"/>
        <w:rPr>
          <w:highlight w:val="white"/>
          <w:lang w:val="en-GB"/>
        </w:rPr>
      </w:pPr>
      <w:r w:rsidRPr="00D822A3">
        <w:rPr>
          <w:highlight w:val="white"/>
          <w:lang w:val="en-GB"/>
        </w:rPr>
        <w:t xml:space="preserve">  if (x &lt; 0) {</w:t>
      </w:r>
    </w:p>
    <w:p w14:paraId="35E1F8B5" w14:textId="77777777" w:rsidR="00555D55" w:rsidRPr="00D822A3" w:rsidRDefault="00555D55" w:rsidP="00B92E77">
      <w:pPr>
        <w:pStyle w:val="Code"/>
        <w:rPr>
          <w:highlight w:val="white"/>
          <w:lang w:val="en-GB"/>
        </w:rPr>
      </w:pPr>
      <w:r w:rsidRPr="00D822A3">
        <w:rPr>
          <w:highlight w:val="white"/>
          <w:lang w:val="en-GB"/>
        </w:rPr>
        <w:t xml:space="preserve">    return -floor(-x);</w:t>
      </w:r>
    </w:p>
    <w:p w14:paraId="390F0707" w14:textId="77777777" w:rsidR="00555D55" w:rsidRPr="00D822A3" w:rsidRDefault="00555D55" w:rsidP="00B92E77">
      <w:pPr>
        <w:pStyle w:val="Code"/>
        <w:rPr>
          <w:highlight w:val="white"/>
          <w:lang w:val="en-GB"/>
        </w:rPr>
      </w:pPr>
      <w:r w:rsidRPr="00D822A3">
        <w:rPr>
          <w:highlight w:val="white"/>
          <w:lang w:val="en-GB"/>
        </w:rPr>
        <w:t xml:space="preserve">  }</w:t>
      </w:r>
    </w:p>
    <w:p w14:paraId="108D7821" w14:textId="77777777" w:rsidR="00555D55" w:rsidRPr="00D822A3" w:rsidRDefault="00555D55" w:rsidP="00B92E77">
      <w:pPr>
        <w:pStyle w:val="Code"/>
        <w:rPr>
          <w:highlight w:val="white"/>
          <w:lang w:val="en-GB"/>
        </w:rPr>
      </w:pPr>
    </w:p>
    <w:p w14:paraId="1E4642A3" w14:textId="77777777" w:rsidR="00555D55" w:rsidRPr="00D822A3" w:rsidRDefault="00555D55" w:rsidP="00B92E77">
      <w:pPr>
        <w:pStyle w:val="Code"/>
        <w:rPr>
          <w:highlight w:val="white"/>
          <w:lang w:val="en-GB"/>
        </w:rPr>
      </w:pPr>
      <w:r w:rsidRPr="00D822A3">
        <w:rPr>
          <w:highlight w:val="white"/>
          <w:lang w:val="en-GB"/>
        </w:rPr>
        <w:t xml:space="preserve">  return (double) (long) (x + 0.999999999999);</w:t>
      </w:r>
    </w:p>
    <w:p w14:paraId="087726FC" w14:textId="77777777" w:rsidR="00555D55" w:rsidRPr="00D822A3" w:rsidRDefault="00555D55" w:rsidP="00B92E77">
      <w:pPr>
        <w:pStyle w:val="Code"/>
        <w:rPr>
          <w:highlight w:val="white"/>
          <w:lang w:val="en-GB"/>
        </w:rPr>
      </w:pPr>
      <w:r w:rsidRPr="00D822A3">
        <w:rPr>
          <w:highlight w:val="white"/>
          <w:lang w:val="en-GB"/>
        </w:rPr>
        <w:t>}</w:t>
      </w:r>
    </w:p>
    <w:p w14:paraId="5E1F34C3" w14:textId="77777777" w:rsidR="00555D55" w:rsidRPr="00D822A3" w:rsidRDefault="00555D55" w:rsidP="00B92E77">
      <w:pPr>
        <w:pStyle w:val="Code"/>
        <w:rPr>
          <w:highlight w:val="white"/>
          <w:lang w:val="en-GB"/>
        </w:rPr>
      </w:pPr>
    </w:p>
    <w:p w14:paraId="6E3804EA" w14:textId="77777777" w:rsidR="00555D55" w:rsidRPr="00D822A3" w:rsidRDefault="00555D55" w:rsidP="00B92E77">
      <w:pPr>
        <w:pStyle w:val="Code"/>
        <w:rPr>
          <w:highlight w:val="white"/>
          <w:lang w:val="en-GB"/>
        </w:rPr>
      </w:pPr>
      <w:r w:rsidRPr="00D822A3">
        <w:rPr>
          <w:highlight w:val="white"/>
          <w:lang w:val="en-GB"/>
        </w:rPr>
        <w:t>double round(double x) {</w:t>
      </w:r>
    </w:p>
    <w:p w14:paraId="76216A4F" w14:textId="77777777" w:rsidR="00555D55" w:rsidRPr="00D822A3" w:rsidRDefault="00555D55" w:rsidP="00B92E77">
      <w:pPr>
        <w:pStyle w:val="Code"/>
        <w:rPr>
          <w:highlight w:val="white"/>
          <w:lang w:val="en-GB"/>
        </w:rPr>
      </w:pPr>
      <w:r w:rsidRPr="00D822A3">
        <w:rPr>
          <w:highlight w:val="white"/>
          <w:lang w:val="en-GB"/>
        </w:rPr>
        <w:t xml:space="preserve">  return (double) (long) ((x &lt; 0) ? (x - 0.5) : (x + 0.5));</w:t>
      </w:r>
    </w:p>
    <w:p w14:paraId="7AF848B7" w14:textId="77777777" w:rsidR="00555D55" w:rsidRPr="00D822A3" w:rsidRDefault="00555D55" w:rsidP="00B92E77">
      <w:pPr>
        <w:pStyle w:val="Code"/>
        <w:rPr>
          <w:highlight w:val="white"/>
          <w:lang w:val="en-GB"/>
        </w:rPr>
      </w:pPr>
      <w:r w:rsidRPr="00D822A3">
        <w:rPr>
          <w:highlight w:val="white"/>
          <w:lang w:val="en-GB"/>
        </w:rPr>
        <w:t>}</w:t>
      </w:r>
    </w:p>
    <w:p w14:paraId="220A839A" w14:textId="77777777" w:rsidR="00555D55" w:rsidRPr="00D822A3" w:rsidRDefault="00555D55" w:rsidP="00CE2940">
      <w:pPr>
        <w:pStyle w:val="Code"/>
        <w:rPr>
          <w:highlight w:val="white"/>
          <w:lang w:val="en-GB"/>
        </w:rPr>
      </w:pPr>
    </w:p>
    <w:p w14:paraId="08676CD0" w14:textId="77777777" w:rsidR="00555D55" w:rsidRPr="00D822A3" w:rsidRDefault="00555D55" w:rsidP="00CE2940">
      <w:pPr>
        <w:pStyle w:val="Code"/>
        <w:rPr>
          <w:highlight w:val="white"/>
          <w:lang w:val="en-GB"/>
        </w:rPr>
      </w:pPr>
      <w:r w:rsidRPr="00D822A3">
        <w:rPr>
          <w:highlight w:val="white"/>
          <w:lang w:val="en-GB"/>
        </w:rPr>
        <w:t>double fabs(double x) {</w:t>
      </w:r>
    </w:p>
    <w:p w14:paraId="02C60E14" w14:textId="77777777" w:rsidR="00555D55" w:rsidRPr="00D822A3" w:rsidRDefault="00555D55" w:rsidP="00CE2940">
      <w:pPr>
        <w:pStyle w:val="Code"/>
        <w:rPr>
          <w:highlight w:val="white"/>
          <w:lang w:val="en-GB"/>
        </w:rPr>
      </w:pPr>
      <w:r w:rsidRPr="00D822A3">
        <w:rPr>
          <w:highlight w:val="white"/>
          <w:lang w:val="en-GB"/>
        </w:rPr>
        <w:t xml:space="preserve">  return (x &lt; 0) ? -x : x;</w:t>
      </w:r>
    </w:p>
    <w:p w14:paraId="0316D6AF" w14:textId="77777777" w:rsidR="00555D55" w:rsidRPr="00D822A3" w:rsidRDefault="00555D55" w:rsidP="00CE2940">
      <w:pPr>
        <w:pStyle w:val="Code"/>
        <w:rPr>
          <w:highlight w:val="white"/>
          <w:lang w:val="en-GB"/>
        </w:rPr>
      </w:pPr>
      <w:r w:rsidRPr="00D822A3">
        <w:rPr>
          <w:highlight w:val="white"/>
          <w:lang w:val="en-GB"/>
        </w:rPr>
        <w:t>}</w:t>
      </w:r>
    </w:p>
    <w:p w14:paraId="1E369AA5" w14:textId="77777777" w:rsidR="00555D55" w:rsidRPr="00D822A3" w:rsidRDefault="00555D55" w:rsidP="00CE2940">
      <w:pPr>
        <w:pStyle w:val="Code"/>
        <w:rPr>
          <w:highlight w:val="white"/>
          <w:lang w:val="en-GB"/>
        </w:rPr>
      </w:pPr>
    </w:p>
    <w:p w14:paraId="2FD776B7" w14:textId="77777777" w:rsidR="00555D55" w:rsidRPr="00D822A3" w:rsidRDefault="00555D55" w:rsidP="00CE2940">
      <w:pPr>
        <w:pStyle w:val="Code"/>
        <w:rPr>
          <w:highlight w:val="white"/>
          <w:lang w:val="en-GB"/>
        </w:rPr>
      </w:pPr>
      <w:r w:rsidRPr="00D822A3">
        <w:rPr>
          <w:highlight w:val="white"/>
          <w:lang w:val="en-GB"/>
        </w:rPr>
        <w:t>double modf(double x, double* p) {</w:t>
      </w:r>
    </w:p>
    <w:p w14:paraId="77F22750" w14:textId="77777777" w:rsidR="00555D55" w:rsidRPr="00D822A3" w:rsidRDefault="00555D55" w:rsidP="00CE2940">
      <w:pPr>
        <w:pStyle w:val="Code"/>
        <w:rPr>
          <w:highlight w:val="white"/>
          <w:lang w:val="en-GB"/>
        </w:rPr>
      </w:pPr>
      <w:r w:rsidRPr="00D822A3">
        <w:rPr>
          <w:highlight w:val="white"/>
          <w:lang w:val="en-GB"/>
        </w:rPr>
        <w:t xml:space="preserve">  double integral = (double) (long) fabs(x);</w:t>
      </w:r>
    </w:p>
    <w:p w14:paraId="1FDB2A4A" w14:textId="77777777" w:rsidR="00555D55" w:rsidRPr="00D822A3" w:rsidRDefault="00555D55" w:rsidP="00CE2940">
      <w:pPr>
        <w:pStyle w:val="Code"/>
        <w:rPr>
          <w:highlight w:val="white"/>
          <w:lang w:val="en-GB"/>
        </w:rPr>
      </w:pPr>
    </w:p>
    <w:p w14:paraId="35F22709" w14:textId="77777777" w:rsidR="00555D55" w:rsidRPr="00D822A3" w:rsidRDefault="00555D55" w:rsidP="00CE2940">
      <w:pPr>
        <w:pStyle w:val="Code"/>
        <w:rPr>
          <w:highlight w:val="white"/>
          <w:lang w:val="en-GB"/>
        </w:rPr>
      </w:pPr>
      <w:r w:rsidRPr="00D822A3">
        <w:rPr>
          <w:highlight w:val="white"/>
          <w:lang w:val="en-GB"/>
        </w:rPr>
        <w:t xml:space="preserve">  if (p != NULL)  {</w:t>
      </w:r>
    </w:p>
    <w:p w14:paraId="25D0490E" w14:textId="77777777" w:rsidR="00555D55" w:rsidRPr="00D822A3" w:rsidRDefault="00555D55" w:rsidP="00CE2940">
      <w:pPr>
        <w:pStyle w:val="Code"/>
        <w:rPr>
          <w:highlight w:val="white"/>
          <w:lang w:val="en-GB"/>
        </w:rPr>
      </w:pPr>
      <w:r w:rsidRPr="00D822A3">
        <w:rPr>
          <w:highlight w:val="white"/>
          <w:lang w:val="en-GB"/>
        </w:rPr>
        <w:t xml:space="preserve">    *p = (x &gt; 0) ? (fabs(x) - integral) : -(fabs(x) - integral);</w:t>
      </w:r>
    </w:p>
    <w:p w14:paraId="428F6E2F" w14:textId="77777777" w:rsidR="00555D55" w:rsidRPr="00D822A3" w:rsidRDefault="00555D55" w:rsidP="00CE2940">
      <w:pPr>
        <w:pStyle w:val="Code"/>
        <w:rPr>
          <w:highlight w:val="white"/>
          <w:lang w:val="en-GB"/>
        </w:rPr>
      </w:pPr>
      <w:r w:rsidRPr="00D822A3">
        <w:rPr>
          <w:highlight w:val="white"/>
          <w:lang w:val="en-GB"/>
        </w:rPr>
        <w:t xml:space="preserve">  }</w:t>
      </w:r>
    </w:p>
    <w:p w14:paraId="1382E196" w14:textId="77777777" w:rsidR="00555D55" w:rsidRPr="00D822A3" w:rsidRDefault="00555D55" w:rsidP="00CE2940">
      <w:pPr>
        <w:pStyle w:val="Code"/>
        <w:rPr>
          <w:highlight w:val="white"/>
          <w:lang w:val="en-GB"/>
        </w:rPr>
      </w:pPr>
    </w:p>
    <w:p w14:paraId="1F14E92C" w14:textId="77777777" w:rsidR="00555D55" w:rsidRPr="00D822A3" w:rsidRDefault="00555D55" w:rsidP="00CE2940">
      <w:pPr>
        <w:pStyle w:val="Code"/>
        <w:rPr>
          <w:highlight w:val="white"/>
          <w:lang w:val="en-GB"/>
        </w:rPr>
      </w:pPr>
      <w:r w:rsidRPr="00D822A3">
        <w:rPr>
          <w:highlight w:val="white"/>
          <w:lang w:val="en-GB"/>
        </w:rPr>
        <w:t xml:space="preserve">  return (x &gt; 0) ? integral : -integral;</w:t>
      </w:r>
    </w:p>
    <w:p w14:paraId="004200E0" w14:textId="77777777" w:rsidR="00555D55" w:rsidRPr="00D822A3" w:rsidRDefault="00555D55" w:rsidP="00CE2940">
      <w:pPr>
        <w:pStyle w:val="Code"/>
        <w:rPr>
          <w:highlight w:val="white"/>
          <w:lang w:val="en-GB"/>
        </w:rPr>
      </w:pPr>
      <w:r w:rsidRPr="00D822A3">
        <w:rPr>
          <w:highlight w:val="white"/>
          <w:lang w:val="en-GB"/>
        </w:rPr>
        <w:t>}</w:t>
      </w:r>
    </w:p>
    <w:p w14:paraId="7F283437" w14:textId="77777777" w:rsidR="00555D55" w:rsidRPr="00D822A3" w:rsidRDefault="00555D55" w:rsidP="00CE2940">
      <w:pPr>
        <w:pStyle w:val="Code"/>
        <w:rPr>
          <w:highlight w:val="white"/>
          <w:lang w:val="en-GB"/>
        </w:rPr>
      </w:pPr>
    </w:p>
    <w:p w14:paraId="44680D94" w14:textId="77777777" w:rsidR="00555D55" w:rsidRPr="00D822A3" w:rsidRDefault="00555D55" w:rsidP="00CE2940">
      <w:pPr>
        <w:pStyle w:val="Code"/>
        <w:rPr>
          <w:highlight w:val="white"/>
          <w:lang w:val="en-GB"/>
        </w:rPr>
      </w:pPr>
      <w:r w:rsidRPr="00D822A3">
        <w:rPr>
          <w:highlight w:val="white"/>
          <w:lang w:val="en-GB"/>
        </w:rPr>
        <w:t>double fmod(double x, double y) {</w:t>
      </w:r>
    </w:p>
    <w:p w14:paraId="66DDC8B2" w14:textId="77777777" w:rsidR="00555D55" w:rsidRPr="00D822A3" w:rsidRDefault="00555D55" w:rsidP="00CE2940">
      <w:pPr>
        <w:pStyle w:val="Code"/>
        <w:rPr>
          <w:highlight w:val="white"/>
          <w:lang w:val="en-GB"/>
        </w:rPr>
      </w:pPr>
      <w:r w:rsidRPr="00D822A3">
        <w:rPr>
          <w:highlight w:val="white"/>
          <w:lang w:val="en-GB"/>
        </w:rPr>
        <w:t xml:space="preserve">  if (y != 0) {</w:t>
      </w:r>
    </w:p>
    <w:p w14:paraId="65693E03" w14:textId="77777777" w:rsidR="00555D55" w:rsidRPr="00D822A3" w:rsidRDefault="00555D55" w:rsidP="00CE2940">
      <w:pPr>
        <w:pStyle w:val="Code"/>
        <w:rPr>
          <w:highlight w:val="white"/>
          <w:lang w:val="en-GB"/>
        </w:rPr>
      </w:pPr>
      <w:r w:rsidRPr="00D822A3">
        <w:rPr>
          <w:highlight w:val="white"/>
          <w:lang w:val="en-GB"/>
        </w:rPr>
        <w:t xml:space="preserve">    double quotient = x / y;</w:t>
      </w:r>
    </w:p>
    <w:p w14:paraId="117CE1C5" w14:textId="341C2306" w:rsidR="00555D55" w:rsidRPr="00D822A3" w:rsidRDefault="00555D55" w:rsidP="00CE2940">
      <w:pPr>
        <w:pStyle w:val="Code"/>
        <w:rPr>
          <w:highlight w:val="white"/>
          <w:lang w:val="en-GB"/>
        </w:rPr>
      </w:pPr>
      <w:r w:rsidRPr="00D822A3">
        <w:rPr>
          <w:highlight w:val="white"/>
          <w:lang w:val="en-GB"/>
        </w:rPr>
        <w:t xml:space="preserve">    double remainder = fabs(quotient - (double) (long)</w:t>
      </w:r>
      <w:r w:rsidR="008015CB" w:rsidRPr="00D822A3">
        <w:rPr>
          <w:highlight w:val="white"/>
          <w:lang w:val="en-GB"/>
        </w:rPr>
        <w:t xml:space="preserve"> </w:t>
      </w:r>
      <w:r w:rsidRPr="00D822A3">
        <w:rPr>
          <w:highlight w:val="white"/>
          <w:lang w:val="en-GB"/>
        </w:rPr>
        <w:t>quotient);</w:t>
      </w:r>
    </w:p>
    <w:p w14:paraId="7EEDEC86" w14:textId="77777777" w:rsidR="00555D55" w:rsidRPr="00D822A3" w:rsidRDefault="00555D55" w:rsidP="00CE2940">
      <w:pPr>
        <w:pStyle w:val="Code"/>
        <w:rPr>
          <w:highlight w:val="white"/>
          <w:lang w:val="en-GB"/>
        </w:rPr>
      </w:pPr>
      <w:r w:rsidRPr="00D822A3">
        <w:rPr>
          <w:highlight w:val="white"/>
          <w:lang w:val="en-GB"/>
        </w:rPr>
        <w:t xml:space="preserve">    return (x &gt; 0) ? remainder : -remainder;</w:t>
      </w:r>
    </w:p>
    <w:p w14:paraId="0897C619" w14:textId="77777777" w:rsidR="00555D55" w:rsidRPr="00D822A3" w:rsidRDefault="00555D55" w:rsidP="00CE2940">
      <w:pPr>
        <w:pStyle w:val="Code"/>
        <w:rPr>
          <w:highlight w:val="white"/>
          <w:lang w:val="en-GB"/>
        </w:rPr>
      </w:pPr>
      <w:r w:rsidRPr="00D822A3">
        <w:rPr>
          <w:highlight w:val="white"/>
          <w:lang w:val="en-GB"/>
        </w:rPr>
        <w:t xml:space="preserve">  }</w:t>
      </w:r>
    </w:p>
    <w:p w14:paraId="41975279" w14:textId="77777777" w:rsidR="00555D55" w:rsidRPr="00D822A3" w:rsidRDefault="00555D55" w:rsidP="00CE2940">
      <w:pPr>
        <w:pStyle w:val="Code"/>
        <w:rPr>
          <w:highlight w:val="white"/>
          <w:lang w:val="en-GB"/>
        </w:rPr>
      </w:pPr>
      <w:r w:rsidRPr="00D822A3">
        <w:rPr>
          <w:highlight w:val="white"/>
          <w:lang w:val="en-GB"/>
        </w:rPr>
        <w:t xml:space="preserve">  else {</w:t>
      </w:r>
    </w:p>
    <w:p w14:paraId="6543B7EF" w14:textId="77777777" w:rsidR="00555D55" w:rsidRPr="00D822A3" w:rsidRDefault="00555D55" w:rsidP="00CE2940">
      <w:pPr>
        <w:pStyle w:val="Code"/>
        <w:rPr>
          <w:highlight w:val="white"/>
          <w:lang w:val="en-GB"/>
        </w:rPr>
      </w:pPr>
      <w:r w:rsidRPr="00D822A3">
        <w:rPr>
          <w:highlight w:val="white"/>
          <w:lang w:val="en-GB"/>
        </w:rPr>
        <w:t xml:space="preserve">    errno = EDOM;</w:t>
      </w:r>
    </w:p>
    <w:p w14:paraId="71F42CB4" w14:textId="77777777" w:rsidR="00555D55" w:rsidRPr="00D822A3" w:rsidRDefault="00555D55" w:rsidP="00CE2940">
      <w:pPr>
        <w:pStyle w:val="Code"/>
        <w:rPr>
          <w:highlight w:val="white"/>
          <w:lang w:val="en-GB"/>
        </w:rPr>
      </w:pPr>
      <w:r w:rsidRPr="00D822A3">
        <w:rPr>
          <w:highlight w:val="white"/>
          <w:lang w:val="en-GB"/>
        </w:rPr>
        <w:t xml:space="preserve">    return 0;</w:t>
      </w:r>
    </w:p>
    <w:p w14:paraId="3F63F046" w14:textId="77777777" w:rsidR="00555D55" w:rsidRPr="00D822A3" w:rsidRDefault="00555D55" w:rsidP="00CE2940">
      <w:pPr>
        <w:pStyle w:val="Code"/>
        <w:rPr>
          <w:highlight w:val="white"/>
          <w:lang w:val="en-GB"/>
        </w:rPr>
      </w:pPr>
      <w:r w:rsidRPr="00D822A3">
        <w:rPr>
          <w:highlight w:val="white"/>
          <w:lang w:val="en-GB"/>
        </w:rPr>
        <w:t xml:space="preserve">  }</w:t>
      </w:r>
    </w:p>
    <w:p w14:paraId="4CAA8658" w14:textId="78058312" w:rsidR="00555D55" w:rsidRPr="00D822A3" w:rsidRDefault="00555D55" w:rsidP="00CE2940">
      <w:pPr>
        <w:pStyle w:val="Code"/>
        <w:rPr>
          <w:highlight w:val="white"/>
          <w:lang w:val="en-GB"/>
        </w:rPr>
      </w:pPr>
      <w:r w:rsidRPr="00D822A3">
        <w:rPr>
          <w:highlight w:val="white"/>
          <w:lang w:val="en-GB"/>
        </w:rPr>
        <w:t>}</w:t>
      </w:r>
    </w:p>
    <w:p w14:paraId="5BDA7AE4" w14:textId="0E212DED" w:rsidR="00CE2940" w:rsidRPr="00D822A3" w:rsidRDefault="00CE2940" w:rsidP="00265BDF">
      <w:pPr>
        <w:pStyle w:val="Rubrik2"/>
        <w:rPr>
          <w:lang w:val="en-GB"/>
        </w:rPr>
      </w:pPr>
      <w:bookmarkStart w:id="480" w:name="_Toc54119995"/>
      <w:r w:rsidRPr="00D822A3">
        <w:rPr>
          <w:lang w:val="en-GB"/>
        </w:rPr>
        <w:t>Standard Input/Output</w:t>
      </w:r>
      <w:bookmarkEnd w:id="480"/>
    </w:p>
    <w:p w14:paraId="3C220EF3" w14:textId="1BD57CBB" w:rsidR="00F67D04" w:rsidRPr="00D822A3" w:rsidRDefault="008D6750" w:rsidP="00F67D04">
      <w:pPr>
        <w:pStyle w:val="CodeListing"/>
        <w:rPr>
          <w:lang w:val="en-GB"/>
        </w:rPr>
      </w:pPr>
      <w:r w:rsidRPr="00D822A3">
        <w:rPr>
          <w:lang w:val="en-GB"/>
        </w:rPr>
        <w:t>s</w:t>
      </w:r>
      <w:r w:rsidR="00F67D04" w:rsidRPr="00D822A3">
        <w:rPr>
          <w:lang w:val="en-GB"/>
        </w:rPr>
        <w:t>td</w:t>
      </w:r>
      <w:r w:rsidRPr="00D822A3">
        <w:rPr>
          <w:lang w:val="en-GB"/>
        </w:rPr>
        <w:t>io</w:t>
      </w:r>
      <w:r w:rsidR="00F67D04" w:rsidRPr="00D822A3">
        <w:rPr>
          <w:lang w:val="en-GB"/>
        </w:rPr>
        <w:t>.h</w:t>
      </w:r>
    </w:p>
    <w:p w14:paraId="737E7595" w14:textId="77777777" w:rsidR="00924A64" w:rsidRPr="00D822A3" w:rsidRDefault="00924A64" w:rsidP="00924A64">
      <w:pPr>
        <w:pStyle w:val="Code"/>
        <w:rPr>
          <w:highlight w:val="white"/>
          <w:lang w:val="en-GB"/>
        </w:rPr>
      </w:pPr>
      <w:r w:rsidRPr="00D822A3">
        <w:rPr>
          <w:highlight w:val="white"/>
          <w:lang w:val="en-GB"/>
        </w:rPr>
        <w:t>#ifndef __STDIO_H__</w:t>
      </w:r>
    </w:p>
    <w:p w14:paraId="5571D0D6" w14:textId="77777777" w:rsidR="00924A64" w:rsidRPr="00D822A3" w:rsidRDefault="00924A64" w:rsidP="00924A64">
      <w:pPr>
        <w:pStyle w:val="Code"/>
        <w:rPr>
          <w:highlight w:val="white"/>
          <w:lang w:val="en-GB"/>
        </w:rPr>
      </w:pPr>
      <w:r w:rsidRPr="00D822A3">
        <w:rPr>
          <w:highlight w:val="white"/>
          <w:lang w:val="en-GB"/>
        </w:rPr>
        <w:t>#define __STDIO_H__</w:t>
      </w:r>
    </w:p>
    <w:p w14:paraId="0A657764" w14:textId="77777777" w:rsidR="00924A64" w:rsidRPr="00D822A3" w:rsidRDefault="00924A64" w:rsidP="00924A64">
      <w:pPr>
        <w:pStyle w:val="Code"/>
        <w:rPr>
          <w:highlight w:val="white"/>
          <w:lang w:val="en-GB"/>
        </w:rPr>
      </w:pPr>
    </w:p>
    <w:p w14:paraId="71A1DC0A" w14:textId="1A8E5941"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69836BFC" w14:textId="444BE972"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71D2823A" w14:textId="675C9F5A"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33DAE98D" w14:textId="12C3CB3A"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703E9113" w14:textId="0ECF87A2"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&lt;file.h&gt;</w:t>
      </w:r>
    </w:p>
    <w:p w14:paraId="2B50715A" w14:textId="057F7659"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&lt;temp.h&gt;</w:t>
      </w:r>
    </w:p>
    <w:p w14:paraId="48194F74" w14:textId="4400DAB4"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E09F31B" w14:textId="65916126"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2EBFFDBE" w14:textId="77777777" w:rsidR="00924A64" w:rsidRPr="00D822A3" w:rsidRDefault="00924A64" w:rsidP="00924A64">
      <w:pPr>
        <w:pStyle w:val="Code"/>
        <w:rPr>
          <w:highlight w:val="white"/>
          <w:lang w:val="en-GB"/>
        </w:rPr>
      </w:pPr>
    </w:p>
    <w:p w14:paraId="67C09A62" w14:textId="16763EF0" w:rsidR="00F67D04" w:rsidRPr="00D822A3" w:rsidRDefault="00924A64" w:rsidP="00924A64">
      <w:pPr>
        <w:pStyle w:val="Code"/>
        <w:rPr>
          <w:lang w:val="en-GB"/>
        </w:rPr>
      </w:pPr>
      <w:r w:rsidRPr="00D822A3">
        <w:rPr>
          <w:highlight w:val="white"/>
          <w:lang w:val="en-GB"/>
        </w:rPr>
        <w:t>#endif</w:t>
      </w:r>
    </w:p>
    <w:p w14:paraId="6521407B" w14:textId="3EA255DB" w:rsidR="00265BDF" w:rsidRPr="00D822A3" w:rsidRDefault="004007C3" w:rsidP="00265BDF">
      <w:pPr>
        <w:pStyle w:val="Rubrik3"/>
        <w:rPr>
          <w:lang w:val="en-GB"/>
        </w:rPr>
      </w:pPr>
      <w:bookmarkStart w:id="481" w:name="_Toc54119996"/>
      <w:r w:rsidRPr="00D822A3">
        <w:rPr>
          <w:lang w:val="en-GB"/>
        </w:rPr>
        <w:t>Printing</w:t>
      </w:r>
      <w:bookmarkEnd w:id="481"/>
    </w:p>
    <w:p w14:paraId="07321D9D" w14:textId="007993F5" w:rsidR="00F67D04" w:rsidRPr="00D822A3" w:rsidRDefault="008D6750" w:rsidP="00957919">
      <w:pPr>
        <w:pStyle w:val="CodeListing"/>
        <w:rPr>
          <w:lang w:val="en-GB"/>
        </w:rPr>
      </w:pPr>
      <w:r w:rsidRPr="00D822A3">
        <w:rPr>
          <w:lang w:val="en-GB"/>
        </w:rPr>
        <w:t>p</w:t>
      </w:r>
      <w:r w:rsidR="00957919" w:rsidRPr="00D822A3">
        <w:rPr>
          <w:lang w:val="en-GB"/>
        </w:rPr>
        <w:t>rintf.h</w:t>
      </w:r>
    </w:p>
    <w:p w14:paraId="65FE9B7D" w14:textId="77777777" w:rsidR="00957919" w:rsidRPr="00D822A3" w:rsidRDefault="00957919" w:rsidP="00957919">
      <w:pPr>
        <w:pStyle w:val="Code"/>
        <w:rPr>
          <w:highlight w:val="white"/>
          <w:lang w:val="en-GB"/>
        </w:rPr>
      </w:pPr>
      <w:r w:rsidRPr="00D822A3">
        <w:rPr>
          <w:highlight w:val="white"/>
          <w:lang w:val="en-GB"/>
        </w:rPr>
        <w:t>#ifndef __PRINTF_H__</w:t>
      </w:r>
    </w:p>
    <w:p w14:paraId="739FF0D6" w14:textId="77777777" w:rsidR="00957919" w:rsidRPr="00D822A3" w:rsidRDefault="00957919" w:rsidP="00957919">
      <w:pPr>
        <w:pStyle w:val="Code"/>
        <w:rPr>
          <w:highlight w:val="white"/>
          <w:lang w:val="en-GB"/>
        </w:rPr>
      </w:pPr>
      <w:r w:rsidRPr="00D822A3">
        <w:rPr>
          <w:highlight w:val="white"/>
          <w:lang w:val="en-GB"/>
        </w:rPr>
        <w:t>#define __PRINTF_H__</w:t>
      </w:r>
    </w:p>
    <w:p w14:paraId="59E72732" w14:textId="77777777" w:rsidR="00957919" w:rsidRPr="00D822A3" w:rsidRDefault="00957919" w:rsidP="00957919">
      <w:pPr>
        <w:pStyle w:val="Code"/>
        <w:rPr>
          <w:highlight w:val="white"/>
          <w:lang w:val="en-GB"/>
        </w:rPr>
      </w:pPr>
    </w:p>
    <w:p w14:paraId="13D780E8" w14:textId="77777777" w:rsidR="00957919" w:rsidRPr="00D822A3" w:rsidRDefault="00957919" w:rsidP="00957919">
      <w:pPr>
        <w:pStyle w:val="Code"/>
        <w:rPr>
          <w:highlight w:val="white"/>
          <w:lang w:val="en-GB"/>
        </w:rPr>
      </w:pPr>
      <w:r w:rsidRPr="00D822A3">
        <w:rPr>
          <w:highlight w:val="white"/>
          <w:lang w:val="en-GB"/>
        </w:rPr>
        <w:t>#define DEVICE 0</w:t>
      </w:r>
    </w:p>
    <w:p w14:paraId="4D7912A8" w14:textId="77777777" w:rsidR="00957919" w:rsidRPr="00D822A3" w:rsidRDefault="00957919" w:rsidP="00957919">
      <w:pPr>
        <w:pStyle w:val="Code"/>
        <w:rPr>
          <w:highlight w:val="white"/>
          <w:lang w:val="en-GB"/>
        </w:rPr>
      </w:pPr>
      <w:r w:rsidRPr="00D822A3">
        <w:rPr>
          <w:highlight w:val="white"/>
          <w:lang w:val="en-GB"/>
        </w:rPr>
        <w:t>#define STRING 1</w:t>
      </w:r>
    </w:p>
    <w:p w14:paraId="38CD90B9" w14:textId="77777777" w:rsidR="00957919" w:rsidRPr="00D822A3" w:rsidRDefault="00957919" w:rsidP="00957919">
      <w:pPr>
        <w:pStyle w:val="Code"/>
        <w:rPr>
          <w:highlight w:val="white"/>
          <w:lang w:val="en-GB"/>
        </w:rPr>
      </w:pPr>
    </w:p>
    <w:p w14:paraId="4135CCF1" w14:textId="77777777" w:rsidR="00957919" w:rsidRPr="00D822A3" w:rsidRDefault="00957919" w:rsidP="00957919">
      <w:pPr>
        <w:pStyle w:val="Code"/>
        <w:rPr>
          <w:highlight w:val="white"/>
          <w:lang w:val="en-GB"/>
        </w:rPr>
      </w:pPr>
      <w:r w:rsidRPr="00D822A3">
        <w:rPr>
          <w:highlight w:val="white"/>
          <w:lang w:val="en-GB"/>
        </w:rPr>
        <w:t>extern int g_outStatus, g_charCount;</w:t>
      </w:r>
    </w:p>
    <w:p w14:paraId="48041B2F" w14:textId="77777777" w:rsidR="00957919" w:rsidRPr="00D822A3" w:rsidRDefault="00957919" w:rsidP="00957919">
      <w:pPr>
        <w:pStyle w:val="Code"/>
        <w:rPr>
          <w:highlight w:val="white"/>
          <w:lang w:val="en-GB"/>
        </w:rPr>
      </w:pPr>
      <w:r w:rsidRPr="00D822A3">
        <w:rPr>
          <w:highlight w:val="white"/>
          <w:lang w:val="en-GB"/>
        </w:rPr>
        <w:t>extern void* g_outDevice;</w:t>
      </w:r>
    </w:p>
    <w:p w14:paraId="6093A78C" w14:textId="77777777" w:rsidR="00957919" w:rsidRPr="00D822A3" w:rsidRDefault="00957919" w:rsidP="00957919">
      <w:pPr>
        <w:pStyle w:val="Code"/>
        <w:rPr>
          <w:highlight w:val="white"/>
          <w:lang w:val="en-GB"/>
        </w:rPr>
      </w:pPr>
    </w:p>
    <w:p w14:paraId="1B8F9F05" w14:textId="77777777" w:rsidR="00957919" w:rsidRPr="00D822A3" w:rsidRDefault="00957919" w:rsidP="00957919">
      <w:pPr>
        <w:pStyle w:val="Code"/>
        <w:rPr>
          <w:highlight w:val="white"/>
          <w:lang w:val="en-GB"/>
        </w:rPr>
      </w:pPr>
      <w:r w:rsidRPr="00D822A3">
        <w:rPr>
          <w:highlight w:val="white"/>
          <w:lang w:val="en-GB"/>
        </w:rPr>
        <w:t>int putc(int c, FILE* stream);</w:t>
      </w:r>
    </w:p>
    <w:p w14:paraId="6FD451A3" w14:textId="77777777" w:rsidR="00957919" w:rsidRPr="00D822A3" w:rsidRDefault="00957919" w:rsidP="00957919">
      <w:pPr>
        <w:pStyle w:val="Code"/>
        <w:rPr>
          <w:highlight w:val="white"/>
          <w:lang w:val="en-GB"/>
        </w:rPr>
      </w:pPr>
      <w:r w:rsidRPr="00D822A3">
        <w:rPr>
          <w:highlight w:val="white"/>
          <w:lang w:val="en-GB"/>
        </w:rPr>
        <w:t>int fputc(int c, FILE* stream);</w:t>
      </w:r>
    </w:p>
    <w:p w14:paraId="3F4CDDB7" w14:textId="77777777" w:rsidR="00957919" w:rsidRPr="00D822A3" w:rsidRDefault="00957919" w:rsidP="00957919">
      <w:pPr>
        <w:pStyle w:val="Code"/>
        <w:rPr>
          <w:highlight w:val="white"/>
          <w:lang w:val="en-GB"/>
        </w:rPr>
      </w:pPr>
      <w:r w:rsidRPr="00D822A3">
        <w:rPr>
          <w:highlight w:val="white"/>
          <w:lang w:val="en-GB"/>
        </w:rPr>
        <w:t>int putchar(int c);</w:t>
      </w:r>
    </w:p>
    <w:p w14:paraId="02E286EE" w14:textId="77777777" w:rsidR="00957919" w:rsidRPr="00D822A3" w:rsidRDefault="00957919" w:rsidP="00957919">
      <w:pPr>
        <w:pStyle w:val="Code"/>
        <w:rPr>
          <w:highlight w:val="white"/>
          <w:lang w:val="en-GB"/>
        </w:rPr>
      </w:pPr>
    </w:p>
    <w:p w14:paraId="475F1CF2" w14:textId="77777777" w:rsidR="00957919" w:rsidRPr="00D822A3" w:rsidRDefault="00957919" w:rsidP="00957919">
      <w:pPr>
        <w:pStyle w:val="Code"/>
        <w:rPr>
          <w:highlight w:val="white"/>
          <w:lang w:val="en-GB"/>
        </w:rPr>
      </w:pPr>
      <w:r w:rsidRPr="00D822A3">
        <w:rPr>
          <w:highlight w:val="white"/>
          <w:lang w:val="en-GB"/>
        </w:rPr>
        <w:t>void printChar(char c);</w:t>
      </w:r>
    </w:p>
    <w:p w14:paraId="6BC5187E" w14:textId="77777777" w:rsidR="00957919" w:rsidRPr="00D822A3" w:rsidRDefault="00957919" w:rsidP="00957919">
      <w:pPr>
        <w:pStyle w:val="Code"/>
        <w:rPr>
          <w:highlight w:val="white"/>
          <w:lang w:val="en-GB"/>
        </w:rPr>
      </w:pPr>
      <w:r w:rsidRPr="00D822A3">
        <w:rPr>
          <w:highlight w:val="white"/>
          <w:lang w:val="en-GB"/>
        </w:rPr>
        <w:t>void printString(char* s, int precision);</w:t>
      </w:r>
    </w:p>
    <w:p w14:paraId="37CA92FB" w14:textId="77777777" w:rsidR="00957919" w:rsidRPr="00D822A3" w:rsidRDefault="00957919" w:rsidP="00957919">
      <w:pPr>
        <w:pStyle w:val="Code"/>
        <w:rPr>
          <w:highlight w:val="white"/>
          <w:lang w:val="en-GB"/>
        </w:rPr>
      </w:pPr>
      <w:r w:rsidRPr="00D822A3">
        <w:rPr>
          <w:highlight w:val="white"/>
          <w:lang w:val="en-GB"/>
        </w:rPr>
        <w:t>void printIntRec(int intValue);</w:t>
      </w:r>
    </w:p>
    <w:p w14:paraId="717583F2"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247AD16F" w14:textId="77777777" w:rsidR="00950589" w:rsidRPr="00D822A3" w:rsidRDefault="00957919" w:rsidP="00957919">
      <w:pPr>
        <w:pStyle w:val="Code"/>
        <w:rPr>
          <w:highlight w:val="white"/>
          <w:lang w:val="en-GB"/>
        </w:rPr>
      </w:pPr>
      <w:r w:rsidRPr="00D822A3">
        <w:rPr>
          <w:highlight w:val="white"/>
          <w:lang w:val="en-GB"/>
        </w:rPr>
        <w:t>void printDoublePlain(double doubleValue, BOOL plus, BOOL space,</w:t>
      </w:r>
    </w:p>
    <w:p w14:paraId="4453C6D0" w14:textId="3D198456"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1150402A" w14:textId="77777777" w:rsidR="00950589" w:rsidRPr="00D822A3" w:rsidRDefault="00957919" w:rsidP="00957919">
      <w:pPr>
        <w:pStyle w:val="Code"/>
        <w:rPr>
          <w:highlight w:val="white"/>
          <w:lang w:val="en-GB"/>
        </w:rPr>
      </w:pPr>
      <w:r w:rsidRPr="00D822A3">
        <w:rPr>
          <w:highlight w:val="white"/>
          <w:lang w:val="en-GB"/>
        </w:rPr>
        <w:t>void printLongDoublePlain(long double doubleValue, BOOL plus,</w:t>
      </w:r>
    </w:p>
    <w:p w14:paraId="5CFEE29E" w14:textId="07054738"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3948A50F"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32F10C3D" w14:textId="77777777" w:rsidR="00957919" w:rsidRPr="00D822A3" w:rsidRDefault="00957919" w:rsidP="00957919">
      <w:pPr>
        <w:pStyle w:val="Code"/>
        <w:rPr>
          <w:highlight w:val="white"/>
          <w:lang w:val="en-GB"/>
        </w:rPr>
      </w:pPr>
      <w:r w:rsidRPr="00D822A3">
        <w:rPr>
          <w:highlight w:val="white"/>
          <w:lang w:val="en-GB"/>
        </w:rPr>
        <w:t>void printLongInt(long longIntValue, BOOL plus, BOOL space);</w:t>
      </w:r>
    </w:p>
    <w:p w14:paraId="128EF7C3" w14:textId="77777777" w:rsidR="00FA005F" w:rsidRPr="00D822A3" w:rsidRDefault="00957919" w:rsidP="00957919">
      <w:pPr>
        <w:pStyle w:val="Code"/>
        <w:rPr>
          <w:highlight w:val="white"/>
          <w:lang w:val="en-GB"/>
        </w:rPr>
      </w:pPr>
      <w:r w:rsidRPr="00D822A3">
        <w:rPr>
          <w:highlight w:val="white"/>
          <w:lang w:val="en-GB"/>
        </w:rPr>
        <w:t>void printLongDoubleFraction(long double longDoubleValue,</w:t>
      </w:r>
    </w:p>
    <w:p w14:paraId="646F4731" w14:textId="251AB02E"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0062D401" w14:textId="77777777" w:rsidR="00FA005F" w:rsidRPr="00D822A3" w:rsidRDefault="00957919" w:rsidP="00957919">
      <w:pPr>
        <w:pStyle w:val="Code"/>
        <w:rPr>
          <w:highlight w:val="white"/>
          <w:lang w:val="en-GB"/>
        </w:rPr>
      </w:pPr>
      <w:r w:rsidRPr="00D822A3">
        <w:rPr>
          <w:highlight w:val="white"/>
          <w:lang w:val="en-GB"/>
        </w:rPr>
        <w:t>void printLongDoublePlain(long double longDoubleValue, BOOL plus,</w:t>
      </w:r>
    </w:p>
    <w:p w14:paraId="1C0B0423" w14:textId="5B528668"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6DAA6451" w14:textId="77777777" w:rsidR="00957919" w:rsidRPr="00D822A3" w:rsidRDefault="00957919" w:rsidP="00957919">
      <w:pPr>
        <w:pStyle w:val="Code"/>
        <w:rPr>
          <w:highlight w:val="white"/>
          <w:lang w:val="en-GB"/>
        </w:rPr>
      </w:pPr>
      <w:r w:rsidRPr="00D822A3">
        <w:rPr>
          <w:highlight w:val="white"/>
          <w:lang w:val="en-GB"/>
        </w:rPr>
        <w:t>int printFormat(char* format, va_list arg_list);</w:t>
      </w:r>
    </w:p>
    <w:p w14:paraId="3CD75AB5" w14:textId="77777777" w:rsidR="00957919" w:rsidRPr="00D822A3" w:rsidRDefault="00957919" w:rsidP="00957919">
      <w:pPr>
        <w:pStyle w:val="Code"/>
        <w:rPr>
          <w:highlight w:val="white"/>
          <w:lang w:val="en-GB"/>
        </w:rPr>
      </w:pPr>
    </w:p>
    <w:p w14:paraId="4E498D5C" w14:textId="77777777" w:rsidR="00957919" w:rsidRPr="00D822A3" w:rsidRDefault="00957919" w:rsidP="00957919">
      <w:pPr>
        <w:pStyle w:val="Code"/>
        <w:rPr>
          <w:highlight w:val="white"/>
          <w:lang w:val="en-GB"/>
        </w:rPr>
      </w:pPr>
      <w:r w:rsidRPr="00D822A3">
        <w:rPr>
          <w:highlight w:val="white"/>
          <w:lang w:val="en-GB"/>
        </w:rPr>
        <w:t>int printf(char* format, ...);</w:t>
      </w:r>
    </w:p>
    <w:p w14:paraId="76C0D55D" w14:textId="77777777" w:rsidR="00957919" w:rsidRPr="00D822A3" w:rsidRDefault="00957919" w:rsidP="00957919">
      <w:pPr>
        <w:pStyle w:val="Code"/>
        <w:rPr>
          <w:highlight w:val="white"/>
          <w:lang w:val="en-GB"/>
        </w:rPr>
      </w:pPr>
      <w:r w:rsidRPr="00D822A3">
        <w:rPr>
          <w:highlight w:val="white"/>
          <w:lang w:val="en-GB"/>
        </w:rPr>
        <w:t>int vprintf(char* format, va_list arg_list);</w:t>
      </w:r>
    </w:p>
    <w:p w14:paraId="5EC653E8" w14:textId="77777777" w:rsidR="00957919" w:rsidRPr="00D822A3" w:rsidRDefault="00957919" w:rsidP="00957919">
      <w:pPr>
        <w:pStyle w:val="Code"/>
        <w:rPr>
          <w:highlight w:val="white"/>
          <w:lang w:val="en-GB"/>
        </w:rPr>
      </w:pPr>
      <w:r w:rsidRPr="00D822A3">
        <w:rPr>
          <w:highlight w:val="white"/>
          <w:lang w:val="en-GB"/>
        </w:rPr>
        <w:t>int fprintf(FILE* outStream, char* format, ...);</w:t>
      </w:r>
    </w:p>
    <w:p w14:paraId="798DE6AF" w14:textId="77777777" w:rsidR="00957919" w:rsidRPr="00D822A3" w:rsidRDefault="00957919" w:rsidP="00957919">
      <w:pPr>
        <w:pStyle w:val="Code"/>
        <w:rPr>
          <w:highlight w:val="white"/>
          <w:lang w:val="en-GB"/>
        </w:rPr>
      </w:pPr>
      <w:r w:rsidRPr="00D822A3">
        <w:rPr>
          <w:highlight w:val="white"/>
          <w:lang w:val="en-GB"/>
        </w:rPr>
        <w:t>int vfprintf(FILE* outStream, char* format, va_list arg_list);</w:t>
      </w:r>
    </w:p>
    <w:p w14:paraId="53D7CDFF" w14:textId="77777777" w:rsidR="00957919" w:rsidRPr="00D822A3" w:rsidRDefault="00957919" w:rsidP="00957919">
      <w:pPr>
        <w:pStyle w:val="Code"/>
        <w:rPr>
          <w:highlight w:val="white"/>
          <w:lang w:val="en-GB"/>
        </w:rPr>
      </w:pPr>
      <w:r w:rsidRPr="00D822A3">
        <w:rPr>
          <w:highlight w:val="white"/>
          <w:lang w:val="en-GB"/>
        </w:rPr>
        <w:t>int sprintf(char* outString, char* format, ...);</w:t>
      </w:r>
    </w:p>
    <w:p w14:paraId="19068462" w14:textId="77777777" w:rsidR="00957919" w:rsidRPr="00D822A3" w:rsidRDefault="00957919" w:rsidP="00957919">
      <w:pPr>
        <w:pStyle w:val="Code"/>
        <w:rPr>
          <w:highlight w:val="white"/>
          <w:lang w:val="en-GB"/>
        </w:rPr>
      </w:pPr>
      <w:r w:rsidRPr="00D822A3">
        <w:rPr>
          <w:highlight w:val="white"/>
          <w:lang w:val="en-GB"/>
        </w:rPr>
        <w:t>int vsprintf(char* outString, char* format, va_list arg_list);</w:t>
      </w:r>
    </w:p>
    <w:p w14:paraId="2A1167CA" w14:textId="77777777" w:rsidR="00957919" w:rsidRPr="00D822A3" w:rsidRDefault="00957919" w:rsidP="00957919">
      <w:pPr>
        <w:pStyle w:val="Code"/>
        <w:rPr>
          <w:highlight w:val="white"/>
          <w:lang w:val="en-GB"/>
        </w:rPr>
      </w:pPr>
    </w:p>
    <w:p w14:paraId="52678D7D" w14:textId="36547F2F" w:rsidR="00957919" w:rsidRPr="00D822A3" w:rsidRDefault="00957919" w:rsidP="00957919">
      <w:pPr>
        <w:pStyle w:val="Code"/>
        <w:rPr>
          <w:lang w:val="en-GB"/>
        </w:rPr>
      </w:pPr>
      <w:r w:rsidRPr="00D822A3">
        <w:rPr>
          <w:highlight w:val="white"/>
          <w:lang w:val="en-GB"/>
        </w:rPr>
        <w:t>#endif</w:t>
      </w:r>
    </w:p>
    <w:p w14:paraId="62A01147" w14:textId="1F966FB0" w:rsidR="006048AF" w:rsidRPr="00D822A3" w:rsidRDefault="008D6750" w:rsidP="006048AF">
      <w:pPr>
        <w:pStyle w:val="CodeListing"/>
        <w:rPr>
          <w:lang w:val="en-GB"/>
        </w:rPr>
      </w:pPr>
      <w:r w:rsidRPr="00D822A3">
        <w:rPr>
          <w:lang w:val="en-GB"/>
        </w:rPr>
        <w:t>p</w:t>
      </w:r>
      <w:r w:rsidR="006048AF" w:rsidRPr="00D822A3">
        <w:rPr>
          <w:lang w:val="en-GB"/>
        </w:rPr>
        <w:t>rintf.c</w:t>
      </w:r>
    </w:p>
    <w:p w14:paraId="5D57311F" w14:textId="231F47DF"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75045B9C" w14:textId="65CAAD68"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433B5859" w14:textId="3FD73637" w:rsidR="006048AF" w:rsidRPr="00D822A3" w:rsidRDefault="006048AF" w:rsidP="00D8547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56B91EBB" w14:textId="5C7DE1D9"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6DCC1F4" w14:textId="0A3B844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E097533" w14:textId="778786CC"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BE1EAE9" w14:textId="0B4353B7"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64FDCE20" w14:textId="273D117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77D98786" w14:textId="77777777" w:rsidR="006048AF" w:rsidRPr="00D822A3" w:rsidRDefault="006048AF" w:rsidP="00D85475">
      <w:pPr>
        <w:pStyle w:val="Code"/>
        <w:rPr>
          <w:highlight w:val="white"/>
          <w:lang w:val="en-GB"/>
        </w:rPr>
      </w:pPr>
    </w:p>
    <w:p w14:paraId="6F312114" w14:textId="77777777" w:rsidR="006048AF" w:rsidRPr="00D822A3" w:rsidRDefault="006048AF" w:rsidP="00D85475">
      <w:pPr>
        <w:pStyle w:val="Code"/>
        <w:rPr>
          <w:highlight w:val="white"/>
          <w:lang w:val="en-GB"/>
        </w:rPr>
      </w:pPr>
      <w:r w:rsidRPr="00D822A3">
        <w:rPr>
          <w:highlight w:val="white"/>
          <w:lang w:val="en-GB"/>
        </w:rPr>
        <w:t>#define DEVICE 0</w:t>
      </w:r>
    </w:p>
    <w:p w14:paraId="4ACEF0C7" w14:textId="77777777" w:rsidR="006048AF" w:rsidRPr="00D822A3" w:rsidRDefault="006048AF" w:rsidP="00D85475">
      <w:pPr>
        <w:pStyle w:val="Code"/>
        <w:rPr>
          <w:highlight w:val="white"/>
          <w:lang w:val="en-GB"/>
        </w:rPr>
      </w:pPr>
      <w:r w:rsidRPr="00D822A3">
        <w:rPr>
          <w:highlight w:val="white"/>
          <w:lang w:val="en-GB"/>
        </w:rPr>
        <w:t>#define STRING 1</w:t>
      </w:r>
    </w:p>
    <w:p w14:paraId="7FF7ED83" w14:textId="77777777" w:rsidR="006048AF" w:rsidRPr="00D822A3" w:rsidRDefault="006048AF" w:rsidP="00D85475">
      <w:pPr>
        <w:pStyle w:val="Code"/>
        <w:rPr>
          <w:highlight w:val="white"/>
          <w:lang w:val="en-GB"/>
        </w:rPr>
      </w:pPr>
      <w:r w:rsidRPr="00D822A3">
        <w:rPr>
          <w:highlight w:val="white"/>
          <w:lang w:val="en-GB"/>
        </w:rPr>
        <w:t>#define BLANK  2</w:t>
      </w:r>
    </w:p>
    <w:p w14:paraId="655FB805" w14:textId="77777777" w:rsidR="006048AF" w:rsidRPr="00D822A3" w:rsidRDefault="006048AF" w:rsidP="00D85475">
      <w:pPr>
        <w:pStyle w:val="Code"/>
        <w:rPr>
          <w:highlight w:val="white"/>
          <w:lang w:val="en-GB"/>
        </w:rPr>
      </w:pPr>
    </w:p>
    <w:p w14:paraId="2423745B" w14:textId="77777777" w:rsidR="006048AF" w:rsidRPr="00D822A3" w:rsidRDefault="006048AF" w:rsidP="00D85475">
      <w:pPr>
        <w:pStyle w:val="Code"/>
        <w:rPr>
          <w:highlight w:val="white"/>
          <w:lang w:val="en-GB"/>
        </w:rPr>
      </w:pPr>
      <w:r w:rsidRPr="00D822A3">
        <w:rPr>
          <w:highlight w:val="white"/>
          <w:lang w:val="en-GB"/>
        </w:rPr>
        <w:t>#define PRINT(x,y) { printf(#x " = &lt;%" #y "&gt;\n", (x)); }</w:t>
      </w:r>
    </w:p>
    <w:p w14:paraId="7F33870B" w14:textId="77777777" w:rsidR="006048AF" w:rsidRPr="00D822A3" w:rsidRDefault="006048AF" w:rsidP="00D85475">
      <w:pPr>
        <w:pStyle w:val="Code"/>
        <w:rPr>
          <w:highlight w:val="white"/>
          <w:lang w:val="en-GB"/>
        </w:rPr>
      </w:pPr>
    </w:p>
    <w:p w14:paraId="76D0B5D7" w14:textId="77777777" w:rsidR="006048AF" w:rsidRPr="00D822A3" w:rsidRDefault="006048AF" w:rsidP="00D85475">
      <w:pPr>
        <w:pStyle w:val="Code"/>
        <w:rPr>
          <w:highlight w:val="white"/>
          <w:lang w:val="en-GB"/>
        </w:rPr>
      </w:pPr>
      <w:r w:rsidRPr="00D822A3">
        <w:rPr>
          <w:highlight w:val="white"/>
          <w:lang w:val="en-GB"/>
        </w:rPr>
        <w:t>int g_outStatus, g_outChars;</w:t>
      </w:r>
    </w:p>
    <w:p w14:paraId="3FDCFB42" w14:textId="77777777" w:rsidR="006048AF" w:rsidRPr="00D822A3" w:rsidRDefault="006048AF" w:rsidP="00D85475">
      <w:pPr>
        <w:pStyle w:val="Code"/>
        <w:rPr>
          <w:highlight w:val="white"/>
          <w:lang w:val="en-GB"/>
        </w:rPr>
      </w:pPr>
      <w:r w:rsidRPr="00D822A3">
        <w:rPr>
          <w:highlight w:val="white"/>
          <w:lang w:val="en-GB"/>
        </w:rPr>
        <w:t>void* g_outDevice;</w:t>
      </w:r>
    </w:p>
    <w:p w14:paraId="1B9FDA16" w14:textId="77777777" w:rsidR="006048AF" w:rsidRPr="00D822A3" w:rsidRDefault="006048AF" w:rsidP="00F66472">
      <w:pPr>
        <w:pStyle w:val="Code"/>
        <w:rPr>
          <w:highlight w:val="white"/>
          <w:lang w:val="en-GB"/>
        </w:rPr>
      </w:pPr>
    </w:p>
    <w:p w14:paraId="5E7E3FED" w14:textId="77777777" w:rsidR="006048AF" w:rsidRPr="00D822A3" w:rsidRDefault="006048AF" w:rsidP="00F66472">
      <w:pPr>
        <w:pStyle w:val="Code"/>
        <w:rPr>
          <w:highlight w:val="white"/>
          <w:lang w:val="en-GB"/>
        </w:rPr>
      </w:pPr>
      <w:r w:rsidRPr="00D822A3">
        <w:rPr>
          <w:highlight w:val="white"/>
          <w:lang w:val="en-GB"/>
        </w:rPr>
        <w:t>#define DEFAULT_PRECISION 10</w:t>
      </w:r>
    </w:p>
    <w:p w14:paraId="2C67614F" w14:textId="77777777" w:rsidR="006048AF" w:rsidRPr="00D822A3" w:rsidRDefault="006048AF" w:rsidP="00F66472">
      <w:pPr>
        <w:pStyle w:val="Code"/>
        <w:rPr>
          <w:highlight w:val="white"/>
          <w:lang w:val="en-GB"/>
        </w:rPr>
      </w:pPr>
    </w:p>
    <w:p w14:paraId="150CD0FE" w14:textId="77777777" w:rsidR="006048AF" w:rsidRPr="00D822A3" w:rsidRDefault="006048AF" w:rsidP="00F66472">
      <w:pPr>
        <w:pStyle w:val="Code"/>
        <w:rPr>
          <w:highlight w:val="white"/>
          <w:lang w:val="en-GB"/>
        </w:rPr>
      </w:pPr>
      <w:r w:rsidRPr="00D822A3">
        <w:rPr>
          <w:highlight w:val="white"/>
          <w:lang w:val="en-GB"/>
        </w:rPr>
        <w:t>int putc(int i, FILE* stream) {</w:t>
      </w:r>
    </w:p>
    <w:p w14:paraId="27BA6A14"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358457E2"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312C520B"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0C543AC7" w14:textId="77777777" w:rsidR="006048AF" w:rsidRPr="00D822A3" w:rsidRDefault="006048AF" w:rsidP="00F66472">
      <w:pPr>
        <w:pStyle w:val="Code"/>
        <w:rPr>
          <w:highlight w:val="white"/>
          <w:lang w:val="en-GB"/>
        </w:rPr>
      </w:pPr>
      <w:r w:rsidRPr="00D822A3">
        <w:rPr>
          <w:highlight w:val="white"/>
          <w:lang w:val="en-GB"/>
        </w:rPr>
        <w:t xml:space="preserve">  return 1;</w:t>
      </w:r>
    </w:p>
    <w:p w14:paraId="165FA269" w14:textId="77777777" w:rsidR="006048AF" w:rsidRPr="00D822A3" w:rsidRDefault="006048AF" w:rsidP="00F66472">
      <w:pPr>
        <w:pStyle w:val="Code"/>
        <w:rPr>
          <w:highlight w:val="white"/>
          <w:lang w:val="en-GB"/>
        </w:rPr>
      </w:pPr>
      <w:r w:rsidRPr="00D822A3">
        <w:rPr>
          <w:highlight w:val="white"/>
          <w:lang w:val="en-GB"/>
        </w:rPr>
        <w:t>}</w:t>
      </w:r>
    </w:p>
    <w:p w14:paraId="2E4B2440" w14:textId="77777777" w:rsidR="00D85475" w:rsidRPr="00D822A3" w:rsidRDefault="00D85475" w:rsidP="00F66472">
      <w:pPr>
        <w:pStyle w:val="Code"/>
        <w:rPr>
          <w:highlight w:val="white"/>
          <w:lang w:val="en-GB"/>
        </w:rPr>
      </w:pPr>
    </w:p>
    <w:p w14:paraId="39F8E406" w14:textId="5BCEF99F" w:rsidR="006048AF" w:rsidRPr="00D822A3" w:rsidRDefault="006048AF" w:rsidP="00F66472">
      <w:pPr>
        <w:pStyle w:val="Code"/>
        <w:rPr>
          <w:highlight w:val="white"/>
          <w:lang w:val="en-GB"/>
        </w:rPr>
      </w:pPr>
      <w:r w:rsidRPr="00D822A3">
        <w:rPr>
          <w:highlight w:val="white"/>
          <w:lang w:val="en-GB"/>
        </w:rPr>
        <w:t>int fputc(int i, FILE* stream) {</w:t>
      </w:r>
    </w:p>
    <w:p w14:paraId="1C509751"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5AC9CFCC"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0B35A8FE"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4A0D09F" w14:textId="77777777" w:rsidR="006048AF" w:rsidRPr="00D822A3" w:rsidRDefault="006048AF" w:rsidP="00F66472">
      <w:pPr>
        <w:pStyle w:val="Code"/>
        <w:rPr>
          <w:highlight w:val="white"/>
          <w:lang w:val="en-GB"/>
        </w:rPr>
      </w:pPr>
      <w:r w:rsidRPr="00D822A3">
        <w:rPr>
          <w:highlight w:val="white"/>
          <w:lang w:val="en-GB"/>
        </w:rPr>
        <w:t xml:space="preserve">  return 1;</w:t>
      </w:r>
    </w:p>
    <w:p w14:paraId="48702E04" w14:textId="77777777" w:rsidR="006048AF" w:rsidRPr="00D822A3" w:rsidRDefault="006048AF" w:rsidP="00F66472">
      <w:pPr>
        <w:pStyle w:val="Code"/>
        <w:rPr>
          <w:highlight w:val="white"/>
          <w:lang w:val="en-GB"/>
        </w:rPr>
      </w:pPr>
      <w:r w:rsidRPr="00D822A3">
        <w:rPr>
          <w:highlight w:val="white"/>
          <w:lang w:val="en-GB"/>
        </w:rPr>
        <w:t>}</w:t>
      </w:r>
    </w:p>
    <w:p w14:paraId="12A22985" w14:textId="77777777" w:rsidR="006048AF" w:rsidRPr="00D822A3" w:rsidRDefault="006048AF" w:rsidP="00F66472">
      <w:pPr>
        <w:pStyle w:val="Code"/>
        <w:rPr>
          <w:highlight w:val="white"/>
          <w:lang w:val="en-GB"/>
        </w:rPr>
      </w:pPr>
    </w:p>
    <w:p w14:paraId="721F9387" w14:textId="77777777" w:rsidR="006048AF" w:rsidRPr="00D822A3" w:rsidRDefault="006048AF" w:rsidP="00F66472">
      <w:pPr>
        <w:pStyle w:val="Code"/>
        <w:rPr>
          <w:highlight w:val="white"/>
          <w:lang w:val="en-GB"/>
        </w:rPr>
      </w:pPr>
      <w:r w:rsidRPr="00D822A3">
        <w:rPr>
          <w:highlight w:val="white"/>
          <w:lang w:val="en-GB"/>
        </w:rPr>
        <w:t>int putchar(int i) {</w:t>
      </w:r>
    </w:p>
    <w:p w14:paraId="406B956F"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7A5092AC" w14:textId="77777777" w:rsidR="006048AF" w:rsidRPr="00D822A3" w:rsidRDefault="006048AF" w:rsidP="00F66472">
      <w:pPr>
        <w:pStyle w:val="Code"/>
        <w:rPr>
          <w:highlight w:val="white"/>
          <w:lang w:val="en-GB"/>
        </w:rPr>
      </w:pPr>
      <w:r w:rsidRPr="00D822A3">
        <w:rPr>
          <w:highlight w:val="white"/>
          <w:lang w:val="en-GB"/>
        </w:rPr>
        <w:t xml:space="preserve">  g_outDevice = (void*) stdout;</w:t>
      </w:r>
    </w:p>
    <w:p w14:paraId="0017B80A"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8FC0C4F" w14:textId="77777777" w:rsidR="006048AF" w:rsidRPr="00D822A3" w:rsidRDefault="006048AF" w:rsidP="00F66472">
      <w:pPr>
        <w:pStyle w:val="Code"/>
        <w:rPr>
          <w:highlight w:val="white"/>
          <w:lang w:val="en-GB"/>
        </w:rPr>
      </w:pPr>
      <w:r w:rsidRPr="00D822A3">
        <w:rPr>
          <w:highlight w:val="white"/>
          <w:lang w:val="en-GB"/>
        </w:rPr>
        <w:t xml:space="preserve">  return 1;</w:t>
      </w:r>
    </w:p>
    <w:p w14:paraId="687100C6" w14:textId="77777777" w:rsidR="006048AF" w:rsidRPr="00D822A3" w:rsidRDefault="006048AF" w:rsidP="00F66472">
      <w:pPr>
        <w:pStyle w:val="Code"/>
        <w:rPr>
          <w:highlight w:val="white"/>
          <w:lang w:val="en-GB"/>
        </w:rPr>
      </w:pPr>
      <w:r w:rsidRPr="00D822A3">
        <w:rPr>
          <w:highlight w:val="white"/>
          <w:lang w:val="en-GB"/>
        </w:rPr>
        <w:t>}</w:t>
      </w:r>
    </w:p>
    <w:p w14:paraId="5683E9CB" w14:textId="24EF1926" w:rsidR="006048AF" w:rsidRPr="00D822A3" w:rsidRDefault="006048AF" w:rsidP="00F66472">
      <w:pPr>
        <w:pStyle w:val="Code"/>
        <w:rPr>
          <w:lang w:val="en-GB"/>
        </w:rPr>
      </w:pPr>
    </w:p>
    <w:p w14:paraId="4DD1BDB8" w14:textId="77777777" w:rsidR="0024176F" w:rsidRPr="00D822A3" w:rsidRDefault="0024176F" w:rsidP="00F66472">
      <w:pPr>
        <w:pStyle w:val="Code"/>
        <w:rPr>
          <w:highlight w:val="white"/>
          <w:lang w:val="en-GB"/>
        </w:rPr>
      </w:pPr>
      <w:r w:rsidRPr="00D822A3">
        <w:rPr>
          <w:highlight w:val="white"/>
          <w:lang w:val="en-GB"/>
        </w:rPr>
        <w:t>void printChar(char c) {</w:t>
      </w:r>
    </w:p>
    <w:p w14:paraId="61488AD6" w14:textId="77777777" w:rsidR="0024176F" w:rsidRPr="00D822A3" w:rsidRDefault="0024176F" w:rsidP="00F66472">
      <w:pPr>
        <w:pStyle w:val="Code"/>
        <w:rPr>
          <w:highlight w:val="white"/>
          <w:lang w:val="en-GB"/>
        </w:rPr>
      </w:pPr>
      <w:r w:rsidRPr="00D822A3">
        <w:rPr>
          <w:highlight w:val="white"/>
          <w:lang w:val="en-GB"/>
        </w:rPr>
        <w:t xml:space="preserve">  int handle;</w:t>
      </w:r>
    </w:p>
    <w:p w14:paraId="370320D7" w14:textId="77777777" w:rsidR="0024176F" w:rsidRPr="00D822A3" w:rsidRDefault="0024176F" w:rsidP="00F66472">
      <w:pPr>
        <w:pStyle w:val="Code"/>
        <w:rPr>
          <w:highlight w:val="white"/>
          <w:lang w:val="en-GB"/>
        </w:rPr>
      </w:pPr>
      <w:r w:rsidRPr="00D822A3">
        <w:rPr>
          <w:highlight w:val="white"/>
          <w:lang w:val="en-GB"/>
        </w:rPr>
        <w:t xml:space="preserve">  char* outString;</w:t>
      </w:r>
    </w:p>
    <w:p w14:paraId="0E0F9D91" w14:textId="77777777" w:rsidR="0024176F" w:rsidRPr="00D822A3" w:rsidRDefault="0024176F" w:rsidP="00F66472">
      <w:pPr>
        <w:pStyle w:val="Code"/>
        <w:rPr>
          <w:highlight w:val="white"/>
          <w:lang w:val="en-GB"/>
        </w:rPr>
      </w:pPr>
    </w:p>
    <w:p w14:paraId="081C85C4" w14:textId="77777777" w:rsidR="0024176F" w:rsidRPr="00D822A3" w:rsidRDefault="0024176F" w:rsidP="00F66472">
      <w:pPr>
        <w:pStyle w:val="Code"/>
        <w:rPr>
          <w:highlight w:val="white"/>
          <w:lang w:val="en-GB"/>
        </w:rPr>
      </w:pPr>
      <w:r w:rsidRPr="00D822A3">
        <w:rPr>
          <w:highlight w:val="white"/>
          <w:lang w:val="en-GB"/>
        </w:rPr>
        <w:t xml:space="preserve">  switch (g_outStatus) {</w:t>
      </w:r>
    </w:p>
    <w:p w14:paraId="49446B9F" w14:textId="77777777" w:rsidR="0024176F" w:rsidRPr="00D822A3" w:rsidRDefault="0024176F" w:rsidP="00F66472">
      <w:pPr>
        <w:pStyle w:val="Code"/>
        <w:rPr>
          <w:highlight w:val="white"/>
          <w:lang w:val="en-GB"/>
        </w:rPr>
      </w:pPr>
      <w:r w:rsidRPr="00D822A3">
        <w:rPr>
          <w:highlight w:val="white"/>
          <w:lang w:val="en-GB"/>
        </w:rPr>
        <w:t xml:space="preserve">    case DEVICE: {</w:t>
      </w:r>
    </w:p>
    <w:p w14:paraId="60E18E2C" w14:textId="77777777" w:rsidR="0024176F" w:rsidRPr="00D822A3" w:rsidRDefault="0024176F" w:rsidP="00F66472">
      <w:pPr>
        <w:pStyle w:val="Code"/>
        <w:rPr>
          <w:highlight w:val="white"/>
          <w:lang w:val="en-GB"/>
        </w:rPr>
      </w:pPr>
      <w:r w:rsidRPr="00D822A3">
        <w:rPr>
          <w:highlight w:val="white"/>
          <w:lang w:val="en-GB"/>
        </w:rPr>
        <w:t xml:space="preserve">        FILE* stream = (FILE*) g_outDevice;</w:t>
      </w:r>
    </w:p>
    <w:p w14:paraId="48181EE7" w14:textId="77777777" w:rsidR="0024176F" w:rsidRPr="00D822A3" w:rsidRDefault="0024176F" w:rsidP="00F66472">
      <w:pPr>
        <w:pStyle w:val="Code"/>
        <w:rPr>
          <w:highlight w:val="white"/>
          <w:lang w:val="en-GB"/>
        </w:rPr>
      </w:pPr>
      <w:r w:rsidRPr="00D822A3">
        <w:rPr>
          <w:highlight w:val="white"/>
          <w:lang w:val="en-GB"/>
        </w:rPr>
        <w:t xml:space="preserve">        handle = stream-&gt;handle;</w:t>
      </w:r>
    </w:p>
    <w:p w14:paraId="6066537D" w14:textId="77777777" w:rsidR="0024176F" w:rsidRPr="00D822A3" w:rsidRDefault="0024176F" w:rsidP="00F66472">
      <w:pPr>
        <w:pStyle w:val="Code"/>
        <w:rPr>
          <w:highlight w:val="white"/>
          <w:lang w:val="en-GB"/>
        </w:rPr>
      </w:pPr>
    </w:p>
    <w:p w14:paraId="509DDEDE" w14:textId="77777777" w:rsidR="0024176F" w:rsidRPr="00D822A3" w:rsidRDefault="0024176F" w:rsidP="00F66472">
      <w:pPr>
        <w:pStyle w:val="Code"/>
        <w:rPr>
          <w:highlight w:val="white"/>
          <w:lang w:val="en-GB"/>
        </w:rPr>
      </w:pPr>
      <w:r w:rsidRPr="00D822A3">
        <w:rPr>
          <w:highlight w:val="white"/>
          <w:lang w:val="en-GB"/>
        </w:rPr>
        <w:t xml:space="preserve">        load_register(ah, 0x40s);</w:t>
      </w:r>
    </w:p>
    <w:p w14:paraId="537BB92C" w14:textId="77777777" w:rsidR="0024176F" w:rsidRPr="00D822A3" w:rsidRDefault="0024176F" w:rsidP="00F66472">
      <w:pPr>
        <w:pStyle w:val="Code"/>
        <w:rPr>
          <w:highlight w:val="white"/>
          <w:lang w:val="en-GB"/>
        </w:rPr>
      </w:pPr>
      <w:r w:rsidRPr="00D822A3">
        <w:rPr>
          <w:highlight w:val="white"/>
          <w:lang w:val="en-GB"/>
        </w:rPr>
        <w:t xml:space="preserve">        load_register(bx, handle);</w:t>
      </w:r>
    </w:p>
    <w:p w14:paraId="4C7BB49C" w14:textId="77777777" w:rsidR="0024176F" w:rsidRPr="00D822A3" w:rsidRDefault="0024176F" w:rsidP="00F66472">
      <w:pPr>
        <w:pStyle w:val="Code"/>
        <w:rPr>
          <w:highlight w:val="white"/>
          <w:lang w:val="en-GB"/>
        </w:rPr>
      </w:pPr>
      <w:r w:rsidRPr="00D822A3">
        <w:rPr>
          <w:highlight w:val="white"/>
          <w:lang w:val="en-GB"/>
        </w:rPr>
        <w:t xml:space="preserve">        load_register(cx, 1);</w:t>
      </w:r>
    </w:p>
    <w:p w14:paraId="40CCA687" w14:textId="77777777" w:rsidR="0024176F" w:rsidRPr="00D822A3" w:rsidRDefault="0024176F" w:rsidP="00F66472">
      <w:pPr>
        <w:pStyle w:val="Code"/>
        <w:rPr>
          <w:highlight w:val="white"/>
          <w:lang w:val="en-GB"/>
        </w:rPr>
      </w:pPr>
      <w:r w:rsidRPr="00D822A3">
        <w:rPr>
          <w:highlight w:val="white"/>
          <w:lang w:val="en-GB"/>
        </w:rPr>
        <w:t xml:space="preserve">        load_register(dx, &amp;c);</w:t>
      </w:r>
    </w:p>
    <w:p w14:paraId="061D6B6D" w14:textId="77777777" w:rsidR="0024176F" w:rsidRPr="00D822A3" w:rsidRDefault="0024176F" w:rsidP="00F66472">
      <w:pPr>
        <w:pStyle w:val="Code"/>
        <w:rPr>
          <w:highlight w:val="white"/>
          <w:lang w:val="en-GB"/>
        </w:rPr>
      </w:pPr>
      <w:r w:rsidRPr="00D822A3">
        <w:rPr>
          <w:highlight w:val="white"/>
          <w:lang w:val="en-GB"/>
        </w:rPr>
        <w:t xml:space="preserve">        interrupt(0x21s);</w:t>
      </w:r>
    </w:p>
    <w:p w14:paraId="31AEFB08" w14:textId="77777777" w:rsidR="0024176F" w:rsidRPr="00D822A3" w:rsidRDefault="0024176F" w:rsidP="00F66472">
      <w:pPr>
        <w:pStyle w:val="Code"/>
        <w:rPr>
          <w:highlight w:val="white"/>
          <w:lang w:val="en-GB"/>
        </w:rPr>
      </w:pPr>
      <w:r w:rsidRPr="00D822A3">
        <w:rPr>
          <w:highlight w:val="white"/>
          <w:lang w:val="en-GB"/>
        </w:rPr>
        <w:t xml:space="preserve">        ++g_outChars;</w:t>
      </w:r>
    </w:p>
    <w:p w14:paraId="20E131DB" w14:textId="77777777" w:rsidR="0024176F" w:rsidRPr="00D822A3" w:rsidRDefault="0024176F" w:rsidP="00F66472">
      <w:pPr>
        <w:pStyle w:val="Code"/>
        <w:rPr>
          <w:highlight w:val="white"/>
          <w:lang w:val="en-GB"/>
        </w:rPr>
      </w:pPr>
      <w:r w:rsidRPr="00D822A3">
        <w:rPr>
          <w:highlight w:val="white"/>
          <w:lang w:val="en-GB"/>
        </w:rPr>
        <w:t xml:space="preserve">        break;</w:t>
      </w:r>
    </w:p>
    <w:p w14:paraId="7A427120" w14:textId="77777777" w:rsidR="0024176F" w:rsidRPr="00D822A3" w:rsidRDefault="0024176F" w:rsidP="00F66472">
      <w:pPr>
        <w:pStyle w:val="Code"/>
        <w:rPr>
          <w:highlight w:val="white"/>
          <w:lang w:val="en-GB"/>
        </w:rPr>
      </w:pPr>
      <w:r w:rsidRPr="00D822A3">
        <w:rPr>
          <w:highlight w:val="white"/>
          <w:lang w:val="en-GB"/>
        </w:rPr>
        <w:t xml:space="preserve">      }</w:t>
      </w:r>
    </w:p>
    <w:p w14:paraId="61FADF45" w14:textId="77777777" w:rsidR="0024176F" w:rsidRPr="00D822A3" w:rsidRDefault="0024176F" w:rsidP="00F66472">
      <w:pPr>
        <w:pStyle w:val="Code"/>
        <w:rPr>
          <w:highlight w:val="white"/>
          <w:lang w:val="en-GB"/>
        </w:rPr>
      </w:pPr>
    </w:p>
    <w:p w14:paraId="705443A3" w14:textId="77777777" w:rsidR="0024176F" w:rsidRPr="00D822A3" w:rsidRDefault="0024176F" w:rsidP="00F66472">
      <w:pPr>
        <w:pStyle w:val="Code"/>
        <w:rPr>
          <w:highlight w:val="white"/>
          <w:lang w:val="en-GB"/>
        </w:rPr>
      </w:pPr>
      <w:r w:rsidRPr="00D822A3">
        <w:rPr>
          <w:highlight w:val="white"/>
          <w:lang w:val="en-GB"/>
        </w:rPr>
        <w:t xml:space="preserve">    case STRING: {</w:t>
      </w:r>
    </w:p>
    <w:p w14:paraId="6BB3C1CB" w14:textId="77777777" w:rsidR="0024176F" w:rsidRPr="00D822A3" w:rsidRDefault="0024176F" w:rsidP="00F66472">
      <w:pPr>
        <w:pStyle w:val="Code"/>
        <w:rPr>
          <w:highlight w:val="white"/>
          <w:lang w:val="en-GB"/>
        </w:rPr>
      </w:pPr>
      <w:r w:rsidRPr="00D822A3">
        <w:rPr>
          <w:highlight w:val="white"/>
          <w:lang w:val="en-GB"/>
        </w:rPr>
        <w:t xml:space="preserve">        outString = (char*) g_outDevice;</w:t>
      </w:r>
    </w:p>
    <w:p w14:paraId="6A1E7311" w14:textId="77777777" w:rsidR="0024176F" w:rsidRPr="00D822A3" w:rsidRDefault="0024176F" w:rsidP="00F66472">
      <w:pPr>
        <w:pStyle w:val="Code"/>
        <w:rPr>
          <w:highlight w:val="white"/>
          <w:lang w:val="en-GB"/>
        </w:rPr>
      </w:pPr>
      <w:r w:rsidRPr="00D822A3">
        <w:rPr>
          <w:highlight w:val="white"/>
          <w:lang w:val="en-GB"/>
        </w:rPr>
        <w:t xml:space="preserve">        outString[g_outChars++] = c;</w:t>
      </w:r>
    </w:p>
    <w:p w14:paraId="2D3149CA" w14:textId="77777777" w:rsidR="0024176F" w:rsidRPr="00D822A3" w:rsidRDefault="0024176F" w:rsidP="00F66472">
      <w:pPr>
        <w:pStyle w:val="Code"/>
        <w:rPr>
          <w:highlight w:val="white"/>
          <w:lang w:val="en-GB"/>
        </w:rPr>
      </w:pPr>
      <w:r w:rsidRPr="00D822A3">
        <w:rPr>
          <w:highlight w:val="white"/>
          <w:lang w:val="en-GB"/>
        </w:rPr>
        <w:t xml:space="preserve">      }</w:t>
      </w:r>
    </w:p>
    <w:p w14:paraId="56E89276" w14:textId="77777777" w:rsidR="0024176F" w:rsidRPr="00D822A3" w:rsidRDefault="0024176F" w:rsidP="00F66472">
      <w:pPr>
        <w:pStyle w:val="Code"/>
        <w:rPr>
          <w:highlight w:val="white"/>
          <w:lang w:val="en-GB"/>
        </w:rPr>
      </w:pPr>
      <w:r w:rsidRPr="00D822A3">
        <w:rPr>
          <w:highlight w:val="white"/>
          <w:lang w:val="en-GB"/>
        </w:rPr>
        <w:t xml:space="preserve">      break;</w:t>
      </w:r>
    </w:p>
    <w:p w14:paraId="3347AF08" w14:textId="77777777" w:rsidR="0024176F" w:rsidRPr="00D822A3" w:rsidRDefault="0024176F" w:rsidP="00F66472">
      <w:pPr>
        <w:pStyle w:val="Code"/>
        <w:rPr>
          <w:highlight w:val="white"/>
          <w:lang w:val="en-GB"/>
        </w:rPr>
      </w:pPr>
    </w:p>
    <w:p w14:paraId="60128A8A" w14:textId="77777777" w:rsidR="0024176F" w:rsidRPr="00D822A3" w:rsidRDefault="0024176F" w:rsidP="00F66472">
      <w:pPr>
        <w:pStyle w:val="Code"/>
        <w:rPr>
          <w:highlight w:val="white"/>
          <w:lang w:val="en-GB"/>
        </w:rPr>
      </w:pPr>
      <w:r w:rsidRPr="00D822A3">
        <w:rPr>
          <w:highlight w:val="white"/>
          <w:lang w:val="en-GB"/>
        </w:rPr>
        <w:t xml:space="preserve">    case BLANK:</w:t>
      </w:r>
    </w:p>
    <w:p w14:paraId="4259B8A8" w14:textId="77777777" w:rsidR="0024176F" w:rsidRPr="00D822A3" w:rsidRDefault="0024176F" w:rsidP="00F66472">
      <w:pPr>
        <w:pStyle w:val="Code"/>
        <w:rPr>
          <w:highlight w:val="white"/>
          <w:lang w:val="en-GB"/>
        </w:rPr>
      </w:pPr>
      <w:r w:rsidRPr="00D822A3">
        <w:rPr>
          <w:highlight w:val="white"/>
          <w:lang w:val="en-GB"/>
        </w:rPr>
        <w:t xml:space="preserve">      g_outChars++;</w:t>
      </w:r>
    </w:p>
    <w:p w14:paraId="070DEDC9" w14:textId="77777777" w:rsidR="0024176F" w:rsidRPr="00D822A3" w:rsidRDefault="0024176F" w:rsidP="00F66472">
      <w:pPr>
        <w:pStyle w:val="Code"/>
        <w:rPr>
          <w:highlight w:val="white"/>
          <w:lang w:val="en-GB"/>
        </w:rPr>
      </w:pPr>
      <w:r w:rsidRPr="00D822A3">
        <w:rPr>
          <w:highlight w:val="white"/>
          <w:lang w:val="en-GB"/>
        </w:rPr>
        <w:t xml:space="preserve">      break;</w:t>
      </w:r>
    </w:p>
    <w:p w14:paraId="3C67E8F3" w14:textId="77777777" w:rsidR="0024176F" w:rsidRPr="00D822A3" w:rsidRDefault="0024176F" w:rsidP="00F66472">
      <w:pPr>
        <w:pStyle w:val="Code"/>
        <w:rPr>
          <w:highlight w:val="white"/>
          <w:lang w:val="en-GB"/>
        </w:rPr>
      </w:pPr>
      <w:r w:rsidRPr="00D822A3">
        <w:rPr>
          <w:highlight w:val="white"/>
          <w:lang w:val="en-GB"/>
        </w:rPr>
        <w:t xml:space="preserve">  }</w:t>
      </w:r>
    </w:p>
    <w:p w14:paraId="79607D34" w14:textId="77777777" w:rsidR="0024176F" w:rsidRPr="00D822A3" w:rsidRDefault="0024176F" w:rsidP="00F66472">
      <w:pPr>
        <w:pStyle w:val="Code"/>
        <w:rPr>
          <w:highlight w:val="white"/>
          <w:lang w:val="en-GB"/>
        </w:rPr>
      </w:pPr>
      <w:r w:rsidRPr="00D822A3">
        <w:rPr>
          <w:highlight w:val="white"/>
          <w:lang w:val="en-GB"/>
        </w:rPr>
        <w:t>}</w:t>
      </w:r>
    </w:p>
    <w:p w14:paraId="05B0264F" w14:textId="77777777" w:rsidR="0024176F" w:rsidRPr="00D822A3" w:rsidRDefault="0024176F" w:rsidP="00F66472">
      <w:pPr>
        <w:pStyle w:val="Code"/>
        <w:rPr>
          <w:highlight w:val="white"/>
          <w:lang w:val="en-GB"/>
        </w:rPr>
      </w:pPr>
    </w:p>
    <w:p w14:paraId="51BA6643" w14:textId="77777777" w:rsidR="0024176F" w:rsidRPr="00D822A3" w:rsidRDefault="0024176F" w:rsidP="00F66472">
      <w:pPr>
        <w:pStyle w:val="Code"/>
        <w:rPr>
          <w:highlight w:val="white"/>
          <w:lang w:val="en-GB"/>
        </w:rPr>
      </w:pPr>
      <w:r w:rsidRPr="00D822A3">
        <w:rPr>
          <w:highlight w:val="white"/>
          <w:lang w:val="en-GB"/>
        </w:rPr>
        <w:t>void printString(char* s, int precision) {</w:t>
      </w:r>
    </w:p>
    <w:p w14:paraId="76F1EFB4" w14:textId="77777777" w:rsidR="0024176F" w:rsidRPr="00D822A3" w:rsidRDefault="0024176F" w:rsidP="00F66472">
      <w:pPr>
        <w:pStyle w:val="Code"/>
        <w:rPr>
          <w:highlight w:val="white"/>
          <w:lang w:val="en-GB"/>
        </w:rPr>
      </w:pPr>
      <w:r w:rsidRPr="00D822A3">
        <w:rPr>
          <w:highlight w:val="white"/>
          <w:lang w:val="en-GB"/>
        </w:rPr>
        <w:t xml:space="preserve">  if (s != NULL) {</w:t>
      </w:r>
    </w:p>
    <w:p w14:paraId="3A85C4A7" w14:textId="77777777" w:rsidR="0024176F" w:rsidRPr="00D822A3" w:rsidRDefault="0024176F" w:rsidP="00F66472">
      <w:pPr>
        <w:pStyle w:val="Code"/>
        <w:rPr>
          <w:highlight w:val="white"/>
          <w:lang w:val="en-GB"/>
        </w:rPr>
      </w:pPr>
      <w:r w:rsidRPr="00D822A3">
        <w:rPr>
          <w:highlight w:val="white"/>
          <w:lang w:val="en-GB"/>
        </w:rPr>
        <w:t xml:space="preserve">    int index;</w:t>
      </w:r>
    </w:p>
    <w:p w14:paraId="38D602AD" w14:textId="77777777" w:rsidR="0024176F" w:rsidRPr="00D822A3" w:rsidRDefault="0024176F" w:rsidP="00F66472">
      <w:pPr>
        <w:pStyle w:val="Code"/>
        <w:rPr>
          <w:highlight w:val="white"/>
          <w:lang w:val="en-GB"/>
        </w:rPr>
      </w:pPr>
    </w:p>
    <w:p w14:paraId="05316FAF"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54962EF7" w14:textId="77777777" w:rsidR="0024176F" w:rsidRPr="00D822A3" w:rsidRDefault="0024176F" w:rsidP="00F66472">
      <w:pPr>
        <w:pStyle w:val="Code"/>
        <w:rPr>
          <w:highlight w:val="white"/>
          <w:lang w:val="en-GB"/>
        </w:rPr>
      </w:pPr>
      <w:r w:rsidRPr="00D822A3">
        <w:rPr>
          <w:highlight w:val="white"/>
          <w:lang w:val="en-GB"/>
        </w:rPr>
        <w:t xml:space="preserve">      for (index = 0; s[index] != '\0'; ++index) {</w:t>
      </w:r>
    </w:p>
    <w:p w14:paraId="2094A1E2" w14:textId="77777777" w:rsidR="0024176F" w:rsidRPr="00D822A3" w:rsidRDefault="0024176F" w:rsidP="00F66472">
      <w:pPr>
        <w:pStyle w:val="Code"/>
        <w:rPr>
          <w:highlight w:val="white"/>
          <w:lang w:val="en-GB"/>
        </w:rPr>
      </w:pPr>
      <w:r w:rsidRPr="00D822A3">
        <w:rPr>
          <w:highlight w:val="white"/>
          <w:lang w:val="en-GB"/>
        </w:rPr>
        <w:t xml:space="preserve">        printChar(s[index]);</w:t>
      </w:r>
    </w:p>
    <w:p w14:paraId="01132104" w14:textId="77777777" w:rsidR="0024176F" w:rsidRPr="00D822A3" w:rsidRDefault="0024176F" w:rsidP="00F66472">
      <w:pPr>
        <w:pStyle w:val="Code"/>
        <w:rPr>
          <w:highlight w:val="white"/>
          <w:lang w:val="en-GB"/>
        </w:rPr>
      </w:pPr>
      <w:r w:rsidRPr="00D822A3">
        <w:rPr>
          <w:highlight w:val="white"/>
          <w:lang w:val="en-GB"/>
        </w:rPr>
        <w:t xml:space="preserve">      }</w:t>
      </w:r>
    </w:p>
    <w:p w14:paraId="55E6359F" w14:textId="77777777" w:rsidR="0024176F" w:rsidRPr="00D822A3" w:rsidRDefault="0024176F" w:rsidP="00F66472">
      <w:pPr>
        <w:pStyle w:val="Code"/>
        <w:rPr>
          <w:highlight w:val="white"/>
          <w:lang w:val="en-GB"/>
        </w:rPr>
      </w:pPr>
      <w:r w:rsidRPr="00D822A3">
        <w:rPr>
          <w:highlight w:val="white"/>
          <w:lang w:val="en-GB"/>
        </w:rPr>
        <w:t xml:space="preserve">    }</w:t>
      </w:r>
    </w:p>
    <w:p w14:paraId="7BA4042E" w14:textId="77777777" w:rsidR="0024176F" w:rsidRPr="00D822A3" w:rsidRDefault="0024176F" w:rsidP="00F66472">
      <w:pPr>
        <w:pStyle w:val="Code"/>
        <w:rPr>
          <w:highlight w:val="white"/>
          <w:lang w:val="en-GB"/>
        </w:rPr>
      </w:pPr>
      <w:r w:rsidRPr="00D822A3">
        <w:rPr>
          <w:highlight w:val="white"/>
          <w:lang w:val="en-GB"/>
        </w:rPr>
        <w:t xml:space="preserve">    else {</w:t>
      </w:r>
    </w:p>
    <w:p w14:paraId="5E4141D5" w14:textId="77777777" w:rsidR="0024176F" w:rsidRPr="00D822A3" w:rsidRDefault="0024176F" w:rsidP="00F66472">
      <w:pPr>
        <w:pStyle w:val="Code"/>
        <w:rPr>
          <w:highlight w:val="white"/>
          <w:lang w:val="en-GB"/>
        </w:rPr>
      </w:pPr>
      <w:r w:rsidRPr="00D822A3">
        <w:rPr>
          <w:highlight w:val="white"/>
          <w:lang w:val="en-GB"/>
        </w:rPr>
        <w:t xml:space="preserve">      for (index = 0; (precision-- &gt; 0) &amp;&amp; (s[index] != '\0'); ++index) {</w:t>
      </w:r>
    </w:p>
    <w:p w14:paraId="08878297" w14:textId="77777777" w:rsidR="0024176F" w:rsidRPr="00D822A3" w:rsidRDefault="0024176F" w:rsidP="00F66472">
      <w:pPr>
        <w:pStyle w:val="Code"/>
        <w:rPr>
          <w:highlight w:val="white"/>
          <w:lang w:val="en-GB"/>
        </w:rPr>
      </w:pPr>
      <w:r w:rsidRPr="00D822A3">
        <w:rPr>
          <w:highlight w:val="white"/>
          <w:lang w:val="en-GB"/>
        </w:rPr>
        <w:t xml:space="preserve">        printChar(s[index]);</w:t>
      </w:r>
    </w:p>
    <w:p w14:paraId="51A99825" w14:textId="77777777" w:rsidR="0024176F" w:rsidRPr="00D822A3" w:rsidRDefault="0024176F" w:rsidP="00F66472">
      <w:pPr>
        <w:pStyle w:val="Code"/>
        <w:rPr>
          <w:highlight w:val="white"/>
          <w:lang w:val="en-GB"/>
        </w:rPr>
      </w:pPr>
      <w:r w:rsidRPr="00D822A3">
        <w:rPr>
          <w:highlight w:val="white"/>
          <w:lang w:val="en-GB"/>
        </w:rPr>
        <w:t xml:space="preserve">      }</w:t>
      </w:r>
    </w:p>
    <w:p w14:paraId="723EB39B" w14:textId="77777777" w:rsidR="0024176F" w:rsidRPr="00D822A3" w:rsidRDefault="0024176F" w:rsidP="00F66472">
      <w:pPr>
        <w:pStyle w:val="Code"/>
        <w:rPr>
          <w:highlight w:val="white"/>
          <w:lang w:val="en-GB"/>
        </w:rPr>
      </w:pPr>
      <w:r w:rsidRPr="00D822A3">
        <w:rPr>
          <w:highlight w:val="white"/>
          <w:lang w:val="en-GB"/>
        </w:rPr>
        <w:t xml:space="preserve">    }</w:t>
      </w:r>
    </w:p>
    <w:p w14:paraId="6A7D3E49" w14:textId="77777777" w:rsidR="0024176F" w:rsidRPr="00D822A3" w:rsidRDefault="0024176F" w:rsidP="00F66472">
      <w:pPr>
        <w:pStyle w:val="Code"/>
        <w:rPr>
          <w:highlight w:val="white"/>
          <w:lang w:val="en-GB"/>
        </w:rPr>
      </w:pPr>
      <w:r w:rsidRPr="00D822A3">
        <w:rPr>
          <w:highlight w:val="white"/>
          <w:lang w:val="en-GB"/>
        </w:rPr>
        <w:t xml:space="preserve">  }</w:t>
      </w:r>
    </w:p>
    <w:p w14:paraId="61CB75D2" w14:textId="77777777" w:rsidR="0024176F" w:rsidRPr="00D822A3" w:rsidRDefault="0024176F" w:rsidP="00F66472">
      <w:pPr>
        <w:pStyle w:val="Code"/>
        <w:rPr>
          <w:highlight w:val="white"/>
          <w:lang w:val="en-GB"/>
        </w:rPr>
      </w:pPr>
      <w:r w:rsidRPr="00D822A3">
        <w:rPr>
          <w:highlight w:val="white"/>
          <w:lang w:val="en-GB"/>
        </w:rPr>
        <w:t xml:space="preserve">  else {</w:t>
      </w:r>
    </w:p>
    <w:p w14:paraId="5573EA6E" w14:textId="77777777" w:rsidR="0024176F" w:rsidRPr="00D822A3" w:rsidRDefault="0024176F" w:rsidP="00F66472">
      <w:pPr>
        <w:pStyle w:val="Code"/>
        <w:rPr>
          <w:highlight w:val="white"/>
          <w:lang w:val="en-GB"/>
        </w:rPr>
      </w:pPr>
      <w:r w:rsidRPr="00D822A3">
        <w:rPr>
          <w:highlight w:val="white"/>
          <w:lang w:val="en-GB"/>
        </w:rPr>
        <w:t xml:space="preserve">    printChar('&lt;');</w:t>
      </w:r>
    </w:p>
    <w:p w14:paraId="5AF56270" w14:textId="77777777" w:rsidR="0024176F" w:rsidRPr="00D822A3" w:rsidRDefault="0024176F" w:rsidP="00F66472">
      <w:pPr>
        <w:pStyle w:val="Code"/>
        <w:rPr>
          <w:highlight w:val="white"/>
          <w:lang w:val="en-GB"/>
        </w:rPr>
      </w:pPr>
      <w:r w:rsidRPr="00D822A3">
        <w:rPr>
          <w:highlight w:val="white"/>
          <w:lang w:val="en-GB"/>
        </w:rPr>
        <w:t xml:space="preserve">    printChar('N');</w:t>
      </w:r>
    </w:p>
    <w:p w14:paraId="12CE52C9" w14:textId="77777777" w:rsidR="0024176F" w:rsidRPr="00D822A3" w:rsidRDefault="0024176F" w:rsidP="00F66472">
      <w:pPr>
        <w:pStyle w:val="Code"/>
        <w:rPr>
          <w:highlight w:val="white"/>
          <w:lang w:val="en-GB"/>
        </w:rPr>
      </w:pPr>
      <w:r w:rsidRPr="00D822A3">
        <w:rPr>
          <w:highlight w:val="white"/>
          <w:lang w:val="en-GB"/>
        </w:rPr>
        <w:t xml:space="preserve">    printChar('U');</w:t>
      </w:r>
    </w:p>
    <w:p w14:paraId="104A924F" w14:textId="77777777" w:rsidR="0024176F" w:rsidRPr="00D822A3" w:rsidRDefault="0024176F" w:rsidP="00F66472">
      <w:pPr>
        <w:pStyle w:val="Code"/>
        <w:rPr>
          <w:highlight w:val="white"/>
          <w:lang w:val="en-GB"/>
        </w:rPr>
      </w:pPr>
      <w:r w:rsidRPr="00D822A3">
        <w:rPr>
          <w:highlight w:val="white"/>
          <w:lang w:val="en-GB"/>
        </w:rPr>
        <w:t xml:space="preserve">    printChar('L');</w:t>
      </w:r>
    </w:p>
    <w:p w14:paraId="17DB9766" w14:textId="77777777" w:rsidR="0024176F" w:rsidRPr="00D822A3" w:rsidRDefault="0024176F" w:rsidP="00F66472">
      <w:pPr>
        <w:pStyle w:val="Code"/>
        <w:rPr>
          <w:highlight w:val="white"/>
          <w:lang w:val="en-GB"/>
        </w:rPr>
      </w:pPr>
      <w:r w:rsidRPr="00D822A3">
        <w:rPr>
          <w:highlight w:val="white"/>
          <w:lang w:val="en-GB"/>
        </w:rPr>
        <w:t xml:space="preserve">    printChar('L');</w:t>
      </w:r>
    </w:p>
    <w:p w14:paraId="5E4BEE75" w14:textId="77777777" w:rsidR="0024176F" w:rsidRPr="00D822A3" w:rsidRDefault="0024176F" w:rsidP="00F66472">
      <w:pPr>
        <w:pStyle w:val="Code"/>
        <w:rPr>
          <w:highlight w:val="white"/>
          <w:lang w:val="en-GB"/>
        </w:rPr>
      </w:pPr>
      <w:r w:rsidRPr="00D822A3">
        <w:rPr>
          <w:highlight w:val="white"/>
          <w:lang w:val="en-GB"/>
        </w:rPr>
        <w:t xml:space="preserve">    printChar('&gt;');</w:t>
      </w:r>
    </w:p>
    <w:p w14:paraId="2207E682" w14:textId="77777777" w:rsidR="0024176F" w:rsidRPr="00D822A3" w:rsidRDefault="0024176F" w:rsidP="00F66472">
      <w:pPr>
        <w:pStyle w:val="Code"/>
        <w:rPr>
          <w:highlight w:val="white"/>
          <w:lang w:val="en-GB"/>
        </w:rPr>
      </w:pPr>
      <w:r w:rsidRPr="00D822A3">
        <w:rPr>
          <w:highlight w:val="white"/>
          <w:lang w:val="en-GB"/>
        </w:rPr>
        <w:t xml:space="preserve">  }</w:t>
      </w:r>
    </w:p>
    <w:p w14:paraId="2422C133" w14:textId="77777777" w:rsidR="0024176F" w:rsidRPr="00D822A3" w:rsidRDefault="0024176F" w:rsidP="00F66472">
      <w:pPr>
        <w:pStyle w:val="Code"/>
        <w:rPr>
          <w:highlight w:val="white"/>
          <w:lang w:val="en-GB"/>
        </w:rPr>
      </w:pPr>
      <w:r w:rsidRPr="00D822A3">
        <w:rPr>
          <w:highlight w:val="white"/>
          <w:lang w:val="en-GB"/>
        </w:rPr>
        <w:t>}</w:t>
      </w:r>
    </w:p>
    <w:p w14:paraId="03A47E55" w14:textId="645A8F4D" w:rsidR="0024176F" w:rsidRPr="00D822A3" w:rsidRDefault="0024176F" w:rsidP="00F66472">
      <w:pPr>
        <w:pStyle w:val="Code"/>
        <w:rPr>
          <w:lang w:val="en-GB"/>
        </w:rPr>
      </w:pPr>
    </w:p>
    <w:p w14:paraId="6F7305BE" w14:textId="77777777" w:rsidR="0024176F" w:rsidRPr="00D822A3" w:rsidRDefault="0024176F" w:rsidP="00F66472">
      <w:pPr>
        <w:pStyle w:val="Code"/>
        <w:rPr>
          <w:highlight w:val="white"/>
          <w:lang w:val="en-GB"/>
        </w:rPr>
      </w:pPr>
      <w:r w:rsidRPr="00D822A3">
        <w:rPr>
          <w:highlight w:val="white"/>
          <w:lang w:val="en-GB"/>
        </w:rPr>
        <w:t>void printLongIntRec(long longValue) {</w:t>
      </w:r>
    </w:p>
    <w:p w14:paraId="2AB041B0" w14:textId="77777777" w:rsidR="0024176F" w:rsidRPr="00D822A3" w:rsidRDefault="0024176F" w:rsidP="00F66472">
      <w:pPr>
        <w:pStyle w:val="Code"/>
        <w:rPr>
          <w:highlight w:val="white"/>
          <w:lang w:val="en-GB"/>
        </w:rPr>
      </w:pPr>
      <w:r w:rsidRPr="00D822A3">
        <w:rPr>
          <w:highlight w:val="white"/>
          <w:lang w:val="en-GB"/>
        </w:rPr>
        <w:t xml:space="preserve">  if (longValue != 0) {</w:t>
      </w:r>
    </w:p>
    <w:p w14:paraId="46D4B38F" w14:textId="77777777" w:rsidR="0024176F" w:rsidRPr="00D822A3" w:rsidRDefault="0024176F" w:rsidP="00F66472">
      <w:pPr>
        <w:pStyle w:val="Code"/>
        <w:rPr>
          <w:highlight w:val="white"/>
          <w:lang w:val="en-GB"/>
        </w:rPr>
      </w:pPr>
      <w:r w:rsidRPr="00D822A3">
        <w:rPr>
          <w:highlight w:val="white"/>
          <w:lang w:val="en-GB"/>
        </w:rPr>
        <w:t xml:space="preserve">    int digit = (int) (longValue % 10L);</w:t>
      </w:r>
    </w:p>
    <w:p w14:paraId="68F95EBF" w14:textId="77777777" w:rsidR="0024176F" w:rsidRPr="00D822A3" w:rsidRDefault="0024176F" w:rsidP="00F66472">
      <w:pPr>
        <w:pStyle w:val="Code"/>
        <w:rPr>
          <w:highlight w:val="white"/>
          <w:lang w:val="en-GB"/>
        </w:rPr>
      </w:pPr>
      <w:r w:rsidRPr="00D822A3">
        <w:rPr>
          <w:highlight w:val="white"/>
          <w:lang w:val="en-GB"/>
        </w:rPr>
        <w:t xml:space="preserve">    printLongIntRec(longValue / 10L);</w:t>
      </w:r>
    </w:p>
    <w:p w14:paraId="41B4B182" w14:textId="77777777" w:rsidR="0024176F" w:rsidRPr="00D822A3" w:rsidRDefault="0024176F" w:rsidP="00F66472">
      <w:pPr>
        <w:pStyle w:val="Code"/>
        <w:rPr>
          <w:highlight w:val="white"/>
          <w:lang w:val="en-GB"/>
        </w:rPr>
      </w:pPr>
      <w:r w:rsidRPr="00D822A3">
        <w:rPr>
          <w:highlight w:val="white"/>
          <w:lang w:val="en-GB"/>
        </w:rPr>
        <w:t xml:space="preserve">    printChar((char) (digit + '0'));</w:t>
      </w:r>
    </w:p>
    <w:p w14:paraId="4C0AA630" w14:textId="77777777" w:rsidR="0024176F" w:rsidRPr="00D822A3" w:rsidRDefault="0024176F" w:rsidP="00F66472">
      <w:pPr>
        <w:pStyle w:val="Code"/>
        <w:rPr>
          <w:highlight w:val="white"/>
          <w:lang w:val="en-GB"/>
        </w:rPr>
      </w:pPr>
      <w:r w:rsidRPr="00D822A3">
        <w:rPr>
          <w:highlight w:val="white"/>
          <w:lang w:val="en-GB"/>
        </w:rPr>
        <w:t xml:space="preserve">  }</w:t>
      </w:r>
    </w:p>
    <w:p w14:paraId="4F9650BC" w14:textId="77777777" w:rsidR="0024176F" w:rsidRPr="00D822A3" w:rsidRDefault="0024176F" w:rsidP="00F66472">
      <w:pPr>
        <w:pStyle w:val="Code"/>
        <w:rPr>
          <w:highlight w:val="white"/>
          <w:lang w:val="en-GB"/>
        </w:rPr>
      </w:pPr>
      <w:r w:rsidRPr="00D822A3">
        <w:rPr>
          <w:highlight w:val="white"/>
          <w:lang w:val="en-GB"/>
        </w:rPr>
        <w:t>}</w:t>
      </w:r>
    </w:p>
    <w:p w14:paraId="54A41935" w14:textId="77777777" w:rsidR="0024176F" w:rsidRPr="00D822A3" w:rsidRDefault="0024176F" w:rsidP="00F66472">
      <w:pPr>
        <w:pStyle w:val="Code"/>
        <w:rPr>
          <w:highlight w:val="white"/>
          <w:lang w:val="en-GB"/>
        </w:rPr>
      </w:pPr>
    </w:p>
    <w:p w14:paraId="3667E916" w14:textId="77777777" w:rsidR="0024176F" w:rsidRPr="00D822A3" w:rsidRDefault="0024176F" w:rsidP="00F66472">
      <w:pPr>
        <w:pStyle w:val="Code"/>
        <w:rPr>
          <w:highlight w:val="white"/>
          <w:lang w:val="en-GB"/>
        </w:rPr>
      </w:pPr>
      <w:r w:rsidRPr="00D822A3">
        <w:rPr>
          <w:highlight w:val="white"/>
          <w:lang w:val="en-GB"/>
        </w:rPr>
        <w:t>void printLongInt(long longValue, BOOL plus, BOOL space) {</w:t>
      </w:r>
    </w:p>
    <w:p w14:paraId="4B65BADF" w14:textId="77777777" w:rsidR="0024176F" w:rsidRPr="00D822A3" w:rsidRDefault="0024176F" w:rsidP="00F66472">
      <w:pPr>
        <w:pStyle w:val="Code"/>
        <w:rPr>
          <w:highlight w:val="white"/>
          <w:lang w:val="en-GB"/>
        </w:rPr>
      </w:pPr>
      <w:r w:rsidRPr="00D822A3">
        <w:rPr>
          <w:highlight w:val="white"/>
          <w:lang w:val="en-GB"/>
        </w:rPr>
        <w:t xml:space="preserve">  if (longValue &lt; 0L) {</w:t>
      </w:r>
    </w:p>
    <w:p w14:paraId="18BEDA9A" w14:textId="77777777" w:rsidR="0024176F" w:rsidRPr="00D822A3" w:rsidRDefault="0024176F" w:rsidP="00F66472">
      <w:pPr>
        <w:pStyle w:val="Code"/>
        <w:rPr>
          <w:highlight w:val="white"/>
          <w:lang w:val="en-GB"/>
        </w:rPr>
      </w:pPr>
      <w:r w:rsidRPr="00D822A3">
        <w:rPr>
          <w:highlight w:val="white"/>
          <w:lang w:val="en-GB"/>
        </w:rPr>
        <w:t xml:space="preserve">    longValue = -longValue;</w:t>
      </w:r>
    </w:p>
    <w:p w14:paraId="6CD4F466" w14:textId="77777777" w:rsidR="0024176F" w:rsidRPr="00D822A3" w:rsidRDefault="0024176F" w:rsidP="00F66472">
      <w:pPr>
        <w:pStyle w:val="Code"/>
        <w:rPr>
          <w:highlight w:val="white"/>
          <w:lang w:val="en-GB"/>
        </w:rPr>
      </w:pPr>
      <w:r w:rsidRPr="00D822A3">
        <w:rPr>
          <w:highlight w:val="white"/>
          <w:lang w:val="en-GB"/>
        </w:rPr>
        <w:t xml:space="preserve">    printChar('-');</w:t>
      </w:r>
    </w:p>
    <w:p w14:paraId="40B0DE92" w14:textId="77777777" w:rsidR="0024176F" w:rsidRPr="00D822A3" w:rsidRDefault="0024176F" w:rsidP="00F66472">
      <w:pPr>
        <w:pStyle w:val="Code"/>
        <w:rPr>
          <w:highlight w:val="white"/>
          <w:lang w:val="en-GB"/>
        </w:rPr>
      </w:pPr>
      <w:r w:rsidRPr="00D822A3">
        <w:rPr>
          <w:highlight w:val="white"/>
          <w:lang w:val="en-GB"/>
        </w:rPr>
        <w:t xml:space="preserve">  }</w:t>
      </w:r>
    </w:p>
    <w:p w14:paraId="5C576812"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20405CFF" w14:textId="77777777" w:rsidR="0024176F" w:rsidRPr="00D822A3" w:rsidRDefault="0024176F" w:rsidP="00F66472">
      <w:pPr>
        <w:pStyle w:val="Code"/>
        <w:rPr>
          <w:highlight w:val="white"/>
          <w:lang w:val="en-GB"/>
        </w:rPr>
      </w:pPr>
      <w:r w:rsidRPr="00D822A3">
        <w:rPr>
          <w:highlight w:val="white"/>
          <w:lang w:val="en-GB"/>
        </w:rPr>
        <w:t xml:space="preserve">    printChar(' ');</w:t>
      </w:r>
    </w:p>
    <w:p w14:paraId="603C7009" w14:textId="77777777" w:rsidR="0024176F" w:rsidRPr="00D822A3" w:rsidRDefault="0024176F" w:rsidP="00F66472">
      <w:pPr>
        <w:pStyle w:val="Code"/>
        <w:rPr>
          <w:highlight w:val="white"/>
          <w:lang w:val="en-GB"/>
        </w:rPr>
      </w:pPr>
      <w:r w:rsidRPr="00D822A3">
        <w:rPr>
          <w:highlight w:val="white"/>
          <w:lang w:val="en-GB"/>
        </w:rPr>
        <w:t xml:space="preserve">  }</w:t>
      </w:r>
    </w:p>
    <w:p w14:paraId="09A2FB77"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4C95B0D0" w14:textId="77777777" w:rsidR="0024176F" w:rsidRPr="00D822A3" w:rsidRDefault="0024176F" w:rsidP="00F66472">
      <w:pPr>
        <w:pStyle w:val="Code"/>
        <w:rPr>
          <w:highlight w:val="white"/>
          <w:lang w:val="en-GB"/>
        </w:rPr>
      </w:pPr>
      <w:r w:rsidRPr="00D822A3">
        <w:rPr>
          <w:highlight w:val="white"/>
          <w:lang w:val="en-GB"/>
        </w:rPr>
        <w:t xml:space="preserve">    printChar('+');</w:t>
      </w:r>
    </w:p>
    <w:p w14:paraId="25ACF853" w14:textId="77777777" w:rsidR="0024176F" w:rsidRPr="00D822A3" w:rsidRDefault="0024176F" w:rsidP="00F66472">
      <w:pPr>
        <w:pStyle w:val="Code"/>
        <w:rPr>
          <w:highlight w:val="white"/>
          <w:lang w:val="en-GB"/>
        </w:rPr>
      </w:pPr>
      <w:r w:rsidRPr="00D822A3">
        <w:rPr>
          <w:highlight w:val="white"/>
          <w:lang w:val="en-GB"/>
        </w:rPr>
        <w:t xml:space="preserve">  }</w:t>
      </w:r>
    </w:p>
    <w:p w14:paraId="77BF5D0B" w14:textId="77777777" w:rsidR="0024176F" w:rsidRPr="00D822A3" w:rsidRDefault="0024176F" w:rsidP="00F66472">
      <w:pPr>
        <w:pStyle w:val="Code"/>
        <w:rPr>
          <w:highlight w:val="white"/>
          <w:lang w:val="en-GB"/>
        </w:rPr>
      </w:pPr>
    </w:p>
    <w:p w14:paraId="0361677C" w14:textId="77777777" w:rsidR="0024176F" w:rsidRPr="00D822A3" w:rsidRDefault="0024176F" w:rsidP="00F66472">
      <w:pPr>
        <w:pStyle w:val="Code"/>
        <w:rPr>
          <w:highlight w:val="white"/>
          <w:lang w:val="en-GB"/>
        </w:rPr>
      </w:pPr>
      <w:r w:rsidRPr="00D822A3">
        <w:rPr>
          <w:highlight w:val="white"/>
          <w:lang w:val="en-GB"/>
        </w:rPr>
        <w:t xml:space="preserve">  if (longValue == 0L) {</w:t>
      </w:r>
    </w:p>
    <w:p w14:paraId="4ACBB685" w14:textId="77777777" w:rsidR="0024176F" w:rsidRPr="00D822A3" w:rsidRDefault="0024176F" w:rsidP="00F66472">
      <w:pPr>
        <w:pStyle w:val="Code"/>
        <w:rPr>
          <w:highlight w:val="white"/>
          <w:lang w:val="en-GB"/>
        </w:rPr>
      </w:pPr>
      <w:r w:rsidRPr="00D822A3">
        <w:rPr>
          <w:highlight w:val="white"/>
          <w:lang w:val="en-GB"/>
        </w:rPr>
        <w:t xml:space="preserve">    printChar('0');</w:t>
      </w:r>
    </w:p>
    <w:p w14:paraId="0425E82F" w14:textId="77777777" w:rsidR="0024176F" w:rsidRPr="00D822A3" w:rsidRDefault="0024176F" w:rsidP="00F66472">
      <w:pPr>
        <w:pStyle w:val="Code"/>
        <w:rPr>
          <w:highlight w:val="white"/>
          <w:lang w:val="en-GB"/>
        </w:rPr>
      </w:pPr>
      <w:r w:rsidRPr="00D822A3">
        <w:rPr>
          <w:highlight w:val="white"/>
          <w:lang w:val="en-GB"/>
        </w:rPr>
        <w:t xml:space="preserve">  }</w:t>
      </w:r>
    </w:p>
    <w:p w14:paraId="3D48FAB6" w14:textId="77777777" w:rsidR="0024176F" w:rsidRPr="00D822A3" w:rsidRDefault="0024176F" w:rsidP="00F66472">
      <w:pPr>
        <w:pStyle w:val="Code"/>
        <w:rPr>
          <w:highlight w:val="white"/>
          <w:lang w:val="en-GB"/>
        </w:rPr>
      </w:pPr>
      <w:r w:rsidRPr="00D822A3">
        <w:rPr>
          <w:highlight w:val="white"/>
          <w:lang w:val="en-GB"/>
        </w:rPr>
        <w:t xml:space="preserve">  else {</w:t>
      </w:r>
    </w:p>
    <w:p w14:paraId="33C6F554" w14:textId="77777777" w:rsidR="0024176F" w:rsidRPr="00D822A3" w:rsidRDefault="0024176F" w:rsidP="00F66472">
      <w:pPr>
        <w:pStyle w:val="Code"/>
        <w:rPr>
          <w:highlight w:val="white"/>
          <w:lang w:val="en-GB"/>
        </w:rPr>
      </w:pPr>
      <w:r w:rsidRPr="00D822A3">
        <w:rPr>
          <w:highlight w:val="white"/>
          <w:lang w:val="en-GB"/>
        </w:rPr>
        <w:t xml:space="preserve">    printLongIntRec(longValue);</w:t>
      </w:r>
    </w:p>
    <w:p w14:paraId="72BE6FDA" w14:textId="77777777" w:rsidR="0024176F" w:rsidRPr="00D822A3" w:rsidRDefault="0024176F" w:rsidP="00F66472">
      <w:pPr>
        <w:pStyle w:val="Code"/>
        <w:rPr>
          <w:highlight w:val="white"/>
          <w:lang w:val="en-GB"/>
        </w:rPr>
      </w:pPr>
      <w:r w:rsidRPr="00D822A3">
        <w:rPr>
          <w:highlight w:val="white"/>
          <w:lang w:val="en-GB"/>
        </w:rPr>
        <w:t xml:space="preserve">  }</w:t>
      </w:r>
    </w:p>
    <w:p w14:paraId="0ED60452" w14:textId="77777777" w:rsidR="0024176F" w:rsidRPr="00D822A3" w:rsidRDefault="0024176F" w:rsidP="00F66472">
      <w:pPr>
        <w:pStyle w:val="Code"/>
        <w:rPr>
          <w:highlight w:val="white"/>
          <w:lang w:val="en-GB"/>
        </w:rPr>
      </w:pPr>
      <w:r w:rsidRPr="00D822A3">
        <w:rPr>
          <w:highlight w:val="white"/>
          <w:lang w:val="en-GB"/>
        </w:rPr>
        <w:t>}</w:t>
      </w:r>
    </w:p>
    <w:p w14:paraId="19C7648A" w14:textId="77777777" w:rsidR="00F66472" w:rsidRPr="00D822A3" w:rsidRDefault="00F66472" w:rsidP="00F66472">
      <w:pPr>
        <w:pStyle w:val="Code"/>
        <w:rPr>
          <w:highlight w:val="white"/>
          <w:lang w:val="en-GB"/>
        </w:rPr>
      </w:pPr>
    </w:p>
    <w:p w14:paraId="785F2086" w14:textId="2C14171C" w:rsidR="0024176F" w:rsidRPr="00D822A3" w:rsidRDefault="0024176F" w:rsidP="00F66472">
      <w:pPr>
        <w:pStyle w:val="Code"/>
        <w:rPr>
          <w:highlight w:val="white"/>
          <w:lang w:val="en-GB"/>
        </w:rPr>
      </w:pPr>
      <w:r w:rsidRPr="00D822A3">
        <w:rPr>
          <w:highlight w:val="white"/>
          <w:lang w:val="en-GB"/>
        </w:rPr>
        <w:t>char digitToChar(int digit, BOOL capital) {</w:t>
      </w:r>
    </w:p>
    <w:p w14:paraId="746FB5C7" w14:textId="77777777" w:rsidR="0024176F" w:rsidRPr="00D822A3" w:rsidRDefault="0024176F" w:rsidP="00F66472">
      <w:pPr>
        <w:pStyle w:val="Code"/>
        <w:rPr>
          <w:highlight w:val="white"/>
          <w:lang w:val="en-GB"/>
        </w:rPr>
      </w:pPr>
      <w:r w:rsidRPr="00D822A3">
        <w:rPr>
          <w:highlight w:val="white"/>
          <w:lang w:val="en-GB"/>
        </w:rPr>
        <w:t xml:space="preserve">  if (digit &lt; 10) {</w:t>
      </w:r>
    </w:p>
    <w:p w14:paraId="7C9D924B" w14:textId="77777777" w:rsidR="0024176F" w:rsidRPr="00D822A3" w:rsidRDefault="0024176F" w:rsidP="00F66472">
      <w:pPr>
        <w:pStyle w:val="Code"/>
        <w:rPr>
          <w:highlight w:val="white"/>
          <w:lang w:val="en-GB"/>
        </w:rPr>
      </w:pPr>
      <w:r w:rsidRPr="00D822A3">
        <w:rPr>
          <w:highlight w:val="white"/>
          <w:lang w:val="en-GB"/>
        </w:rPr>
        <w:t xml:space="preserve">    return ((char) ('0' + digit));</w:t>
      </w:r>
    </w:p>
    <w:p w14:paraId="440242F4" w14:textId="77777777" w:rsidR="0024176F" w:rsidRPr="00D822A3" w:rsidRDefault="0024176F" w:rsidP="00F66472">
      <w:pPr>
        <w:pStyle w:val="Code"/>
        <w:rPr>
          <w:highlight w:val="white"/>
          <w:lang w:val="en-GB"/>
        </w:rPr>
      </w:pPr>
      <w:r w:rsidRPr="00D822A3">
        <w:rPr>
          <w:highlight w:val="white"/>
          <w:lang w:val="en-GB"/>
        </w:rPr>
        <w:t xml:space="preserve">  }</w:t>
      </w:r>
    </w:p>
    <w:p w14:paraId="25CF6049" w14:textId="77777777" w:rsidR="0024176F" w:rsidRPr="00D822A3" w:rsidRDefault="0024176F" w:rsidP="00F66472">
      <w:pPr>
        <w:pStyle w:val="Code"/>
        <w:rPr>
          <w:highlight w:val="white"/>
          <w:lang w:val="en-GB"/>
        </w:rPr>
      </w:pPr>
      <w:r w:rsidRPr="00D822A3">
        <w:rPr>
          <w:highlight w:val="white"/>
          <w:lang w:val="en-GB"/>
        </w:rPr>
        <w:t xml:space="preserve">  else if (capital) {</w:t>
      </w:r>
    </w:p>
    <w:p w14:paraId="1FAD9B9A"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62371692" w14:textId="77777777" w:rsidR="0024176F" w:rsidRPr="00D822A3" w:rsidRDefault="0024176F" w:rsidP="00F66472">
      <w:pPr>
        <w:pStyle w:val="Code"/>
        <w:rPr>
          <w:highlight w:val="white"/>
          <w:lang w:val="en-GB"/>
        </w:rPr>
      </w:pPr>
      <w:r w:rsidRPr="00D822A3">
        <w:rPr>
          <w:highlight w:val="white"/>
          <w:lang w:val="en-GB"/>
        </w:rPr>
        <w:t xml:space="preserve">  }</w:t>
      </w:r>
    </w:p>
    <w:p w14:paraId="7669BEA5" w14:textId="77777777" w:rsidR="0024176F" w:rsidRPr="00D822A3" w:rsidRDefault="0024176F" w:rsidP="00F66472">
      <w:pPr>
        <w:pStyle w:val="Code"/>
        <w:rPr>
          <w:highlight w:val="white"/>
          <w:lang w:val="en-GB"/>
        </w:rPr>
      </w:pPr>
      <w:r w:rsidRPr="00D822A3">
        <w:rPr>
          <w:highlight w:val="white"/>
          <w:lang w:val="en-GB"/>
        </w:rPr>
        <w:t xml:space="preserve">  else {</w:t>
      </w:r>
    </w:p>
    <w:p w14:paraId="51C3B774"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5C61AC30" w14:textId="77777777" w:rsidR="0024176F" w:rsidRPr="00D822A3" w:rsidRDefault="0024176F" w:rsidP="00F66472">
      <w:pPr>
        <w:pStyle w:val="Code"/>
        <w:rPr>
          <w:highlight w:val="white"/>
          <w:lang w:val="en-GB"/>
        </w:rPr>
      </w:pPr>
      <w:r w:rsidRPr="00D822A3">
        <w:rPr>
          <w:highlight w:val="white"/>
          <w:lang w:val="en-GB"/>
        </w:rPr>
        <w:t xml:space="preserve">  }</w:t>
      </w:r>
    </w:p>
    <w:p w14:paraId="2A179F7B" w14:textId="77777777" w:rsidR="0024176F" w:rsidRPr="00D822A3" w:rsidRDefault="0024176F" w:rsidP="00F66472">
      <w:pPr>
        <w:pStyle w:val="Code"/>
        <w:rPr>
          <w:highlight w:val="white"/>
          <w:lang w:val="en-GB"/>
        </w:rPr>
      </w:pPr>
      <w:r w:rsidRPr="00D822A3">
        <w:rPr>
          <w:highlight w:val="white"/>
          <w:lang w:val="en-GB"/>
        </w:rPr>
        <w:t>}</w:t>
      </w:r>
    </w:p>
    <w:p w14:paraId="674DF6B1" w14:textId="77777777" w:rsidR="0024176F" w:rsidRPr="00D822A3" w:rsidRDefault="0024176F" w:rsidP="00F66472">
      <w:pPr>
        <w:pStyle w:val="Code"/>
        <w:rPr>
          <w:highlight w:val="white"/>
          <w:lang w:val="en-GB"/>
        </w:rPr>
      </w:pPr>
    </w:p>
    <w:p w14:paraId="34FDC94E" w14:textId="77777777" w:rsidR="0024176F" w:rsidRPr="00D822A3" w:rsidRDefault="0024176F" w:rsidP="00F66472">
      <w:pPr>
        <w:pStyle w:val="Code"/>
        <w:rPr>
          <w:highlight w:val="white"/>
          <w:lang w:val="en-GB"/>
        </w:rPr>
      </w:pPr>
      <w:r w:rsidRPr="00D822A3">
        <w:rPr>
          <w:highlight w:val="white"/>
          <w:lang w:val="en-GB"/>
        </w:rPr>
        <w:t>void printUnsignedLongRec(unsigned long unsignedValue, unsigned long base, BOOL capital) {</w:t>
      </w:r>
    </w:p>
    <w:p w14:paraId="0720897C" w14:textId="77777777" w:rsidR="0024176F" w:rsidRPr="00D822A3" w:rsidRDefault="0024176F" w:rsidP="00F66472">
      <w:pPr>
        <w:pStyle w:val="Code"/>
        <w:rPr>
          <w:highlight w:val="white"/>
          <w:lang w:val="en-GB"/>
        </w:rPr>
      </w:pPr>
      <w:r w:rsidRPr="00D822A3">
        <w:rPr>
          <w:highlight w:val="white"/>
          <w:lang w:val="en-GB"/>
        </w:rPr>
        <w:t xml:space="preserve">  if (unsignedValue &gt; 0ul) {</w:t>
      </w:r>
    </w:p>
    <w:p w14:paraId="06470CDA" w14:textId="77777777" w:rsidR="0024176F" w:rsidRPr="00D822A3" w:rsidRDefault="0024176F" w:rsidP="00F66472">
      <w:pPr>
        <w:pStyle w:val="Code"/>
        <w:rPr>
          <w:highlight w:val="white"/>
          <w:lang w:val="en-GB"/>
        </w:rPr>
      </w:pPr>
      <w:r w:rsidRPr="00D822A3">
        <w:rPr>
          <w:highlight w:val="white"/>
          <w:lang w:val="en-GB"/>
        </w:rPr>
        <w:t xml:space="preserve">    int digit = (int) (unsignedValue % base);</w:t>
      </w:r>
    </w:p>
    <w:p w14:paraId="6EC4C083"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 base, base, capital);</w:t>
      </w:r>
    </w:p>
    <w:p w14:paraId="0D1A6012" w14:textId="77777777" w:rsidR="0024176F" w:rsidRPr="00D822A3" w:rsidRDefault="0024176F" w:rsidP="00F66472">
      <w:pPr>
        <w:pStyle w:val="Code"/>
        <w:rPr>
          <w:highlight w:val="white"/>
          <w:lang w:val="en-GB"/>
        </w:rPr>
      </w:pPr>
      <w:r w:rsidRPr="00D822A3">
        <w:rPr>
          <w:highlight w:val="white"/>
          <w:lang w:val="en-GB"/>
        </w:rPr>
        <w:t xml:space="preserve">    char c = digitToChar(digit, capital);</w:t>
      </w:r>
    </w:p>
    <w:p w14:paraId="47E45D6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EDFB0C7" w14:textId="77777777" w:rsidR="0024176F" w:rsidRPr="00D822A3" w:rsidRDefault="0024176F" w:rsidP="00F66472">
      <w:pPr>
        <w:pStyle w:val="Code"/>
        <w:rPr>
          <w:highlight w:val="white"/>
          <w:lang w:val="en-GB"/>
        </w:rPr>
      </w:pPr>
      <w:r w:rsidRPr="00D822A3">
        <w:rPr>
          <w:highlight w:val="white"/>
          <w:lang w:val="en-GB"/>
        </w:rPr>
        <w:t xml:space="preserve">  }</w:t>
      </w:r>
    </w:p>
    <w:p w14:paraId="068D87E8" w14:textId="77777777" w:rsidR="0024176F" w:rsidRPr="00D822A3" w:rsidRDefault="0024176F" w:rsidP="00F66472">
      <w:pPr>
        <w:pStyle w:val="Code"/>
        <w:rPr>
          <w:highlight w:val="white"/>
          <w:lang w:val="en-GB"/>
        </w:rPr>
      </w:pPr>
      <w:r w:rsidRPr="00D822A3">
        <w:rPr>
          <w:highlight w:val="white"/>
          <w:lang w:val="en-GB"/>
        </w:rPr>
        <w:t>}</w:t>
      </w:r>
    </w:p>
    <w:p w14:paraId="7EA378F0" w14:textId="77777777" w:rsidR="0024176F" w:rsidRPr="00D822A3" w:rsidRDefault="0024176F" w:rsidP="00F66472">
      <w:pPr>
        <w:pStyle w:val="Code"/>
        <w:rPr>
          <w:highlight w:val="white"/>
          <w:lang w:val="en-GB"/>
        </w:rPr>
      </w:pPr>
    </w:p>
    <w:p w14:paraId="60638F17" w14:textId="77777777" w:rsidR="0024176F" w:rsidRPr="00D822A3" w:rsidRDefault="0024176F" w:rsidP="00F66472">
      <w:pPr>
        <w:pStyle w:val="Code"/>
        <w:rPr>
          <w:highlight w:val="white"/>
          <w:lang w:val="en-GB"/>
        </w:rPr>
      </w:pPr>
      <w:r w:rsidRPr="00D822A3">
        <w:rPr>
          <w:highlight w:val="white"/>
          <w:lang w:val="en-GB"/>
        </w:rPr>
        <w:t>void printUnsignedLong(unsigned long unsignedValue, BOOL plus, BOOL space,</w:t>
      </w:r>
    </w:p>
    <w:p w14:paraId="66754197" w14:textId="77777777" w:rsidR="0024176F" w:rsidRPr="00D822A3" w:rsidRDefault="0024176F" w:rsidP="00F66472">
      <w:pPr>
        <w:pStyle w:val="Code"/>
        <w:rPr>
          <w:highlight w:val="white"/>
          <w:lang w:val="en-GB"/>
        </w:rPr>
      </w:pPr>
      <w:r w:rsidRPr="00D822A3">
        <w:rPr>
          <w:highlight w:val="white"/>
          <w:lang w:val="en-GB"/>
        </w:rPr>
        <w:t xml:space="preserve">                       BOOL grid, unsigned long base, BOOL capital) {</w:t>
      </w:r>
    </w:p>
    <w:p w14:paraId="40A651A2" w14:textId="77777777" w:rsidR="0024176F" w:rsidRPr="00D822A3" w:rsidRDefault="0024176F" w:rsidP="00F66472">
      <w:pPr>
        <w:pStyle w:val="Code"/>
        <w:rPr>
          <w:highlight w:val="white"/>
          <w:lang w:val="en-GB"/>
        </w:rPr>
      </w:pPr>
      <w:r w:rsidRPr="00D822A3">
        <w:rPr>
          <w:highlight w:val="white"/>
          <w:lang w:val="en-GB"/>
        </w:rPr>
        <w:t xml:space="preserve">  if (plus) {</w:t>
      </w:r>
    </w:p>
    <w:p w14:paraId="47968E11" w14:textId="77777777" w:rsidR="0024176F" w:rsidRPr="00D822A3" w:rsidRDefault="0024176F" w:rsidP="00F66472">
      <w:pPr>
        <w:pStyle w:val="Code"/>
        <w:rPr>
          <w:highlight w:val="white"/>
          <w:lang w:val="en-GB"/>
        </w:rPr>
      </w:pPr>
      <w:r w:rsidRPr="00D822A3">
        <w:rPr>
          <w:highlight w:val="white"/>
          <w:lang w:val="en-GB"/>
        </w:rPr>
        <w:t xml:space="preserve">    printChar('+');</w:t>
      </w:r>
    </w:p>
    <w:p w14:paraId="75D4F053" w14:textId="77777777" w:rsidR="0024176F" w:rsidRPr="00D822A3" w:rsidRDefault="0024176F" w:rsidP="00F66472">
      <w:pPr>
        <w:pStyle w:val="Code"/>
        <w:rPr>
          <w:highlight w:val="white"/>
          <w:lang w:val="en-GB"/>
        </w:rPr>
      </w:pPr>
      <w:r w:rsidRPr="00D822A3">
        <w:rPr>
          <w:highlight w:val="white"/>
          <w:lang w:val="en-GB"/>
        </w:rPr>
        <w:t xml:space="preserve">  }</w:t>
      </w:r>
    </w:p>
    <w:p w14:paraId="05148B4E" w14:textId="77777777" w:rsidR="0024176F" w:rsidRPr="00D822A3" w:rsidRDefault="0024176F" w:rsidP="00F66472">
      <w:pPr>
        <w:pStyle w:val="Code"/>
        <w:rPr>
          <w:highlight w:val="white"/>
          <w:lang w:val="en-GB"/>
        </w:rPr>
      </w:pPr>
      <w:r w:rsidRPr="00D822A3">
        <w:rPr>
          <w:highlight w:val="white"/>
          <w:lang w:val="en-GB"/>
        </w:rPr>
        <w:t xml:space="preserve">  </w:t>
      </w:r>
    </w:p>
    <w:p w14:paraId="6D0A27C9" w14:textId="77777777" w:rsidR="0024176F" w:rsidRPr="00D822A3" w:rsidRDefault="0024176F" w:rsidP="00F66472">
      <w:pPr>
        <w:pStyle w:val="Code"/>
        <w:rPr>
          <w:highlight w:val="white"/>
          <w:lang w:val="en-GB"/>
        </w:rPr>
      </w:pPr>
      <w:r w:rsidRPr="00D822A3">
        <w:rPr>
          <w:highlight w:val="white"/>
          <w:lang w:val="en-GB"/>
        </w:rPr>
        <w:t xml:space="preserve">  if (space) {</w:t>
      </w:r>
    </w:p>
    <w:p w14:paraId="39A5402F" w14:textId="77777777" w:rsidR="0024176F" w:rsidRPr="00D822A3" w:rsidRDefault="0024176F" w:rsidP="00F66472">
      <w:pPr>
        <w:pStyle w:val="Code"/>
        <w:rPr>
          <w:highlight w:val="white"/>
          <w:lang w:val="en-GB"/>
        </w:rPr>
      </w:pPr>
      <w:r w:rsidRPr="00D822A3">
        <w:rPr>
          <w:highlight w:val="white"/>
          <w:lang w:val="en-GB"/>
        </w:rPr>
        <w:t xml:space="preserve">    printChar(' ');</w:t>
      </w:r>
    </w:p>
    <w:p w14:paraId="139C1E2C" w14:textId="77777777" w:rsidR="0024176F" w:rsidRPr="00D822A3" w:rsidRDefault="0024176F" w:rsidP="00F66472">
      <w:pPr>
        <w:pStyle w:val="Code"/>
        <w:rPr>
          <w:highlight w:val="white"/>
          <w:lang w:val="en-GB"/>
        </w:rPr>
      </w:pPr>
      <w:r w:rsidRPr="00D822A3">
        <w:rPr>
          <w:highlight w:val="white"/>
          <w:lang w:val="en-GB"/>
        </w:rPr>
        <w:t xml:space="preserve">  }</w:t>
      </w:r>
    </w:p>
    <w:p w14:paraId="673E4251" w14:textId="77777777" w:rsidR="0024176F" w:rsidRPr="00D822A3" w:rsidRDefault="0024176F" w:rsidP="00F66472">
      <w:pPr>
        <w:pStyle w:val="Code"/>
        <w:rPr>
          <w:highlight w:val="white"/>
          <w:lang w:val="en-GB"/>
        </w:rPr>
      </w:pPr>
    </w:p>
    <w:p w14:paraId="711A91EB" w14:textId="77777777" w:rsidR="0024176F" w:rsidRPr="00D822A3" w:rsidRDefault="0024176F" w:rsidP="00F66472">
      <w:pPr>
        <w:pStyle w:val="Code"/>
        <w:rPr>
          <w:highlight w:val="white"/>
          <w:lang w:val="en-GB"/>
        </w:rPr>
      </w:pPr>
      <w:r w:rsidRPr="00D822A3">
        <w:rPr>
          <w:highlight w:val="white"/>
          <w:lang w:val="en-GB"/>
        </w:rPr>
        <w:t xml:space="preserve">  if (grid) {</w:t>
      </w:r>
    </w:p>
    <w:p w14:paraId="235CE088" w14:textId="77777777" w:rsidR="0024176F" w:rsidRPr="00D822A3" w:rsidRDefault="0024176F" w:rsidP="00F66472">
      <w:pPr>
        <w:pStyle w:val="Code"/>
        <w:rPr>
          <w:highlight w:val="white"/>
          <w:lang w:val="en-GB"/>
        </w:rPr>
      </w:pPr>
      <w:r w:rsidRPr="00D822A3">
        <w:rPr>
          <w:highlight w:val="white"/>
          <w:lang w:val="en-GB"/>
        </w:rPr>
        <w:t xml:space="preserve">    if (base == 8ul) {</w:t>
      </w:r>
    </w:p>
    <w:p w14:paraId="3D1E7422" w14:textId="77777777" w:rsidR="0024176F" w:rsidRPr="00D822A3" w:rsidRDefault="0024176F" w:rsidP="00F66472">
      <w:pPr>
        <w:pStyle w:val="Code"/>
        <w:rPr>
          <w:highlight w:val="white"/>
          <w:lang w:val="en-GB"/>
        </w:rPr>
      </w:pPr>
      <w:r w:rsidRPr="00D822A3">
        <w:rPr>
          <w:highlight w:val="white"/>
          <w:lang w:val="en-GB"/>
        </w:rPr>
        <w:t xml:space="preserve">      printChar('0');</w:t>
      </w:r>
    </w:p>
    <w:p w14:paraId="545A1511" w14:textId="77777777" w:rsidR="0024176F" w:rsidRPr="00D822A3" w:rsidRDefault="0024176F" w:rsidP="00F66472">
      <w:pPr>
        <w:pStyle w:val="Code"/>
        <w:rPr>
          <w:highlight w:val="white"/>
          <w:lang w:val="en-GB"/>
        </w:rPr>
      </w:pPr>
      <w:r w:rsidRPr="00D822A3">
        <w:rPr>
          <w:highlight w:val="white"/>
          <w:lang w:val="en-GB"/>
        </w:rPr>
        <w:t xml:space="preserve">    }</w:t>
      </w:r>
    </w:p>
    <w:p w14:paraId="1EE7096A" w14:textId="77777777" w:rsidR="0024176F" w:rsidRPr="00D822A3" w:rsidRDefault="0024176F" w:rsidP="00F66472">
      <w:pPr>
        <w:pStyle w:val="Code"/>
        <w:rPr>
          <w:highlight w:val="white"/>
          <w:lang w:val="en-GB"/>
        </w:rPr>
      </w:pPr>
    </w:p>
    <w:p w14:paraId="2060F1FD" w14:textId="77777777" w:rsidR="0024176F" w:rsidRPr="00D822A3" w:rsidRDefault="0024176F" w:rsidP="00F66472">
      <w:pPr>
        <w:pStyle w:val="Code"/>
        <w:rPr>
          <w:highlight w:val="white"/>
          <w:lang w:val="en-GB"/>
        </w:rPr>
      </w:pPr>
      <w:r w:rsidRPr="00D822A3">
        <w:rPr>
          <w:highlight w:val="white"/>
          <w:lang w:val="en-GB"/>
        </w:rPr>
        <w:t xml:space="preserve">    if (base == 16ul) {</w:t>
      </w:r>
    </w:p>
    <w:p w14:paraId="42303F84" w14:textId="77777777" w:rsidR="0024176F" w:rsidRPr="00D822A3" w:rsidRDefault="0024176F" w:rsidP="00F66472">
      <w:pPr>
        <w:pStyle w:val="Code"/>
        <w:rPr>
          <w:highlight w:val="white"/>
          <w:lang w:val="en-GB"/>
        </w:rPr>
      </w:pPr>
      <w:r w:rsidRPr="00D822A3">
        <w:rPr>
          <w:highlight w:val="white"/>
          <w:lang w:val="en-GB"/>
        </w:rPr>
        <w:t xml:space="preserve">      printChar('0');</w:t>
      </w:r>
    </w:p>
    <w:p w14:paraId="5001852B" w14:textId="77777777" w:rsidR="0024176F" w:rsidRPr="00D822A3" w:rsidRDefault="0024176F" w:rsidP="00F66472">
      <w:pPr>
        <w:pStyle w:val="Code"/>
        <w:rPr>
          <w:highlight w:val="white"/>
          <w:lang w:val="en-GB"/>
        </w:rPr>
      </w:pPr>
      <w:r w:rsidRPr="00D822A3">
        <w:rPr>
          <w:highlight w:val="white"/>
          <w:lang w:val="en-GB"/>
        </w:rPr>
        <w:t xml:space="preserve">      printChar(capital ? 'X' : 'x');</w:t>
      </w:r>
    </w:p>
    <w:p w14:paraId="655E90C5" w14:textId="77777777" w:rsidR="0024176F" w:rsidRPr="00D822A3" w:rsidRDefault="0024176F" w:rsidP="00F66472">
      <w:pPr>
        <w:pStyle w:val="Code"/>
        <w:rPr>
          <w:highlight w:val="white"/>
          <w:lang w:val="en-GB"/>
        </w:rPr>
      </w:pPr>
      <w:r w:rsidRPr="00D822A3">
        <w:rPr>
          <w:highlight w:val="white"/>
          <w:lang w:val="en-GB"/>
        </w:rPr>
        <w:t xml:space="preserve">    }</w:t>
      </w:r>
    </w:p>
    <w:p w14:paraId="77E4C0B6" w14:textId="77777777" w:rsidR="0024176F" w:rsidRPr="00D822A3" w:rsidRDefault="0024176F" w:rsidP="00F66472">
      <w:pPr>
        <w:pStyle w:val="Code"/>
        <w:rPr>
          <w:highlight w:val="white"/>
          <w:lang w:val="en-GB"/>
        </w:rPr>
      </w:pPr>
      <w:r w:rsidRPr="00D822A3">
        <w:rPr>
          <w:highlight w:val="white"/>
          <w:lang w:val="en-GB"/>
        </w:rPr>
        <w:t xml:space="preserve">  }</w:t>
      </w:r>
    </w:p>
    <w:p w14:paraId="1DC1FC95" w14:textId="77777777" w:rsidR="0024176F" w:rsidRPr="00D822A3" w:rsidRDefault="0024176F" w:rsidP="00F66472">
      <w:pPr>
        <w:pStyle w:val="Code"/>
        <w:rPr>
          <w:highlight w:val="white"/>
          <w:lang w:val="en-GB"/>
        </w:rPr>
      </w:pPr>
    </w:p>
    <w:p w14:paraId="43452757" w14:textId="77777777" w:rsidR="0024176F" w:rsidRPr="00D822A3" w:rsidRDefault="0024176F" w:rsidP="00F66472">
      <w:pPr>
        <w:pStyle w:val="Code"/>
        <w:rPr>
          <w:highlight w:val="white"/>
          <w:lang w:val="en-GB"/>
        </w:rPr>
      </w:pPr>
      <w:r w:rsidRPr="00D822A3">
        <w:rPr>
          <w:highlight w:val="white"/>
          <w:lang w:val="en-GB"/>
        </w:rPr>
        <w:t xml:space="preserve">  if (unsignedValue == 0ul) {</w:t>
      </w:r>
    </w:p>
    <w:p w14:paraId="4F031ABB" w14:textId="77777777" w:rsidR="0024176F" w:rsidRPr="00D822A3" w:rsidRDefault="0024176F" w:rsidP="00F66472">
      <w:pPr>
        <w:pStyle w:val="Code"/>
        <w:rPr>
          <w:highlight w:val="white"/>
          <w:lang w:val="en-GB"/>
        </w:rPr>
      </w:pPr>
      <w:r w:rsidRPr="00D822A3">
        <w:rPr>
          <w:highlight w:val="white"/>
          <w:lang w:val="en-GB"/>
        </w:rPr>
        <w:t xml:space="preserve">    printChar('0');</w:t>
      </w:r>
    </w:p>
    <w:p w14:paraId="452567E0" w14:textId="77777777" w:rsidR="0024176F" w:rsidRPr="00D822A3" w:rsidRDefault="0024176F" w:rsidP="00F66472">
      <w:pPr>
        <w:pStyle w:val="Code"/>
        <w:rPr>
          <w:highlight w:val="white"/>
          <w:lang w:val="en-GB"/>
        </w:rPr>
      </w:pPr>
      <w:r w:rsidRPr="00D822A3">
        <w:rPr>
          <w:highlight w:val="white"/>
          <w:lang w:val="en-GB"/>
        </w:rPr>
        <w:t xml:space="preserve">  }</w:t>
      </w:r>
    </w:p>
    <w:p w14:paraId="470EE473" w14:textId="77777777" w:rsidR="0024176F" w:rsidRPr="00D822A3" w:rsidRDefault="0024176F" w:rsidP="00F66472">
      <w:pPr>
        <w:pStyle w:val="Code"/>
        <w:rPr>
          <w:highlight w:val="white"/>
          <w:lang w:val="en-GB"/>
        </w:rPr>
      </w:pPr>
      <w:r w:rsidRPr="00D822A3">
        <w:rPr>
          <w:highlight w:val="white"/>
          <w:lang w:val="en-GB"/>
        </w:rPr>
        <w:t xml:space="preserve">  else {</w:t>
      </w:r>
    </w:p>
    <w:p w14:paraId="52ECF048"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base, capital);</w:t>
      </w:r>
    </w:p>
    <w:p w14:paraId="11612AB6" w14:textId="77777777" w:rsidR="0024176F" w:rsidRPr="00D822A3" w:rsidRDefault="0024176F" w:rsidP="00F66472">
      <w:pPr>
        <w:pStyle w:val="Code"/>
        <w:rPr>
          <w:highlight w:val="white"/>
          <w:lang w:val="en-GB"/>
        </w:rPr>
      </w:pPr>
      <w:r w:rsidRPr="00D822A3">
        <w:rPr>
          <w:highlight w:val="white"/>
          <w:lang w:val="en-GB"/>
        </w:rPr>
        <w:t xml:space="preserve">  }</w:t>
      </w:r>
    </w:p>
    <w:p w14:paraId="57B05225" w14:textId="77777777" w:rsidR="0024176F" w:rsidRPr="00D822A3" w:rsidRDefault="0024176F" w:rsidP="00F66472">
      <w:pPr>
        <w:pStyle w:val="Code"/>
        <w:rPr>
          <w:highlight w:val="white"/>
          <w:lang w:val="en-GB"/>
        </w:rPr>
      </w:pPr>
      <w:r w:rsidRPr="00D822A3">
        <w:rPr>
          <w:highlight w:val="white"/>
          <w:lang w:val="en-GB"/>
        </w:rPr>
        <w:t>}</w:t>
      </w:r>
    </w:p>
    <w:p w14:paraId="74518361" w14:textId="77777777" w:rsidR="00D85475" w:rsidRPr="00D822A3" w:rsidRDefault="00D85475" w:rsidP="00F66472">
      <w:pPr>
        <w:pStyle w:val="Code"/>
        <w:rPr>
          <w:highlight w:val="white"/>
          <w:lang w:val="en-GB"/>
        </w:rPr>
      </w:pPr>
    </w:p>
    <w:p w14:paraId="694C57DB" w14:textId="13BA7CC6" w:rsidR="0024176F" w:rsidRPr="00D822A3" w:rsidRDefault="0024176F" w:rsidP="00F66472">
      <w:pPr>
        <w:pStyle w:val="Code"/>
        <w:rPr>
          <w:highlight w:val="white"/>
          <w:lang w:val="en-GB"/>
        </w:rPr>
      </w:pPr>
      <w:r w:rsidRPr="00D822A3">
        <w:rPr>
          <w:highlight w:val="white"/>
          <w:lang w:val="en-GB"/>
        </w:rPr>
        <w:t>void printLongDoubleFraction(long double longDoubleValue, BOOL grid, int precision) {</w:t>
      </w:r>
    </w:p>
    <w:p w14:paraId="30D36B90" w14:textId="77777777" w:rsidR="0024176F" w:rsidRPr="00D822A3" w:rsidRDefault="0024176F" w:rsidP="00F66472">
      <w:pPr>
        <w:pStyle w:val="Code"/>
        <w:rPr>
          <w:highlight w:val="white"/>
          <w:lang w:val="en-GB"/>
        </w:rPr>
      </w:pPr>
      <w:r w:rsidRPr="00D822A3">
        <w:rPr>
          <w:highlight w:val="white"/>
          <w:lang w:val="en-GB"/>
        </w:rPr>
        <w:t xml:space="preserve">  longDoubleValue -= (long) longDoubleValue;</w:t>
      </w:r>
    </w:p>
    <w:p w14:paraId="39D24895" w14:textId="77777777" w:rsidR="0024176F" w:rsidRPr="00D822A3" w:rsidRDefault="0024176F" w:rsidP="00F66472">
      <w:pPr>
        <w:pStyle w:val="Code"/>
        <w:rPr>
          <w:highlight w:val="white"/>
          <w:lang w:val="en-GB"/>
        </w:rPr>
      </w:pPr>
    </w:p>
    <w:p w14:paraId="53374ABA"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0B3AB02B" w14:textId="77777777" w:rsidR="0024176F" w:rsidRPr="00D822A3" w:rsidRDefault="0024176F" w:rsidP="00F66472">
      <w:pPr>
        <w:pStyle w:val="Code"/>
        <w:rPr>
          <w:highlight w:val="white"/>
          <w:lang w:val="en-GB"/>
        </w:rPr>
      </w:pPr>
      <w:r w:rsidRPr="00D822A3">
        <w:rPr>
          <w:highlight w:val="white"/>
          <w:lang w:val="en-GB"/>
        </w:rPr>
        <w:t xml:space="preserve">    precision = DEFAULT_PRECISION;</w:t>
      </w:r>
    </w:p>
    <w:p w14:paraId="658518FE" w14:textId="77777777" w:rsidR="0024176F" w:rsidRPr="00D822A3" w:rsidRDefault="0024176F" w:rsidP="00F66472">
      <w:pPr>
        <w:pStyle w:val="Code"/>
        <w:rPr>
          <w:highlight w:val="white"/>
          <w:lang w:val="en-GB"/>
        </w:rPr>
      </w:pPr>
      <w:r w:rsidRPr="00D822A3">
        <w:rPr>
          <w:highlight w:val="white"/>
          <w:lang w:val="en-GB"/>
        </w:rPr>
        <w:t xml:space="preserve">  }</w:t>
      </w:r>
    </w:p>
    <w:p w14:paraId="3E1CAB08" w14:textId="77777777" w:rsidR="0024176F" w:rsidRPr="00D822A3" w:rsidRDefault="0024176F" w:rsidP="00F66472">
      <w:pPr>
        <w:pStyle w:val="Code"/>
        <w:rPr>
          <w:highlight w:val="white"/>
          <w:lang w:val="en-GB"/>
        </w:rPr>
      </w:pPr>
      <w:r w:rsidRPr="00D822A3">
        <w:rPr>
          <w:highlight w:val="white"/>
          <w:lang w:val="en-GB"/>
        </w:rPr>
        <w:t xml:space="preserve">  </w:t>
      </w:r>
    </w:p>
    <w:p w14:paraId="6CDA14D1" w14:textId="77777777" w:rsidR="0024176F" w:rsidRPr="00D822A3" w:rsidRDefault="0024176F" w:rsidP="00F66472">
      <w:pPr>
        <w:pStyle w:val="Code"/>
        <w:rPr>
          <w:highlight w:val="white"/>
          <w:lang w:val="en-GB"/>
        </w:rPr>
      </w:pPr>
      <w:r w:rsidRPr="00D822A3">
        <w:rPr>
          <w:highlight w:val="white"/>
          <w:lang w:val="en-GB"/>
        </w:rPr>
        <w:t xml:space="preserve">  if (grid || (precision &gt; 0)) {</w:t>
      </w:r>
    </w:p>
    <w:p w14:paraId="055D77A3" w14:textId="77777777" w:rsidR="0024176F" w:rsidRPr="00D822A3" w:rsidRDefault="0024176F" w:rsidP="00F66472">
      <w:pPr>
        <w:pStyle w:val="Code"/>
        <w:rPr>
          <w:highlight w:val="white"/>
          <w:lang w:val="en-GB"/>
        </w:rPr>
      </w:pPr>
      <w:r w:rsidRPr="00D822A3">
        <w:rPr>
          <w:highlight w:val="white"/>
          <w:lang w:val="en-GB"/>
        </w:rPr>
        <w:t xml:space="preserve">    printChar('.');</w:t>
      </w:r>
    </w:p>
    <w:p w14:paraId="6DC3564B" w14:textId="77777777" w:rsidR="0024176F" w:rsidRPr="00D822A3" w:rsidRDefault="0024176F" w:rsidP="00F66472">
      <w:pPr>
        <w:pStyle w:val="Code"/>
        <w:rPr>
          <w:highlight w:val="white"/>
          <w:lang w:val="en-GB"/>
        </w:rPr>
      </w:pPr>
      <w:r w:rsidRPr="00D822A3">
        <w:rPr>
          <w:highlight w:val="white"/>
          <w:lang w:val="en-GB"/>
        </w:rPr>
        <w:t xml:space="preserve">  }</w:t>
      </w:r>
    </w:p>
    <w:p w14:paraId="79D27048" w14:textId="77777777" w:rsidR="0024176F" w:rsidRPr="00D822A3" w:rsidRDefault="0024176F" w:rsidP="00F66472">
      <w:pPr>
        <w:pStyle w:val="Code"/>
        <w:rPr>
          <w:highlight w:val="white"/>
          <w:lang w:val="en-GB"/>
        </w:rPr>
      </w:pPr>
    </w:p>
    <w:p w14:paraId="192A6FDF" w14:textId="77777777" w:rsidR="0024176F" w:rsidRPr="00D822A3" w:rsidRDefault="0024176F" w:rsidP="00F66472">
      <w:pPr>
        <w:pStyle w:val="Code"/>
        <w:rPr>
          <w:highlight w:val="white"/>
          <w:lang w:val="en-GB"/>
        </w:rPr>
      </w:pPr>
      <w:r w:rsidRPr="00D822A3">
        <w:rPr>
          <w:highlight w:val="white"/>
          <w:lang w:val="en-GB"/>
        </w:rPr>
        <w:t xml:space="preserve">  while (precision-- &gt; 0) {</w:t>
      </w:r>
    </w:p>
    <w:p w14:paraId="0C127F47" w14:textId="77777777" w:rsidR="0024176F" w:rsidRPr="00D822A3" w:rsidRDefault="0024176F" w:rsidP="00F66472">
      <w:pPr>
        <w:pStyle w:val="Code"/>
        <w:rPr>
          <w:highlight w:val="white"/>
          <w:lang w:val="en-GB"/>
        </w:rPr>
      </w:pPr>
      <w:r w:rsidRPr="00D822A3">
        <w:rPr>
          <w:highlight w:val="white"/>
          <w:lang w:val="en-GB"/>
        </w:rPr>
        <w:t xml:space="preserve">    long double longDoubleValue10 = 10.0L * longDoubleValue;</w:t>
      </w:r>
    </w:p>
    <w:p w14:paraId="3CA98249" w14:textId="77777777" w:rsidR="0024176F" w:rsidRPr="00D822A3" w:rsidRDefault="0024176F" w:rsidP="00F66472">
      <w:pPr>
        <w:pStyle w:val="Code"/>
        <w:rPr>
          <w:highlight w:val="white"/>
          <w:lang w:val="en-GB"/>
        </w:rPr>
      </w:pPr>
      <w:r w:rsidRPr="00D822A3">
        <w:rPr>
          <w:highlight w:val="white"/>
          <w:lang w:val="en-GB"/>
        </w:rPr>
        <w:t xml:space="preserve">    int digitValue = (int) longDoubleValue10;</w:t>
      </w:r>
    </w:p>
    <w:p w14:paraId="4DF80CE6" w14:textId="77777777" w:rsidR="0024176F" w:rsidRPr="00D822A3" w:rsidRDefault="0024176F" w:rsidP="00F66472">
      <w:pPr>
        <w:pStyle w:val="Code"/>
        <w:rPr>
          <w:highlight w:val="white"/>
          <w:lang w:val="en-GB"/>
        </w:rPr>
      </w:pPr>
      <w:r w:rsidRPr="00D822A3">
        <w:rPr>
          <w:highlight w:val="white"/>
          <w:lang w:val="en-GB"/>
        </w:rPr>
        <w:t xml:space="preserve">    char c = (char) (digitValue + '0');</w:t>
      </w:r>
    </w:p>
    <w:p w14:paraId="4013C05A" w14:textId="77777777" w:rsidR="0024176F" w:rsidRPr="00D822A3" w:rsidRDefault="0024176F" w:rsidP="00F66472">
      <w:pPr>
        <w:pStyle w:val="Code"/>
        <w:rPr>
          <w:highlight w:val="white"/>
          <w:lang w:val="en-GB"/>
        </w:rPr>
      </w:pPr>
      <w:r w:rsidRPr="00D822A3">
        <w:rPr>
          <w:highlight w:val="white"/>
          <w:lang w:val="en-GB"/>
        </w:rPr>
        <w:t xml:space="preserve">    printChar(c);</w:t>
      </w:r>
    </w:p>
    <w:p w14:paraId="50C70CA5" w14:textId="77777777" w:rsidR="0024176F" w:rsidRPr="00D822A3" w:rsidRDefault="0024176F" w:rsidP="00F66472">
      <w:pPr>
        <w:pStyle w:val="Code"/>
        <w:rPr>
          <w:highlight w:val="white"/>
          <w:lang w:val="en-GB"/>
        </w:rPr>
      </w:pPr>
      <w:r w:rsidRPr="00D822A3">
        <w:rPr>
          <w:highlight w:val="white"/>
          <w:lang w:val="en-GB"/>
        </w:rPr>
        <w:t xml:space="preserve">    longDoubleValue = longDoubleValue10 - ((long double) digitValue);</w:t>
      </w:r>
    </w:p>
    <w:p w14:paraId="7F3CE882" w14:textId="77777777" w:rsidR="0024176F" w:rsidRPr="00D822A3" w:rsidRDefault="0024176F" w:rsidP="00F66472">
      <w:pPr>
        <w:pStyle w:val="Code"/>
        <w:rPr>
          <w:highlight w:val="white"/>
          <w:lang w:val="en-GB"/>
        </w:rPr>
      </w:pPr>
      <w:r w:rsidRPr="00D822A3">
        <w:rPr>
          <w:highlight w:val="white"/>
          <w:lang w:val="en-GB"/>
        </w:rPr>
        <w:t xml:space="preserve">  }</w:t>
      </w:r>
    </w:p>
    <w:p w14:paraId="5EB0C9DF" w14:textId="77777777" w:rsidR="0024176F" w:rsidRPr="00D822A3" w:rsidRDefault="0024176F" w:rsidP="00F66472">
      <w:pPr>
        <w:pStyle w:val="Code"/>
        <w:rPr>
          <w:highlight w:val="white"/>
          <w:lang w:val="en-GB"/>
        </w:rPr>
      </w:pPr>
      <w:r w:rsidRPr="00D822A3">
        <w:rPr>
          <w:highlight w:val="white"/>
          <w:lang w:val="en-GB"/>
        </w:rPr>
        <w:t>}</w:t>
      </w:r>
    </w:p>
    <w:p w14:paraId="3F3D5996" w14:textId="77777777" w:rsidR="0024176F" w:rsidRPr="00D822A3" w:rsidRDefault="0024176F" w:rsidP="00F66472">
      <w:pPr>
        <w:pStyle w:val="Code"/>
        <w:rPr>
          <w:highlight w:val="white"/>
          <w:lang w:val="en-GB"/>
        </w:rPr>
      </w:pPr>
    </w:p>
    <w:p w14:paraId="2FA2A6B6" w14:textId="77777777" w:rsidR="0024176F" w:rsidRPr="00D822A3" w:rsidRDefault="0024176F" w:rsidP="00F66472">
      <w:pPr>
        <w:pStyle w:val="Code"/>
        <w:rPr>
          <w:highlight w:val="white"/>
          <w:lang w:val="en-GB"/>
        </w:rPr>
      </w:pPr>
      <w:r w:rsidRPr="00D822A3">
        <w:rPr>
          <w:highlight w:val="white"/>
          <w:lang w:val="en-GB"/>
        </w:rPr>
        <w:t>void printLongDoublePlain(long double longDoubleValue, BOOL plus, BOOL space, BOOL grid, int precision) {</w:t>
      </w:r>
    </w:p>
    <w:p w14:paraId="0DE25815" w14:textId="77777777" w:rsidR="0024176F" w:rsidRPr="00D822A3" w:rsidRDefault="0024176F" w:rsidP="00F66472">
      <w:pPr>
        <w:pStyle w:val="Code"/>
        <w:rPr>
          <w:highlight w:val="white"/>
          <w:lang w:val="en-GB"/>
        </w:rPr>
      </w:pPr>
      <w:r w:rsidRPr="00D822A3">
        <w:rPr>
          <w:highlight w:val="white"/>
          <w:lang w:val="en-GB"/>
        </w:rPr>
        <w:t xml:space="preserve">  if (longDoubleValue &lt; 0.0L) {</w:t>
      </w:r>
    </w:p>
    <w:p w14:paraId="3F59C770" w14:textId="77777777" w:rsidR="0024176F" w:rsidRPr="00D822A3" w:rsidRDefault="0024176F" w:rsidP="00F66472">
      <w:pPr>
        <w:pStyle w:val="Code"/>
        <w:rPr>
          <w:highlight w:val="white"/>
          <w:lang w:val="en-GB"/>
        </w:rPr>
      </w:pPr>
      <w:r w:rsidRPr="00D822A3">
        <w:rPr>
          <w:highlight w:val="white"/>
          <w:lang w:val="en-GB"/>
        </w:rPr>
        <w:t xml:space="preserve">    printChar('-');</w:t>
      </w:r>
    </w:p>
    <w:p w14:paraId="7244FB29" w14:textId="77777777" w:rsidR="0024176F" w:rsidRPr="00D822A3" w:rsidRDefault="0024176F" w:rsidP="00F66472">
      <w:pPr>
        <w:pStyle w:val="Code"/>
        <w:rPr>
          <w:highlight w:val="white"/>
          <w:lang w:val="en-GB"/>
        </w:rPr>
      </w:pPr>
      <w:r w:rsidRPr="00D822A3">
        <w:rPr>
          <w:highlight w:val="white"/>
          <w:lang w:val="en-GB"/>
        </w:rPr>
        <w:t xml:space="preserve">    longDoubleValue = -longDoubleValue;</w:t>
      </w:r>
    </w:p>
    <w:p w14:paraId="5B644E2D"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217FEF9"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D9D5C24" w14:textId="77777777" w:rsidR="0024176F" w:rsidRPr="00D822A3" w:rsidRDefault="0024176F" w:rsidP="00F66472">
      <w:pPr>
        <w:pStyle w:val="Code"/>
        <w:rPr>
          <w:highlight w:val="white"/>
          <w:lang w:val="en-GB"/>
        </w:rPr>
      </w:pPr>
      <w:r w:rsidRPr="00D822A3">
        <w:rPr>
          <w:highlight w:val="white"/>
          <w:lang w:val="en-GB"/>
        </w:rPr>
        <w:t xml:space="preserve">  }</w:t>
      </w:r>
    </w:p>
    <w:p w14:paraId="78E4A811" w14:textId="77777777" w:rsidR="0024176F" w:rsidRPr="00D822A3" w:rsidRDefault="0024176F" w:rsidP="00F66472">
      <w:pPr>
        <w:pStyle w:val="Code"/>
        <w:rPr>
          <w:highlight w:val="white"/>
          <w:lang w:val="en-GB"/>
        </w:rPr>
      </w:pPr>
      <w:r w:rsidRPr="00D822A3">
        <w:rPr>
          <w:highlight w:val="white"/>
          <w:lang w:val="en-GB"/>
        </w:rPr>
        <w:t xml:space="preserve">   </w:t>
      </w:r>
    </w:p>
    <w:p w14:paraId="77108FF4" w14:textId="77777777" w:rsidR="0024176F" w:rsidRPr="00D822A3" w:rsidRDefault="0024176F" w:rsidP="00F66472">
      <w:pPr>
        <w:pStyle w:val="Code"/>
        <w:rPr>
          <w:highlight w:val="white"/>
          <w:lang w:val="en-GB"/>
        </w:rPr>
      </w:pPr>
      <w:r w:rsidRPr="00D822A3">
        <w:rPr>
          <w:highlight w:val="white"/>
          <w:lang w:val="en-GB"/>
        </w:rPr>
        <w:t xml:space="preserve">  long longValue = (long) longDoubleValue;</w:t>
      </w:r>
    </w:p>
    <w:p w14:paraId="516F868A"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3E89428F" w14:textId="77777777" w:rsidR="0024176F" w:rsidRPr="00D822A3" w:rsidRDefault="0024176F" w:rsidP="00F66472">
      <w:pPr>
        <w:pStyle w:val="Code"/>
        <w:rPr>
          <w:highlight w:val="white"/>
          <w:lang w:val="en-GB"/>
        </w:rPr>
      </w:pPr>
      <w:r w:rsidRPr="00D822A3">
        <w:rPr>
          <w:highlight w:val="white"/>
          <w:lang w:val="en-GB"/>
        </w:rPr>
        <w:t xml:space="preserve">  longDoubleValue -= (long double) longValue;</w:t>
      </w:r>
    </w:p>
    <w:p w14:paraId="32CB4D67" w14:textId="77777777" w:rsidR="0024176F" w:rsidRPr="00D822A3" w:rsidRDefault="0024176F" w:rsidP="00F66472">
      <w:pPr>
        <w:pStyle w:val="Code"/>
        <w:rPr>
          <w:highlight w:val="white"/>
          <w:lang w:val="en-GB"/>
        </w:rPr>
      </w:pPr>
      <w:r w:rsidRPr="00D822A3">
        <w:rPr>
          <w:highlight w:val="white"/>
          <w:lang w:val="en-GB"/>
        </w:rPr>
        <w:t xml:space="preserve">  printLongDoubleFraction(longDoubleValue, grid, precision);</w:t>
      </w:r>
    </w:p>
    <w:p w14:paraId="3C654002" w14:textId="77777777" w:rsidR="0024176F" w:rsidRPr="00D822A3" w:rsidRDefault="0024176F" w:rsidP="00F66472">
      <w:pPr>
        <w:pStyle w:val="Code"/>
        <w:rPr>
          <w:highlight w:val="white"/>
          <w:lang w:val="en-GB"/>
        </w:rPr>
      </w:pPr>
      <w:r w:rsidRPr="00D822A3">
        <w:rPr>
          <w:highlight w:val="white"/>
          <w:lang w:val="en-GB"/>
        </w:rPr>
        <w:t>}</w:t>
      </w:r>
    </w:p>
    <w:p w14:paraId="48AA06B1" w14:textId="77777777" w:rsidR="00D85475" w:rsidRPr="00D822A3" w:rsidRDefault="00D85475" w:rsidP="00F66472">
      <w:pPr>
        <w:pStyle w:val="Code"/>
        <w:rPr>
          <w:highlight w:val="white"/>
          <w:lang w:val="en-GB"/>
        </w:rPr>
      </w:pPr>
    </w:p>
    <w:p w14:paraId="7F0EB782" w14:textId="762A1D11" w:rsidR="0024176F" w:rsidRPr="00D822A3" w:rsidRDefault="0024176F" w:rsidP="00F66472">
      <w:pPr>
        <w:pStyle w:val="Code"/>
        <w:rPr>
          <w:highlight w:val="white"/>
          <w:lang w:val="en-GB"/>
        </w:rPr>
      </w:pPr>
      <w:r w:rsidRPr="00D822A3">
        <w:rPr>
          <w:highlight w:val="white"/>
          <w:lang w:val="en-GB"/>
        </w:rPr>
        <w:t>void printLongDoubleExpo(long double value, BOOL plus, BOOL space,</w:t>
      </w:r>
    </w:p>
    <w:p w14:paraId="72A2ECFC" w14:textId="77777777" w:rsidR="0024176F" w:rsidRPr="00D822A3" w:rsidRDefault="0024176F" w:rsidP="00F66472">
      <w:pPr>
        <w:pStyle w:val="Code"/>
        <w:rPr>
          <w:highlight w:val="white"/>
          <w:lang w:val="en-GB"/>
        </w:rPr>
      </w:pPr>
      <w:r w:rsidRPr="00D822A3">
        <w:rPr>
          <w:highlight w:val="white"/>
          <w:lang w:val="en-GB"/>
        </w:rPr>
        <w:t xml:space="preserve">                         BOOL grid, int precision, BOOL capital) {</w:t>
      </w:r>
    </w:p>
    <w:p w14:paraId="6F6A7C00" w14:textId="77777777" w:rsidR="0024176F" w:rsidRPr="00D822A3" w:rsidRDefault="0024176F" w:rsidP="00F66472">
      <w:pPr>
        <w:pStyle w:val="Code"/>
        <w:rPr>
          <w:highlight w:val="white"/>
          <w:lang w:val="en-GB"/>
        </w:rPr>
      </w:pPr>
      <w:r w:rsidRPr="00D822A3">
        <w:rPr>
          <w:highlight w:val="white"/>
          <w:lang w:val="en-GB"/>
        </w:rPr>
        <w:t xml:space="preserve">  if (value == 0.0L) {</w:t>
      </w:r>
    </w:p>
    <w:p w14:paraId="632400F6" w14:textId="77777777" w:rsidR="0024176F" w:rsidRPr="00D822A3" w:rsidRDefault="0024176F" w:rsidP="00F66472">
      <w:pPr>
        <w:pStyle w:val="Code"/>
        <w:rPr>
          <w:highlight w:val="white"/>
          <w:lang w:val="en-GB"/>
        </w:rPr>
      </w:pPr>
      <w:r w:rsidRPr="00D822A3">
        <w:rPr>
          <w:highlight w:val="white"/>
          <w:lang w:val="en-GB"/>
        </w:rPr>
        <w:t xml:space="preserve">    printChar('0');</w:t>
      </w:r>
    </w:p>
    <w:p w14:paraId="7745CC09" w14:textId="77777777" w:rsidR="0024176F" w:rsidRPr="00D822A3" w:rsidRDefault="0024176F" w:rsidP="00F66472">
      <w:pPr>
        <w:pStyle w:val="Code"/>
        <w:rPr>
          <w:highlight w:val="white"/>
          <w:lang w:val="en-GB"/>
        </w:rPr>
      </w:pPr>
      <w:r w:rsidRPr="00D822A3">
        <w:rPr>
          <w:highlight w:val="white"/>
          <w:lang w:val="en-GB"/>
        </w:rPr>
        <w:t xml:space="preserve">    printLongDoubleFraction(0.0L, precision, grid);</w:t>
      </w:r>
    </w:p>
    <w:p w14:paraId="4BB159F9"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6DD58417" w14:textId="77777777" w:rsidR="0024176F" w:rsidRPr="00D822A3" w:rsidRDefault="0024176F" w:rsidP="00F66472">
      <w:pPr>
        <w:pStyle w:val="Code"/>
        <w:rPr>
          <w:highlight w:val="white"/>
          <w:lang w:val="en-GB"/>
        </w:rPr>
      </w:pPr>
      <w:r w:rsidRPr="00D822A3">
        <w:rPr>
          <w:highlight w:val="white"/>
          <w:lang w:val="en-GB"/>
        </w:rPr>
        <w:t xml:space="preserve">    printChar('0');</w:t>
      </w:r>
    </w:p>
    <w:p w14:paraId="33395001" w14:textId="77777777" w:rsidR="0024176F" w:rsidRPr="00D822A3" w:rsidRDefault="0024176F" w:rsidP="00F66472">
      <w:pPr>
        <w:pStyle w:val="Code"/>
        <w:rPr>
          <w:highlight w:val="white"/>
          <w:lang w:val="en-GB"/>
        </w:rPr>
      </w:pPr>
      <w:r w:rsidRPr="00D822A3">
        <w:rPr>
          <w:highlight w:val="white"/>
          <w:lang w:val="en-GB"/>
        </w:rPr>
        <w:t xml:space="preserve">  }</w:t>
      </w:r>
    </w:p>
    <w:p w14:paraId="38BF14B3" w14:textId="77777777" w:rsidR="0024176F" w:rsidRPr="00D822A3" w:rsidRDefault="0024176F" w:rsidP="00F66472">
      <w:pPr>
        <w:pStyle w:val="Code"/>
        <w:rPr>
          <w:highlight w:val="white"/>
          <w:lang w:val="en-GB"/>
        </w:rPr>
      </w:pPr>
      <w:r w:rsidRPr="00D822A3">
        <w:rPr>
          <w:highlight w:val="white"/>
          <w:lang w:val="en-GB"/>
        </w:rPr>
        <w:t xml:space="preserve">  else {</w:t>
      </w:r>
    </w:p>
    <w:p w14:paraId="1589E4CE" w14:textId="77777777" w:rsidR="0024176F" w:rsidRPr="00D822A3" w:rsidRDefault="0024176F" w:rsidP="00F66472">
      <w:pPr>
        <w:pStyle w:val="Code"/>
        <w:rPr>
          <w:highlight w:val="white"/>
          <w:lang w:val="en-GB"/>
        </w:rPr>
      </w:pPr>
      <w:r w:rsidRPr="00D822A3">
        <w:rPr>
          <w:highlight w:val="white"/>
          <w:lang w:val="en-GB"/>
        </w:rPr>
        <w:t xml:space="preserve">    if (value &lt; 0.0L) {</w:t>
      </w:r>
    </w:p>
    <w:p w14:paraId="661B7B24" w14:textId="77777777" w:rsidR="0024176F" w:rsidRPr="00D822A3" w:rsidRDefault="0024176F" w:rsidP="00F66472">
      <w:pPr>
        <w:pStyle w:val="Code"/>
        <w:rPr>
          <w:highlight w:val="white"/>
          <w:lang w:val="en-GB"/>
        </w:rPr>
      </w:pPr>
      <w:r w:rsidRPr="00D822A3">
        <w:rPr>
          <w:highlight w:val="white"/>
          <w:lang w:val="en-GB"/>
        </w:rPr>
        <w:t xml:space="preserve">      printChar('-');</w:t>
      </w:r>
    </w:p>
    <w:p w14:paraId="474FF8C8" w14:textId="77777777" w:rsidR="0024176F" w:rsidRPr="00D822A3" w:rsidRDefault="0024176F" w:rsidP="00F66472">
      <w:pPr>
        <w:pStyle w:val="Code"/>
        <w:rPr>
          <w:highlight w:val="white"/>
          <w:lang w:val="en-GB"/>
        </w:rPr>
      </w:pPr>
      <w:r w:rsidRPr="00D822A3">
        <w:rPr>
          <w:highlight w:val="white"/>
          <w:lang w:val="en-GB"/>
        </w:rPr>
        <w:t xml:space="preserve">      value = -value;</w:t>
      </w:r>
    </w:p>
    <w:p w14:paraId="6207EF4A" w14:textId="77777777" w:rsidR="0024176F" w:rsidRPr="00D822A3" w:rsidRDefault="0024176F" w:rsidP="00F66472">
      <w:pPr>
        <w:pStyle w:val="Code"/>
        <w:rPr>
          <w:highlight w:val="white"/>
          <w:lang w:val="en-GB"/>
        </w:rPr>
      </w:pPr>
      <w:r w:rsidRPr="00D822A3">
        <w:rPr>
          <w:highlight w:val="white"/>
          <w:lang w:val="en-GB"/>
        </w:rPr>
        <w:t xml:space="preserve">    }</w:t>
      </w:r>
    </w:p>
    <w:p w14:paraId="6573D388" w14:textId="77777777" w:rsidR="0024176F" w:rsidRPr="00D822A3" w:rsidRDefault="0024176F" w:rsidP="00F66472">
      <w:pPr>
        <w:pStyle w:val="Code"/>
        <w:rPr>
          <w:highlight w:val="white"/>
          <w:lang w:val="en-GB"/>
        </w:rPr>
      </w:pPr>
    </w:p>
    <w:p w14:paraId="2786E698" w14:textId="34EABAFC" w:rsidR="0024176F" w:rsidRPr="00D822A3" w:rsidRDefault="0024176F" w:rsidP="00F66472">
      <w:pPr>
        <w:pStyle w:val="Code"/>
        <w:rPr>
          <w:highlight w:val="white"/>
          <w:lang w:val="en-GB"/>
        </w:rPr>
      </w:pPr>
      <w:r w:rsidRPr="00D822A3">
        <w:rPr>
          <w:highlight w:val="white"/>
          <w:lang w:val="en-GB"/>
        </w:rPr>
        <w:t xml:space="preserve">    int expo = (int) log10(value);</w:t>
      </w:r>
    </w:p>
    <w:p w14:paraId="7D49150E" w14:textId="250110B5" w:rsidR="0024176F" w:rsidRPr="00D822A3" w:rsidRDefault="0024176F" w:rsidP="00F66472">
      <w:pPr>
        <w:pStyle w:val="Code"/>
        <w:rPr>
          <w:highlight w:val="white"/>
          <w:lang w:val="en-GB"/>
        </w:rPr>
      </w:pPr>
      <w:r w:rsidRPr="00D822A3">
        <w:rPr>
          <w:highlight w:val="white"/>
          <w:lang w:val="en-GB"/>
        </w:rPr>
        <w:t xml:space="preserve">    value /= pow(10, expo);</w:t>
      </w:r>
    </w:p>
    <w:p w14:paraId="77B9B0FE" w14:textId="77777777" w:rsidR="0024176F" w:rsidRPr="00D822A3" w:rsidRDefault="0024176F" w:rsidP="00F66472">
      <w:pPr>
        <w:pStyle w:val="Code"/>
        <w:rPr>
          <w:highlight w:val="white"/>
          <w:lang w:val="en-GB"/>
        </w:rPr>
      </w:pPr>
      <w:r w:rsidRPr="00D822A3">
        <w:rPr>
          <w:highlight w:val="white"/>
          <w:lang w:val="en-GB"/>
        </w:rPr>
        <w:t xml:space="preserve">    printLongDoublePlain(value, plus, space, grid, precision);</w:t>
      </w:r>
    </w:p>
    <w:p w14:paraId="29C80AAB"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7A4E087A" w14:textId="77777777" w:rsidR="0024176F" w:rsidRPr="00D822A3" w:rsidRDefault="0024176F" w:rsidP="00F66472">
      <w:pPr>
        <w:pStyle w:val="Code"/>
        <w:rPr>
          <w:highlight w:val="white"/>
          <w:lang w:val="en-GB"/>
        </w:rPr>
      </w:pPr>
      <w:r w:rsidRPr="00D822A3">
        <w:rPr>
          <w:highlight w:val="white"/>
          <w:lang w:val="en-GB"/>
        </w:rPr>
        <w:t xml:space="preserve">    printLongInt(expo, TRUE, FALSE);</w:t>
      </w:r>
    </w:p>
    <w:p w14:paraId="1EA81FAB" w14:textId="77777777" w:rsidR="0024176F" w:rsidRPr="00D822A3" w:rsidRDefault="0024176F" w:rsidP="00F66472">
      <w:pPr>
        <w:pStyle w:val="Code"/>
        <w:rPr>
          <w:highlight w:val="white"/>
          <w:lang w:val="en-GB"/>
        </w:rPr>
      </w:pPr>
      <w:r w:rsidRPr="00D822A3">
        <w:rPr>
          <w:highlight w:val="white"/>
          <w:lang w:val="en-GB"/>
        </w:rPr>
        <w:t xml:space="preserve">  }</w:t>
      </w:r>
    </w:p>
    <w:p w14:paraId="32D3939A" w14:textId="77777777" w:rsidR="0024176F" w:rsidRPr="00D822A3" w:rsidRDefault="0024176F" w:rsidP="00F66472">
      <w:pPr>
        <w:pStyle w:val="Code"/>
        <w:rPr>
          <w:highlight w:val="white"/>
          <w:lang w:val="en-GB"/>
        </w:rPr>
      </w:pPr>
      <w:r w:rsidRPr="00D822A3">
        <w:rPr>
          <w:highlight w:val="white"/>
          <w:lang w:val="en-GB"/>
        </w:rPr>
        <w:t>}</w:t>
      </w:r>
    </w:p>
    <w:p w14:paraId="01386BA5" w14:textId="79D2426C" w:rsidR="0024176F" w:rsidRPr="00D822A3" w:rsidRDefault="0024176F" w:rsidP="00F66472">
      <w:pPr>
        <w:pStyle w:val="Code"/>
        <w:rPr>
          <w:lang w:val="en-GB"/>
        </w:rPr>
      </w:pPr>
    </w:p>
    <w:p w14:paraId="2CDFDD2D" w14:textId="77777777" w:rsidR="0024176F" w:rsidRPr="00D822A3" w:rsidRDefault="0024176F" w:rsidP="00F66472">
      <w:pPr>
        <w:pStyle w:val="Code"/>
        <w:rPr>
          <w:highlight w:val="white"/>
          <w:lang w:val="en-GB"/>
        </w:rPr>
      </w:pPr>
      <w:r w:rsidRPr="00D822A3">
        <w:rPr>
          <w:highlight w:val="white"/>
          <w:lang w:val="en-GB"/>
        </w:rPr>
        <w:t>va_list checkWidthAndPrecision(va_list arg_list, int* widthPtr, int* precisionPtr) {</w:t>
      </w:r>
    </w:p>
    <w:p w14:paraId="2334E529" w14:textId="77777777" w:rsidR="0024176F" w:rsidRPr="00D822A3" w:rsidRDefault="0024176F" w:rsidP="00F66472">
      <w:pPr>
        <w:pStyle w:val="Code"/>
        <w:rPr>
          <w:highlight w:val="white"/>
          <w:lang w:val="en-GB"/>
        </w:rPr>
      </w:pPr>
      <w:r w:rsidRPr="00D822A3">
        <w:rPr>
          <w:highlight w:val="white"/>
          <w:lang w:val="en-GB"/>
        </w:rPr>
        <w:t xml:space="preserve">  if ((widthPtr != NULL) &amp;&amp; (*widthPtr == -1)) {</w:t>
      </w:r>
    </w:p>
    <w:p w14:paraId="3F481941" w14:textId="77777777" w:rsidR="0024176F" w:rsidRPr="00D822A3" w:rsidRDefault="0024176F" w:rsidP="00F66472">
      <w:pPr>
        <w:pStyle w:val="Code"/>
        <w:rPr>
          <w:highlight w:val="white"/>
          <w:lang w:val="en-GB"/>
        </w:rPr>
      </w:pPr>
      <w:r w:rsidRPr="00D822A3">
        <w:rPr>
          <w:highlight w:val="white"/>
          <w:lang w:val="en-GB"/>
        </w:rPr>
        <w:t xml:space="preserve">    *widthPtr = va_arg(arg_list, int);</w:t>
      </w:r>
    </w:p>
    <w:p w14:paraId="4BFDB7C4" w14:textId="77777777" w:rsidR="0024176F" w:rsidRPr="00D822A3" w:rsidRDefault="0024176F" w:rsidP="00F66472">
      <w:pPr>
        <w:pStyle w:val="Code"/>
        <w:rPr>
          <w:highlight w:val="white"/>
          <w:lang w:val="en-GB"/>
        </w:rPr>
      </w:pPr>
      <w:r w:rsidRPr="00D822A3">
        <w:rPr>
          <w:highlight w:val="white"/>
          <w:lang w:val="en-GB"/>
        </w:rPr>
        <w:t xml:space="preserve">  }</w:t>
      </w:r>
    </w:p>
    <w:p w14:paraId="5F7FBC48" w14:textId="77777777" w:rsidR="0024176F" w:rsidRPr="00D822A3" w:rsidRDefault="0024176F" w:rsidP="00F66472">
      <w:pPr>
        <w:pStyle w:val="Code"/>
        <w:rPr>
          <w:highlight w:val="white"/>
          <w:lang w:val="en-GB"/>
        </w:rPr>
      </w:pPr>
    </w:p>
    <w:p w14:paraId="42670D71" w14:textId="77777777" w:rsidR="0024176F" w:rsidRPr="00D822A3" w:rsidRDefault="0024176F" w:rsidP="00F66472">
      <w:pPr>
        <w:pStyle w:val="Code"/>
        <w:rPr>
          <w:highlight w:val="white"/>
          <w:lang w:val="en-GB"/>
        </w:rPr>
      </w:pPr>
      <w:r w:rsidRPr="00D822A3">
        <w:rPr>
          <w:highlight w:val="white"/>
          <w:lang w:val="en-GB"/>
        </w:rPr>
        <w:t xml:space="preserve">  if ((precisionPtr != NULL) &amp;&amp; (*precisionPtr == -1)) {</w:t>
      </w:r>
    </w:p>
    <w:p w14:paraId="067B887D" w14:textId="77777777" w:rsidR="0024176F" w:rsidRPr="00D822A3" w:rsidRDefault="0024176F" w:rsidP="00F66472">
      <w:pPr>
        <w:pStyle w:val="Code"/>
        <w:rPr>
          <w:highlight w:val="white"/>
          <w:lang w:val="en-GB"/>
        </w:rPr>
      </w:pPr>
      <w:r w:rsidRPr="00D822A3">
        <w:rPr>
          <w:highlight w:val="white"/>
          <w:lang w:val="en-GB"/>
        </w:rPr>
        <w:t xml:space="preserve">    *precisionPtr = va_arg(arg_list, int);</w:t>
      </w:r>
    </w:p>
    <w:p w14:paraId="4C2FCE1E" w14:textId="77777777" w:rsidR="0024176F" w:rsidRPr="00D822A3" w:rsidRDefault="0024176F" w:rsidP="00F66472">
      <w:pPr>
        <w:pStyle w:val="Code"/>
        <w:rPr>
          <w:highlight w:val="white"/>
          <w:lang w:val="en-GB"/>
        </w:rPr>
      </w:pPr>
      <w:r w:rsidRPr="00D822A3">
        <w:rPr>
          <w:highlight w:val="white"/>
          <w:lang w:val="en-GB"/>
        </w:rPr>
        <w:t xml:space="preserve">  }</w:t>
      </w:r>
    </w:p>
    <w:p w14:paraId="61034344" w14:textId="77777777" w:rsidR="0024176F" w:rsidRPr="00D822A3" w:rsidRDefault="0024176F" w:rsidP="00F66472">
      <w:pPr>
        <w:pStyle w:val="Code"/>
        <w:rPr>
          <w:highlight w:val="white"/>
          <w:lang w:val="en-GB"/>
        </w:rPr>
      </w:pPr>
    </w:p>
    <w:p w14:paraId="553876E5"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72361E4F" w14:textId="77777777" w:rsidR="0024176F" w:rsidRPr="00D822A3" w:rsidRDefault="0024176F" w:rsidP="00F66472">
      <w:pPr>
        <w:pStyle w:val="Code"/>
        <w:rPr>
          <w:highlight w:val="white"/>
          <w:lang w:val="en-GB"/>
        </w:rPr>
      </w:pPr>
      <w:r w:rsidRPr="00D822A3">
        <w:rPr>
          <w:highlight w:val="white"/>
          <w:lang w:val="en-GB"/>
        </w:rPr>
        <w:t>}</w:t>
      </w:r>
    </w:p>
    <w:p w14:paraId="124B3461" w14:textId="2135A4DA" w:rsidR="0024176F" w:rsidRPr="00D822A3" w:rsidRDefault="0024176F" w:rsidP="00F66472">
      <w:pPr>
        <w:pStyle w:val="Code"/>
        <w:rPr>
          <w:lang w:val="en-GB"/>
        </w:rPr>
      </w:pPr>
    </w:p>
    <w:p w14:paraId="06F1249C" w14:textId="77777777" w:rsidR="0024176F" w:rsidRPr="00D822A3" w:rsidRDefault="0024176F" w:rsidP="00F66472">
      <w:pPr>
        <w:pStyle w:val="Code"/>
        <w:rPr>
          <w:highlight w:val="white"/>
          <w:lang w:val="en-GB"/>
        </w:rPr>
      </w:pPr>
      <w:r w:rsidRPr="00D822A3">
        <w:rPr>
          <w:highlight w:val="white"/>
          <w:lang w:val="en-GB"/>
        </w:rPr>
        <w:t>va_list printArgument(char* format, va_list arg_list, BOOL plus, BOOL space,</w:t>
      </w:r>
    </w:p>
    <w:p w14:paraId="6C16272C" w14:textId="77777777" w:rsidR="0024176F" w:rsidRPr="00D822A3" w:rsidRDefault="0024176F" w:rsidP="00F66472">
      <w:pPr>
        <w:pStyle w:val="Code"/>
        <w:rPr>
          <w:highlight w:val="white"/>
          <w:lang w:val="en-GB"/>
        </w:rPr>
      </w:pPr>
      <w:r w:rsidRPr="00D822A3">
        <w:rPr>
          <w:highlight w:val="white"/>
          <w:lang w:val="en-GB"/>
        </w:rPr>
        <w:t xml:space="preserve">                      BOOL grid, int* widthPtr, int precision, BOOL shortInt,</w:t>
      </w:r>
    </w:p>
    <w:p w14:paraId="28E9AD29" w14:textId="77777777" w:rsidR="0024176F" w:rsidRPr="00D822A3" w:rsidRDefault="0024176F" w:rsidP="00F66472">
      <w:pPr>
        <w:pStyle w:val="Code"/>
        <w:rPr>
          <w:highlight w:val="white"/>
          <w:lang w:val="en-GB"/>
        </w:rPr>
      </w:pPr>
      <w:r w:rsidRPr="00D822A3">
        <w:rPr>
          <w:highlight w:val="white"/>
          <w:lang w:val="en-GB"/>
        </w:rPr>
        <w:t xml:space="preserve">                      BOOL longInt, BOOL longDouble, BOOL sign, BOOL* negativePtr) {</w:t>
      </w:r>
    </w:p>
    <w:p w14:paraId="27A4C035" w14:textId="77777777" w:rsidR="0024176F" w:rsidRPr="00D822A3" w:rsidRDefault="0024176F" w:rsidP="00F66472">
      <w:pPr>
        <w:pStyle w:val="Code"/>
        <w:rPr>
          <w:highlight w:val="white"/>
          <w:lang w:val="en-GB"/>
        </w:rPr>
      </w:pPr>
      <w:r w:rsidRPr="00D822A3">
        <w:rPr>
          <w:highlight w:val="white"/>
          <w:lang w:val="en-GB"/>
        </w:rPr>
        <w:t xml:space="preserve">  char c = format[0], charValue;</w:t>
      </w:r>
    </w:p>
    <w:p w14:paraId="766E8193" w14:textId="77777777" w:rsidR="0024176F" w:rsidRPr="00D822A3" w:rsidRDefault="0024176F" w:rsidP="00F66472">
      <w:pPr>
        <w:pStyle w:val="Code"/>
        <w:rPr>
          <w:highlight w:val="white"/>
          <w:lang w:val="en-GB"/>
        </w:rPr>
      </w:pPr>
      <w:r w:rsidRPr="00D822A3">
        <w:rPr>
          <w:highlight w:val="white"/>
          <w:lang w:val="en-GB"/>
        </w:rPr>
        <w:t xml:space="preserve">  int /*logValue, */ *intPtr;</w:t>
      </w:r>
    </w:p>
    <w:p w14:paraId="086DD9D2" w14:textId="77777777" w:rsidR="0024176F" w:rsidRPr="00D822A3" w:rsidRDefault="0024176F" w:rsidP="00F66472">
      <w:pPr>
        <w:pStyle w:val="Code"/>
        <w:rPr>
          <w:highlight w:val="white"/>
          <w:lang w:val="en-GB"/>
        </w:rPr>
      </w:pPr>
      <w:r w:rsidRPr="00D822A3">
        <w:rPr>
          <w:highlight w:val="white"/>
          <w:lang w:val="en-GB"/>
        </w:rPr>
        <w:t xml:space="preserve">  long double longDoubleValue;</w:t>
      </w:r>
    </w:p>
    <w:p w14:paraId="7949F2AD" w14:textId="77777777" w:rsidR="0024176F" w:rsidRPr="00D822A3" w:rsidRDefault="0024176F" w:rsidP="00F66472">
      <w:pPr>
        <w:pStyle w:val="Code"/>
        <w:rPr>
          <w:highlight w:val="white"/>
          <w:lang w:val="en-GB"/>
        </w:rPr>
      </w:pPr>
      <w:r w:rsidRPr="00D822A3">
        <w:rPr>
          <w:highlight w:val="white"/>
          <w:lang w:val="en-GB"/>
        </w:rPr>
        <w:t xml:space="preserve">  void* ptrValue;</w:t>
      </w:r>
    </w:p>
    <w:p w14:paraId="24EFC931" w14:textId="77777777" w:rsidR="0024176F" w:rsidRPr="00D822A3" w:rsidRDefault="0024176F" w:rsidP="00F66472">
      <w:pPr>
        <w:pStyle w:val="Code"/>
        <w:rPr>
          <w:highlight w:val="white"/>
          <w:lang w:val="en-GB"/>
        </w:rPr>
      </w:pPr>
    </w:p>
    <w:p w14:paraId="1E061779" w14:textId="77777777" w:rsidR="0024176F" w:rsidRPr="00D822A3" w:rsidRDefault="0024176F" w:rsidP="00F66472">
      <w:pPr>
        <w:pStyle w:val="Code"/>
        <w:rPr>
          <w:highlight w:val="white"/>
          <w:lang w:val="en-GB"/>
        </w:rPr>
      </w:pPr>
      <w:r w:rsidRPr="00D822A3">
        <w:rPr>
          <w:highlight w:val="white"/>
          <w:lang w:val="en-GB"/>
        </w:rPr>
        <w:t xml:space="preserve">  switch (c) {</w:t>
      </w:r>
    </w:p>
    <w:p w14:paraId="6ABF390C" w14:textId="77777777" w:rsidR="0024176F" w:rsidRPr="00D822A3" w:rsidRDefault="0024176F" w:rsidP="00F66472">
      <w:pPr>
        <w:pStyle w:val="Code"/>
        <w:rPr>
          <w:highlight w:val="white"/>
          <w:lang w:val="en-GB"/>
        </w:rPr>
      </w:pPr>
      <w:r w:rsidRPr="00D822A3">
        <w:rPr>
          <w:highlight w:val="white"/>
          <w:lang w:val="en-GB"/>
        </w:rPr>
        <w:t xml:space="preserve">    case 'i':</w:t>
      </w:r>
    </w:p>
    <w:p w14:paraId="44FC7520" w14:textId="77777777" w:rsidR="0024176F" w:rsidRPr="00D822A3" w:rsidRDefault="0024176F" w:rsidP="00F66472">
      <w:pPr>
        <w:pStyle w:val="Code"/>
        <w:rPr>
          <w:highlight w:val="white"/>
          <w:lang w:val="en-GB"/>
        </w:rPr>
      </w:pPr>
      <w:r w:rsidRPr="00D822A3">
        <w:rPr>
          <w:highlight w:val="white"/>
          <w:lang w:val="en-GB"/>
        </w:rPr>
        <w:t xml:space="preserve">    case 'd': {</w:t>
      </w:r>
    </w:p>
    <w:p w14:paraId="24261874" w14:textId="77777777" w:rsidR="0024176F" w:rsidRPr="00D822A3" w:rsidRDefault="0024176F" w:rsidP="00F66472">
      <w:pPr>
        <w:pStyle w:val="Code"/>
        <w:rPr>
          <w:highlight w:val="white"/>
          <w:lang w:val="en-GB"/>
        </w:rPr>
      </w:pPr>
      <w:r w:rsidRPr="00D822A3">
        <w:rPr>
          <w:highlight w:val="white"/>
          <w:lang w:val="en-GB"/>
        </w:rPr>
        <w:t xml:space="preserve">        long longValue;</w:t>
      </w:r>
    </w:p>
    <w:p w14:paraId="6484ED16" w14:textId="77777777" w:rsidR="0024176F" w:rsidRPr="00D822A3" w:rsidRDefault="0024176F" w:rsidP="00F66472">
      <w:pPr>
        <w:pStyle w:val="Code"/>
        <w:rPr>
          <w:highlight w:val="white"/>
          <w:lang w:val="en-GB"/>
        </w:rPr>
      </w:pPr>
    </w:p>
    <w:p w14:paraId="5A8841C1"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384F5E02" w14:textId="77777777" w:rsidR="0024176F" w:rsidRPr="00D822A3" w:rsidRDefault="0024176F" w:rsidP="00F66472">
      <w:pPr>
        <w:pStyle w:val="Code"/>
        <w:rPr>
          <w:highlight w:val="white"/>
          <w:lang w:val="en-GB"/>
        </w:rPr>
      </w:pPr>
      <w:r w:rsidRPr="00D822A3">
        <w:rPr>
          <w:highlight w:val="white"/>
          <w:lang w:val="en-GB"/>
        </w:rPr>
        <w:t xml:space="preserve">          longValue = (long) (short) va_arg(arg_list, int);</w:t>
      </w:r>
    </w:p>
    <w:p w14:paraId="57D644D9" w14:textId="77777777" w:rsidR="0024176F" w:rsidRPr="00D822A3" w:rsidRDefault="0024176F" w:rsidP="00F66472">
      <w:pPr>
        <w:pStyle w:val="Code"/>
        <w:rPr>
          <w:highlight w:val="white"/>
          <w:lang w:val="en-GB"/>
        </w:rPr>
      </w:pPr>
      <w:r w:rsidRPr="00D822A3">
        <w:rPr>
          <w:highlight w:val="white"/>
          <w:lang w:val="en-GB"/>
        </w:rPr>
        <w:t xml:space="preserve">        }</w:t>
      </w:r>
    </w:p>
    <w:p w14:paraId="521C15AB" w14:textId="77777777" w:rsidR="0024176F" w:rsidRPr="00D822A3" w:rsidRDefault="0024176F" w:rsidP="00F66472">
      <w:pPr>
        <w:pStyle w:val="Code"/>
        <w:rPr>
          <w:highlight w:val="white"/>
          <w:lang w:val="en-GB"/>
        </w:rPr>
      </w:pPr>
      <w:r w:rsidRPr="00D822A3">
        <w:rPr>
          <w:highlight w:val="white"/>
          <w:lang w:val="en-GB"/>
        </w:rPr>
        <w:t xml:space="preserve">        else if (longInt) {</w:t>
      </w:r>
    </w:p>
    <w:p w14:paraId="1A781CFC" w14:textId="77777777" w:rsidR="0024176F" w:rsidRPr="00D822A3" w:rsidRDefault="0024176F" w:rsidP="00F66472">
      <w:pPr>
        <w:pStyle w:val="Code"/>
        <w:rPr>
          <w:highlight w:val="white"/>
          <w:lang w:val="en-GB"/>
        </w:rPr>
      </w:pPr>
      <w:r w:rsidRPr="00D822A3">
        <w:rPr>
          <w:highlight w:val="white"/>
          <w:lang w:val="en-GB"/>
        </w:rPr>
        <w:t xml:space="preserve">          longValue = va_arg(arg_list, long);</w:t>
      </w:r>
    </w:p>
    <w:p w14:paraId="0CFCBD8D" w14:textId="77777777" w:rsidR="0024176F" w:rsidRPr="00D822A3" w:rsidRDefault="0024176F" w:rsidP="00F66472">
      <w:pPr>
        <w:pStyle w:val="Code"/>
        <w:rPr>
          <w:highlight w:val="white"/>
          <w:lang w:val="en-GB"/>
        </w:rPr>
      </w:pPr>
      <w:r w:rsidRPr="00D822A3">
        <w:rPr>
          <w:highlight w:val="white"/>
          <w:lang w:val="en-GB"/>
        </w:rPr>
        <w:t xml:space="preserve">        }</w:t>
      </w:r>
    </w:p>
    <w:p w14:paraId="57008112" w14:textId="77777777" w:rsidR="0024176F" w:rsidRPr="00D822A3" w:rsidRDefault="0024176F" w:rsidP="00F66472">
      <w:pPr>
        <w:pStyle w:val="Code"/>
        <w:rPr>
          <w:highlight w:val="white"/>
          <w:lang w:val="en-GB"/>
        </w:rPr>
      </w:pPr>
      <w:r w:rsidRPr="00D822A3">
        <w:rPr>
          <w:highlight w:val="white"/>
          <w:lang w:val="en-GB"/>
        </w:rPr>
        <w:t xml:space="preserve">        else {</w:t>
      </w:r>
    </w:p>
    <w:p w14:paraId="496467E1" w14:textId="77777777" w:rsidR="0024176F" w:rsidRPr="00D822A3" w:rsidRDefault="0024176F" w:rsidP="00F66472">
      <w:pPr>
        <w:pStyle w:val="Code"/>
        <w:rPr>
          <w:highlight w:val="white"/>
          <w:lang w:val="en-GB"/>
        </w:rPr>
      </w:pPr>
      <w:r w:rsidRPr="00D822A3">
        <w:rPr>
          <w:highlight w:val="white"/>
          <w:lang w:val="en-GB"/>
        </w:rPr>
        <w:t xml:space="preserve">          longValue = (long) va_arg(arg_list, int);</w:t>
      </w:r>
    </w:p>
    <w:p w14:paraId="2BF20280" w14:textId="77777777" w:rsidR="0024176F" w:rsidRPr="00D822A3" w:rsidRDefault="0024176F" w:rsidP="00F66472">
      <w:pPr>
        <w:pStyle w:val="Code"/>
        <w:rPr>
          <w:highlight w:val="white"/>
          <w:lang w:val="en-GB"/>
        </w:rPr>
      </w:pPr>
      <w:r w:rsidRPr="00D822A3">
        <w:rPr>
          <w:highlight w:val="white"/>
          <w:lang w:val="en-GB"/>
        </w:rPr>
        <w:t xml:space="preserve">        }</w:t>
      </w:r>
    </w:p>
    <w:p w14:paraId="7E56A138" w14:textId="77777777" w:rsidR="0024176F" w:rsidRPr="00D822A3" w:rsidRDefault="0024176F" w:rsidP="00F66472">
      <w:pPr>
        <w:pStyle w:val="Code"/>
        <w:rPr>
          <w:highlight w:val="white"/>
          <w:lang w:val="en-GB"/>
        </w:rPr>
      </w:pPr>
    </w:p>
    <w:p w14:paraId="5C73CE70"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640E9978" w14:textId="77777777" w:rsidR="0024176F" w:rsidRPr="00D822A3" w:rsidRDefault="0024176F" w:rsidP="00F66472">
      <w:pPr>
        <w:pStyle w:val="Code"/>
        <w:rPr>
          <w:highlight w:val="white"/>
          <w:lang w:val="en-GB"/>
        </w:rPr>
      </w:pPr>
      <w:r w:rsidRPr="00D822A3">
        <w:rPr>
          <w:highlight w:val="white"/>
          <w:lang w:val="en-GB"/>
        </w:rPr>
        <w:t xml:space="preserve">          *negativePtr = (longValue &lt; 0);</w:t>
      </w:r>
    </w:p>
    <w:p w14:paraId="08E56636" w14:textId="77777777" w:rsidR="0024176F" w:rsidRPr="00D822A3" w:rsidRDefault="0024176F" w:rsidP="00F66472">
      <w:pPr>
        <w:pStyle w:val="Code"/>
        <w:rPr>
          <w:highlight w:val="white"/>
          <w:lang w:val="en-GB"/>
        </w:rPr>
      </w:pPr>
      <w:r w:rsidRPr="00D822A3">
        <w:rPr>
          <w:highlight w:val="white"/>
          <w:lang w:val="en-GB"/>
        </w:rPr>
        <w:t xml:space="preserve">        }</w:t>
      </w:r>
    </w:p>
    <w:p w14:paraId="638ED4E5" w14:textId="77777777" w:rsidR="0024176F" w:rsidRPr="00D822A3" w:rsidRDefault="0024176F" w:rsidP="00F66472">
      <w:pPr>
        <w:pStyle w:val="Code"/>
        <w:rPr>
          <w:highlight w:val="white"/>
          <w:lang w:val="en-GB"/>
        </w:rPr>
      </w:pPr>
    </w:p>
    <w:p w14:paraId="798A46A1" w14:textId="77777777" w:rsidR="0024176F" w:rsidRPr="00D822A3" w:rsidRDefault="0024176F" w:rsidP="00F66472">
      <w:pPr>
        <w:pStyle w:val="Code"/>
        <w:rPr>
          <w:highlight w:val="white"/>
          <w:lang w:val="en-GB"/>
        </w:rPr>
      </w:pPr>
      <w:r w:rsidRPr="00D822A3">
        <w:rPr>
          <w:highlight w:val="white"/>
          <w:lang w:val="en-GB"/>
        </w:rPr>
        <w:t xml:space="preserve">        if (!sign) {</w:t>
      </w:r>
    </w:p>
    <w:p w14:paraId="48C48ED7" w14:textId="77777777" w:rsidR="0024176F" w:rsidRPr="00D822A3" w:rsidRDefault="0024176F" w:rsidP="00F66472">
      <w:pPr>
        <w:pStyle w:val="Code"/>
        <w:rPr>
          <w:highlight w:val="white"/>
          <w:lang w:val="en-GB"/>
        </w:rPr>
      </w:pPr>
      <w:r w:rsidRPr="00D822A3">
        <w:rPr>
          <w:highlight w:val="white"/>
          <w:lang w:val="en-GB"/>
        </w:rPr>
        <w:t xml:space="preserve">          longValue = labs(longValue);</w:t>
      </w:r>
    </w:p>
    <w:p w14:paraId="37A8ADCA" w14:textId="77777777" w:rsidR="0024176F" w:rsidRPr="00D822A3" w:rsidRDefault="0024176F" w:rsidP="00F66472">
      <w:pPr>
        <w:pStyle w:val="Code"/>
        <w:rPr>
          <w:highlight w:val="white"/>
          <w:lang w:val="en-GB"/>
        </w:rPr>
      </w:pPr>
      <w:r w:rsidRPr="00D822A3">
        <w:rPr>
          <w:highlight w:val="white"/>
          <w:lang w:val="en-GB"/>
        </w:rPr>
        <w:t xml:space="preserve">        }</w:t>
      </w:r>
    </w:p>
    <w:p w14:paraId="5D1FF67F" w14:textId="77777777" w:rsidR="0024176F" w:rsidRPr="00D822A3" w:rsidRDefault="0024176F" w:rsidP="00F66472">
      <w:pPr>
        <w:pStyle w:val="Code"/>
        <w:rPr>
          <w:highlight w:val="white"/>
          <w:lang w:val="en-GB"/>
        </w:rPr>
      </w:pPr>
    </w:p>
    <w:p w14:paraId="2E40575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5640324" w14:textId="77777777" w:rsidR="0024176F" w:rsidRPr="00D822A3" w:rsidRDefault="0024176F" w:rsidP="00F66472">
      <w:pPr>
        <w:pStyle w:val="Code"/>
        <w:rPr>
          <w:highlight w:val="white"/>
          <w:lang w:val="en-GB"/>
        </w:rPr>
      </w:pPr>
    </w:p>
    <w:p w14:paraId="18D9680D"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67798AD2" w14:textId="77777777" w:rsidR="0024176F" w:rsidRPr="00D822A3" w:rsidRDefault="0024176F" w:rsidP="00F66472">
      <w:pPr>
        <w:pStyle w:val="Code"/>
        <w:rPr>
          <w:highlight w:val="white"/>
          <w:lang w:val="en-GB"/>
        </w:rPr>
      </w:pPr>
      <w:r w:rsidRPr="00D822A3">
        <w:rPr>
          <w:highlight w:val="white"/>
          <w:lang w:val="en-GB"/>
        </w:rPr>
        <w:t xml:space="preserve">      }</w:t>
      </w:r>
    </w:p>
    <w:p w14:paraId="3CCF7ACC" w14:textId="77777777" w:rsidR="0024176F" w:rsidRPr="00D822A3" w:rsidRDefault="0024176F" w:rsidP="00F66472">
      <w:pPr>
        <w:pStyle w:val="Code"/>
        <w:rPr>
          <w:highlight w:val="white"/>
          <w:lang w:val="en-GB"/>
        </w:rPr>
      </w:pPr>
      <w:r w:rsidRPr="00D822A3">
        <w:rPr>
          <w:highlight w:val="white"/>
          <w:lang w:val="en-GB"/>
        </w:rPr>
        <w:t xml:space="preserve">      break;</w:t>
      </w:r>
    </w:p>
    <w:p w14:paraId="7EA6BC26" w14:textId="77777777" w:rsidR="0024176F" w:rsidRPr="00D822A3" w:rsidRDefault="0024176F" w:rsidP="00F66472">
      <w:pPr>
        <w:pStyle w:val="Code"/>
        <w:rPr>
          <w:highlight w:val="white"/>
          <w:lang w:val="en-GB"/>
        </w:rPr>
      </w:pPr>
    </w:p>
    <w:p w14:paraId="5D8CE80D" w14:textId="77777777" w:rsidR="0024176F" w:rsidRPr="00D822A3" w:rsidRDefault="0024176F" w:rsidP="00F66472">
      <w:pPr>
        <w:pStyle w:val="Code"/>
        <w:rPr>
          <w:highlight w:val="white"/>
          <w:lang w:val="en-GB"/>
        </w:rPr>
      </w:pPr>
      <w:r w:rsidRPr="00D822A3">
        <w:rPr>
          <w:highlight w:val="white"/>
          <w:lang w:val="en-GB"/>
        </w:rPr>
        <w:t xml:space="preserve">    case 'c':</w:t>
      </w:r>
    </w:p>
    <w:p w14:paraId="01AF2A72" w14:textId="77777777" w:rsidR="0024176F" w:rsidRPr="00D822A3" w:rsidRDefault="0024176F" w:rsidP="00F66472">
      <w:pPr>
        <w:pStyle w:val="Code"/>
        <w:rPr>
          <w:highlight w:val="white"/>
          <w:lang w:val="en-GB"/>
        </w:rPr>
      </w:pPr>
      <w:r w:rsidRPr="00D822A3">
        <w:rPr>
          <w:highlight w:val="white"/>
          <w:lang w:val="en-GB"/>
        </w:rPr>
        <w:t xml:space="preserve">      charValue = (char) va_arg(arg_list, int);</w:t>
      </w:r>
    </w:p>
    <w:p w14:paraId="37FC0439"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A3ACA03" w14:textId="77777777" w:rsidR="0024176F" w:rsidRPr="00D822A3" w:rsidRDefault="0024176F" w:rsidP="00F66472">
      <w:pPr>
        <w:pStyle w:val="Code"/>
        <w:rPr>
          <w:highlight w:val="white"/>
          <w:lang w:val="en-GB"/>
        </w:rPr>
      </w:pPr>
      <w:r w:rsidRPr="00D822A3">
        <w:rPr>
          <w:highlight w:val="white"/>
          <w:lang w:val="en-GB"/>
        </w:rPr>
        <w:t xml:space="preserve">      printChar(charValue);</w:t>
      </w:r>
    </w:p>
    <w:p w14:paraId="1C64B4A0" w14:textId="77777777" w:rsidR="0024176F" w:rsidRPr="00D822A3" w:rsidRDefault="0024176F" w:rsidP="00F66472">
      <w:pPr>
        <w:pStyle w:val="Code"/>
        <w:rPr>
          <w:highlight w:val="white"/>
          <w:lang w:val="en-GB"/>
        </w:rPr>
      </w:pPr>
      <w:r w:rsidRPr="00D822A3">
        <w:rPr>
          <w:highlight w:val="white"/>
          <w:lang w:val="en-GB"/>
        </w:rPr>
        <w:t xml:space="preserve">      break;</w:t>
      </w:r>
    </w:p>
    <w:p w14:paraId="5E72284D" w14:textId="77777777" w:rsidR="0024176F" w:rsidRPr="00D822A3" w:rsidRDefault="0024176F" w:rsidP="00F66472">
      <w:pPr>
        <w:pStyle w:val="Code"/>
        <w:rPr>
          <w:highlight w:val="white"/>
          <w:lang w:val="en-GB"/>
        </w:rPr>
      </w:pPr>
    </w:p>
    <w:p w14:paraId="5C810B6E" w14:textId="77777777" w:rsidR="0024176F" w:rsidRPr="00D822A3" w:rsidRDefault="0024176F" w:rsidP="00F66472">
      <w:pPr>
        <w:pStyle w:val="Code"/>
        <w:rPr>
          <w:highlight w:val="white"/>
          <w:lang w:val="en-GB"/>
        </w:rPr>
      </w:pPr>
      <w:r w:rsidRPr="00D822A3">
        <w:rPr>
          <w:highlight w:val="white"/>
          <w:lang w:val="en-GB"/>
        </w:rPr>
        <w:t xml:space="preserve">    case 's': {</w:t>
      </w:r>
    </w:p>
    <w:p w14:paraId="5DA065A8" w14:textId="77777777" w:rsidR="0024176F" w:rsidRPr="00D822A3" w:rsidRDefault="0024176F" w:rsidP="00F66472">
      <w:pPr>
        <w:pStyle w:val="Code"/>
        <w:rPr>
          <w:highlight w:val="white"/>
          <w:lang w:val="en-GB"/>
        </w:rPr>
      </w:pPr>
      <w:r w:rsidRPr="00D822A3">
        <w:rPr>
          <w:highlight w:val="white"/>
          <w:lang w:val="en-GB"/>
        </w:rPr>
        <w:t xml:space="preserve">        char* stringValue = va_arg(arg_list, char*);</w:t>
      </w:r>
    </w:p>
    <w:p w14:paraId="6D68D10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69288C3A" w14:textId="77777777" w:rsidR="0024176F" w:rsidRPr="00D822A3" w:rsidRDefault="0024176F" w:rsidP="00F66472">
      <w:pPr>
        <w:pStyle w:val="Code"/>
        <w:rPr>
          <w:highlight w:val="white"/>
          <w:lang w:val="en-GB"/>
        </w:rPr>
      </w:pPr>
      <w:r w:rsidRPr="00D822A3">
        <w:rPr>
          <w:highlight w:val="white"/>
          <w:lang w:val="en-GB"/>
        </w:rPr>
        <w:t xml:space="preserve">        printString(stringValue, precision);</w:t>
      </w:r>
    </w:p>
    <w:p w14:paraId="53988960" w14:textId="77777777" w:rsidR="0024176F" w:rsidRPr="00D822A3" w:rsidRDefault="0024176F" w:rsidP="00F66472">
      <w:pPr>
        <w:pStyle w:val="Code"/>
        <w:rPr>
          <w:highlight w:val="white"/>
          <w:lang w:val="en-GB"/>
        </w:rPr>
      </w:pPr>
      <w:r w:rsidRPr="00D822A3">
        <w:rPr>
          <w:highlight w:val="white"/>
          <w:lang w:val="en-GB"/>
        </w:rPr>
        <w:t xml:space="preserve">      }</w:t>
      </w:r>
    </w:p>
    <w:p w14:paraId="1DDB0ED4" w14:textId="77777777" w:rsidR="0024176F" w:rsidRPr="00D822A3" w:rsidRDefault="0024176F" w:rsidP="00F66472">
      <w:pPr>
        <w:pStyle w:val="Code"/>
        <w:rPr>
          <w:highlight w:val="white"/>
          <w:lang w:val="en-GB"/>
        </w:rPr>
      </w:pPr>
      <w:r w:rsidRPr="00D822A3">
        <w:rPr>
          <w:highlight w:val="white"/>
          <w:lang w:val="en-GB"/>
        </w:rPr>
        <w:t xml:space="preserve">      break;</w:t>
      </w:r>
    </w:p>
    <w:p w14:paraId="77D4A484" w14:textId="77777777" w:rsidR="0024176F" w:rsidRPr="00D822A3" w:rsidRDefault="0024176F" w:rsidP="00F66472">
      <w:pPr>
        <w:pStyle w:val="Code"/>
        <w:rPr>
          <w:highlight w:val="white"/>
          <w:lang w:val="en-GB"/>
        </w:rPr>
      </w:pPr>
    </w:p>
    <w:p w14:paraId="33B8636D" w14:textId="77777777" w:rsidR="0024176F" w:rsidRPr="00D822A3" w:rsidRDefault="0024176F" w:rsidP="00F66472">
      <w:pPr>
        <w:pStyle w:val="Code"/>
        <w:rPr>
          <w:highlight w:val="white"/>
          <w:lang w:val="en-GB"/>
        </w:rPr>
      </w:pPr>
      <w:r w:rsidRPr="00D822A3">
        <w:rPr>
          <w:highlight w:val="white"/>
          <w:lang w:val="en-GB"/>
        </w:rPr>
        <w:t xml:space="preserve">    case 'u':</w:t>
      </w:r>
    </w:p>
    <w:p w14:paraId="43CB0FA9" w14:textId="77777777" w:rsidR="0024176F" w:rsidRPr="00D822A3" w:rsidRDefault="0024176F" w:rsidP="00F66472">
      <w:pPr>
        <w:pStyle w:val="Code"/>
        <w:rPr>
          <w:highlight w:val="white"/>
          <w:lang w:val="en-GB"/>
        </w:rPr>
      </w:pPr>
      <w:r w:rsidRPr="00D822A3">
        <w:rPr>
          <w:highlight w:val="white"/>
          <w:lang w:val="en-GB"/>
        </w:rPr>
        <w:t xml:space="preserve">    case 'o':</w:t>
      </w:r>
    </w:p>
    <w:p w14:paraId="60248FAC" w14:textId="77777777" w:rsidR="0024176F" w:rsidRPr="00D822A3" w:rsidRDefault="0024176F" w:rsidP="00F66472">
      <w:pPr>
        <w:pStyle w:val="Code"/>
        <w:rPr>
          <w:highlight w:val="white"/>
          <w:lang w:val="en-GB"/>
        </w:rPr>
      </w:pPr>
      <w:r w:rsidRPr="00D822A3">
        <w:rPr>
          <w:highlight w:val="white"/>
          <w:lang w:val="en-GB"/>
        </w:rPr>
        <w:t xml:space="preserve">    case 'b':</w:t>
      </w:r>
    </w:p>
    <w:p w14:paraId="75A8AC0C" w14:textId="77777777" w:rsidR="0024176F" w:rsidRPr="00D822A3" w:rsidRDefault="0024176F" w:rsidP="00F66472">
      <w:pPr>
        <w:pStyle w:val="Code"/>
        <w:rPr>
          <w:highlight w:val="white"/>
          <w:lang w:val="en-GB"/>
        </w:rPr>
      </w:pPr>
      <w:r w:rsidRPr="00D822A3">
        <w:rPr>
          <w:highlight w:val="white"/>
          <w:lang w:val="en-GB"/>
        </w:rPr>
        <w:t xml:space="preserve">    case 'x':</w:t>
      </w:r>
    </w:p>
    <w:p w14:paraId="62DD3E25" w14:textId="77777777" w:rsidR="0024176F" w:rsidRPr="00D822A3" w:rsidRDefault="0024176F" w:rsidP="00F66472">
      <w:pPr>
        <w:pStyle w:val="Code"/>
        <w:rPr>
          <w:highlight w:val="white"/>
          <w:lang w:val="en-GB"/>
        </w:rPr>
      </w:pPr>
      <w:r w:rsidRPr="00D822A3">
        <w:rPr>
          <w:highlight w:val="white"/>
          <w:lang w:val="en-GB"/>
        </w:rPr>
        <w:t xml:space="preserve">    case 'X': {</w:t>
      </w:r>
    </w:p>
    <w:p w14:paraId="5CA5FFF6" w14:textId="77777777" w:rsidR="0024176F" w:rsidRPr="00D822A3" w:rsidRDefault="0024176F" w:rsidP="00F66472">
      <w:pPr>
        <w:pStyle w:val="Code"/>
        <w:rPr>
          <w:highlight w:val="white"/>
          <w:lang w:val="en-GB"/>
        </w:rPr>
      </w:pPr>
      <w:r w:rsidRPr="00D822A3">
        <w:rPr>
          <w:highlight w:val="white"/>
          <w:lang w:val="en-GB"/>
        </w:rPr>
        <w:t xml:space="preserve">        unsigned long base = ((c == 'u') ? 10ul : ((c == 'o') ? 8ul : ((c == 'b') ? 2ul : 16ul)));</w:t>
      </w:r>
    </w:p>
    <w:p w14:paraId="67595722" w14:textId="77777777" w:rsidR="0024176F" w:rsidRPr="00D822A3" w:rsidRDefault="0024176F" w:rsidP="00F66472">
      <w:pPr>
        <w:pStyle w:val="Code"/>
        <w:rPr>
          <w:highlight w:val="white"/>
          <w:lang w:val="en-GB"/>
        </w:rPr>
      </w:pPr>
      <w:r w:rsidRPr="00D822A3">
        <w:rPr>
          <w:highlight w:val="white"/>
          <w:lang w:val="en-GB"/>
        </w:rPr>
        <w:t xml:space="preserve">        unsigned long value;</w:t>
      </w:r>
    </w:p>
    <w:p w14:paraId="69709A3A" w14:textId="77777777" w:rsidR="0024176F" w:rsidRPr="00D822A3" w:rsidRDefault="0024176F" w:rsidP="00F66472">
      <w:pPr>
        <w:pStyle w:val="Code"/>
        <w:rPr>
          <w:highlight w:val="white"/>
          <w:lang w:val="en-GB"/>
        </w:rPr>
      </w:pPr>
    </w:p>
    <w:p w14:paraId="1FD98BF9"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77DB8E52" w14:textId="77777777" w:rsidR="0024176F" w:rsidRPr="00D822A3" w:rsidRDefault="0024176F" w:rsidP="00F66472">
      <w:pPr>
        <w:pStyle w:val="Code"/>
        <w:rPr>
          <w:highlight w:val="white"/>
          <w:lang w:val="en-GB"/>
        </w:rPr>
      </w:pPr>
      <w:r w:rsidRPr="00D822A3">
        <w:rPr>
          <w:highlight w:val="white"/>
          <w:lang w:val="en-GB"/>
        </w:rPr>
        <w:t xml:space="preserve">          value = (unsigned long) (unsigned short) va_arg(arg_list, unsigned int);</w:t>
      </w:r>
    </w:p>
    <w:p w14:paraId="3CEFC8D7" w14:textId="77777777" w:rsidR="0024176F" w:rsidRPr="00D822A3" w:rsidRDefault="0024176F" w:rsidP="00F66472">
      <w:pPr>
        <w:pStyle w:val="Code"/>
        <w:rPr>
          <w:highlight w:val="white"/>
          <w:lang w:val="en-GB"/>
        </w:rPr>
      </w:pPr>
      <w:r w:rsidRPr="00D822A3">
        <w:rPr>
          <w:highlight w:val="white"/>
          <w:lang w:val="en-GB"/>
        </w:rPr>
        <w:t xml:space="preserve">        }</w:t>
      </w:r>
    </w:p>
    <w:p w14:paraId="55F8AD0E" w14:textId="77777777" w:rsidR="0024176F" w:rsidRPr="00D822A3" w:rsidRDefault="0024176F" w:rsidP="00F66472">
      <w:pPr>
        <w:pStyle w:val="Code"/>
        <w:rPr>
          <w:highlight w:val="white"/>
          <w:lang w:val="en-GB"/>
        </w:rPr>
      </w:pPr>
      <w:r w:rsidRPr="00D822A3">
        <w:rPr>
          <w:highlight w:val="white"/>
          <w:lang w:val="en-GB"/>
        </w:rPr>
        <w:t xml:space="preserve">        else if (longInt) {</w:t>
      </w:r>
    </w:p>
    <w:p w14:paraId="4013E0D5" w14:textId="77777777" w:rsidR="0024176F" w:rsidRPr="00D822A3" w:rsidRDefault="0024176F" w:rsidP="00F66472">
      <w:pPr>
        <w:pStyle w:val="Code"/>
        <w:rPr>
          <w:highlight w:val="white"/>
          <w:lang w:val="en-GB"/>
        </w:rPr>
      </w:pPr>
      <w:r w:rsidRPr="00D822A3">
        <w:rPr>
          <w:highlight w:val="white"/>
          <w:lang w:val="en-GB"/>
        </w:rPr>
        <w:t xml:space="preserve">          value = va_arg(arg_list, unsigned long);</w:t>
      </w:r>
    </w:p>
    <w:p w14:paraId="55A510B0" w14:textId="77777777" w:rsidR="0024176F" w:rsidRPr="00D822A3" w:rsidRDefault="0024176F" w:rsidP="00F66472">
      <w:pPr>
        <w:pStyle w:val="Code"/>
        <w:rPr>
          <w:highlight w:val="white"/>
          <w:lang w:val="en-GB"/>
        </w:rPr>
      </w:pPr>
      <w:r w:rsidRPr="00D822A3">
        <w:rPr>
          <w:highlight w:val="white"/>
          <w:lang w:val="en-GB"/>
        </w:rPr>
        <w:t xml:space="preserve">        }</w:t>
      </w:r>
    </w:p>
    <w:p w14:paraId="387E0A74" w14:textId="77777777" w:rsidR="0024176F" w:rsidRPr="00D822A3" w:rsidRDefault="0024176F" w:rsidP="00F66472">
      <w:pPr>
        <w:pStyle w:val="Code"/>
        <w:rPr>
          <w:highlight w:val="white"/>
          <w:lang w:val="en-GB"/>
        </w:rPr>
      </w:pPr>
      <w:r w:rsidRPr="00D822A3">
        <w:rPr>
          <w:highlight w:val="white"/>
          <w:lang w:val="en-GB"/>
        </w:rPr>
        <w:t xml:space="preserve">        else {</w:t>
      </w:r>
    </w:p>
    <w:p w14:paraId="5663C7CD" w14:textId="77777777" w:rsidR="0024176F" w:rsidRPr="00D822A3" w:rsidRDefault="0024176F" w:rsidP="00F66472">
      <w:pPr>
        <w:pStyle w:val="Code"/>
        <w:rPr>
          <w:highlight w:val="white"/>
          <w:lang w:val="en-GB"/>
        </w:rPr>
      </w:pPr>
      <w:r w:rsidRPr="00D822A3">
        <w:rPr>
          <w:highlight w:val="white"/>
          <w:lang w:val="en-GB"/>
        </w:rPr>
        <w:t xml:space="preserve">          value = (unsigned long) va_arg(arg_list, unsigned int);</w:t>
      </w:r>
    </w:p>
    <w:p w14:paraId="4CF4DE23" w14:textId="77777777" w:rsidR="0024176F" w:rsidRPr="00D822A3" w:rsidRDefault="0024176F" w:rsidP="00F66472">
      <w:pPr>
        <w:pStyle w:val="Code"/>
        <w:rPr>
          <w:highlight w:val="white"/>
          <w:lang w:val="en-GB"/>
        </w:rPr>
      </w:pPr>
      <w:r w:rsidRPr="00D822A3">
        <w:rPr>
          <w:highlight w:val="white"/>
          <w:lang w:val="en-GB"/>
        </w:rPr>
        <w:t xml:space="preserve">        }</w:t>
      </w:r>
    </w:p>
    <w:p w14:paraId="68FAB64F" w14:textId="77777777" w:rsidR="0024176F" w:rsidRPr="00D822A3" w:rsidRDefault="0024176F" w:rsidP="00F66472">
      <w:pPr>
        <w:pStyle w:val="Code"/>
        <w:rPr>
          <w:highlight w:val="white"/>
          <w:lang w:val="en-GB"/>
        </w:rPr>
      </w:pPr>
    </w:p>
    <w:p w14:paraId="7530ED7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1138064" w14:textId="77777777" w:rsidR="0024176F" w:rsidRPr="00D822A3" w:rsidRDefault="0024176F" w:rsidP="00F66472">
      <w:pPr>
        <w:pStyle w:val="Code"/>
        <w:rPr>
          <w:highlight w:val="white"/>
          <w:lang w:val="en-GB"/>
        </w:rPr>
      </w:pPr>
      <w:r w:rsidRPr="00D822A3">
        <w:rPr>
          <w:highlight w:val="white"/>
          <w:lang w:val="en-GB"/>
        </w:rPr>
        <w:t xml:space="preserve">        printUnsignedLong(value, plus, space, grid, base, isupper(c));</w:t>
      </w:r>
    </w:p>
    <w:p w14:paraId="14316E26" w14:textId="77777777" w:rsidR="0024176F" w:rsidRPr="00D822A3" w:rsidRDefault="0024176F" w:rsidP="00F66472">
      <w:pPr>
        <w:pStyle w:val="Code"/>
        <w:rPr>
          <w:highlight w:val="white"/>
          <w:lang w:val="en-GB"/>
        </w:rPr>
      </w:pPr>
      <w:r w:rsidRPr="00D822A3">
        <w:rPr>
          <w:highlight w:val="white"/>
          <w:lang w:val="en-GB"/>
        </w:rPr>
        <w:t xml:space="preserve">      }</w:t>
      </w:r>
    </w:p>
    <w:p w14:paraId="475B57FC" w14:textId="77777777" w:rsidR="0024176F" w:rsidRPr="00D822A3" w:rsidRDefault="0024176F" w:rsidP="00F66472">
      <w:pPr>
        <w:pStyle w:val="Code"/>
        <w:rPr>
          <w:highlight w:val="white"/>
          <w:lang w:val="en-GB"/>
        </w:rPr>
      </w:pPr>
      <w:r w:rsidRPr="00D822A3">
        <w:rPr>
          <w:highlight w:val="white"/>
          <w:lang w:val="en-GB"/>
        </w:rPr>
        <w:t xml:space="preserve">      break;</w:t>
      </w:r>
    </w:p>
    <w:p w14:paraId="164B3085" w14:textId="77777777" w:rsidR="0024176F" w:rsidRPr="00D822A3" w:rsidRDefault="0024176F" w:rsidP="00F66472">
      <w:pPr>
        <w:pStyle w:val="Code"/>
        <w:rPr>
          <w:highlight w:val="white"/>
          <w:lang w:val="en-GB"/>
        </w:rPr>
      </w:pPr>
    </w:p>
    <w:p w14:paraId="5D912D37" w14:textId="77777777" w:rsidR="0024176F" w:rsidRPr="00D822A3" w:rsidRDefault="0024176F" w:rsidP="00F66472">
      <w:pPr>
        <w:pStyle w:val="Code"/>
        <w:rPr>
          <w:highlight w:val="white"/>
          <w:lang w:val="en-GB"/>
        </w:rPr>
      </w:pPr>
      <w:r w:rsidRPr="00D822A3">
        <w:rPr>
          <w:highlight w:val="white"/>
          <w:lang w:val="en-GB"/>
        </w:rPr>
        <w:t xml:space="preserve">    case 'f':</w:t>
      </w:r>
    </w:p>
    <w:p w14:paraId="25807B16" w14:textId="77777777" w:rsidR="0024176F" w:rsidRPr="00D822A3" w:rsidRDefault="0024176F" w:rsidP="00F66472">
      <w:pPr>
        <w:pStyle w:val="Code"/>
        <w:rPr>
          <w:highlight w:val="white"/>
          <w:lang w:val="en-GB"/>
        </w:rPr>
      </w:pPr>
      <w:r w:rsidRPr="00D822A3">
        <w:rPr>
          <w:highlight w:val="white"/>
          <w:lang w:val="en-GB"/>
        </w:rPr>
        <w:t xml:space="preserve">    case 'e':</w:t>
      </w:r>
    </w:p>
    <w:p w14:paraId="4CFEC83E" w14:textId="77777777" w:rsidR="0024176F" w:rsidRPr="00D822A3" w:rsidRDefault="0024176F" w:rsidP="00F66472">
      <w:pPr>
        <w:pStyle w:val="Code"/>
        <w:rPr>
          <w:highlight w:val="white"/>
          <w:lang w:val="en-GB"/>
        </w:rPr>
      </w:pPr>
      <w:r w:rsidRPr="00D822A3">
        <w:rPr>
          <w:highlight w:val="white"/>
          <w:lang w:val="en-GB"/>
        </w:rPr>
        <w:t xml:space="preserve">    case 'E':</w:t>
      </w:r>
    </w:p>
    <w:p w14:paraId="6554D6C7" w14:textId="77777777" w:rsidR="0024176F" w:rsidRPr="00D822A3" w:rsidRDefault="0024176F" w:rsidP="00F66472">
      <w:pPr>
        <w:pStyle w:val="Code"/>
        <w:rPr>
          <w:highlight w:val="white"/>
          <w:lang w:val="en-GB"/>
        </w:rPr>
      </w:pPr>
      <w:r w:rsidRPr="00D822A3">
        <w:rPr>
          <w:highlight w:val="white"/>
          <w:lang w:val="en-GB"/>
        </w:rPr>
        <w:t xml:space="preserve">    case 'g':</w:t>
      </w:r>
    </w:p>
    <w:p w14:paraId="02C06B7C" w14:textId="77777777" w:rsidR="0024176F" w:rsidRPr="00D822A3" w:rsidRDefault="0024176F" w:rsidP="00F66472">
      <w:pPr>
        <w:pStyle w:val="Code"/>
        <w:rPr>
          <w:highlight w:val="white"/>
          <w:lang w:val="en-GB"/>
        </w:rPr>
      </w:pPr>
      <w:r w:rsidRPr="00D822A3">
        <w:rPr>
          <w:highlight w:val="white"/>
          <w:lang w:val="en-GB"/>
        </w:rPr>
        <w:t xml:space="preserve">    case 'G':</w:t>
      </w:r>
    </w:p>
    <w:p w14:paraId="2AE829B2" w14:textId="77777777" w:rsidR="0024176F" w:rsidRPr="00D822A3" w:rsidRDefault="0024176F" w:rsidP="00F66472">
      <w:pPr>
        <w:pStyle w:val="Code"/>
        <w:rPr>
          <w:highlight w:val="white"/>
          <w:lang w:val="en-GB"/>
        </w:rPr>
      </w:pPr>
      <w:r w:rsidRPr="00D822A3">
        <w:rPr>
          <w:highlight w:val="white"/>
          <w:lang w:val="en-GB"/>
        </w:rPr>
        <w:t xml:space="preserve">      if (longDouble) {</w:t>
      </w:r>
    </w:p>
    <w:p w14:paraId="27946D9B" w14:textId="77777777" w:rsidR="0024176F" w:rsidRPr="00D822A3" w:rsidRDefault="0024176F" w:rsidP="00F66472">
      <w:pPr>
        <w:pStyle w:val="Code"/>
        <w:rPr>
          <w:highlight w:val="white"/>
          <w:lang w:val="en-GB"/>
        </w:rPr>
      </w:pPr>
      <w:r w:rsidRPr="00D822A3">
        <w:rPr>
          <w:highlight w:val="white"/>
          <w:lang w:val="en-GB"/>
        </w:rPr>
        <w:t xml:space="preserve">        longDoubleValue = va_arg(arg_list, long double);</w:t>
      </w:r>
    </w:p>
    <w:p w14:paraId="043D98EC" w14:textId="77777777" w:rsidR="0024176F" w:rsidRPr="00D822A3" w:rsidRDefault="0024176F" w:rsidP="00F66472">
      <w:pPr>
        <w:pStyle w:val="Code"/>
        <w:rPr>
          <w:highlight w:val="white"/>
          <w:lang w:val="en-GB"/>
        </w:rPr>
      </w:pPr>
      <w:r w:rsidRPr="00D822A3">
        <w:rPr>
          <w:highlight w:val="white"/>
          <w:lang w:val="en-GB"/>
        </w:rPr>
        <w:t xml:space="preserve">      }</w:t>
      </w:r>
    </w:p>
    <w:p w14:paraId="4A203F65" w14:textId="77777777" w:rsidR="0024176F" w:rsidRPr="00D822A3" w:rsidRDefault="0024176F" w:rsidP="00F66472">
      <w:pPr>
        <w:pStyle w:val="Code"/>
        <w:rPr>
          <w:highlight w:val="white"/>
          <w:lang w:val="en-GB"/>
        </w:rPr>
      </w:pPr>
      <w:r w:rsidRPr="00D822A3">
        <w:rPr>
          <w:highlight w:val="white"/>
          <w:lang w:val="en-GB"/>
        </w:rPr>
        <w:t xml:space="preserve">      else {</w:t>
      </w:r>
    </w:p>
    <w:p w14:paraId="522CDF3B" w14:textId="77777777" w:rsidR="0024176F" w:rsidRPr="00D822A3" w:rsidRDefault="0024176F" w:rsidP="00F66472">
      <w:pPr>
        <w:pStyle w:val="Code"/>
        <w:rPr>
          <w:highlight w:val="white"/>
          <w:lang w:val="en-GB"/>
        </w:rPr>
      </w:pPr>
      <w:r w:rsidRPr="00D822A3">
        <w:rPr>
          <w:highlight w:val="white"/>
          <w:lang w:val="en-GB"/>
        </w:rPr>
        <w:t xml:space="preserve">        longDoubleValue = (long double) va_arg(arg_list, double);</w:t>
      </w:r>
    </w:p>
    <w:p w14:paraId="1E7CB699" w14:textId="77777777" w:rsidR="0024176F" w:rsidRPr="00D822A3" w:rsidRDefault="0024176F" w:rsidP="00F66472">
      <w:pPr>
        <w:pStyle w:val="Code"/>
        <w:rPr>
          <w:highlight w:val="white"/>
          <w:lang w:val="en-GB"/>
        </w:rPr>
      </w:pPr>
      <w:r w:rsidRPr="00D822A3">
        <w:rPr>
          <w:highlight w:val="white"/>
          <w:lang w:val="en-GB"/>
        </w:rPr>
        <w:t xml:space="preserve">      }</w:t>
      </w:r>
    </w:p>
    <w:p w14:paraId="3175CF18" w14:textId="77777777" w:rsidR="0024176F" w:rsidRPr="00D822A3" w:rsidRDefault="0024176F" w:rsidP="00F66472">
      <w:pPr>
        <w:pStyle w:val="Code"/>
        <w:rPr>
          <w:highlight w:val="white"/>
          <w:lang w:val="en-GB"/>
        </w:rPr>
      </w:pPr>
    </w:p>
    <w:p w14:paraId="0F969873"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1F632741" w14:textId="77777777" w:rsidR="0024176F" w:rsidRPr="00D822A3" w:rsidRDefault="0024176F" w:rsidP="00F66472">
      <w:pPr>
        <w:pStyle w:val="Code"/>
        <w:rPr>
          <w:highlight w:val="white"/>
          <w:lang w:val="en-GB"/>
        </w:rPr>
      </w:pPr>
      <w:r w:rsidRPr="00D822A3">
        <w:rPr>
          <w:highlight w:val="white"/>
          <w:lang w:val="en-GB"/>
        </w:rPr>
        <w:t xml:space="preserve">        *negativePtr = (longDoubleValue &lt; 0);</w:t>
      </w:r>
    </w:p>
    <w:p w14:paraId="39E5BA49" w14:textId="77777777" w:rsidR="0024176F" w:rsidRPr="00D822A3" w:rsidRDefault="0024176F" w:rsidP="00F66472">
      <w:pPr>
        <w:pStyle w:val="Code"/>
        <w:rPr>
          <w:highlight w:val="white"/>
          <w:lang w:val="en-GB"/>
        </w:rPr>
      </w:pPr>
      <w:r w:rsidRPr="00D822A3">
        <w:rPr>
          <w:highlight w:val="white"/>
          <w:lang w:val="en-GB"/>
        </w:rPr>
        <w:t xml:space="preserve">      }</w:t>
      </w:r>
    </w:p>
    <w:p w14:paraId="3D285BE9" w14:textId="77777777" w:rsidR="0024176F" w:rsidRPr="00D822A3" w:rsidRDefault="0024176F" w:rsidP="00F66472">
      <w:pPr>
        <w:pStyle w:val="Code"/>
        <w:rPr>
          <w:highlight w:val="white"/>
          <w:lang w:val="en-GB"/>
        </w:rPr>
      </w:pPr>
    </w:p>
    <w:p w14:paraId="505AC7DE" w14:textId="77777777" w:rsidR="0024176F" w:rsidRPr="00D822A3" w:rsidRDefault="0024176F" w:rsidP="00F66472">
      <w:pPr>
        <w:pStyle w:val="Code"/>
        <w:rPr>
          <w:highlight w:val="white"/>
          <w:lang w:val="en-GB"/>
        </w:rPr>
      </w:pPr>
      <w:r w:rsidRPr="00D822A3">
        <w:rPr>
          <w:highlight w:val="white"/>
          <w:lang w:val="en-GB"/>
        </w:rPr>
        <w:t xml:space="preserve">      if (!sign) {</w:t>
      </w:r>
    </w:p>
    <w:p w14:paraId="45B281C4" w14:textId="77777777" w:rsidR="0024176F" w:rsidRPr="00D822A3" w:rsidRDefault="0024176F" w:rsidP="00F66472">
      <w:pPr>
        <w:pStyle w:val="Code"/>
        <w:rPr>
          <w:highlight w:val="white"/>
          <w:lang w:val="en-GB"/>
        </w:rPr>
      </w:pPr>
      <w:r w:rsidRPr="00D822A3">
        <w:rPr>
          <w:highlight w:val="white"/>
          <w:lang w:val="en-GB"/>
        </w:rPr>
        <w:t xml:space="preserve">        longDoubleValue = fabs(longDoubleValue);</w:t>
      </w:r>
    </w:p>
    <w:p w14:paraId="6C29082E" w14:textId="77777777" w:rsidR="0024176F" w:rsidRPr="00D822A3" w:rsidRDefault="0024176F" w:rsidP="00F66472">
      <w:pPr>
        <w:pStyle w:val="Code"/>
        <w:rPr>
          <w:highlight w:val="white"/>
          <w:lang w:val="en-GB"/>
        </w:rPr>
      </w:pPr>
      <w:r w:rsidRPr="00D822A3">
        <w:rPr>
          <w:highlight w:val="white"/>
          <w:lang w:val="en-GB"/>
        </w:rPr>
        <w:t xml:space="preserve">      }</w:t>
      </w:r>
    </w:p>
    <w:p w14:paraId="7D2BAD97" w14:textId="77777777" w:rsidR="0024176F" w:rsidRPr="00D822A3" w:rsidRDefault="0024176F" w:rsidP="00F66472">
      <w:pPr>
        <w:pStyle w:val="Code"/>
        <w:rPr>
          <w:highlight w:val="white"/>
          <w:lang w:val="en-GB"/>
        </w:rPr>
      </w:pPr>
    </w:p>
    <w:p w14:paraId="0FAF74D1"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9212C3F" w14:textId="77777777" w:rsidR="0024176F" w:rsidRPr="00D822A3" w:rsidRDefault="0024176F" w:rsidP="00F66472">
      <w:pPr>
        <w:pStyle w:val="Code"/>
        <w:rPr>
          <w:highlight w:val="white"/>
          <w:lang w:val="en-GB"/>
        </w:rPr>
      </w:pPr>
    </w:p>
    <w:p w14:paraId="68AB612C" w14:textId="77777777" w:rsidR="0024176F" w:rsidRPr="00D822A3" w:rsidRDefault="0024176F" w:rsidP="00F66472">
      <w:pPr>
        <w:pStyle w:val="Code"/>
        <w:rPr>
          <w:highlight w:val="white"/>
          <w:lang w:val="en-GB"/>
        </w:rPr>
      </w:pPr>
      <w:r w:rsidRPr="00D822A3">
        <w:rPr>
          <w:highlight w:val="white"/>
          <w:lang w:val="en-GB"/>
        </w:rPr>
        <w:t xml:space="preserve">      if (c == 'f') {</w:t>
      </w:r>
    </w:p>
    <w:p w14:paraId="11BBD198"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6D646A51" w14:textId="77777777" w:rsidR="0024176F" w:rsidRPr="00D822A3" w:rsidRDefault="0024176F" w:rsidP="00F66472">
      <w:pPr>
        <w:pStyle w:val="Code"/>
        <w:rPr>
          <w:highlight w:val="white"/>
          <w:lang w:val="en-GB"/>
        </w:rPr>
      </w:pPr>
      <w:r w:rsidRPr="00D822A3">
        <w:rPr>
          <w:highlight w:val="white"/>
          <w:lang w:val="en-GB"/>
        </w:rPr>
        <w:t xml:space="preserve">      }</w:t>
      </w:r>
    </w:p>
    <w:p w14:paraId="404F84CF" w14:textId="77777777" w:rsidR="0024176F" w:rsidRPr="00D822A3" w:rsidRDefault="0024176F" w:rsidP="00F66472">
      <w:pPr>
        <w:pStyle w:val="Code"/>
        <w:rPr>
          <w:highlight w:val="white"/>
          <w:lang w:val="en-GB"/>
        </w:rPr>
      </w:pPr>
      <w:r w:rsidRPr="00D822A3">
        <w:rPr>
          <w:highlight w:val="white"/>
          <w:lang w:val="en-GB"/>
        </w:rPr>
        <w:t xml:space="preserve">      else if (tolower(c) == 'e') {</w:t>
      </w:r>
    </w:p>
    <w:p w14:paraId="45A6DBE1"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2D4E290C" w14:textId="77777777" w:rsidR="0024176F" w:rsidRPr="00D822A3" w:rsidRDefault="0024176F" w:rsidP="00F66472">
      <w:pPr>
        <w:pStyle w:val="Code"/>
        <w:rPr>
          <w:highlight w:val="white"/>
          <w:lang w:val="en-GB"/>
        </w:rPr>
      </w:pPr>
      <w:r w:rsidRPr="00D822A3">
        <w:rPr>
          <w:highlight w:val="white"/>
          <w:lang w:val="en-GB"/>
        </w:rPr>
        <w:t xml:space="preserve">      }</w:t>
      </w:r>
    </w:p>
    <w:p w14:paraId="2A8970D3" w14:textId="77777777" w:rsidR="0024176F" w:rsidRPr="00D822A3" w:rsidRDefault="0024176F" w:rsidP="00F66472">
      <w:pPr>
        <w:pStyle w:val="Code"/>
        <w:rPr>
          <w:highlight w:val="white"/>
          <w:lang w:val="en-GB"/>
        </w:rPr>
      </w:pPr>
      <w:r w:rsidRPr="00D822A3">
        <w:rPr>
          <w:highlight w:val="white"/>
          <w:lang w:val="en-GB"/>
        </w:rPr>
        <w:t xml:space="preserve">      else {</w:t>
      </w:r>
    </w:p>
    <w:p w14:paraId="75BA22B8" w14:textId="608982AC" w:rsidR="0024176F" w:rsidRPr="00D822A3" w:rsidRDefault="0024176F" w:rsidP="00F66472">
      <w:pPr>
        <w:pStyle w:val="Code"/>
        <w:rPr>
          <w:highlight w:val="white"/>
          <w:lang w:val="en-GB"/>
        </w:rPr>
      </w:pPr>
      <w:r w:rsidRPr="00D822A3">
        <w:rPr>
          <w:highlight w:val="white"/>
          <w:lang w:val="en-GB"/>
        </w:rPr>
        <w:t xml:space="preserve">        int expo = (int) log10(fabs(longDoubleValue));</w:t>
      </w:r>
    </w:p>
    <w:p w14:paraId="00D2E568" w14:textId="77777777" w:rsidR="0024176F" w:rsidRPr="00D822A3" w:rsidRDefault="0024176F" w:rsidP="00F66472">
      <w:pPr>
        <w:pStyle w:val="Code"/>
        <w:rPr>
          <w:highlight w:val="white"/>
          <w:lang w:val="en-GB"/>
        </w:rPr>
      </w:pPr>
    </w:p>
    <w:p w14:paraId="35B7844C" w14:textId="77777777" w:rsidR="0024176F" w:rsidRPr="00D822A3" w:rsidRDefault="0024176F" w:rsidP="00F66472">
      <w:pPr>
        <w:pStyle w:val="Code"/>
        <w:rPr>
          <w:highlight w:val="white"/>
          <w:lang w:val="en-GB"/>
        </w:rPr>
      </w:pPr>
      <w:r w:rsidRPr="00D822A3">
        <w:rPr>
          <w:highlight w:val="white"/>
          <w:lang w:val="en-GB"/>
        </w:rPr>
        <w:t xml:space="preserve">        if ((expo &gt;= -3) &amp;&amp; (expo &lt;= 2)) {</w:t>
      </w:r>
    </w:p>
    <w:p w14:paraId="5C5B3652"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323FBD82" w14:textId="77777777" w:rsidR="0024176F" w:rsidRPr="00D822A3" w:rsidRDefault="0024176F" w:rsidP="00F66472">
      <w:pPr>
        <w:pStyle w:val="Code"/>
        <w:rPr>
          <w:highlight w:val="white"/>
          <w:lang w:val="en-GB"/>
        </w:rPr>
      </w:pPr>
      <w:r w:rsidRPr="00D822A3">
        <w:rPr>
          <w:highlight w:val="white"/>
          <w:lang w:val="en-GB"/>
        </w:rPr>
        <w:t xml:space="preserve">        }</w:t>
      </w:r>
    </w:p>
    <w:p w14:paraId="5255F646" w14:textId="77777777" w:rsidR="0024176F" w:rsidRPr="00D822A3" w:rsidRDefault="0024176F" w:rsidP="00F66472">
      <w:pPr>
        <w:pStyle w:val="Code"/>
        <w:rPr>
          <w:highlight w:val="white"/>
          <w:lang w:val="en-GB"/>
        </w:rPr>
      </w:pPr>
      <w:r w:rsidRPr="00D822A3">
        <w:rPr>
          <w:highlight w:val="white"/>
          <w:lang w:val="en-GB"/>
        </w:rPr>
        <w:t xml:space="preserve">        else {</w:t>
      </w:r>
    </w:p>
    <w:p w14:paraId="46D5B14C"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0EFF9099" w14:textId="77777777" w:rsidR="0024176F" w:rsidRPr="00D822A3" w:rsidRDefault="0024176F" w:rsidP="00F66472">
      <w:pPr>
        <w:pStyle w:val="Code"/>
        <w:rPr>
          <w:highlight w:val="white"/>
          <w:lang w:val="en-GB"/>
        </w:rPr>
      </w:pPr>
      <w:r w:rsidRPr="00D822A3">
        <w:rPr>
          <w:highlight w:val="white"/>
          <w:lang w:val="en-GB"/>
        </w:rPr>
        <w:t xml:space="preserve">        }</w:t>
      </w:r>
    </w:p>
    <w:p w14:paraId="7D5AE4D7" w14:textId="77777777" w:rsidR="0024176F" w:rsidRPr="00D822A3" w:rsidRDefault="0024176F" w:rsidP="00F66472">
      <w:pPr>
        <w:pStyle w:val="Code"/>
        <w:rPr>
          <w:highlight w:val="white"/>
          <w:lang w:val="en-GB"/>
        </w:rPr>
      </w:pPr>
      <w:r w:rsidRPr="00D822A3">
        <w:rPr>
          <w:highlight w:val="white"/>
          <w:lang w:val="en-GB"/>
        </w:rPr>
        <w:t xml:space="preserve">      }</w:t>
      </w:r>
    </w:p>
    <w:p w14:paraId="230A1334" w14:textId="77777777" w:rsidR="0024176F" w:rsidRPr="00D822A3" w:rsidRDefault="0024176F" w:rsidP="00F66472">
      <w:pPr>
        <w:pStyle w:val="Code"/>
        <w:rPr>
          <w:highlight w:val="white"/>
          <w:lang w:val="en-GB"/>
        </w:rPr>
      </w:pPr>
      <w:r w:rsidRPr="00D822A3">
        <w:rPr>
          <w:highlight w:val="white"/>
          <w:lang w:val="en-GB"/>
        </w:rPr>
        <w:t xml:space="preserve">      break;</w:t>
      </w:r>
    </w:p>
    <w:p w14:paraId="548F788C" w14:textId="77777777" w:rsidR="0024176F" w:rsidRPr="00D822A3" w:rsidRDefault="0024176F" w:rsidP="00F66472">
      <w:pPr>
        <w:pStyle w:val="Code"/>
        <w:rPr>
          <w:highlight w:val="white"/>
          <w:lang w:val="en-GB"/>
        </w:rPr>
      </w:pPr>
    </w:p>
    <w:p w14:paraId="1F1077B7" w14:textId="77777777" w:rsidR="0024176F" w:rsidRPr="00D822A3" w:rsidRDefault="0024176F" w:rsidP="00F66472">
      <w:pPr>
        <w:pStyle w:val="Code"/>
        <w:rPr>
          <w:highlight w:val="white"/>
          <w:lang w:val="en-GB"/>
        </w:rPr>
      </w:pPr>
      <w:r w:rsidRPr="00D822A3">
        <w:rPr>
          <w:highlight w:val="white"/>
          <w:lang w:val="en-GB"/>
        </w:rPr>
        <w:t xml:space="preserve">    case 'p':</w:t>
      </w:r>
    </w:p>
    <w:p w14:paraId="55CD6DB0"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4F5DA58"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26C640E8" w14:textId="77777777" w:rsidR="0024176F" w:rsidRPr="00D822A3" w:rsidRDefault="0024176F" w:rsidP="00F66472">
      <w:pPr>
        <w:pStyle w:val="Code"/>
        <w:rPr>
          <w:highlight w:val="white"/>
          <w:lang w:val="en-GB"/>
        </w:rPr>
      </w:pPr>
      <w:r w:rsidRPr="00D822A3">
        <w:rPr>
          <w:highlight w:val="white"/>
          <w:lang w:val="en-GB"/>
        </w:rPr>
        <w:t xml:space="preserve">      printUnsignedLong((unsigned long) ptrValue, FALSE, FALSE, FALSE, 10u, FALSE);</w:t>
      </w:r>
    </w:p>
    <w:p w14:paraId="1EB4BD14" w14:textId="77777777" w:rsidR="0024176F" w:rsidRPr="00D822A3" w:rsidRDefault="0024176F" w:rsidP="00F66472">
      <w:pPr>
        <w:pStyle w:val="Code"/>
        <w:rPr>
          <w:highlight w:val="white"/>
          <w:lang w:val="en-GB"/>
        </w:rPr>
      </w:pPr>
      <w:r w:rsidRPr="00D822A3">
        <w:rPr>
          <w:highlight w:val="white"/>
          <w:lang w:val="en-GB"/>
        </w:rPr>
        <w:t xml:space="preserve">      break;</w:t>
      </w:r>
    </w:p>
    <w:p w14:paraId="16C675F8" w14:textId="77777777" w:rsidR="0024176F" w:rsidRPr="00D822A3" w:rsidRDefault="0024176F" w:rsidP="00F66472">
      <w:pPr>
        <w:pStyle w:val="Code"/>
        <w:rPr>
          <w:highlight w:val="white"/>
          <w:lang w:val="en-GB"/>
        </w:rPr>
      </w:pPr>
    </w:p>
    <w:p w14:paraId="56A86C6E" w14:textId="77777777" w:rsidR="0024176F" w:rsidRPr="00D822A3" w:rsidRDefault="0024176F" w:rsidP="00F66472">
      <w:pPr>
        <w:pStyle w:val="Code"/>
        <w:rPr>
          <w:highlight w:val="white"/>
          <w:lang w:val="en-GB"/>
        </w:rPr>
      </w:pPr>
      <w:r w:rsidRPr="00D822A3">
        <w:rPr>
          <w:highlight w:val="white"/>
          <w:lang w:val="en-GB"/>
        </w:rPr>
        <w:t xml:space="preserve">    case 'n':</w:t>
      </w:r>
    </w:p>
    <w:p w14:paraId="1654A0CA"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7A91D47" w14:textId="77777777" w:rsidR="0024176F" w:rsidRPr="00D822A3" w:rsidRDefault="0024176F" w:rsidP="00F66472">
      <w:pPr>
        <w:pStyle w:val="Code"/>
        <w:rPr>
          <w:highlight w:val="white"/>
          <w:lang w:val="en-GB"/>
        </w:rPr>
      </w:pPr>
      <w:r w:rsidRPr="00D822A3">
        <w:rPr>
          <w:highlight w:val="white"/>
          <w:lang w:val="en-GB"/>
        </w:rPr>
        <w:t xml:space="preserve">      intPtr = va_arg(arg_list, int*);</w:t>
      </w:r>
    </w:p>
    <w:p w14:paraId="3DD519F7"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3351E529" w14:textId="77777777" w:rsidR="0024176F" w:rsidRPr="00D822A3" w:rsidRDefault="0024176F" w:rsidP="00F66472">
      <w:pPr>
        <w:pStyle w:val="Code"/>
        <w:rPr>
          <w:highlight w:val="white"/>
          <w:lang w:val="en-GB"/>
        </w:rPr>
      </w:pPr>
      <w:r w:rsidRPr="00D822A3">
        <w:rPr>
          <w:highlight w:val="white"/>
          <w:lang w:val="en-GB"/>
        </w:rPr>
        <w:t xml:space="preserve">      *intPtr = g_outChars;</w:t>
      </w:r>
    </w:p>
    <w:p w14:paraId="67D113DC" w14:textId="77777777" w:rsidR="0024176F" w:rsidRPr="00D822A3" w:rsidRDefault="0024176F" w:rsidP="00F66472">
      <w:pPr>
        <w:pStyle w:val="Code"/>
        <w:rPr>
          <w:highlight w:val="white"/>
          <w:lang w:val="en-GB"/>
        </w:rPr>
      </w:pPr>
      <w:r w:rsidRPr="00D822A3">
        <w:rPr>
          <w:highlight w:val="white"/>
          <w:lang w:val="en-GB"/>
        </w:rPr>
        <w:t xml:space="preserve">      break;</w:t>
      </w:r>
    </w:p>
    <w:p w14:paraId="5AF3C114" w14:textId="77777777" w:rsidR="0024176F" w:rsidRPr="00D822A3" w:rsidRDefault="0024176F" w:rsidP="00F66472">
      <w:pPr>
        <w:pStyle w:val="Code"/>
        <w:rPr>
          <w:highlight w:val="white"/>
          <w:lang w:val="en-GB"/>
        </w:rPr>
      </w:pPr>
    </w:p>
    <w:p w14:paraId="5442F428" w14:textId="77777777" w:rsidR="0024176F" w:rsidRPr="00D822A3" w:rsidRDefault="0024176F" w:rsidP="00F66472">
      <w:pPr>
        <w:pStyle w:val="Code"/>
        <w:rPr>
          <w:highlight w:val="white"/>
          <w:lang w:val="en-GB"/>
        </w:rPr>
      </w:pPr>
      <w:r w:rsidRPr="00D822A3">
        <w:rPr>
          <w:highlight w:val="white"/>
          <w:lang w:val="en-GB"/>
        </w:rPr>
        <w:t xml:space="preserve">    case '%':</w:t>
      </w:r>
    </w:p>
    <w:p w14:paraId="279D7ED8" w14:textId="77777777" w:rsidR="0024176F" w:rsidRPr="00D822A3" w:rsidRDefault="0024176F" w:rsidP="00F66472">
      <w:pPr>
        <w:pStyle w:val="Code"/>
        <w:rPr>
          <w:highlight w:val="white"/>
          <w:lang w:val="en-GB"/>
        </w:rPr>
      </w:pPr>
      <w:r w:rsidRPr="00D822A3">
        <w:rPr>
          <w:highlight w:val="white"/>
          <w:lang w:val="en-GB"/>
        </w:rPr>
        <w:t xml:space="preserve">      //printf("&lt;X&gt;");</w:t>
      </w:r>
    </w:p>
    <w:p w14:paraId="6017F5EA"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1241FCDC" w14:textId="77777777" w:rsidR="0024176F" w:rsidRPr="00D822A3" w:rsidRDefault="0024176F" w:rsidP="00F66472">
      <w:pPr>
        <w:pStyle w:val="Code"/>
        <w:rPr>
          <w:highlight w:val="white"/>
          <w:lang w:val="en-GB"/>
        </w:rPr>
      </w:pPr>
      <w:r w:rsidRPr="00D822A3">
        <w:rPr>
          <w:highlight w:val="white"/>
          <w:lang w:val="en-GB"/>
        </w:rPr>
        <w:t xml:space="preserve">      printChar('%');</w:t>
      </w:r>
    </w:p>
    <w:p w14:paraId="088E3827" w14:textId="77777777" w:rsidR="0024176F" w:rsidRPr="00D822A3" w:rsidRDefault="0024176F" w:rsidP="00F66472">
      <w:pPr>
        <w:pStyle w:val="Code"/>
        <w:rPr>
          <w:highlight w:val="white"/>
          <w:lang w:val="en-GB"/>
        </w:rPr>
      </w:pPr>
      <w:r w:rsidRPr="00D822A3">
        <w:rPr>
          <w:highlight w:val="white"/>
          <w:lang w:val="en-GB"/>
        </w:rPr>
        <w:t xml:space="preserve">      break;</w:t>
      </w:r>
    </w:p>
    <w:p w14:paraId="530CD46F" w14:textId="77777777" w:rsidR="0024176F" w:rsidRPr="00D822A3" w:rsidRDefault="0024176F" w:rsidP="00F66472">
      <w:pPr>
        <w:pStyle w:val="Code"/>
        <w:rPr>
          <w:highlight w:val="white"/>
          <w:lang w:val="en-GB"/>
        </w:rPr>
      </w:pPr>
      <w:r w:rsidRPr="00D822A3">
        <w:rPr>
          <w:highlight w:val="white"/>
          <w:lang w:val="en-GB"/>
        </w:rPr>
        <w:t xml:space="preserve">  }</w:t>
      </w:r>
    </w:p>
    <w:p w14:paraId="2E3E7CDE" w14:textId="77777777" w:rsidR="0024176F" w:rsidRPr="00D822A3" w:rsidRDefault="0024176F" w:rsidP="00F66472">
      <w:pPr>
        <w:pStyle w:val="Code"/>
        <w:rPr>
          <w:highlight w:val="white"/>
          <w:lang w:val="en-GB"/>
        </w:rPr>
      </w:pPr>
    </w:p>
    <w:p w14:paraId="2E49229F"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46C1FCA9" w14:textId="77777777" w:rsidR="0024176F" w:rsidRPr="00D822A3" w:rsidRDefault="0024176F" w:rsidP="00F66472">
      <w:pPr>
        <w:pStyle w:val="Code"/>
        <w:rPr>
          <w:highlight w:val="white"/>
          <w:lang w:val="en-GB"/>
        </w:rPr>
      </w:pPr>
      <w:r w:rsidRPr="00D822A3">
        <w:rPr>
          <w:highlight w:val="white"/>
          <w:lang w:val="en-GB"/>
        </w:rPr>
        <w:t>}</w:t>
      </w:r>
    </w:p>
    <w:p w14:paraId="22020541" w14:textId="1B06C380" w:rsidR="0024176F" w:rsidRPr="00D822A3" w:rsidRDefault="0024176F" w:rsidP="00F66472">
      <w:pPr>
        <w:pStyle w:val="Code"/>
        <w:rPr>
          <w:lang w:val="en-GB"/>
        </w:rPr>
      </w:pPr>
    </w:p>
    <w:p w14:paraId="5066D1E9" w14:textId="77777777" w:rsidR="0024176F" w:rsidRPr="00D822A3" w:rsidRDefault="0024176F" w:rsidP="00F66472">
      <w:pPr>
        <w:pStyle w:val="Code"/>
        <w:rPr>
          <w:highlight w:val="white"/>
          <w:lang w:val="en-GB"/>
        </w:rPr>
      </w:pPr>
      <w:r w:rsidRPr="00D822A3">
        <w:rPr>
          <w:highlight w:val="white"/>
          <w:lang w:val="en-GB"/>
        </w:rPr>
        <w:t>int printFormat(char* format, va_list arg_list) {</w:t>
      </w:r>
    </w:p>
    <w:p w14:paraId="138FBCCD" w14:textId="77777777" w:rsidR="0024176F" w:rsidRPr="00D822A3" w:rsidRDefault="0024176F" w:rsidP="00F66472">
      <w:pPr>
        <w:pStyle w:val="Code"/>
        <w:rPr>
          <w:highlight w:val="white"/>
          <w:lang w:val="en-GB"/>
        </w:rPr>
      </w:pPr>
      <w:r w:rsidRPr="00D822A3">
        <w:rPr>
          <w:highlight w:val="white"/>
          <w:lang w:val="en-GB"/>
        </w:rPr>
        <w:t xml:space="preserve">  int index, count = 0, width = 0, precision = 0;</w:t>
      </w:r>
    </w:p>
    <w:p w14:paraId="0C4AC032" w14:textId="77777777" w:rsidR="0024176F" w:rsidRPr="00D822A3" w:rsidRDefault="0024176F" w:rsidP="00F66472">
      <w:pPr>
        <w:pStyle w:val="Code"/>
        <w:rPr>
          <w:highlight w:val="white"/>
          <w:lang w:val="en-GB"/>
        </w:rPr>
      </w:pPr>
      <w:r w:rsidRPr="00D822A3">
        <w:rPr>
          <w:highlight w:val="white"/>
          <w:lang w:val="en-GB"/>
        </w:rPr>
        <w:t xml:space="preserve">  BOOL percent = FALSE, plus = FALSE, minus = FALSE, space = FALSE,</w:t>
      </w:r>
    </w:p>
    <w:p w14:paraId="2ABBE8BA" w14:textId="77777777" w:rsidR="0024176F" w:rsidRPr="00D822A3" w:rsidRDefault="0024176F" w:rsidP="00F66472">
      <w:pPr>
        <w:pStyle w:val="Code"/>
        <w:rPr>
          <w:highlight w:val="white"/>
          <w:lang w:val="en-GB"/>
        </w:rPr>
      </w:pPr>
      <w:r w:rsidRPr="00D822A3">
        <w:rPr>
          <w:highlight w:val="white"/>
          <w:lang w:val="en-GB"/>
        </w:rPr>
        <w:t xml:space="preserve">       zero = FALSE, grid = FALSE, widthStar = FALSE,</w:t>
      </w:r>
    </w:p>
    <w:p w14:paraId="05DBE1A5" w14:textId="77777777" w:rsidR="0024176F" w:rsidRPr="00D822A3" w:rsidRDefault="0024176F" w:rsidP="00F66472">
      <w:pPr>
        <w:pStyle w:val="Code"/>
        <w:rPr>
          <w:highlight w:val="white"/>
          <w:lang w:val="en-GB"/>
        </w:rPr>
      </w:pPr>
      <w:r w:rsidRPr="00D822A3">
        <w:rPr>
          <w:highlight w:val="white"/>
          <w:lang w:val="en-GB"/>
        </w:rPr>
        <w:t xml:space="preserve">       period = FALSE, precisionStar = FALSE,</w:t>
      </w:r>
    </w:p>
    <w:p w14:paraId="5F6C21A6" w14:textId="77777777" w:rsidR="0024176F" w:rsidRPr="00D822A3" w:rsidRDefault="0024176F" w:rsidP="00F66472">
      <w:pPr>
        <w:pStyle w:val="Code"/>
        <w:rPr>
          <w:highlight w:val="white"/>
          <w:lang w:val="en-GB"/>
        </w:rPr>
      </w:pPr>
      <w:r w:rsidRPr="00D822A3">
        <w:rPr>
          <w:highlight w:val="white"/>
          <w:lang w:val="en-GB"/>
        </w:rPr>
        <w:t xml:space="preserve">       shortInt = FALSE, longInt = FALSE, longDouble = FALSE;</w:t>
      </w:r>
    </w:p>
    <w:p w14:paraId="5253CBAC" w14:textId="77777777" w:rsidR="0024176F" w:rsidRPr="00D822A3" w:rsidRDefault="0024176F" w:rsidP="00F66472">
      <w:pPr>
        <w:pStyle w:val="Code"/>
        <w:rPr>
          <w:highlight w:val="white"/>
          <w:lang w:val="en-GB"/>
        </w:rPr>
      </w:pPr>
      <w:r w:rsidRPr="00D822A3">
        <w:rPr>
          <w:highlight w:val="white"/>
          <w:lang w:val="en-GB"/>
        </w:rPr>
        <w:t xml:space="preserve">  g_outChars = 0;</w:t>
      </w:r>
    </w:p>
    <w:p w14:paraId="73B974AD" w14:textId="77777777" w:rsidR="0024176F" w:rsidRPr="00D822A3" w:rsidRDefault="0024176F" w:rsidP="00F66472">
      <w:pPr>
        <w:pStyle w:val="Code"/>
        <w:rPr>
          <w:highlight w:val="white"/>
          <w:lang w:val="en-GB"/>
        </w:rPr>
      </w:pPr>
    </w:p>
    <w:p w14:paraId="2CBDFFF8" w14:textId="77777777" w:rsidR="0024176F" w:rsidRPr="00D822A3" w:rsidRDefault="0024176F" w:rsidP="00F66472">
      <w:pPr>
        <w:pStyle w:val="Code"/>
        <w:rPr>
          <w:highlight w:val="white"/>
          <w:lang w:val="en-GB"/>
        </w:rPr>
      </w:pPr>
      <w:r w:rsidRPr="00D822A3">
        <w:rPr>
          <w:highlight w:val="white"/>
          <w:lang w:val="en-GB"/>
        </w:rPr>
        <w:t xml:space="preserve">  for (index = 0; format[index] != '\0'; ++index) {</w:t>
      </w:r>
    </w:p>
    <w:p w14:paraId="10118EF5" w14:textId="77777777" w:rsidR="0024176F" w:rsidRPr="00D822A3" w:rsidRDefault="0024176F" w:rsidP="00F66472">
      <w:pPr>
        <w:pStyle w:val="Code"/>
        <w:rPr>
          <w:highlight w:val="white"/>
          <w:lang w:val="en-GB"/>
        </w:rPr>
      </w:pPr>
      <w:r w:rsidRPr="00D822A3">
        <w:rPr>
          <w:highlight w:val="white"/>
          <w:lang w:val="en-GB"/>
        </w:rPr>
        <w:t xml:space="preserve">    char c = format[index];</w:t>
      </w:r>
    </w:p>
    <w:p w14:paraId="0CA619E2" w14:textId="77777777" w:rsidR="0024176F" w:rsidRPr="00D822A3" w:rsidRDefault="0024176F" w:rsidP="00F66472">
      <w:pPr>
        <w:pStyle w:val="Code"/>
        <w:rPr>
          <w:highlight w:val="white"/>
          <w:lang w:val="en-GB"/>
        </w:rPr>
      </w:pPr>
    </w:p>
    <w:p w14:paraId="5B3BB483" w14:textId="77777777" w:rsidR="0024176F" w:rsidRPr="00D822A3" w:rsidRDefault="0024176F" w:rsidP="00F66472">
      <w:pPr>
        <w:pStyle w:val="Code"/>
        <w:rPr>
          <w:highlight w:val="white"/>
          <w:lang w:val="en-GB"/>
        </w:rPr>
      </w:pPr>
      <w:r w:rsidRPr="00D822A3">
        <w:rPr>
          <w:highlight w:val="white"/>
          <w:lang w:val="en-GB"/>
        </w:rPr>
        <w:t xml:space="preserve">    if (percent) {</w:t>
      </w:r>
    </w:p>
    <w:p w14:paraId="08CE789F" w14:textId="77777777" w:rsidR="0024176F" w:rsidRPr="00D822A3" w:rsidRDefault="0024176F" w:rsidP="00F66472">
      <w:pPr>
        <w:pStyle w:val="Code"/>
        <w:rPr>
          <w:highlight w:val="white"/>
          <w:lang w:val="en-GB"/>
        </w:rPr>
      </w:pPr>
      <w:r w:rsidRPr="00D822A3">
        <w:rPr>
          <w:highlight w:val="white"/>
          <w:lang w:val="en-GB"/>
        </w:rPr>
        <w:t xml:space="preserve">      switch (c) {</w:t>
      </w:r>
    </w:p>
    <w:p w14:paraId="73F6296D" w14:textId="77777777" w:rsidR="0024176F" w:rsidRPr="00D822A3" w:rsidRDefault="0024176F" w:rsidP="00F66472">
      <w:pPr>
        <w:pStyle w:val="Code"/>
        <w:rPr>
          <w:highlight w:val="white"/>
          <w:lang w:val="en-GB"/>
        </w:rPr>
      </w:pPr>
      <w:r w:rsidRPr="00D822A3">
        <w:rPr>
          <w:highlight w:val="white"/>
          <w:lang w:val="en-GB"/>
        </w:rPr>
        <w:t xml:space="preserve">        case '+':</w:t>
      </w:r>
    </w:p>
    <w:p w14:paraId="45A0273E" w14:textId="77777777" w:rsidR="0024176F" w:rsidRPr="00D822A3" w:rsidRDefault="0024176F" w:rsidP="00F66472">
      <w:pPr>
        <w:pStyle w:val="Code"/>
        <w:rPr>
          <w:highlight w:val="white"/>
          <w:lang w:val="en-GB"/>
        </w:rPr>
      </w:pPr>
      <w:r w:rsidRPr="00D822A3">
        <w:rPr>
          <w:highlight w:val="white"/>
          <w:lang w:val="en-GB"/>
        </w:rPr>
        <w:t xml:space="preserve">          plus = TRUE;</w:t>
      </w:r>
    </w:p>
    <w:p w14:paraId="2C0E5E0D" w14:textId="77777777" w:rsidR="0024176F" w:rsidRPr="00D822A3" w:rsidRDefault="0024176F" w:rsidP="00F66472">
      <w:pPr>
        <w:pStyle w:val="Code"/>
        <w:rPr>
          <w:highlight w:val="white"/>
          <w:lang w:val="en-GB"/>
        </w:rPr>
      </w:pPr>
      <w:r w:rsidRPr="00D822A3">
        <w:rPr>
          <w:highlight w:val="white"/>
          <w:lang w:val="en-GB"/>
        </w:rPr>
        <w:t xml:space="preserve">          break;</w:t>
      </w:r>
    </w:p>
    <w:p w14:paraId="3E3ADB1C" w14:textId="77777777" w:rsidR="0024176F" w:rsidRPr="00D822A3" w:rsidRDefault="0024176F" w:rsidP="00F66472">
      <w:pPr>
        <w:pStyle w:val="Code"/>
        <w:rPr>
          <w:highlight w:val="white"/>
          <w:lang w:val="en-GB"/>
        </w:rPr>
      </w:pPr>
    </w:p>
    <w:p w14:paraId="72F49876" w14:textId="77777777" w:rsidR="0024176F" w:rsidRPr="00D822A3" w:rsidRDefault="0024176F" w:rsidP="00F66472">
      <w:pPr>
        <w:pStyle w:val="Code"/>
        <w:rPr>
          <w:highlight w:val="white"/>
          <w:lang w:val="en-GB"/>
        </w:rPr>
      </w:pPr>
      <w:r w:rsidRPr="00D822A3">
        <w:rPr>
          <w:highlight w:val="white"/>
          <w:lang w:val="en-GB"/>
        </w:rPr>
        <w:t xml:space="preserve">        case '-':</w:t>
      </w:r>
    </w:p>
    <w:p w14:paraId="2C89D829" w14:textId="77777777" w:rsidR="0024176F" w:rsidRPr="00D822A3" w:rsidRDefault="0024176F" w:rsidP="00F66472">
      <w:pPr>
        <w:pStyle w:val="Code"/>
        <w:rPr>
          <w:highlight w:val="white"/>
          <w:lang w:val="en-GB"/>
        </w:rPr>
      </w:pPr>
      <w:r w:rsidRPr="00D822A3">
        <w:rPr>
          <w:highlight w:val="white"/>
          <w:lang w:val="en-GB"/>
        </w:rPr>
        <w:t xml:space="preserve">          minus = TRUE;</w:t>
      </w:r>
    </w:p>
    <w:p w14:paraId="3F3668F2" w14:textId="77777777" w:rsidR="0024176F" w:rsidRPr="00D822A3" w:rsidRDefault="0024176F" w:rsidP="00F66472">
      <w:pPr>
        <w:pStyle w:val="Code"/>
        <w:rPr>
          <w:highlight w:val="white"/>
          <w:lang w:val="en-GB"/>
        </w:rPr>
      </w:pPr>
      <w:r w:rsidRPr="00D822A3">
        <w:rPr>
          <w:highlight w:val="white"/>
          <w:lang w:val="en-GB"/>
        </w:rPr>
        <w:t xml:space="preserve">          break;</w:t>
      </w:r>
    </w:p>
    <w:p w14:paraId="2564F3C4" w14:textId="77777777" w:rsidR="0024176F" w:rsidRPr="00D822A3" w:rsidRDefault="0024176F" w:rsidP="00F66472">
      <w:pPr>
        <w:pStyle w:val="Code"/>
        <w:rPr>
          <w:highlight w:val="white"/>
          <w:lang w:val="en-GB"/>
        </w:rPr>
      </w:pPr>
    </w:p>
    <w:p w14:paraId="2CE8769A" w14:textId="77777777" w:rsidR="0024176F" w:rsidRPr="00D822A3" w:rsidRDefault="0024176F" w:rsidP="00F66472">
      <w:pPr>
        <w:pStyle w:val="Code"/>
        <w:rPr>
          <w:highlight w:val="white"/>
          <w:lang w:val="en-GB"/>
        </w:rPr>
      </w:pPr>
      <w:r w:rsidRPr="00D822A3">
        <w:rPr>
          <w:highlight w:val="white"/>
          <w:lang w:val="en-GB"/>
        </w:rPr>
        <w:t xml:space="preserve">        case ' ':</w:t>
      </w:r>
    </w:p>
    <w:p w14:paraId="6D1AC7F6" w14:textId="77777777" w:rsidR="0024176F" w:rsidRPr="00D822A3" w:rsidRDefault="0024176F" w:rsidP="00F66472">
      <w:pPr>
        <w:pStyle w:val="Code"/>
        <w:rPr>
          <w:highlight w:val="white"/>
          <w:lang w:val="en-GB"/>
        </w:rPr>
      </w:pPr>
      <w:r w:rsidRPr="00D822A3">
        <w:rPr>
          <w:highlight w:val="white"/>
          <w:lang w:val="en-GB"/>
        </w:rPr>
        <w:t xml:space="preserve">          space = TRUE;</w:t>
      </w:r>
    </w:p>
    <w:p w14:paraId="3776164A" w14:textId="77777777" w:rsidR="0024176F" w:rsidRPr="00D822A3" w:rsidRDefault="0024176F" w:rsidP="00F66472">
      <w:pPr>
        <w:pStyle w:val="Code"/>
        <w:rPr>
          <w:highlight w:val="white"/>
          <w:lang w:val="en-GB"/>
        </w:rPr>
      </w:pPr>
      <w:r w:rsidRPr="00D822A3">
        <w:rPr>
          <w:highlight w:val="white"/>
          <w:lang w:val="en-GB"/>
        </w:rPr>
        <w:t xml:space="preserve">          break;</w:t>
      </w:r>
    </w:p>
    <w:p w14:paraId="4841DA57" w14:textId="77777777" w:rsidR="0024176F" w:rsidRPr="00D822A3" w:rsidRDefault="0024176F" w:rsidP="00F66472">
      <w:pPr>
        <w:pStyle w:val="Code"/>
        <w:rPr>
          <w:highlight w:val="white"/>
          <w:lang w:val="en-GB"/>
        </w:rPr>
      </w:pPr>
    </w:p>
    <w:p w14:paraId="2162240F" w14:textId="77777777" w:rsidR="0024176F" w:rsidRPr="00D822A3" w:rsidRDefault="0024176F" w:rsidP="00F66472">
      <w:pPr>
        <w:pStyle w:val="Code"/>
        <w:rPr>
          <w:highlight w:val="white"/>
          <w:lang w:val="en-GB"/>
        </w:rPr>
      </w:pPr>
      <w:r w:rsidRPr="00D822A3">
        <w:rPr>
          <w:highlight w:val="white"/>
          <w:lang w:val="en-GB"/>
        </w:rPr>
        <w:t xml:space="preserve">        case '0':</w:t>
      </w:r>
    </w:p>
    <w:p w14:paraId="4D0E0EDE" w14:textId="77777777" w:rsidR="0024176F" w:rsidRPr="00D822A3" w:rsidRDefault="0024176F" w:rsidP="00F66472">
      <w:pPr>
        <w:pStyle w:val="Code"/>
        <w:rPr>
          <w:highlight w:val="white"/>
          <w:lang w:val="en-GB"/>
        </w:rPr>
      </w:pPr>
      <w:r w:rsidRPr="00D822A3">
        <w:rPr>
          <w:highlight w:val="white"/>
          <w:lang w:val="en-GB"/>
        </w:rPr>
        <w:t xml:space="preserve">          zero = TRUE;</w:t>
      </w:r>
    </w:p>
    <w:p w14:paraId="2F5D3610" w14:textId="77777777" w:rsidR="0024176F" w:rsidRPr="00D822A3" w:rsidRDefault="0024176F" w:rsidP="00F66472">
      <w:pPr>
        <w:pStyle w:val="Code"/>
        <w:rPr>
          <w:highlight w:val="white"/>
          <w:lang w:val="en-GB"/>
        </w:rPr>
      </w:pPr>
      <w:r w:rsidRPr="00D822A3">
        <w:rPr>
          <w:highlight w:val="white"/>
          <w:lang w:val="en-GB"/>
        </w:rPr>
        <w:t xml:space="preserve">          break;</w:t>
      </w:r>
    </w:p>
    <w:p w14:paraId="25EFCE5E" w14:textId="77777777" w:rsidR="0024176F" w:rsidRPr="00D822A3" w:rsidRDefault="0024176F" w:rsidP="00F66472">
      <w:pPr>
        <w:pStyle w:val="Code"/>
        <w:rPr>
          <w:highlight w:val="white"/>
          <w:lang w:val="en-GB"/>
        </w:rPr>
      </w:pPr>
    </w:p>
    <w:p w14:paraId="7BCCBBB8" w14:textId="77777777" w:rsidR="0024176F" w:rsidRPr="00D822A3" w:rsidRDefault="0024176F" w:rsidP="00F66472">
      <w:pPr>
        <w:pStyle w:val="Code"/>
        <w:rPr>
          <w:highlight w:val="white"/>
          <w:lang w:val="en-GB"/>
        </w:rPr>
      </w:pPr>
      <w:r w:rsidRPr="00D822A3">
        <w:rPr>
          <w:highlight w:val="white"/>
          <w:lang w:val="en-GB"/>
        </w:rPr>
        <w:t xml:space="preserve">        case '#':</w:t>
      </w:r>
    </w:p>
    <w:p w14:paraId="784A7E4C" w14:textId="77777777" w:rsidR="0024176F" w:rsidRPr="00D822A3" w:rsidRDefault="0024176F" w:rsidP="00F66472">
      <w:pPr>
        <w:pStyle w:val="Code"/>
        <w:rPr>
          <w:highlight w:val="white"/>
          <w:lang w:val="en-GB"/>
        </w:rPr>
      </w:pPr>
      <w:r w:rsidRPr="00D822A3">
        <w:rPr>
          <w:highlight w:val="white"/>
          <w:lang w:val="en-GB"/>
        </w:rPr>
        <w:t xml:space="preserve">          grid = TRUE;</w:t>
      </w:r>
    </w:p>
    <w:p w14:paraId="5CDC1E92" w14:textId="77777777" w:rsidR="0024176F" w:rsidRPr="00D822A3" w:rsidRDefault="0024176F" w:rsidP="00F66472">
      <w:pPr>
        <w:pStyle w:val="Code"/>
        <w:rPr>
          <w:highlight w:val="white"/>
          <w:lang w:val="en-GB"/>
        </w:rPr>
      </w:pPr>
      <w:r w:rsidRPr="00D822A3">
        <w:rPr>
          <w:highlight w:val="white"/>
          <w:lang w:val="en-GB"/>
        </w:rPr>
        <w:t xml:space="preserve">          break;</w:t>
      </w:r>
    </w:p>
    <w:p w14:paraId="038DB5B6" w14:textId="77777777" w:rsidR="0024176F" w:rsidRPr="00D822A3" w:rsidRDefault="0024176F" w:rsidP="00F66472">
      <w:pPr>
        <w:pStyle w:val="Code"/>
        <w:rPr>
          <w:highlight w:val="white"/>
          <w:lang w:val="en-GB"/>
        </w:rPr>
      </w:pPr>
    </w:p>
    <w:p w14:paraId="6E80C574" w14:textId="77777777" w:rsidR="0024176F" w:rsidRPr="00D822A3" w:rsidRDefault="0024176F" w:rsidP="00F66472">
      <w:pPr>
        <w:pStyle w:val="Code"/>
        <w:rPr>
          <w:highlight w:val="white"/>
          <w:lang w:val="en-GB"/>
        </w:rPr>
      </w:pPr>
      <w:r w:rsidRPr="00D822A3">
        <w:rPr>
          <w:highlight w:val="white"/>
          <w:lang w:val="en-GB"/>
        </w:rPr>
        <w:t xml:space="preserve">        case '.':</w:t>
      </w:r>
    </w:p>
    <w:p w14:paraId="5D23F823" w14:textId="77777777" w:rsidR="0024176F" w:rsidRPr="00D822A3" w:rsidRDefault="0024176F" w:rsidP="00F66472">
      <w:pPr>
        <w:pStyle w:val="Code"/>
        <w:rPr>
          <w:highlight w:val="white"/>
          <w:lang w:val="en-GB"/>
        </w:rPr>
      </w:pPr>
      <w:r w:rsidRPr="00D822A3">
        <w:rPr>
          <w:highlight w:val="white"/>
          <w:lang w:val="en-GB"/>
        </w:rPr>
        <w:t xml:space="preserve">          period = TRUE;</w:t>
      </w:r>
    </w:p>
    <w:p w14:paraId="47F34070" w14:textId="77777777" w:rsidR="0024176F" w:rsidRPr="00D822A3" w:rsidRDefault="0024176F" w:rsidP="00F66472">
      <w:pPr>
        <w:pStyle w:val="Code"/>
        <w:rPr>
          <w:highlight w:val="white"/>
          <w:lang w:val="en-GB"/>
        </w:rPr>
      </w:pPr>
      <w:r w:rsidRPr="00D822A3">
        <w:rPr>
          <w:highlight w:val="white"/>
          <w:lang w:val="en-GB"/>
        </w:rPr>
        <w:t xml:space="preserve">          break;</w:t>
      </w:r>
    </w:p>
    <w:p w14:paraId="59FBEDD7" w14:textId="77777777" w:rsidR="0024176F" w:rsidRPr="00D822A3" w:rsidRDefault="0024176F" w:rsidP="00F66472">
      <w:pPr>
        <w:pStyle w:val="Code"/>
        <w:rPr>
          <w:highlight w:val="white"/>
          <w:lang w:val="en-GB"/>
        </w:rPr>
      </w:pPr>
    </w:p>
    <w:p w14:paraId="30E03330" w14:textId="77777777" w:rsidR="0024176F" w:rsidRPr="00D822A3" w:rsidRDefault="0024176F" w:rsidP="00F66472">
      <w:pPr>
        <w:pStyle w:val="Code"/>
        <w:rPr>
          <w:highlight w:val="white"/>
          <w:lang w:val="en-GB"/>
        </w:rPr>
      </w:pPr>
      <w:r w:rsidRPr="00D822A3">
        <w:rPr>
          <w:highlight w:val="white"/>
          <w:lang w:val="en-GB"/>
        </w:rPr>
        <w:t xml:space="preserve">        case '*':</w:t>
      </w:r>
    </w:p>
    <w:p w14:paraId="2418895D" w14:textId="77777777" w:rsidR="0024176F" w:rsidRPr="00D822A3" w:rsidRDefault="0024176F" w:rsidP="00F66472">
      <w:pPr>
        <w:pStyle w:val="Code"/>
        <w:rPr>
          <w:highlight w:val="white"/>
          <w:lang w:val="en-GB"/>
        </w:rPr>
      </w:pPr>
      <w:r w:rsidRPr="00D822A3">
        <w:rPr>
          <w:highlight w:val="white"/>
          <w:lang w:val="en-GB"/>
        </w:rPr>
        <w:t xml:space="preserve">          if (!period) {</w:t>
      </w:r>
    </w:p>
    <w:p w14:paraId="5C5A6EDA" w14:textId="77777777" w:rsidR="0024176F" w:rsidRPr="00D822A3" w:rsidRDefault="0024176F" w:rsidP="00F66472">
      <w:pPr>
        <w:pStyle w:val="Code"/>
        <w:rPr>
          <w:highlight w:val="white"/>
          <w:lang w:val="en-GB"/>
        </w:rPr>
      </w:pPr>
      <w:r w:rsidRPr="00D822A3">
        <w:rPr>
          <w:highlight w:val="white"/>
          <w:lang w:val="en-GB"/>
        </w:rPr>
        <w:t xml:space="preserve">            width = -1;</w:t>
      </w:r>
    </w:p>
    <w:p w14:paraId="145B98A2" w14:textId="77777777" w:rsidR="0024176F" w:rsidRPr="00D822A3" w:rsidRDefault="0024176F" w:rsidP="00F66472">
      <w:pPr>
        <w:pStyle w:val="Code"/>
        <w:rPr>
          <w:highlight w:val="white"/>
          <w:lang w:val="en-GB"/>
        </w:rPr>
      </w:pPr>
      <w:r w:rsidRPr="00D822A3">
        <w:rPr>
          <w:highlight w:val="white"/>
          <w:lang w:val="en-GB"/>
        </w:rPr>
        <w:t xml:space="preserve">          }</w:t>
      </w:r>
    </w:p>
    <w:p w14:paraId="18FB46DC" w14:textId="77777777" w:rsidR="0024176F" w:rsidRPr="00D822A3" w:rsidRDefault="0024176F" w:rsidP="00F66472">
      <w:pPr>
        <w:pStyle w:val="Code"/>
        <w:rPr>
          <w:highlight w:val="white"/>
          <w:lang w:val="en-GB"/>
        </w:rPr>
      </w:pPr>
      <w:r w:rsidRPr="00D822A3">
        <w:rPr>
          <w:highlight w:val="white"/>
          <w:lang w:val="en-GB"/>
        </w:rPr>
        <w:t xml:space="preserve">          else {</w:t>
      </w:r>
    </w:p>
    <w:p w14:paraId="7ADA2EC0" w14:textId="77777777" w:rsidR="0024176F" w:rsidRPr="00D822A3" w:rsidRDefault="0024176F" w:rsidP="00F66472">
      <w:pPr>
        <w:pStyle w:val="Code"/>
        <w:rPr>
          <w:highlight w:val="white"/>
          <w:lang w:val="en-GB"/>
        </w:rPr>
      </w:pPr>
      <w:r w:rsidRPr="00D822A3">
        <w:rPr>
          <w:highlight w:val="white"/>
          <w:lang w:val="en-GB"/>
        </w:rPr>
        <w:t xml:space="preserve">            precision = -1;</w:t>
      </w:r>
    </w:p>
    <w:p w14:paraId="1F406ADF" w14:textId="77777777" w:rsidR="0024176F" w:rsidRPr="00D822A3" w:rsidRDefault="0024176F" w:rsidP="00F66472">
      <w:pPr>
        <w:pStyle w:val="Code"/>
        <w:rPr>
          <w:highlight w:val="white"/>
          <w:lang w:val="en-GB"/>
        </w:rPr>
      </w:pPr>
      <w:r w:rsidRPr="00D822A3">
        <w:rPr>
          <w:highlight w:val="white"/>
          <w:lang w:val="en-GB"/>
        </w:rPr>
        <w:t xml:space="preserve">          }</w:t>
      </w:r>
    </w:p>
    <w:p w14:paraId="0550AEE1" w14:textId="77777777" w:rsidR="0024176F" w:rsidRPr="00D822A3" w:rsidRDefault="0024176F" w:rsidP="00F66472">
      <w:pPr>
        <w:pStyle w:val="Code"/>
        <w:rPr>
          <w:highlight w:val="white"/>
          <w:lang w:val="en-GB"/>
        </w:rPr>
      </w:pPr>
      <w:r w:rsidRPr="00D822A3">
        <w:rPr>
          <w:highlight w:val="white"/>
          <w:lang w:val="en-GB"/>
        </w:rPr>
        <w:t xml:space="preserve">          break;</w:t>
      </w:r>
    </w:p>
    <w:p w14:paraId="03519441" w14:textId="77777777" w:rsidR="0024176F" w:rsidRPr="00D822A3" w:rsidRDefault="0024176F" w:rsidP="00F66472">
      <w:pPr>
        <w:pStyle w:val="Code"/>
        <w:rPr>
          <w:highlight w:val="white"/>
          <w:lang w:val="en-GB"/>
        </w:rPr>
      </w:pPr>
    </w:p>
    <w:p w14:paraId="6BB14306" w14:textId="77777777" w:rsidR="0024176F" w:rsidRPr="00D822A3" w:rsidRDefault="0024176F" w:rsidP="00F66472">
      <w:pPr>
        <w:pStyle w:val="Code"/>
        <w:rPr>
          <w:highlight w:val="white"/>
          <w:lang w:val="en-GB"/>
        </w:rPr>
      </w:pPr>
      <w:r w:rsidRPr="00D822A3">
        <w:rPr>
          <w:highlight w:val="white"/>
          <w:lang w:val="en-GB"/>
        </w:rPr>
        <w:t xml:space="preserve">        case 'h':</w:t>
      </w:r>
    </w:p>
    <w:p w14:paraId="0A652CFB" w14:textId="77777777" w:rsidR="0024176F" w:rsidRPr="00D822A3" w:rsidRDefault="0024176F" w:rsidP="00F66472">
      <w:pPr>
        <w:pStyle w:val="Code"/>
        <w:rPr>
          <w:highlight w:val="white"/>
          <w:lang w:val="en-GB"/>
        </w:rPr>
      </w:pPr>
      <w:r w:rsidRPr="00D822A3">
        <w:rPr>
          <w:highlight w:val="white"/>
          <w:lang w:val="en-GB"/>
        </w:rPr>
        <w:t xml:space="preserve">          shortInt = TRUE;</w:t>
      </w:r>
    </w:p>
    <w:p w14:paraId="667B3DAC" w14:textId="77777777" w:rsidR="0024176F" w:rsidRPr="00D822A3" w:rsidRDefault="0024176F" w:rsidP="00F66472">
      <w:pPr>
        <w:pStyle w:val="Code"/>
        <w:rPr>
          <w:highlight w:val="white"/>
          <w:lang w:val="en-GB"/>
        </w:rPr>
      </w:pPr>
      <w:r w:rsidRPr="00D822A3">
        <w:rPr>
          <w:highlight w:val="white"/>
          <w:lang w:val="en-GB"/>
        </w:rPr>
        <w:t xml:space="preserve">          break;</w:t>
      </w:r>
    </w:p>
    <w:p w14:paraId="20F9DAEF" w14:textId="77777777" w:rsidR="0024176F" w:rsidRPr="00D822A3" w:rsidRDefault="0024176F" w:rsidP="00F66472">
      <w:pPr>
        <w:pStyle w:val="Code"/>
        <w:rPr>
          <w:highlight w:val="white"/>
          <w:lang w:val="en-GB"/>
        </w:rPr>
      </w:pPr>
    </w:p>
    <w:p w14:paraId="2C50C86F" w14:textId="77777777" w:rsidR="0024176F" w:rsidRPr="00D822A3" w:rsidRDefault="0024176F" w:rsidP="00F66472">
      <w:pPr>
        <w:pStyle w:val="Code"/>
        <w:rPr>
          <w:highlight w:val="white"/>
          <w:lang w:val="en-GB"/>
        </w:rPr>
      </w:pPr>
      <w:r w:rsidRPr="00D822A3">
        <w:rPr>
          <w:highlight w:val="white"/>
          <w:lang w:val="en-GB"/>
        </w:rPr>
        <w:t xml:space="preserve">        case 'l':</w:t>
      </w:r>
    </w:p>
    <w:p w14:paraId="32261A59" w14:textId="77777777" w:rsidR="0024176F" w:rsidRPr="00D822A3" w:rsidRDefault="0024176F" w:rsidP="00F66472">
      <w:pPr>
        <w:pStyle w:val="Code"/>
        <w:rPr>
          <w:highlight w:val="white"/>
          <w:lang w:val="en-GB"/>
        </w:rPr>
      </w:pPr>
      <w:r w:rsidRPr="00D822A3">
        <w:rPr>
          <w:highlight w:val="white"/>
          <w:lang w:val="en-GB"/>
        </w:rPr>
        <w:t xml:space="preserve">          longInt = TRUE;</w:t>
      </w:r>
    </w:p>
    <w:p w14:paraId="7ACDA1DE" w14:textId="77777777" w:rsidR="0024176F" w:rsidRPr="00D822A3" w:rsidRDefault="0024176F" w:rsidP="00F66472">
      <w:pPr>
        <w:pStyle w:val="Code"/>
        <w:rPr>
          <w:highlight w:val="white"/>
          <w:lang w:val="en-GB"/>
        </w:rPr>
      </w:pPr>
      <w:r w:rsidRPr="00D822A3">
        <w:rPr>
          <w:highlight w:val="white"/>
          <w:lang w:val="en-GB"/>
        </w:rPr>
        <w:t xml:space="preserve">          break;</w:t>
      </w:r>
    </w:p>
    <w:p w14:paraId="3DC7C42D" w14:textId="77777777" w:rsidR="0024176F" w:rsidRPr="00D822A3" w:rsidRDefault="0024176F" w:rsidP="00F66472">
      <w:pPr>
        <w:pStyle w:val="Code"/>
        <w:rPr>
          <w:highlight w:val="white"/>
          <w:lang w:val="en-GB"/>
        </w:rPr>
      </w:pPr>
    </w:p>
    <w:p w14:paraId="33BDB602" w14:textId="77777777" w:rsidR="0024176F" w:rsidRPr="00D822A3" w:rsidRDefault="0024176F" w:rsidP="00F66472">
      <w:pPr>
        <w:pStyle w:val="Code"/>
        <w:rPr>
          <w:highlight w:val="white"/>
          <w:lang w:val="en-GB"/>
        </w:rPr>
      </w:pPr>
      <w:r w:rsidRPr="00D822A3">
        <w:rPr>
          <w:highlight w:val="white"/>
          <w:lang w:val="en-GB"/>
        </w:rPr>
        <w:t xml:space="preserve">        case 'L':</w:t>
      </w:r>
    </w:p>
    <w:p w14:paraId="0FFC4565" w14:textId="77777777" w:rsidR="0024176F" w:rsidRPr="00D822A3" w:rsidRDefault="0024176F" w:rsidP="00F66472">
      <w:pPr>
        <w:pStyle w:val="Code"/>
        <w:rPr>
          <w:highlight w:val="white"/>
          <w:lang w:val="en-GB"/>
        </w:rPr>
      </w:pPr>
      <w:r w:rsidRPr="00D822A3">
        <w:rPr>
          <w:highlight w:val="white"/>
          <w:lang w:val="en-GB"/>
        </w:rPr>
        <w:t xml:space="preserve">          longDouble = TRUE;</w:t>
      </w:r>
    </w:p>
    <w:p w14:paraId="5BFEDEEC" w14:textId="77777777" w:rsidR="0024176F" w:rsidRPr="00D822A3" w:rsidRDefault="0024176F" w:rsidP="00F66472">
      <w:pPr>
        <w:pStyle w:val="Code"/>
        <w:rPr>
          <w:highlight w:val="white"/>
          <w:lang w:val="en-GB"/>
        </w:rPr>
      </w:pPr>
      <w:r w:rsidRPr="00D822A3">
        <w:rPr>
          <w:highlight w:val="white"/>
          <w:lang w:val="en-GB"/>
        </w:rPr>
        <w:t xml:space="preserve">          break;</w:t>
      </w:r>
    </w:p>
    <w:p w14:paraId="5BBAFC84" w14:textId="77777777" w:rsidR="0024176F" w:rsidRPr="00D822A3" w:rsidRDefault="0024176F" w:rsidP="00F66472">
      <w:pPr>
        <w:pStyle w:val="Code"/>
        <w:rPr>
          <w:highlight w:val="white"/>
          <w:lang w:val="en-GB"/>
        </w:rPr>
      </w:pPr>
    </w:p>
    <w:p w14:paraId="2F764CAA" w14:textId="77777777" w:rsidR="0024176F" w:rsidRPr="00D822A3" w:rsidRDefault="0024176F" w:rsidP="00F66472">
      <w:pPr>
        <w:pStyle w:val="Code"/>
        <w:rPr>
          <w:highlight w:val="white"/>
          <w:lang w:val="en-GB"/>
        </w:rPr>
      </w:pPr>
      <w:r w:rsidRPr="00D822A3">
        <w:rPr>
          <w:highlight w:val="white"/>
          <w:lang w:val="en-GB"/>
        </w:rPr>
        <w:t xml:space="preserve">        case 'i':</w:t>
      </w:r>
    </w:p>
    <w:p w14:paraId="6867E122" w14:textId="77777777" w:rsidR="0024176F" w:rsidRPr="00D822A3" w:rsidRDefault="0024176F" w:rsidP="00F66472">
      <w:pPr>
        <w:pStyle w:val="Code"/>
        <w:rPr>
          <w:highlight w:val="white"/>
          <w:lang w:val="en-GB"/>
        </w:rPr>
      </w:pPr>
      <w:r w:rsidRPr="00D822A3">
        <w:rPr>
          <w:highlight w:val="white"/>
          <w:lang w:val="en-GB"/>
        </w:rPr>
        <w:t xml:space="preserve">        case 'd':</w:t>
      </w:r>
    </w:p>
    <w:p w14:paraId="7434CB36" w14:textId="77777777" w:rsidR="0024176F" w:rsidRPr="00D822A3" w:rsidRDefault="0024176F" w:rsidP="00F66472">
      <w:pPr>
        <w:pStyle w:val="Code"/>
        <w:rPr>
          <w:highlight w:val="white"/>
          <w:lang w:val="en-GB"/>
        </w:rPr>
      </w:pPr>
      <w:r w:rsidRPr="00D822A3">
        <w:rPr>
          <w:highlight w:val="white"/>
          <w:lang w:val="en-GB"/>
        </w:rPr>
        <w:t xml:space="preserve">        case 'u':</w:t>
      </w:r>
    </w:p>
    <w:p w14:paraId="2864CC1B" w14:textId="77777777" w:rsidR="0024176F" w:rsidRPr="00D822A3" w:rsidRDefault="0024176F" w:rsidP="00F66472">
      <w:pPr>
        <w:pStyle w:val="Code"/>
        <w:rPr>
          <w:highlight w:val="white"/>
          <w:lang w:val="en-GB"/>
        </w:rPr>
      </w:pPr>
      <w:r w:rsidRPr="00D822A3">
        <w:rPr>
          <w:highlight w:val="white"/>
          <w:lang w:val="en-GB"/>
        </w:rPr>
        <w:t xml:space="preserve">        case 'b':</w:t>
      </w:r>
    </w:p>
    <w:p w14:paraId="3DF6FA74" w14:textId="77777777" w:rsidR="0024176F" w:rsidRPr="00D822A3" w:rsidRDefault="0024176F" w:rsidP="00F66472">
      <w:pPr>
        <w:pStyle w:val="Code"/>
        <w:rPr>
          <w:highlight w:val="white"/>
          <w:lang w:val="en-GB"/>
        </w:rPr>
      </w:pPr>
      <w:r w:rsidRPr="00D822A3">
        <w:rPr>
          <w:highlight w:val="white"/>
          <w:lang w:val="en-GB"/>
        </w:rPr>
        <w:t xml:space="preserve">        case 'o':</w:t>
      </w:r>
    </w:p>
    <w:p w14:paraId="46F31B64" w14:textId="77777777" w:rsidR="0024176F" w:rsidRPr="00D822A3" w:rsidRDefault="0024176F" w:rsidP="00F66472">
      <w:pPr>
        <w:pStyle w:val="Code"/>
        <w:rPr>
          <w:highlight w:val="white"/>
          <w:lang w:val="en-GB"/>
        </w:rPr>
      </w:pPr>
      <w:r w:rsidRPr="00D822A3">
        <w:rPr>
          <w:highlight w:val="white"/>
          <w:lang w:val="en-GB"/>
        </w:rPr>
        <w:t xml:space="preserve">        case 'x':</w:t>
      </w:r>
    </w:p>
    <w:p w14:paraId="776EB0B4" w14:textId="77777777" w:rsidR="0024176F" w:rsidRPr="00D822A3" w:rsidRDefault="0024176F" w:rsidP="00F66472">
      <w:pPr>
        <w:pStyle w:val="Code"/>
        <w:rPr>
          <w:highlight w:val="white"/>
          <w:lang w:val="en-GB"/>
        </w:rPr>
      </w:pPr>
      <w:r w:rsidRPr="00D822A3">
        <w:rPr>
          <w:highlight w:val="white"/>
          <w:lang w:val="en-GB"/>
        </w:rPr>
        <w:t xml:space="preserve">        case 'X':</w:t>
      </w:r>
    </w:p>
    <w:p w14:paraId="6C7DE060" w14:textId="77777777" w:rsidR="0024176F" w:rsidRPr="00D822A3" w:rsidRDefault="0024176F" w:rsidP="00F66472">
      <w:pPr>
        <w:pStyle w:val="Code"/>
        <w:rPr>
          <w:highlight w:val="white"/>
          <w:lang w:val="en-GB"/>
        </w:rPr>
      </w:pPr>
      <w:r w:rsidRPr="00D822A3">
        <w:rPr>
          <w:highlight w:val="white"/>
          <w:lang w:val="en-GB"/>
        </w:rPr>
        <w:t xml:space="preserve">        case 'c':</w:t>
      </w:r>
    </w:p>
    <w:p w14:paraId="3415ADCC" w14:textId="77777777" w:rsidR="0024176F" w:rsidRPr="00D822A3" w:rsidRDefault="0024176F" w:rsidP="00F66472">
      <w:pPr>
        <w:pStyle w:val="Code"/>
        <w:rPr>
          <w:highlight w:val="white"/>
          <w:lang w:val="en-GB"/>
        </w:rPr>
      </w:pPr>
      <w:r w:rsidRPr="00D822A3">
        <w:rPr>
          <w:highlight w:val="white"/>
          <w:lang w:val="en-GB"/>
        </w:rPr>
        <w:t xml:space="preserve">        case 's':</w:t>
      </w:r>
    </w:p>
    <w:p w14:paraId="3EB94CBE" w14:textId="77777777" w:rsidR="0024176F" w:rsidRPr="00D822A3" w:rsidRDefault="0024176F" w:rsidP="00F66472">
      <w:pPr>
        <w:pStyle w:val="Code"/>
        <w:rPr>
          <w:highlight w:val="white"/>
          <w:lang w:val="en-GB"/>
        </w:rPr>
      </w:pPr>
      <w:r w:rsidRPr="00D822A3">
        <w:rPr>
          <w:highlight w:val="white"/>
          <w:lang w:val="en-GB"/>
        </w:rPr>
        <w:t xml:space="preserve">        case 'f':</w:t>
      </w:r>
    </w:p>
    <w:p w14:paraId="65C1E27F" w14:textId="77777777" w:rsidR="0024176F" w:rsidRPr="00D822A3" w:rsidRDefault="0024176F" w:rsidP="00F66472">
      <w:pPr>
        <w:pStyle w:val="Code"/>
        <w:rPr>
          <w:highlight w:val="white"/>
          <w:lang w:val="en-GB"/>
        </w:rPr>
      </w:pPr>
      <w:r w:rsidRPr="00D822A3">
        <w:rPr>
          <w:highlight w:val="white"/>
          <w:lang w:val="en-GB"/>
        </w:rPr>
        <w:t xml:space="preserve">        case 'e':</w:t>
      </w:r>
    </w:p>
    <w:p w14:paraId="5A1B1B4B" w14:textId="77777777" w:rsidR="0024176F" w:rsidRPr="00D822A3" w:rsidRDefault="0024176F" w:rsidP="00F66472">
      <w:pPr>
        <w:pStyle w:val="Code"/>
        <w:rPr>
          <w:highlight w:val="white"/>
          <w:lang w:val="en-GB"/>
        </w:rPr>
      </w:pPr>
      <w:r w:rsidRPr="00D822A3">
        <w:rPr>
          <w:highlight w:val="white"/>
          <w:lang w:val="en-GB"/>
        </w:rPr>
        <w:t xml:space="preserve">        case 'E':</w:t>
      </w:r>
    </w:p>
    <w:p w14:paraId="5CF3016F" w14:textId="77777777" w:rsidR="0024176F" w:rsidRPr="00D822A3" w:rsidRDefault="0024176F" w:rsidP="00F66472">
      <w:pPr>
        <w:pStyle w:val="Code"/>
        <w:rPr>
          <w:highlight w:val="white"/>
          <w:lang w:val="en-GB"/>
        </w:rPr>
      </w:pPr>
      <w:r w:rsidRPr="00D822A3">
        <w:rPr>
          <w:highlight w:val="white"/>
          <w:lang w:val="en-GB"/>
        </w:rPr>
        <w:t xml:space="preserve">        case 'g':</w:t>
      </w:r>
    </w:p>
    <w:p w14:paraId="718ADC75" w14:textId="77777777" w:rsidR="0024176F" w:rsidRPr="00D822A3" w:rsidRDefault="0024176F" w:rsidP="00F66472">
      <w:pPr>
        <w:pStyle w:val="Code"/>
        <w:rPr>
          <w:highlight w:val="white"/>
          <w:lang w:val="en-GB"/>
        </w:rPr>
      </w:pPr>
      <w:r w:rsidRPr="00D822A3">
        <w:rPr>
          <w:highlight w:val="white"/>
          <w:lang w:val="en-GB"/>
        </w:rPr>
        <w:t xml:space="preserve">        case 'G':</w:t>
      </w:r>
    </w:p>
    <w:p w14:paraId="77386C3C" w14:textId="77777777" w:rsidR="0024176F" w:rsidRPr="00D822A3" w:rsidRDefault="0024176F" w:rsidP="00F66472">
      <w:pPr>
        <w:pStyle w:val="Code"/>
        <w:rPr>
          <w:highlight w:val="white"/>
          <w:lang w:val="en-GB"/>
        </w:rPr>
      </w:pPr>
      <w:r w:rsidRPr="00D822A3">
        <w:rPr>
          <w:highlight w:val="white"/>
          <w:lang w:val="en-GB"/>
        </w:rPr>
        <w:t xml:space="preserve">        case 'p':</w:t>
      </w:r>
    </w:p>
    <w:p w14:paraId="4A9D4430" w14:textId="77777777" w:rsidR="0024176F" w:rsidRPr="00D822A3" w:rsidRDefault="0024176F" w:rsidP="00F66472">
      <w:pPr>
        <w:pStyle w:val="Code"/>
        <w:rPr>
          <w:highlight w:val="white"/>
          <w:lang w:val="en-GB"/>
        </w:rPr>
      </w:pPr>
      <w:r w:rsidRPr="00D822A3">
        <w:rPr>
          <w:highlight w:val="white"/>
          <w:lang w:val="en-GB"/>
        </w:rPr>
        <w:t xml:space="preserve">        case 'n':</w:t>
      </w:r>
    </w:p>
    <w:p w14:paraId="0E4DD229" w14:textId="77777777" w:rsidR="0024176F" w:rsidRPr="00D822A3" w:rsidRDefault="0024176F" w:rsidP="00F66472">
      <w:pPr>
        <w:pStyle w:val="Code"/>
        <w:rPr>
          <w:highlight w:val="white"/>
          <w:lang w:val="en-GB"/>
        </w:rPr>
      </w:pPr>
      <w:r w:rsidRPr="00D822A3">
        <w:rPr>
          <w:highlight w:val="white"/>
          <w:lang w:val="en-GB"/>
        </w:rPr>
        <w:t xml:space="preserve">        case '%': {</w:t>
      </w:r>
    </w:p>
    <w:p w14:paraId="5A8437E0" w14:textId="77777777" w:rsidR="0024176F" w:rsidRPr="00D822A3" w:rsidRDefault="0024176F" w:rsidP="00F66472">
      <w:pPr>
        <w:pStyle w:val="Code"/>
        <w:rPr>
          <w:highlight w:val="white"/>
          <w:lang w:val="en-GB"/>
        </w:rPr>
      </w:pPr>
      <w:r w:rsidRPr="00D822A3">
        <w:rPr>
          <w:highlight w:val="white"/>
          <w:lang w:val="en-GB"/>
        </w:rPr>
        <w:t xml:space="preserve">            if (minus) {</w:t>
      </w:r>
    </w:p>
    <w:p w14:paraId="1D606312" w14:textId="77777777" w:rsidR="0024176F" w:rsidRPr="00D822A3" w:rsidRDefault="0024176F" w:rsidP="00F66472">
      <w:pPr>
        <w:pStyle w:val="Code"/>
        <w:rPr>
          <w:highlight w:val="white"/>
          <w:lang w:val="en-GB"/>
        </w:rPr>
      </w:pPr>
      <w:r w:rsidRPr="00D822A3">
        <w:rPr>
          <w:highlight w:val="white"/>
          <w:lang w:val="en-GB"/>
        </w:rPr>
        <w:t xml:space="preserve">              int startChars = g_outChars;</w:t>
      </w:r>
    </w:p>
    <w:p w14:paraId="15C56316"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&amp;width,</w:t>
      </w:r>
    </w:p>
    <w:p w14:paraId="507709A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1BA0A2A" w14:textId="77777777" w:rsidR="0024176F" w:rsidRPr="00D822A3" w:rsidRDefault="0024176F" w:rsidP="00F66472">
      <w:pPr>
        <w:pStyle w:val="Code"/>
        <w:rPr>
          <w:highlight w:val="white"/>
          <w:lang w:val="en-GB"/>
        </w:rPr>
      </w:pPr>
    </w:p>
    <w:p w14:paraId="59248D1A"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 // fill after</w:t>
      </w:r>
    </w:p>
    <w:p w14:paraId="6A45FFDA" w14:textId="77777777" w:rsidR="0024176F" w:rsidRPr="00D822A3" w:rsidRDefault="0024176F" w:rsidP="00F66472">
      <w:pPr>
        <w:pStyle w:val="Code"/>
        <w:rPr>
          <w:highlight w:val="white"/>
          <w:lang w:val="en-GB"/>
        </w:rPr>
      </w:pPr>
    </w:p>
    <w:p w14:paraId="1A754423"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1FC3A272" w14:textId="77777777" w:rsidR="0024176F" w:rsidRPr="00D822A3" w:rsidRDefault="0024176F" w:rsidP="00F66472">
      <w:pPr>
        <w:pStyle w:val="Code"/>
        <w:rPr>
          <w:highlight w:val="white"/>
          <w:lang w:val="en-GB"/>
        </w:rPr>
      </w:pPr>
      <w:r w:rsidRPr="00D822A3">
        <w:rPr>
          <w:highlight w:val="white"/>
          <w:lang w:val="en-GB"/>
        </w:rPr>
        <w:t xml:space="preserve">                printChar(' ');</w:t>
      </w:r>
    </w:p>
    <w:p w14:paraId="2F3BBDF1" w14:textId="77777777" w:rsidR="0024176F" w:rsidRPr="00D822A3" w:rsidRDefault="0024176F" w:rsidP="00F66472">
      <w:pPr>
        <w:pStyle w:val="Code"/>
        <w:rPr>
          <w:highlight w:val="white"/>
          <w:lang w:val="en-GB"/>
        </w:rPr>
      </w:pPr>
      <w:r w:rsidRPr="00D822A3">
        <w:rPr>
          <w:highlight w:val="white"/>
          <w:lang w:val="en-GB"/>
        </w:rPr>
        <w:t xml:space="preserve">              }</w:t>
      </w:r>
    </w:p>
    <w:p w14:paraId="21F287D1" w14:textId="77777777" w:rsidR="0024176F" w:rsidRPr="00D822A3" w:rsidRDefault="0024176F" w:rsidP="00F66472">
      <w:pPr>
        <w:pStyle w:val="Code"/>
        <w:rPr>
          <w:highlight w:val="white"/>
          <w:lang w:val="en-GB"/>
        </w:rPr>
      </w:pPr>
      <w:r w:rsidRPr="00D822A3">
        <w:rPr>
          <w:highlight w:val="white"/>
          <w:lang w:val="en-GB"/>
        </w:rPr>
        <w:t xml:space="preserve">            }</w:t>
      </w:r>
    </w:p>
    <w:p w14:paraId="7051186B" w14:textId="77777777" w:rsidR="0024176F" w:rsidRPr="00D822A3" w:rsidRDefault="0024176F" w:rsidP="00F66472">
      <w:pPr>
        <w:pStyle w:val="Code"/>
        <w:rPr>
          <w:highlight w:val="white"/>
          <w:lang w:val="en-GB"/>
        </w:rPr>
      </w:pPr>
      <w:r w:rsidRPr="00D822A3">
        <w:rPr>
          <w:highlight w:val="white"/>
          <w:lang w:val="en-GB"/>
        </w:rPr>
        <w:t xml:space="preserve">            else if (zero) {</w:t>
      </w:r>
    </w:p>
    <w:p w14:paraId="7222A340"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35DDBB1F" w14:textId="77777777" w:rsidR="0024176F" w:rsidRPr="00D822A3" w:rsidRDefault="0024176F" w:rsidP="00F66472">
      <w:pPr>
        <w:pStyle w:val="Code"/>
        <w:rPr>
          <w:highlight w:val="white"/>
          <w:lang w:val="en-GB"/>
        </w:rPr>
      </w:pPr>
      <w:r w:rsidRPr="00D822A3">
        <w:rPr>
          <w:highlight w:val="white"/>
          <w:lang w:val="en-GB"/>
        </w:rPr>
        <w:t xml:space="preserve">              BOOL negative = FALSE;</w:t>
      </w:r>
    </w:p>
    <w:p w14:paraId="15FB0CA2" w14:textId="7EB22C1F" w:rsidR="0024176F" w:rsidRPr="00D822A3" w:rsidRDefault="0024176F" w:rsidP="00F66472">
      <w:pPr>
        <w:pStyle w:val="Code"/>
        <w:rPr>
          <w:highlight w:val="white"/>
          <w:lang w:val="en-GB"/>
        </w:rPr>
      </w:pPr>
      <w:r w:rsidRPr="00D822A3">
        <w:rPr>
          <w:highlight w:val="white"/>
          <w:lang w:val="en-GB"/>
        </w:rPr>
        <w:t xml:space="preserve">              g_outStatus = BLANK;</w:t>
      </w:r>
    </w:p>
    <w:p w14:paraId="5B2062EA" w14:textId="77777777" w:rsidR="0024176F" w:rsidRPr="00D822A3" w:rsidRDefault="0024176F" w:rsidP="00F66472">
      <w:pPr>
        <w:pStyle w:val="Code"/>
        <w:rPr>
          <w:highlight w:val="white"/>
          <w:lang w:val="en-GB"/>
        </w:rPr>
      </w:pPr>
      <w:r w:rsidRPr="00D822A3">
        <w:rPr>
          <w:highlight w:val="white"/>
          <w:lang w:val="en-GB"/>
        </w:rPr>
        <w:t xml:space="preserve">              printArgument(&amp;format[index], arg_list, FALSE, FALSE, grid, &amp;width,</w:t>
      </w:r>
    </w:p>
    <w:p w14:paraId="047F907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&amp;negative);</w:t>
      </w:r>
    </w:p>
    <w:p w14:paraId="2CD5D676"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22912D4F" w14:textId="77777777" w:rsidR="0024176F" w:rsidRPr="00D822A3" w:rsidRDefault="0024176F" w:rsidP="00F66472">
      <w:pPr>
        <w:pStyle w:val="Code"/>
        <w:rPr>
          <w:highlight w:val="white"/>
          <w:lang w:val="en-GB"/>
        </w:rPr>
      </w:pPr>
    </w:p>
    <w:p w14:paraId="3683EB45"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7DE5790D"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178AC8B4" w14:textId="77777777" w:rsidR="0024176F" w:rsidRPr="00D822A3" w:rsidRDefault="0024176F" w:rsidP="00F66472">
      <w:pPr>
        <w:pStyle w:val="Code"/>
        <w:rPr>
          <w:highlight w:val="white"/>
          <w:lang w:val="en-GB"/>
        </w:rPr>
      </w:pPr>
    </w:p>
    <w:p w14:paraId="424267C0" w14:textId="77777777" w:rsidR="0024176F" w:rsidRPr="00D822A3" w:rsidRDefault="0024176F" w:rsidP="00F66472">
      <w:pPr>
        <w:pStyle w:val="Code"/>
        <w:rPr>
          <w:highlight w:val="white"/>
          <w:lang w:val="en-GB"/>
        </w:rPr>
      </w:pPr>
      <w:r w:rsidRPr="00D822A3">
        <w:rPr>
          <w:highlight w:val="white"/>
          <w:lang w:val="en-GB"/>
        </w:rPr>
        <w:t xml:space="preserve">              if (negative) {</w:t>
      </w:r>
    </w:p>
    <w:p w14:paraId="0892F9BC" w14:textId="77777777" w:rsidR="0024176F" w:rsidRPr="00D822A3" w:rsidRDefault="0024176F" w:rsidP="00F66472">
      <w:pPr>
        <w:pStyle w:val="Code"/>
        <w:rPr>
          <w:highlight w:val="white"/>
          <w:lang w:val="en-GB"/>
        </w:rPr>
      </w:pPr>
      <w:r w:rsidRPr="00D822A3">
        <w:rPr>
          <w:highlight w:val="white"/>
          <w:lang w:val="en-GB"/>
        </w:rPr>
        <w:t xml:space="preserve">                printChar('-');</w:t>
      </w:r>
    </w:p>
    <w:p w14:paraId="098351A1" w14:textId="77777777" w:rsidR="0024176F" w:rsidRPr="00D822A3" w:rsidRDefault="0024176F" w:rsidP="00F66472">
      <w:pPr>
        <w:pStyle w:val="Code"/>
        <w:rPr>
          <w:highlight w:val="white"/>
          <w:lang w:val="en-GB"/>
        </w:rPr>
      </w:pPr>
      <w:r w:rsidRPr="00D822A3">
        <w:rPr>
          <w:highlight w:val="white"/>
          <w:lang w:val="en-GB"/>
        </w:rPr>
        <w:t xml:space="preserve">                ++field;</w:t>
      </w:r>
    </w:p>
    <w:p w14:paraId="0DDF4709" w14:textId="77777777" w:rsidR="0024176F" w:rsidRPr="00D822A3" w:rsidRDefault="0024176F" w:rsidP="00F66472">
      <w:pPr>
        <w:pStyle w:val="Code"/>
        <w:rPr>
          <w:highlight w:val="white"/>
          <w:lang w:val="en-GB"/>
        </w:rPr>
      </w:pPr>
      <w:r w:rsidRPr="00D822A3">
        <w:rPr>
          <w:highlight w:val="white"/>
          <w:lang w:val="en-GB"/>
        </w:rPr>
        <w:t xml:space="preserve">              }</w:t>
      </w:r>
    </w:p>
    <w:p w14:paraId="49B4EAED"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3CA56AF4" w14:textId="77777777" w:rsidR="0024176F" w:rsidRPr="00D822A3" w:rsidRDefault="0024176F" w:rsidP="00F66472">
      <w:pPr>
        <w:pStyle w:val="Code"/>
        <w:rPr>
          <w:highlight w:val="white"/>
          <w:lang w:val="en-GB"/>
        </w:rPr>
      </w:pPr>
      <w:r w:rsidRPr="00D822A3">
        <w:rPr>
          <w:highlight w:val="white"/>
          <w:lang w:val="en-GB"/>
        </w:rPr>
        <w:t xml:space="preserve">                printChar('+');</w:t>
      </w:r>
    </w:p>
    <w:p w14:paraId="3104D8DA" w14:textId="77777777" w:rsidR="0024176F" w:rsidRPr="00D822A3" w:rsidRDefault="0024176F" w:rsidP="00F66472">
      <w:pPr>
        <w:pStyle w:val="Code"/>
        <w:rPr>
          <w:highlight w:val="white"/>
          <w:lang w:val="en-GB"/>
        </w:rPr>
      </w:pPr>
      <w:r w:rsidRPr="00D822A3">
        <w:rPr>
          <w:highlight w:val="white"/>
          <w:lang w:val="en-GB"/>
        </w:rPr>
        <w:t xml:space="preserve">                ++field;</w:t>
      </w:r>
    </w:p>
    <w:p w14:paraId="21FFDE3E" w14:textId="77777777" w:rsidR="0024176F" w:rsidRPr="00D822A3" w:rsidRDefault="0024176F" w:rsidP="00F66472">
      <w:pPr>
        <w:pStyle w:val="Code"/>
        <w:rPr>
          <w:highlight w:val="white"/>
          <w:lang w:val="en-GB"/>
        </w:rPr>
      </w:pPr>
      <w:r w:rsidRPr="00D822A3">
        <w:rPr>
          <w:highlight w:val="white"/>
          <w:lang w:val="en-GB"/>
        </w:rPr>
        <w:t xml:space="preserve">              }</w:t>
      </w:r>
    </w:p>
    <w:p w14:paraId="6FFDA917"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714CDCE0" w14:textId="77777777" w:rsidR="0024176F" w:rsidRPr="00D822A3" w:rsidRDefault="0024176F" w:rsidP="00F66472">
      <w:pPr>
        <w:pStyle w:val="Code"/>
        <w:rPr>
          <w:highlight w:val="white"/>
          <w:lang w:val="en-GB"/>
        </w:rPr>
      </w:pPr>
      <w:r w:rsidRPr="00D822A3">
        <w:rPr>
          <w:highlight w:val="white"/>
          <w:lang w:val="en-GB"/>
        </w:rPr>
        <w:t xml:space="preserve">                printChar(' ');</w:t>
      </w:r>
    </w:p>
    <w:p w14:paraId="2CC27197" w14:textId="77777777" w:rsidR="0024176F" w:rsidRPr="00D822A3" w:rsidRDefault="0024176F" w:rsidP="00F66472">
      <w:pPr>
        <w:pStyle w:val="Code"/>
        <w:rPr>
          <w:highlight w:val="white"/>
          <w:lang w:val="en-GB"/>
        </w:rPr>
      </w:pPr>
      <w:r w:rsidRPr="00D822A3">
        <w:rPr>
          <w:highlight w:val="white"/>
          <w:lang w:val="en-GB"/>
        </w:rPr>
        <w:t xml:space="preserve">                ++field;</w:t>
      </w:r>
    </w:p>
    <w:p w14:paraId="3A8C7D35" w14:textId="77777777" w:rsidR="0024176F" w:rsidRPr="00D822A3" w:rsidRDefault="0024176F" w:rsidP="00F66472">
      <w:pPr>
        <w:pStyle w:val="Code"/>
        <w:rPr>
          <w:highlight w:val="white"/>
          <w:lang w:val="en-GB"/>
        </w:rPr>
      </w:pPr>
      <w:r w:rsidRPr="00D822A3">
        <w:rPr>
          <w:highlight w:val="white"/>
          <w:lang w:val="en-GB"/>
        </w:rPr>
        <w:t xml:space="preserve">              }</w:t>
      </w:r>
    </w:p>
    <w:p w14:paraId="3AAC1B71" w14:textId="77777777" w:rsidR="0024176F" w:rsidRPr="00D822A3" w:rsidRDefault="0024176F" w:rsidP="00F66472">
      <w:pPr>
        <w:pStyle w:val="Code"/>
        <w:rPr>
          <w:highlight w:val="white"/>
          <w:lang w:val="en-GB"/>
        </w:rPr>
      </w:pPr>
    </w:p>
    <w:p w14:paraId="77A598F0"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26E915B1" w14:textId="77777777" w:rsidR="0024176F" w:rsidRPr="00D822A3" w:rsidRDefault="0024176F" w:rsidP="00F66472">
      <w:pPr>
        <w:pStyle w:val="Code"/>
        <w:rPr>
          <w:highlight w:val="white"/>
          <w:lang w:val="en-GB"/>
        </w:rPr>
      </w:pPr>
      <w:r w:rsidRPr="00D822A3">
        <w:rPr>
          <w:highlight w:val="white"/>
          <w:lang w:val="en-GB"/>
        </w:rPr>
        <w:t xml:space="preserve">                printChar('0');</w:t>
      </w:r>
    </w:p>
    <w:p w14:paraId="56F1ED5C" w14:textId="77777777" w:rsidR="0024176F" w:rsidRPr="00D822A3" w:rsidRDefault="0024176F" w:rsidP="00F66472">
      <w:pPr>
        <w:pStyle w:val="Code"/>
        <w:rPr>
          <w:highlight w:val="white"/>
          <w:lang w:val="en-GB"/>
        </w:rPr>
      </w:pPr>
      <w:r w:rsidRPr="00D822A3">
        <w:rPr>
          <w:highlight w:val="white"/>
          <w:lang w:val="en-GB"/>
        </w:rPr>
        <w:t xml:space="preserve">              }</w:t>
      </w:r>
    </w:p>
    <w:p w14:paraId="1A2BB5E5" w14:textId="77777777" w:rsidR="0024176F" w:rsidRPr="00D822A3" w:rsidRDefault="0024176F" w:rsidP="00F66472">
      <w:pPr>
        <w:pStyle w:val="Code"/>
        <w:rPr>
          <w:highlight w:val="white"/>
          <w:lang w:val="en-GB"/>
        </w:rPr>
      </w:pPr>
    </w:p>
    <w:p w14:paraId="19EDD302"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FALSE, FALSE, grid, NULL,</w:t>
      </w:r>
    </w:p>
    <w:p w14:paraId="53C4ABC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NULL);</w:t>
      </w:r>
    </w:p>
    <w:p w14:paraId="3AFE9FAD" w14:textId="77777777" w:rsidR="0024176F" w:rsidRPr="00D822A3" w:rsidRDefault="0024176F" w:rsidP="00F66472">
      <w:pPr>
        <w:pStyle w:val="Code"/>
        <w:rPr>
          <w:highlight w:val="white"/>
          <w:lang w:val="en-GB"/>
        </w:rPr>
      </w:pPr>
      <w:r w:rsidRPr="00D822A3">
        <w:rPr>
          <w:highlight w:val="white"/>
          <w:lang w:val="en-GB"/>
        </w:rPr>
        <w:t xml:space="preserve">            }</w:t>
      </w:r>
    </w:p>
    <w:p w14:paraId="55407408" w14:textId="77777777" w:rsidR="0024176F" w:rsidRPr="00D822A3" w:rsidRDefault="0024176F" w:rsidP="00F66472">
      <w:pPr>
        <w:pStyle w:val="Code"/>
        <w:rPr>
          <w:highlight w:val="white"/>
          <w:lang w:val="en-GB"/>
        </w:rPr>
      </w:pPr>
      <w:r w:rsidRPr="00D822A3">
        <w:rPr>
          <w:highlight w:val="white"/>
          <w:lang w:val="en-GB"/>
        </w:rPr>
        <w:t xml:space="preserve">            else {</w:t>
      </w:r>
    </w:p>
    <w:p w14:paraId="24B03BFD"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17FA0DAA" w14:textId="77777777" w:rsidR="0024176F" w:rsidRPr="00D822A3" w:rsidRDefault="0024176F" w:rsidP="00F66472">
      <w:pPr>
        <w:pStyle w:val="Code"/>
        <w:rPr>
          <w:highlight w:val="white"/>
          <w:lang w:val="en-GB"/>
        </w:rPr>
      </w:pPr>
      <w:r w:rsidRPr="00D822A3">
        <w:rPr>
          <w:highlight w:val="white"/>
          <w:lang w:val="en-GB"/>
        </w:rPr>
        <w:t xml:space="preserve">            </w:t>
      </w:r>
    </w:p>
    <w:p w14:paraId="6EEAE170" w14:textId="77777777" w:rsidR="0024176F" w:rsidRPr="00D822A3" w:rsidRDefault="0024176F" w:rsidP="00F66472">
      <w:pPr>
        <w:pStyle w:val="Code"/>
        <w:rPr>
          <w:highlight w:val="white"/>
          <w:lang w:val="en-GB"/>
        </w:rPr>
      </w:pPr>
      <w:r w:rsidRPr="00D822A3">
        <w:rPr>
          <w:highlight w:val="white"/>
          <w:lang w:val="en-GB"/>
        </w:rPr>
        <w:t xml:space="preserve">              g_outStatus = BLANK;</w:t>
      </w:r>
    </w:p>
    <w:p w14:paraId="43D765BF" w14:textId="77777777" w:rsidR="0024176F" w:rsidRPr="00D822A3" w:rsidRDefault="0024176F" w:rsidP="00F66472">
      <w:pPr>
        <w:pStyle w:val="Code"/>
        <w:rPr>
          <w:highlight w:val="white"/>
          <w:lang w:val="en-GB"/>
        </w:rPr>
      </w:pPr>
      <w:r w:rsidRPr="00D822A3">
        <w:rPr>
          <w:highlight w:val="white"/>
          <w:lang w:val="en-GB"/>
        </w:rPr>
        <w:t xml:space="preserve">              printArgument(&amp;format[index], arg_list, plus, space, grid, &amp;width,</w:t>
      </w:r>
    </w:p>
    <w:p w14:paraId="39672522"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              </w:t>
      </w:r>
    </w:p>
    <w:p w14:paraId="45084D89"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6A9365D8" w14:textId="77777777" w:rsidR="0024176F" w:rsidRPr="00D822A3" w:rsidRDefault="0024176F" w:rsidP="00F66472">
      <w:pPr>
        <w:pStyle w:val="Code"/>
        <w:rPr>
          <w:highlight w:val="white"/>
          <w:lang w:val="en-GB"/>
        </w:rPr>
      </w:pPr>
    </w:p>
    <w:p w14:paraId="33B710F2"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1111E8F6"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7722DF0F" w14:textId="77777777" w:rsidR="0024176F" w:rsidRPr="00D822A3" w:rsidRDefault="0024176F" w:rsidP="00F66472">
      <w:pPr>
        <w:pStyle w:val="Code"/>
        <w:rPr>
          <w:highlight w:val="white"/>
          <w:lang w:val="en-GB"/>
        </w:rPr>
      </w:pPr>
    </w:p>
    <w:p w14:paraId="0FD43D69"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5C449B77" w14:textId="77777777" w:rsidR="0024176F" w:rsidRPr="00D822A3" w:rsidRDefault="0024176F" w:rsidP="00F66472">
      <w:pPr>
        <w:pStyle w:val="Code"/>
        <w:rPr>
          <w:highlight w:val="white"/>
          <w:lang w:val="en-GB"/>
        </w:rPr>
      </w:pPr>
      <w:r w:rsidRPr="00D822A3">
        <w:rPr>
          <w:highlight w:val="white"/>
          <w:lang w:val="en-GB"/>
        </w:rPr>
        <w:t xml:space="preserve">                printChar(' ');</w:t>
      </w:r>
    </w:p>
    <w:p w14:paraId="4F0D1885" w14:textId="77777777" w:rsidR="0024176F" w:rsidRPr="00D822A3" w:rsidRDefault="0024176F" w:rsidP="00F66472">
      <w:pPr>
        <w:pStyle w:val="Code"/>
        <w:rPr>
          <w:highlight w:val="white"/>
          <w:lang w:val="en-GB"/>
        </w:rPr>
      </w:pPr>
      <w:r w:rsidRPr="00D822A3">
        <w:rPr>
          <w:highlight w:val="white"/>
          <w:lang w:val="en-GB"/>
        </w:rPr>
        <w:t xml:space="preserve">              }</w:t>
      </w:r>
    </w:p>
    <w:p w14:paraId="44727C8F" w14:textId="77777777" w:rsidR="0024176F" w:rsidRPr="00D822A3" w:rsidRDefault="0024176F" w:rsidP="00F66472">
      <w:pPr>
        <w:pStyle w:val="Code"/>
        <w:rPr>
          <w:highlight w:val="white"/>
          <w:lang w:val="en-GB"/>
        </w:rPr>
      </w:pPr>
    </w:p>
    <w:p w14:paraId="77215668"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NULL,</w:t>
      </w:r>
    </w:p>
    <w:p w14:paraId="54FCD98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331F2BA" w14:textId="77777777" w:rsidR="0024176F" w:rsidRPr="00D822A3" w:rsidRDefault="0024176F" w:rsidP="00F66472">
      <w:pPr>
        <w:pStyle w:val="Code"/>
        <w:rPr>
          <w:highlight w:val="white"/>
          <w:lang w:val="en-GB"/>
        </w:rPr>
      </w:pPr>
      <w:r w:rsidRPr="00D822A3">
        <w:rPr>
          <w:highlight w:val="white"/>
          <w:lang w:val="en-GB"/>
        </w:rPr>
        <w:t xml:space="preserve">            }</w:t>
      </w:r>
    </w:p>
    <w:p w14:paraId="2E398584" w14:textId="77777777" w:rsidR="0024176F" w:rsidRPr="00D822A3" w:rsidRDefault="0024176F" w:rsidP="00F66472">
      <w:pPr>
        <w:pStyle w:val="Code"/>
        <w:rPr>
          <w:highlight w:val="white"/>
          <w:lang w:val="en-GB"/>
        </w:rPr>
      </w:pPr>
    </w:p>
    <w:p w14:paraId="6FC3D86B" w14:textId="77777777" w:rsidR="0024176F" w:rsidRPr="00D822A3" w:rsidRDefault="0024176F" w:rsidP="00F66472">
      <w:pPr>
        <w:pStyle w:val="Code"/>
        <w:rPr>
          <w:highlight w:val="white"/>
          <w:lang w:val="en-GB"/>
        </w:rPr>
      </w:pPr>
      <w:r w:rsidRPr="00D822A3">
        <w:rPr>
          <w:highlight w:val="white"/>
          <w:lang w:val="en-GB"/>
        </w:rPr>
        <w:t xml:space="preserve">            percent = FALSE;</w:t>
      </w:r>
    </w:p>
    <w:p w14:paraId="47526BF2" w14:textId="77777777" w:rsidR="0024176F" w:rsidRPr="00D822A3" w:rsidRDefault="0024176F" w:rsidP="00F66472">
      <w:pPr>
        <w:pStyle w:val="Code"/>
        <w:rPr>
          <w:highlight w:val="white"/>
          <w:lang w:val="en-GB"/>
        </w:rPr>
      </w:pPr>
      <w:r w:rsidRPr="00D822A3">
        <w:rPr>
          <w:highlight w:val="white"/>
          <w:lang w:val="en-GB"/>
        </w:rPr>
        <w:t xml:space="preserve">          }</w:t>
      </w:r>
    </w:p>
    <w:p w14:paraId="4003EC1F" w14:textId="77777777" w:rsidR="0024176F" w:rsidRPr="00D822A3" w:rsidRDefault="0024176F" w:rsidP="00F66472">
      <w:pPr>
        <w:pStyle w:val="Code"/>
        <w:rPr>
          <w:highlight w:val="white"/>
          <w:lang w:val="en-GB"/>
        </w:rPr>
      </w:pPr>
      <w:r w:rsidRPr="00D822A3">
        <w:rPr>
          <w:highlight w:val="white"/>
          <w:lang w:val="en-GB"/>
        </w:rPr>
        <w:t xml:space="preserve">          break;</w:t>
      </w:r>
    </w:p>
    <w:p w14:paraId="7186267E" w14:textId="77777777" w:rsidR="0024176F" w:rsidRPr="00D822A3" w:rsidRDefault="0024176F" w:rsidP="00F66472">
      <w:pPr>
        <w:pStyle w:val="Code"/>
        <w:rPr>
          <w:highlight w:val="white"/>
          <w:lang w:val="en-GB"/>
        </w:rPr>
      </w:pPr>
    </w:p>
    <w:p w14:paraId="427FA9AF" w14:textId="77777777" w:rsidR="0024176F" w:rsidRPr="00D822A3" w:rsidRDefault="0024176F" w:rsidP="00F66472">
      <w:pPr>
        <w:pStyle w:val="Code"/>
        <w:rPr>
          <w:highlight w:val="white"/>
          <w:lang w:val="en-GB"/>
        </w:rPr>
      </w:pPr>
      <w:r w:rsidRPr="00D822A3">
        <w:rPr>
          <w:highlight w:val="white"/>
          <w:lang w:val="en-GB"/>
        </w:rPr>
        <w:t xml:space="preserve">        default: {</w:t>
      </w:r>
    </w:p>
    <w:p w14:paraId="369D666E" w14:textId="77777777" w:rsidR="0024176F" w:rsidRPr="00D822A3" w:rsidRDefault="0024176F" w:rsidP="00F66472">
      <w:pPr>
        <w:pStyle w:val="Code"/>
        <w:rPr>
          <w:highlight w:val="white"/>
          <w:lang w:val="en-GB"/>
        </w:rPr>
      </w:pPr>
      <w:r w:rsidRPr="00D822A3">
        <w:rPr>
          <w:highlight w:val="white"/>
          <w:lang w:val="en-GB"/>
        </w:rPr>
        <w:t xml:space="preserve">            int value = 0;</w:t>
      </w:r>
    </w:p>
    <w:p w14:paraId="4F6F6B38" w14:textId="77777777" w:rsidR="0024176F" w:rsidRPr="00D822A3" w:rsidRDefault="0024176F" w:rsidP="00F66472">
      <w:pPr>
        <w:pStyle w:val="Code"/>
        <w:rPr>
          <w:highlight w:val="white"/>
          <w:lang w:val="en-GB"/>
        </w:rPr>
      </w:pPr>
      <w:r w:rsidRPr="00D822A3">
        <w:rPr>
          <w:highlight w:val="white"/>
          <w:lang w:val="en-GB"/>
        </w:rPr>
        <w:t xml:space="preserve">            while (isdigit(c)) {</w:t>
      </w:r>
    </w:p>
    <w:p w14:paraId="186101AE" w14:textId="77777777" w:rsidR="0024176F" w:rsidRPr="00D822A3" w:rsidRDefault="0024176F" w:rsidP="00F66472">
      <w:pPr>
        <w:pStyle w:val="Code"/>
        <w:rPr>
          <w:highlight w:val="white"/>
          <w:lang w:val="en-GB"/>
        </w:rPr>
      </w:pPr>
      <w:r w:rsidRPr="00D822A3">
        <w:rPr>
          <w:highlight w:val="white"/>
          <w:lang w:val="en-GB"/>
        </w:rPr>
        <w:t xml:space="preserve">              value = (10 * value) + (c - '0');</w:t>
      </w:r>
    </w:p>
    <w:p w14:paraId="5C8A24E2" w14:textId="77777777" w:rsidR="0024176F" w:rsidRPr="00D822A3" w:rsidRDefault="0024176F" w:rsidP="00F66472">
      <w:pPr>
        <w:pStyle w:val="Code"/>
        <w:rPr>
          <w:highlight w:val="white"/>
          <w:lang w:val="en-GB"/>
        </w:rPr>
      </w:pPr>
      <w:r w:rsidRPr="00D822A3">
        <w:rPr>
          <w:highlight w:val="white"/>
          <w:lang w:val="en-GB"/>
        </w:rPr>
        <w:t xml:space="preserve">              c = format[++index];</w:t>
      </w:r>
    </w:p>
    <w:p w14:paraId="3AB5E68A" w14:textId="77777777" w:rsidR="0024176F" w:rsidRPr="00D822A3" w:rsidRDefault="0024176F" w:rsidP="00F66472">
      <w:pPr>
        <w:pStyle w:val="Code"/>
        <w:rPr>
          <w:highlight w:val="white"/>
          <w:lang w:val="en-GB"/>
        </w:rPr>
      </w:pPr>
      <w:r w:rsidRPr="00D822A3">
        <w:rPr>
          <w:highlight w:val="white"/>
          <w:lang w:val="en-GB"/>
        </w:rPr>
        <w:t xml:space="preserve">            }</w:t>
      </w:r>
    </w:p>
    <w:p w14:paraId="6F5A204F" w14:textId="77777777" w:rsidR="0024176F" w:rsidRPr="00D822A3" w:rsidRDefault="0024176F" w:rsidP="00F66472">
      <w:pPr>
        <w:pStyle w:val="Code"/>
        <w:rPr>
          <w:highlight w:val="white"/>
          <w:lang w:val="en-GB"/>
        </w:rPr>
      </w:pPr>
      <w:r w:rsidRPr="00D822A3">
        <w:rPr>
          <w:highlight w:val="white"/>
          <w:lang w:val="en-GB"/>
        </w:rPr>
        <w:t xml:space="preserve">            --index;</w:t>
      </w:r>
    </w:p>
    <w:p w14:paraId="6F967148" w14:textId="77777777" w:rsidR="0024176F" w:rsidRPr="00D822A3" w:rsidRDefault="0024176F" w:rsidP="00F66472">
      <w:pPr>
        <w:pStyle w:val="Code"/>
        <w:rPr>
          <w:highlight w:val="white"/>
          <w:lang w:val="en-GB"/>
        </w:rPr>
      </w:pPr>
      <w:r w:rsidRPr="00D822A3">
        <w:rPr>
          <w:highlight w:val="white"/>
          <w:lang w:val="en-GB"/>
        </w:rPr>
        <w:t xml:space="preserve">            </w:t>
      </w:r>
    </w:p>
    <w:p w14:paraId="7984B749" w14:textId="77777777" w:rsidR="0024176F" w:rsidRPr="00D822A3" w:rsidRDefault="0024176F" w:rsidP="00F66472">
      <w:pPr>
        <w:pStyle w:val="Code"/>
        <w:rPr>
          <w:highlight w:val="white"/>
          <w:lang w:val="en-GB"/>
        </w:rPr>
      </w:pPr>
      <w:r w:rsidRPr="00D822A3">
        <w:rPr>
          <w:highlight w:val="white"/>
          <w:lang w:val="en-GB"/>
        </w:rPr>
        <w:t xml:space="preserve">            if (!period) {</w:t>
      </w:r>
    </w:p>
    <w:p w14:paraId="73786D84" w14:textId="77777777" w:rsidR="0024176F" w:rsidRPr="00D822A3" w:rsidRDefault="0024176F" w:rsidP="00F66472">
      <w:pPr>
        <w:pStyle w:val="Code"/>
        <w:rPr>
          <w:highlight w:val="white"/>
          <w:lang w:val="en-GB"/>
        </w:rPr>
      </w:pPr>
      <w:r w:rsidRPr="00D822A3">
        <w:rPr>
          <w:highlight w:val="white"/>
          <w:lang w:val="en-GB"/>
        </w:rPr>
        <w:t xml:space="preserve">              width = value;</w:t>
      </w:r>
    </w:p>
    <w:p w14:paraId="257B627E" w14:textId="77777777" w:rsidR="0024176F" w:rsidRPr="00D822A3" w:rsidRDefault="0024176F" w:rsidP="00F66472">
      <w:pPr>
        <w:pStyle w:val="Code"/>
        <w:rPr>
          <w:highlight w:val="white"/>
          <w:lang w:val="en-GB"/>
        </w:rPr>
      </w:pPr>
      <w:r w:rsidRPr="00D822A3">
        <w:rPr>
          <w:highlight w:val="white"/>
          <w:lang w:val="en-GB"/>
        </w:rPr>
        <w:t xml:space="preserve">            }</w:t>
      </w:r>
    </w:p>
    <w:p w14:paraId="097E4B80" w14:textId="77777777" w:rsidR="0024176F" w:rsidRPr="00D822A3" w:rsidRDefault="0024176F" w:rsidP="00F66472">
      <w:pPr>
        <w:pStyle w:val="Code"/>
        <w:rPr>
          <w:highlight w:val="white"/>
          <w:lang w:val="en-GB"/>
        </w:rPr>
      </w:pPr>
      <w:r w:rsidRPr="00D822A3">
        <w:rPr>
          <w:highlight w:val="white"/>
          <w:lang w:val="en-GB"/>
        </w:rPr>
        <w:t xml:space="preserve">            else {</w:t>
      </w:r>
    </w:p>
    <w:p w14:paraId="4D232B2A" w14:textId="77777777" w:rsidR="0024176F" w:rsidRPr="00D822A3" w:rsidRDefault="0024176F" w:rsidP="00F66472">
      <w:pPr>
        <w:pStyle w:val="Code"/>
        <w:rPr>
          <w:highlight w:val="white"/>
          <w:lang w:val="en-GB"/>
        </w:rPr>
      </w:pPr>
      <w:r w:rsidRPr="00D822A3">
        <w:rPr>
          <w:highlight w:val="white"/>
          <w:lang w:val="en-GB"/>
        </w:rPr>
        <w:t xml:space="preserve">              precision = value;</w:t>
      </w:r>
    </w:p>
    <w:p w14:paraId="593BD6E7" w14:textId="77777777" w:rsidR="0024176F" w:rsidRPr="00D822A3" w:rsidRDefault="0024176F" w:rsidP="00F66472">
      <w:pPr>
        <w:pStyle w:val="Code"/>
        <w:rPr>
          <w:highlight w:val="white"/>
          <w:lang w:val="en-GB"/>
        </w:rPr>
      </w:pPr>
      <w:r w:rsidRPr="00D822A3">
        <w:rPr>
          <w:highlight w:val="white"/>
          <w:lang w:val="en-GB"/>
        </w:rPr>
        <w:t xml:space="preserve">           }</w:t>
      </w:r>
    </w:p>
    <w:p w14:paraId="67B0444A" w14:textId="77777777" w:rsidR="0024176F" w:rsidRPr="00D822A3" w:rsidRDefault="0024176F" w:rsidP="00F66472">
      <w:pPr>
        <w:pStyle w:val="Code"/>
        <w:rPr>
          <w:highlight w:val="white"/>
          <w:lang w:val="en-GB"/>
        </w:rPr>
      </w:pPr>
      <w:r w:rsidRPr="00D822A3">
        <w:rPr>
          <w:highlight w:val="white"/>
          <w:lang w:val="en-GB"/>
        </w:rPr>
        <w:t xml:space="preserve">          }</w:t>
      </w:r>
    </w:p>
    <w:p w14:paraId="7038CC0E" w14:textId="77777777" w:rsidR="0024176F" w:rsidRPr="00D822A3" w:rsidRDefault="0024176F" w:rsidP="00F66472">
      <w:pPr>
        <w:pStyle w:val="Code"/>
        <w:rPr>
          <w:highlight w:val="white"/>
          <w:lang w:val="en-GB"/>
        </w:rPr>
      </w:pPr>
      <w:r w:rsidRPr="00D822A3">
        <w:rPr>
          <w:highlight w:val="white"/>
          <w:lang w:val="en-GB"/>
        </w:rPr>
        <w:t xml:space="preserve">          break;</w:t>
      </w:r>
    </w:p>
    <w:p w14:paraId="4DF93AFB" w14:textId="77777777" w:rsidR="0024176F" w:rsidRPr="00D822A3" w:rsidRDefault="0024176F" w:rsidP="00F66472">
      <w:pPr>
        <w:pStyle w:val="Code"/>
        <w:rPr>
          <w:highlight w:val="white"/>
          <w:lang w:val="en-GB"/>
        </w:rPr>
      </w:pPr>
      <w:r w:rsidRPr="00D822A3">
        <w:rPr>
          <w:highlight w:val="white"/>
          <w:lang w:val="en-GB"/>
        </w:rPr>
        <w:t xml:space="preserve">      }</w:t>
      </w:r>
    </w:p>
    <w:p w14:paraId="6D589FCC" w14:textId="77777777" w:rsidR="0024176F" w:rsidRPr="00D822A3" w:rsidRDefault="0024176F" w:rsidP="00F66472">
      <w:pPr>
        <w:pStyle w:val="Code"/>
        <w:rPr>
          <w:highlight w:val="white"/>
          <w:lang w:val="en-GB"/>
        </w:rPr>
      </w:pPr>
      <w:r w:rsidRPr="00D822A3">
        <w:rPr>
          <w:highlight w:val="white"/>
          <w:lang w:val="en-GB"/>
        </w:rPr>
        <w:t xml:space="preserve">    }</w:t>
      </w:r>
    </w:p>
    <w:p w14:paraId="7BF75588" w14:textId="77777777" w:rsidR="0024176F" w:rsidRPr="00D822A3" w:rsidRDefault="0024176F" w:rsidP="00F66472">
      <w:pPr>
        <w:pStyle w:val="Code"/>
        <w:rPr>
          <w:highlight w:val="white"/>
          <w:lang w:val="en-GB"/>
        </w:rPr>
      </w:pPr>
      <w:r w:rsidRPr="00D822A3">
        <w:rPr>
          <w:highlight w:val="white"/>
          <w:lang w:val="en-GB"/>
        </w:rPr>
        <w:t xml:space="preserve">    else {</w:t>
      </w:r>
    </w:p>
    <w:p w14:paraId="5A994F7F" w14:textId="77777777" w:rsidR="0024176F" w:rsidRPr="00D822A3" w:rsidRDefault="0024176F" w:rsidP="00F66472">
      <w:pPr>
        <w:pStyle w:val="Code"/>
        <w:rPr>
          <w:highlight w:val="white"/>
          <w:lang w:val="en-GB"/>
        </w:rPr>
      </w:pPr>
      <w:r w:rsidRPr="00D822A3">
        <w:rPr>
          <w:highlight w:val="white"/>
          <w:lang w:val="en-GB"/>
        </w:rPr>
        <w:t xml:space="preserve">      if (c == '%') {</w:t>
      </w:r>
    </w:p>
    <w:p w14:paraId="468B962D" w14:textId="77777777" w:rsidR="0024176F" w:rsidRPr="00D822A3" w:rsidRDefault="0024176F" w:rsidP="00F66472">
      <w:pPr>
        <w:pStyle w:val="Code"/>
        <w:rPr>
          <w:highlight w:val="white"/>
          <w:lang w:val="en-GB"/>
        </w:rPr>
      </w:pPr>
      <w:r w:rsidRPr="00D822A3">
        <w:rPr>
          <w:highlight w:val="white"/>
          <w:lang w:val="en-GB"/>
        </w:rPr>
        <w:t xml:space="preserve">        percent = TRUE;</w:t>
      </w:r>
    </w:p>
    <w:p w14:paraId="740D0A6C"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355B56A" w14:textId="77777777" w:rsidR="0024176F" w:rsidRPr="00D822A3" w:rsidRDefault="0024176F" w:rsidP="00F66472">
      <w:pPr>
        <w:pStyle w:val="Code"/>
        <w:rPr>
          <w:highlight w:val="white"/>
          <w:lang w:val="en-GB"/>
        </w:rPr>
      </w:pPr>
      <w:r w:rsidRPr="00D822A3">
        <w:rPr>
          <w:highlight w:val="white"/>
          <w:lang w:val="en-GB"/>
        </w:rPr>
        <w:t xml:space="preserve">        minus = FALSE;</w:t>
      </w:r>
    </w:p>
    <w:p w14:paraId="7A1D77CD"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789DA93" w14:textId="77777777" w:rsidR="0024176F" w:rsidRPr="00D822A3" w:rsidRDefault="0024176F" w:rsidP="00F66472">
      <w:pPr>
        <w:pStyle w:val="Code"/>
        <w:rPr>
          <w:highlight w:val="white"/>
          <w:lang w:val="en-GB"/>
        </w:rPr>
      </w:pPr>
      <w:r w:rsidRPr="00D822A3">
        <w:rPr>
          <w:highlight w:val="white"/>
          <w:lang w:val="en-GB"/>
        </w:rPr>
        <w:t xml:space="preserve">        zero = FALSE;</w:t>
      </w:r>
    </w:p>
    <w:p w14:paraId="5E9310D8" w14:textId="77777777" w:rsidR="0024176F" w:rsidRPr="00D822A3" w:rsidRDefault="0024176F" w:rsidP="00F66472">
      <w:pPr>
        <w:pStyle w:val="Code"/>
        <w:rPr>
          <w:highlight w:val="white"/>
          <w:lang w:val="en-GB"/>
        </w:rPr>
      </w:pPr>
      <w:r w:rsidRPr="00D822A3">
        <w:rPr>
          <w:highlight w:val="white"/>
          <w:lang w:val="en-GB"/>
        </w:rPr>
        <w:t xml:space="preserve">        grid = FALSE;</w:t>
      </w:r>
    </w:p>
    <w:p w14:paraId="4AFA0755" w14:textId="77777777" w:rsidR="0024176F" w:rsidRPr="00D822A3" w:rsidRDefault="0024176F" w:rsidP="00F66472">
      <w:pPr>
        <w:pStyle w:val="Code"/>
        <w:rPr>
          <w:highlight w:val="white"/>
          <w:lang w:val="en-GB"/>
        </w:rPr>
      </w:pPr>
      <w:r w:rsidRPr="00D822A3">
        <w:rPr>
          <w:highlight w:val="white"/>
          <w:lang w:val="en-GB"/>
        </w:rPr>
        <w:t xml:space="preserve">        widthStar = FALSE;</w:t>
      </w:r>
    </w:p>
    <w:p w14:paraId="74F8320D" w14:textId="77777777" w:rsidR="0024176F" w:rsidRPr="00D822A3" w:rsidRDefault="0024176F" w:rsidP="00F66472">
      <w:pPr>
        <w:pStyle w:val="Code"/>
        <w:rPr>
          <w:highlight w:val="white"/>
          <w:lang w:val="en-GB"/>
        </w:rPr>
      </w:pPr>
      <w:r w:rsidRPr="00D822A3">
        <w:rPr>
          <w:highlight w:val="white"/>
          <w:lang w:val="en-GB"/>
        </w:rPr>
        <w:t xml:space="preserve">        period = FALSE;</w:t>
      </w:r>
    </w:p>
    <w:p w14:paraId="70A50552" w14:textId="77777777" w:rsidR="0024176F" w:rsidRPr="00D822A3" w:rsidRDefault="0024176F" w:rsidP="00F66472">
      <w:pPr>
        <w:pStyle w:val="Code"/>
        <w:rPr>
          <w:highlight w:val="white"/>
          <w:lang w:val="en-GB"/>
        </w:rPr>
      </w:pPr>
      <w:r w:rsidRPr="00D822A3">
        <w:rPr>
          <w:highlight w:val="white"/>
          <w:lang w:val="en-GB"/>
        </w:rPr>
        <w:t xml:space="preserve">        precisionStar = FALSE;</w:t>
      </w:r>
    </w:p>
    <w:p w14:paraId="05CA0A83" w14:textId="77777777" w:rsidR="0024176F" w:rsidRPr="00D822A3" w:rsidRDefault="0024176F" w:rsidP="00F66472">
      <w:pPr>
        <w:pStyle w:val="Code"/>
        <w:rPr>
          <w:highlight w:val="white"/>
          <w:lang w:val="en-GB"/>
        </w:rPr>
      </w:pPr>
      <w:r w:rsidRPr="00D822A3">
        <w:rPr>
          <w:highlight w:val="white"/>
          <w:lang w:val="en-GB"/>
        </w:rPr>
        <w:t xml:space="preserve">        shortInt = FALSE;</w:t>
      </w:r>
    </w:p>
    <w:p w14:paraId="3301F079" w14:textId="77777777" w:rsidR="0024176F" w:rsidRPr="00D822A3" w:rsidRDefault="0024176F" w:rsidP="00F66472">
      <w:pPr>
        <w:pStyle w:val="Code"/>
        <w:rPr>
          <w:highlight w:val="white"/>
          <w:lang w:val="en-GB"/>
        </w:rPr>
      </w:pPr>
      <w:r w:rsidRPr="00D822A3">
        <w:rPr>
          <w:highlight w:val="white"/>
          <w:lang w:val="en-GB"/>
        </w:rPr>
        <w:t xml:space="preserve">        longInt = FALSE;</w:t>
      </w:r>
    </w:p>
    <w:p w14:paraId="6C73243A" w14:textId="77777777" w:rsidR="0024176F" w:rsidRPr="00D822A3" w:rsidRDefault="0024176F" w:rsidP="00F66472">
      <w:pPr>
        <w:pStyle w:val="Code"/>
        <w:rPr>
          <w:highlight w:val="white"/>
          <w:lang w:val="en-GB"/>
        </w:rPr>
      </w:pPr>
      <w:r w:rsidRPr="00D822A3">
        <w:rPr>
          <w:highlight w:val="white"/>
          <w:lang w:val="en-GB"/>
        </w:rPr>
        <w:t xml:space="preserve">        longDouble = FALSE;</w:t>
      </w:r>
    </w:p>
    <w:p w14:paraId="1841AFD9" w14:textId="77777777" w:rsidR="0024176F" w:rsidRPr="00D822A3" w:rsidRDefault="0024176F" w:rsidP="00F66472">
      <w:pPr>
        <w:pStyle w:val="Code"/>
        <w:rPr>
          <w:highlight w:val="white"/>
          <w:lang w:val="en-GB"/>
        </w:rPr>
      </w:pPr>
      <w:r w:rsidRPr="00D822A3">
        <w:rPr>
          <w:highlight w:val="white"/>
          <w:lang w:val="en-GB"/>
        </w:rPr>
        <w:t xml:space="preserve">        width = 0;</w:t>
      </w:r>
    </w:p>
    <w:p w14:paraId="2B03C52A" w14:textId="77777777" w:rsidR="0024176F" w:rsidRPr="00D822A3" w:rsidRDefault="0024176F" w:rsidP="00F66472">
      <w:pPr>
        <w:pStyle w:val="Code"/>
        <w:rPr>
          <w:highlight w:val="white"/>
          <w:lang w:val="en-GB"/>
        </w:rPr>
      </w:pPr>
      <w:r w:rsidRPr="00D822A3">
        <w:rPr>
          <w:highlight w:val="white"/>
          <w:lang w:val="en-GB"/>
        </w:rPr>
        <w:t xml:space="preserve">        precision = 0;</w:t>
      </w:r>
    </w:p>
    <w:p w14:paraId="4AAFB1FA" w14:textId="77777777" w:rsidR="0024176F" w:rsidRPr="00D822A3" w:rsidRDefault="0024176F" w:rsidP="00F66472">
      <w:pPr>
        <w:pStyle w:val="Code"/>
        <w:rPr>
          <w:highlight w:val="white"/>
          <w:lang w:val="en-GB"/>
        </w:rPr>
      </w:pPr>
      <w:r w:rsidRPr="00D822A3">
        <w:rPr>
          <w:highlight w:val="white"/>
          <w:lang w:val="en-GB"/>
        </w:rPr>
        <w:t xml:space="preserve">      }</w:t>
      </w:r>
    </w:p>
    <w:p w14:paraId="514B95DE" w14:textId="77777777" w:rsidR="0024176F" w:rsidRPr="00D822A3" w:rsidRDefault="0024176F" w:rsidP="00F66472">
      <w:pPr>
        <w:pStyle w:val="Code"/>
        <w:rPr>
          <w:highlight w:val="white"/>
          <w:lang w:val="en-GB"/>
        </w:rPr>
      </w:pPr>
      <w:r w:rsidRPr="00D822A3">
        <w:rPr>
          <w:highlight w:val="white"/>
          <w:lang w:val="en-GB"/>
        </w:rPr>
        <w:t xml:space="preserve">      else {</w:t>
      </w:r>
    </w:p>
    <w:p w14:paraId="5BC13B8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F1516F0" w14:textId="77777777" w:rsidR="0024176F" w:rsidRPr="00D822A3" w:rsidRDefault="0024176F" w:rsidP="00F66472">
      <w:pPr>
        <w:pStyle w:val="Code"/>
        <w:rPr>
          <w:highlight w:val="white"/>
          <w:lang w:val="en-GB"/>
        </w:rPr>
      </w:pPr>
      <w:r w:rsidRPr="00D822A3">
        <w:rPr>
          <w:highlight w:val="white"/>
          <w:lang w:val="en-GB"/>
        </w:rPr>
        <w:t xml:space="preserve">      }</w:t>
      </w:r>
    </w:p>
    <w:p w14:paraId="071DC2D1" w14:textId="77777777" w:rsidR="0024176F" w:rsidRPr="00D822A3" w:rsidRDefault="0024176F" w:rsidP="00F66472">
      <w:pPr>
        <w:pStyle w:val="Code"/>
        <w:rPr>
          <w:highlight w:val="white"/>
          <w:lang w:val="en-GB"/>
        </w:rPr>
      </w:pPr>
      <w:r w:rsidRPr="00D822A3">
        <w:rPr>
          <w:highlight w:val="white"/>
          <w:lang w:val="en-GB"/>
        </w:rPr>
        <w:t xml:space="preserve">    }</w:t>
      </w:r>
    </w:p>
    <w:p w14:paraId="1BC7864C" w14:textId="77777777" w:rsidR="0024176F" w:rsidRPr="00D822A3" w:rsidRDefault="0024176F" w:rsidP="00F66472">
      <w:pPr>
        <w:pStyle w:val="Code"/>
        <w:rPr>
          <w:highlight w:val="white"/>
          <w:lang w:val="en-GB"/>
        </w:rPr>
      </w:pPr>
      <w:r w:rsidRPr="00D822A3">
        <w:rPr>
          <w:highlight w:val="white"/>
          <w:lang w:val="en-GB"/>
        </w:rPr>
        <w:t xml:space="preserve">  }</w:t>
      </w:r>
    </w:p>
    <w:p w14:paraId="5077D831" w14:textId="77777777" w:rsidR="0024176F" w:rsidRPr="00D822A3" w:rsidRDefault="0024176F" w:rsidP="00F66472">
      <w:pPr>
        <w:pStyle w:val="Code"/>
        <w:rPr>
          <w:highlight w:val="white"/>
          <w:lang w:val="en-GB"/>
        </w:rPr>
      </w:pPr>
    </w:p>
    <w:p w14:paraId="20ADADB0" w14:textId="77777777" w:rsidR="0024176F" w:rsidRPr="00D822A3" w:rsidRDefault="0024176F" w:rsidP="00F66472">
      <w:pPr>
        <w:pStyle w:val="Code"/>
        <w:rPr>
          <w:highlight w:val="white"/>
          <w:lang w:val="en-GB"/>
        </w:rPr>
      </w:pPr>
      <w:r w:rsidRPr="00D822A3">
        <w:rPr>
          <w:highlight w:val="white"/>
          <w:lang w:val="en-GB"/>
        </w:rPr>
        <w:t xml:space="preserve">  if (g_outStatus == STRING) {</w:t>
      </w:r>
    </w:p>
    <w:p w14:paraId="41ED0344" w14:textId="77777777" w:rsidR="0024176F" w:rsidRPr="00D822A3" w:rsidRDefault="0024176F" w:rsidP="00F66472">
      <w:pPr>
        <w:pStyle w:val="Code"/>
        <w:rPr>
          <w:highlight w:val="white"/>
          <w:lang w:val="en-GB"/>
        </w:rPr>
      </w:pPr>
      <w:r w:rsidRPr="00D822A3">
        <w:rPr>
          <w:highlight w:val="white"/>
          <w:lang w:val="en-GB"/>
        </w:rPr>
        <w:t xml:space="preserve">    char* outString = (char*) g_outDevice;</w:t>
      </w:r>
    </w:p>
    <w:p w14:paraId="3CA328BC" w14:textId="77777777" w:rsidR="0024176F" w:rsidRPr="00D822A3" w:rsidRDefault="0024176F" w:rsidP="00F66472">
      <w:pPr>
        <w:pStyle w:val="Code"/>
        <w:rPr>
          <w:highlight w:val="white"/>
          <w:lang w:val="en-GB"/>
        </w:rPr>
      </w:pPr>
      <w:r w:rsidRPr="00D822A3">
        <w:rPr>
          <w:highlight w:val="white"/>
          <w:lang w:val="en-GB"/>
        </w:rPr>
        <w:t xml:space="preserve">    outString[g_outChars] = '\0';</w:t>
      </w:r>
    </w:p>
    <w:p w14:paraId="5A5E96C0" w14:textId="77777777" w:rsidR="0024176F" w:rsidRPr="00D822A3" w:rsidRDefault="0024176F" w:rsidP="00F66472">
      <w:pPr>
        <w:pStyle w:val="Code"/>
        <w:rPr>
          <w:highlight w:val="white"/>
          <w:lang w:val="en-GB"/>
        </w:rPr>
      </w:pPr>
      <w:r w:rsidRPr="00D822A3">
        <w:rPr>
          <w:highlight w:val="white"/>
          <w:lang w:val="en-GB"/>
        </w:rPr>
        <w:t xml:space="preserve">  }</w:t>
      </w:r>
    </w:p>
    <w:p w14:paraId="79CA3783" w14:textId="77777777" w:rsidR="0024176F" w:rsidRPr="00D822A3" w:rsidRDefault="0024176F" w:rsidP="00F66472">
      <w:pPr>
        <w:pStyle w:val="Code"/>
        <w:rPr>
          <w:highlight w:val="white"/>
          <w:lang w:val="en-GB"/>
        </w:rPr>
      </w:pPr>
    </w:p>
    <w:p w14:paraId="5DC08EC7" w14:textId="77777777" w:rsidR="0024176F" w:rsidRPr="00D822A3" w:rsidRDefault="0024176F" w:rsidP="00F66472">
      <w:pPr>
        <w:pStyle w:val="Code"/>
        <w:rPr>
          <w:highlight w:val="white"/>
          <w:lang w:val="en-GB"/>
        </w:rPr>
      </w:pPr>
      <w:r w:rsidRPr="00D822A3">
        <w:rPr>
          <w:highlight w:val="white"/>
          <w:lang w:val="en-GB"/>
        </w:rPr>
        <w:t xml:space="preserve">  return g_outChars;</w:t>
      </w:r>
    </w:p>
    <w:p w14:paraId="3F32619A" w14:textId="77777777" w:rsidR="0024176F" w:rsidRPr="00D822A3" w:rsidRDefault="0024176F" w:rsidP="00F66472">
      <w:pPr>
        <w:pStyle w:val="Code"/>
        <w:rPr>
          <w:highlight w:val="white"/>
          <w:lang w:val="en-GB"/>
        </w:rPr>
      </w:pPr>
      <w:r w:rsidRPr="00D822A3">
        <w:rPr>
          <w:highlight w:val="white"/>
          <w:lang w:val="en-GB"/>
        </w:rPr>
        <w:t>}</w:t>
      </w:r>
    </w:p>
    <w:p w14:paraId="6D86D2C0" w14:textId="0AD72DB6" w:rsidR="0024176F" w:rsidRPr="00D822A3" w:rsidRDefault="0024176F" w:rsidP="00F66472">
      <w:pPr>
        <w:pStyle w:val="Code"/>
        <w:rPr>
          <w:lang w:val="en-GB"/>
        </w:rPr>
      </w:pPr>
    </w:p>
    <w:p w14:paraId="759AFAC9" w14:textId="77777777" w:rsidR="0024176F" w:rsidRPr="00D822A3" w:rsidRDefault="0024176F" w:rsidP="00F66472">
      <w:pPr>
        <w:pStyle w:val="Code"/>
        <w:rPr>
          <w:highlight w:val="white"/>
          <w:lang w:val="en-GB"/>
        </w:rPr>
      </w:pPr>
      <w:r w:rsidRPr="00D822A3">
        <w:rPr>
          <w:highlight w:val="white"/>
          <w:lang w:val="en-GB"/>
        </w:rPr>
        <w:t>int printf(char* format, ...) {</w:t>
      </w:r>
    </w:p>
    <w:p w14:paraId="5593D8A5"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3EB13E0"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0C663B5D" w14:textId="77777777" w:rsidR="0024176F" w:rsidRPr="00D822A3" w:rsidRDefault="0024176F" w:rsidP="00F66472">
      <w:pPr>
        <w:pStyle w:val="Code"/>
        <w:rPr>
          <w:highlight w:val="white"/>
          <w:lang w:val="en-GB"/>
        </w:rPr>
      </w:pPr>
      <w:r w:rsidRPr="00D822A3">
        <w:rPr>
          <w:highlight w:val="white"/>
          <w:lang w:val="en-GB"/>
        </w:rPr>
        <w:t xml:space="preserve">  return vprintf(format, arg_list);</w:t>
      </w:r>
    </w:p>
    <w:p w14:paraId="49002119" w14:textId="77777777" w:rsidR="0024176F" w:rsidRPr="00D822A3" w:rsidRDefault="0024176F" w:rsidP="00F66472">
      <w:pPr>
        <w:pStyle w:val="Code"/>
        <w:rPr>
          <w:highlight w:val="white"/>
          <w:lang w:val="en-GB"/>
        </w:rPr>
      </w:pPr>
      <w:r w:rsidRPr="00D822A3">
        <w:rPr>
          <w:highlight w:val="white"/>
          <w:lang w:val="en-GB"/>
        </w:rPr>
        <w:t>}</w:t>
      </w:r>
    </w:p>
    <w:p w14:paraId="25028C68" w14:textId="77777777" w:rsidR="0024176F" w:rsidRPr="00D822A3" w:rsidRDefault="0024176F" w:rsidP="00F66472">
      <w:pPr>
        <w:pStyle w:val="Code"/>
        <w:rPr>
          <w:highlight w:val="white"/>
          <w:lang w:val="en-GB"/>
        </w:rPr>
      </w:pPr>
    </w:p>
    <w:p w14:paraId="6DD140D4" w14:textId="77777777" w:rsidR="0024176F" w:rsidRPr="00D822A3" w:rsidRDefault="0024176F" w:rsidP="00F66472">
      <w:pPr>
        <w:pStyle w:val="Code"/>
        <w:rPr>
          <w:highlight w:val="white"/>
          <w:lang w:val="en-GB"/>
        </w:rPr>
      </w:pPr>
      <w:r w:rsidRPr="00D822A3">
        <w:rPr>
          <w:highlight w:val="white"/>
          <w:lang w:val="en-GB"/>
        </w:rPr>
        <w:t>int vprintf(char* format, va_list arg_list) {</w:t>
      </w:r>
    </w:p>
    <w:p w14:paraId="0FB0F70F" w14:textId="77777777" w:rsidR="0024176F" w:rsidRPr="00D822A3" w:rsidRDefault="0024176F" w:rsidP="00F66472">
      <w:pPr>
        <w:pStyle w:val="Code"/>
        <w:rPr>
          <w:highlight w:val="white"/>
          <w:lang w:val="en-GB"/>
        </w:rPr>
      </w:pPr>
      <w:r w:rsidRPr="00D822A3">
        <w:rPr>
          <w:highlight w:val="white"/>
          <w:lang w:val="en-GB"/>
        </w:rPr>
        <w:t xml:space="preserve">  return vfprintf(stdout, format, arg_list);</w:t>
      </w:r>
    </w:p>
    <w:p w14:paraId="1302BF9C" w14:textId="77777777" w:rsidR="0024176F" w:rsidRPr="00D822A3" w:rsidRDefault="0024176F" w:rsidP="00F66472">
      <w:pPr>
        <w:pStyle w:val="Code"/>
        <w:rPr>
          <w:highlight w:val="white"/>
          <w:lang w:val="en-GB"/>
        </w:rPr>
      </w:pPr>
      <w:r w:rsidRPr="00D822A3">
        <w:rPr>
          <w:highlight w:val="white"/>
          <w:lang w:val="en-GB"/>
        </w:rPr>
        <w:t>}</w:t>
      </w:r>
    </w:p>
    <w:p w14:paraId="6B7D903F" w14:textId="77777777" w:rsidR="0024176F" w:rsidRPr="00D822A3" w:rsidRDefault="0024176F" w:rsidP="00F66472">
      <w:pPr>
        <w:pStyle w:val="Code"/>
        <w:rPr>
          <w:highlight w:val="white"/>
          <w:lang w:val="en-GB"/>
        </w:rPr>
      </w:pPr>
    </w:p>
    <w:p w14:paraId="4B13B327" w14:textId="77777777" w:rsidR="0024176F" w:rsidRPr="00D822A3" w:rsidRDefault="0024176F" w:rsidP="00F66472">
      <w:pPr>
        <w:pStyle w:val="Code"/>
        <w:rPr>
          <w:highlight w:val="white"/>
          <w:lang w:val="en-GB"/>
        </w:rPr>
      </w:pPr>
      <w:r w:rsidRPr="00D822A3">
        <w:rPr>
          <w:highlight w:val="white"/>
          <w:lang w:val="en-GB"/>
        </w:rPr>
        <w:t>int fprintf(FILE* outStream, char* format, ...) {</w:t>
      </w:r>
    </w:p>
    <w:p w14:paraId="4DCCB928"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41E81324"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7F331D39" w14:textId="77777777" w:rsidR="0024176F" w:rsidRPr="00D822A3" w:rsidRDefault="0024176F" w:rsidP="00F66472">
      <w:pPr>
        <w:pStyle w:val="Code"/>
        <w:rPr>
          <w:highlight w:val="white"/>
          <w:lang w:val="en-GB"/>
        </w:rPr>
      </w:pPr>
      <w:r w:rsidRPr="00D822A3">
        <w:rPr>
          <w:highlight w:val="white"/>
          <w:lang w:val="en-GB"/>
        </w:rPr>
        <w:t xml:space="preserve">  return vfprintf(outStream, format, arg_list);</w:t>
      </w:r>
    </w:p>
    <w:p w14:paraId="66F5090B" w14:textId="77777777" w:rsidR="0024176F" w:rsidRPr="00D822A3" w:rsidRDefault="0024176F" w:rsidP="00F66472">
      <w:pPr>
        <w:pStyle w:val="Code"/>
        <w:rPr>
          <w:highlight w:val="white"/>
          <w:lang w:val="en-GB"/>
        </w:rPr>
      </w:pPr>
      <w:r w:rsidRPr="00D822A3">
        <w:rPr>
          <w:highlight w:val="white"/>
          <w:lang w:val="en-GB"/>
        </w:rPr>
        <w:t>}</w:t>
      </w:r>
    </w:p>
    <w:p w14:paraId="6168D637" w14:textId="77777777" w:rsidR="0024176F" w:rsidRPr="00D822A3" w:rsidRDefault="0024176F" w:rsidP="00F66472">
      <w:pPr>
        <w:pStyle w:val="Code"/>
        <w:rPr>
          <w:highlight w:val="white"/>
          <w:lang w:val="en-GB"/>
        </w:rPr>
      </w:pPr>
    </w:p>
    <w:p w14:paraId="0DEEF96A" w14:textId="77777777" w:rsidR="0024176F" w:rsidRPr="00D822A3" w:rsidRDefault="0024176F" w:rsidP="00F66472">
      <w:pPr>
        <w:pStyle w:val="Code"/>
        <w:rPr>
          <w:highlight w:val="white"/>
          <w:lang w:val="en-GB"/>
        </w:rPr>
      </w:pPr>
      <w:r w:rsidRPr="00D822A3">
        <w:rPr>
          <w:highlight w:val="white"/>
          <w:lang w:val="en-GB"/>
        </w:rPr>
        <w:t>int vfprintf(FILE* outStream, char* format, va_list arg_list) {</w:t>
      </w:r>
    </w:p>
    <w:p w14:paraId="23E30D88" w14:textId="77777777" w:rsidR="0024176F" w:rsidRPr="00D822A3" w:rsidRDefault="0024176F" w:rsidP="00F66472">
      <w:pPr>
        <w:pStyle w:val="Code"/>
        <w:rPr>
          <w:highlight w:val="white"/>
          <w:lang w:val="en-GB"/>
        </w:rPr>
      </w:pPr>
      <w:r w:rsidRPr="00D822A3">
        <w:rPr>
          <w:highlight w:val="white"/>
          <w:lang w:val="en-GB"/>
        </w:rPr>
        <w:t xml:space="preserve">  g_outStatus = DEVICE;</w:t>
      </w:r>
    </w:p>
    <w:p w14:paraId="588AF2D2" w14:textId="77777777" w:rsidR="0024176F" w:rsidRPr="00D822A3" w:rsidRDefault="0024176F" w:rsidP="00F66472">
      <w:pPr>
        <w:pStyle w:val="Code"/>
        <w:rPr>
          <w:highlight w:val="white"/>
          <w:lang w:val="en-GB"/>
        </w:rPr>
      </w:pPr>
      <w:r w:rsidRPr="00D822A3">
        <w:rPr>
          <w:highlight w:val="white"/>
          <w:lang w:val="en-GB"/>
        </w:rPr>
        <w:t xml:space="preserve">  g_outDevice = (void*) outStream;</w:t>
      </w:r>
    </w:p>
    <w:p w14:paraId="65924904"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3807F96B" w14:textId="77777777" w:rsidR="0024176F" w:rsidRPr="00D822A3" w:rsidRDefault="0024176F" w:rsidP="00F66472">
      <w:pPr>
        <w:pStyle w:val="Code"/>
        <w:rPr>
          <w:highlight w:val="white"/>
          <w:lang w:val="en-GB"/>
        </w:rPr>
      </w:pPr>
      <w:r w:rsidRPr="00D822A3">
        <w:rPr>
          <w:highlight w:val="white"/>
          <w:lang w:val="en-GB"/>
        </w:rPr>
        <w:t>}</w:t>
      </w:r>
    </w:p>
    <w:p w14:paraId="24F844FB" w14:textId="77777777" w:rsidR="0024176F" w:rsidRPr="00D822A3" w:rsidRDefault="0024176F" w:rsidP="00F66472">
      <w:pPr>
        <w:pStyle w:val="Code"/>
        <w:rPr>
          <w:highlight w:val="white"/>
          <w:lang w:val="en-GB"/>
        </w:rPr>
      </w:pPr>
    </w:p>
    <w:p w14:paraId="637B131E" w14:textId="77777777" w:rsidR="0024176F" w:rsidRPr="00D822A3" w:rsidRDefault="0024176F" w:rsidP="00F66472">
      <w:pPr>
        <w:pStyle w:val="Code"/>
        <w:rPr>
          <w:highlight w:val="white"/>
          <w:lang w:val="en-GB"/>
        </w:rPr>
      </w:pPr>
      <w:r w:rsidRPr="00D822A3">
        <w:rPr>
          <w:highlight w:val="white"/>
          <w:lang w:val="en-GB"/>
        </w:rPr>
        <w:t>int sprintf(char* outString, char* format, ...) {</w:t>
      </w:r>
    </w:p>
    <w:p w14:paraId="0399601C"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E08CF77"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230BD209" w14:textId="77777777" w:rsidR="0024176F" w:rsidRPr="00D822A3" w:rsidRDefault="0024176F" w:rsidP="00F66472">
      <w:pPr>
        <w:pStyle w:val="Code"/>
        <w:rPr>
          <w:highlight w:val="white"/>
          <w:lang w:val="en-GB"/>
        </w:rPr>
      </w:pPr>
      <w:r w:rsidRPr="00D822A3">
        <w:rPr>
          <w:highlight w:val="white"/>
          <w:lang w:val="en-GB"/>
        </w:rPr>
        <w:t xml:space="preserve">  return vsprintf(outString, format, arg_list);</w:t>
      </w:r>
    </w:p>
    <w:p w14:paraId="178579E4" w14:textId="77777777" w:rsidR="0024176F" w:rsidRPr="00D822A3" w:rsidRDefault="0024176F" w:rsidP="00F66472">
      <w:pPr>
        <w:pStyle w:val="Code"/>
        <w:rPr>
          <w:highlight w:val="white"/>
          <w:lang w:val="en-GB"/>
        </w:rPr>
      </w:pPr>
      <w:r w:rsidRPr="00D822A3">
        <w:rPr>
          <w:highlight w:val="white"/>
          <w:lang w:val="en-GB"/>
        </w:rPr>
        <w:t>}</w:t>
      </w:r>
    </w:p>
    <w:p w14:paraId="76A1D267" w14:textId="77777777" w:rsidR="0024176F" w:rsidRPr="00D822A3" w:rsidRDefault="0024176F" w:rsidP="00F66472">
      <w:pPr>
        <w:pStyle w:val="Code"/>
        <w:rPr>
          <w:highlight w:val="white"/>
          <w:lang w:val="en-GB"/>
        </w:rPr>
      </w:pPr>
    </w:p>
    <w:p w14:paraId="3911AA8F" w14:textId="77777777" w:rsidR="0024176F" w:rsidRPr="00D822A3" w:rsidRDefault="0024176F" w:rsidP="00F66472">
      <w:pPr>
        <w:pStyle w:val="Code"/>
        <w:rPr>
          <w:highlight w:val="white"/>
          <w:lang w:val="en-GB"/>
        </w:rPr>
      </w:pPr>
      <w:r w:rsidRPr="00D822A3">
        <w:rPr>
          <w:highlight w:val="white"/>
          <w:lang w:val="en-GB"/>
        </w:rPr>
        <w:t>int vsprintf(char* outString, char* format, va_list arg_list) {</w:t>
      </w:r>
    </w:p>
    <w:p w14:paraId="75C91493" w14:textId="77777777" w:rsidR="0024176F" w:rsidRPr="00D822A3" w:rsidRDefault="0024176F" w:rsidP="00F66472">
      <w:pPr>
        <w:pStyle w:val="Code"/>
        <w:rPr>
          <w:highlight w:val="white"/>
          <w:lang w:val="en-GB"/>
        </w:rPr>
      </w:pPr>
      <w:r w:rsidRPr="00D822A3">
        <w:rPr>
          <w:highlight w:val="white"/>
          <w:lang w:val="en-GB"/>
        </w:rPr>
        <w:t xml:space="preserve">  g_outStatus = STRING;</w:t>
      </w:r>
    </w:p>
    <w:p w14:paraId="3E27496F" w14:textId="77777777" w:rsidR="0024176F" w:rsidRPr="00D822A3" w:rsidRDefault="0024176F" w:rsidP="00F66472">
      <w:pPr>
        <w:pStyle w:val="Code"/>
        <w:rPr>
          <w:highlight w:val="white"/>
          <w:lang w:val="en-GB"/>
        </w:rPr>
      </w:pPr>
      <w:r w:rsidRPr="00D822A3">
        <w:rPr>
          <w:highlight w:val="white"/>
          <w:lang w:val="en-GB"/>
        </w:rPr>
        <w:t xml:space="preserve">  g_outDevice = (void*) outString;</w:t>
      </w:r>
    </w:p>
    <w:p w14:paraId="0438EEE2"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7C014DA5" w14:textId="1731197D" w:rsidR="0024176F" w:rsidRPr="00D822A3" w:rsidRDefault="0024176F" w:rsidP="00F66472">
      <w:pPr>
        <w:pStyle w:val="Code"/>
        <w:rPr>
          <w:lang w:val="en-GB"/>
        </w:rPr>
      </w:pPr>
      <w:r w:rsidRPr="00D822A3">
        <w:rPr>
          <w:highlight w:val="white"/>
          <w:lang w:val="en-GB"/>
        </w:rPr>
        <w:t>}</w:t>
      </w:r>
    </w:p>
    <w:p w14:paraId="47B39FAD" w14:textId="00BDF054" w:rsidR="00265BDF" w:rsidRPr="00D822A3" w:rsidRDefault="004007C3" w:rsidP="00265BDF">
      <w:pPr>
        <w:pStyle w:val="Rubrik3"/>
        <w:rPr>
          <w:lang w:val="en-GB"/>
        </w:rPr>
      </w:pPr>
      <w:bookmarkStart w:id="482" w:name="_Toc54119997"/>
      <w:r w:rsidRPr="00D822A3">
        <w:rPr>
          <w:lang w:val="en-GB"/>
        </w:rPr>
        <w:t>Scanning</w:t>
      </w:r>
      <w:bookmarkEnd w:id="482"/>
    </w:p>
    <w:p w14:paraId="29AFA940" w14:textId="74759390" w:rsidR="00594DB0" w:rsidRPr="00D822A3" w:rsidRDefault="008D6750" w:rsidP="00594DB0">
      <w:pPr>
        <w:pStyle w:val="CodeListing"/>
        <w:rPr>
          <w:lang w:val="en-GB"/>
        </w:rPr>
      </w:pPr>
      <w:r w:rsidRPr="00D822A3">
        <w:rPr>
          <w:lang w:val="en-GB"/>
        </w:rPr>
        <w:t>s</w:t>
      </w:r>
      <w:r w:rsidR="00594DB0" w:rsidRPr="00D822A3">
        <w:rPr>
          <w:lang w:val="en-GB"/>
        </w:rPr>
        <w:t>canf.h</w:t>
      </w:r>
    </w:p>
    <w:p w14:paraId="5E850DCE" w14:textId="77777777" w:rsidR="008361EE" w:rsidRPr="00D822A3" w:rsidRDefault="008361EE" w:rsidP="008361EE">
      <w:pPr>
        <w:pStyle w:val="Code"/>
        <w:rPr>
          <w:highlight w:val="white"/>
          <w:lang w:val="en-GB"/>
        </w:rPr>
      </w:pPr>
      <w:r w:rsidRPr="00D822A3">
        <w:rPr>
          <w:highlight w:val="white"/>
          <w:lang w:val="en-GB"/>
        </w:rPr>
        <w:t>#ifndef __SCANF_H__</w:t>
      </w:r>
    </w:p>
    <w:p w14:paraId="316F7280" w14:textId="77777777" w:rsidR="008361EE" w:rsidRPr="00D822A3" w:rsidRDefault="008361EE" w:rsidP="008361EE">
      <w:pPr>
        <w:pStyle w:val="Code"/>
        <w:rPr>
          <w:highlight w:val="white"/>
          <w:lang w:val="en-GB"/>
        </w:rPr>
      </w:pPr>
      <w:r w:rsidRPr="00D822A3">
        <w:rPr>
          <w:highlight w:val="white"/>
          <w:lang w:val="en-GB"/>
        </w:rPr>
        <w:t>#define __SCANF_H__</w:t>
      </w:r>
    </w:p>
    <w:p w14:paraId="1B886A19" w14:textId="77777777" w:rsidR="008361EE" w:rsidRPr="00D822A3" w:rsidRDefault="008361EE" w:rsidP="008361EE">
      <w:pPr>
        <w:pStyle w:val="Code"/>
        <w:rPr>
          <w:highlight w:val="white"/>
          <w:lang w:val="en-GB"/>
        </w:rPr>
      </w:pPr>
    </w:p>
    <w:p w14:paraId="5B5B1380" w14:textId="77777777" w:rsidR="008361EE" w:rsidRPr="00D822A3" w:rsidRDefault="008361EE" w:rsidP="008361EE">
      <w:pPr>
        <w:pStyle w:val="Code"/>
        <w:rPr>
          <w:highlight w:val="white"/>
          <w:lang w:val="en-GB"/>
        </w:rPr>
      </w:pPr>
      <w:r w:rsidRPr="00D822A3">
        <w:rPr>
          <w:highlight w:val="white"/>
          <w:lang w:val="en-GB"/>
        </w:rPr>
        <w:t>#define DEVICE 0</w:t>
      </w:r>
    </w:p>
    <w:p w14:paraId="50080E35" w14:textId="77777777" w:rsidR="008361EE" w:rsidRPr="00D822A3" w:rsidRDefault="008361EE" w:rsidP="008361EE">
      <w:pPr>
        <w:pStyle w:val="Code"/>
        <w:rPr>
          <w:highlight w:val="white"/>
          <w:lang w:val="en-GB"/>
        </w:rPr>
      </w:pPr>
      <w:r w:rsidRPr="00D822A3">
        <w:rPr>
          <w:highlight w:val="white"/>
          <w:lang w:val="en-GB"/>
        </w:rPr>
        <w:t>#define STRING 1</w:t>
      </w:r>
    </w:p>
    <w:p w14:paraId="6015F8FE" w14:textId="77777777" w:rsidR="008361EE" w:rsidRPr="00D822A3" w:rsidRDefault="008361EE" w:rsidP="008361EE">
      <w:pPr>
        <w:pStyle w:val="Code"/>
        <w:rPr>
          <w:highlight w:val="white"/>
          <w:lang w:val="en-GB"/>
        </w:rPr>
      </w:pPr>
    </w:p>
    <w:p w14:paraId="45FE1E23" w14:textId="77777777" w:rsidR="008361EE" w:rsidRPr="00D822A3" w:rsidRDefault="008361EE" w:rsidP="008361EE">
      <w:pPr>
        <w:pStyle w:val="Code"/>
        <w:rPr>
          <w:highlight w:val="white"/>
          <w:lang w:val="en-GB"/>
        </w:rPr>
      </w:pPr>
      <w:r w:rsidRPr="00D822A3">
        <w:rPr>
          <w:highlight w:val="white"/>
          <w:lang w:val="en-GB"/>
        </w:rPr>
        <w:t>#define EOF -1</w:t>
      </w:r>
    </w:p>
    <w:p w14:paraId="40D6F3D7" w14:textId="77777777" w:rsidR="008361EE" w:rsidRPr="00D822A3" w:rsidRDefault="008361EE" w:rsidP="008361EE">
      <w:pPr>
        <w:pStyle w:val="Code"/>
        <w:rPr>
          <w:highlight w:val="white"/>
          <w:lang w:val="en-GB"/>
        </w:rPr>
      </w:pPr>
    </w:p>
    <w:p w14:paraId="115551C1" w14:textId="77777777" w:rsidR="008361EE" w:rsidRPr="00D822A3" w:rsidRDefault="008361EE" w:rsidP="008361EE">
      <w:pPr>
        <w:pStyle w:val="Code"/>
        <w:rPr>
          <w:highlight w:val="white"/>
          <w:lang w:val="en-GB"/>
        </w:rPr>
      </w:pPr>
      <w:r w:rsidRPr="00D822A3">
        <w:rPr>
          <w:highlight w:val="white"/>
          <w:lang w:val="en-GB"/>
        </w:rPr>
        <w:t>extern int g_inStatus, g_inChars;</w:t>
      </w:r>
    </w:p>
    <w:p w14:paraId="112E1A01" w14:textId="77777777" w:rsidR="008361EE" w:rsidRPr="00D822A3" w:rsidRDefault="008361EE" w:rsidP="008361EE">
      <w:pPr>
        <w:pStyle w:val="Code"/>
        <w:rPr>
          <w:highlight w:val="white"/>
          <w:lang w:val="en-GB"/>
        </w:rPr>
      </w:pPr>
      <w:r w:rsidRPr="00D822A3">
        <w:rPr>
          <w:highlight w:val="white"/>
          <w:lang w:val="en-GB"/>
        </w:rPr>
        <w:t>extern void* g_inDevice;</w:t>
      </w:r>
    </w:p>
    <w:p w14:paraId="30A85761" w14:textId="77777777" w:rsidR="008361EE" w:rsidRPr="00D822A3" w:rsidRDefault="008361EE" w:rsidP="008361EE">
      <w:pPr>
        <w:pStyle w:val="Code"/>
        <w:rPr>
          <w:highlight w:val="white"/>
          <w:lang w:val="en-GB"/>
        </w:rPr>
      </w:pPr>
    </w:p>
    <w:p w14:paraId="452CF4DC" w14:textId="77777777" w:rsidR="008361EE" w:rsidRPr="00D822A3" w:rsidRDefault="008361EE" w:rsidP="008361EE">
      <w:pPr>
        <w:pStyle w:val="Code"/>
        <w:rPr>
          <w:highlight w:val="white"/>
          <w:lang w:val="en-GB"/>
        </w:rPr>
      </w:pPr>
      <w:r w:rsidRPr="00D822A3">
        <w:rPr>
          <w:highlight w:val="white"/>
          <w:lang w:val="en-GB"/>
        </w:rPr>
        <w:t>char scanChar(void);</w:t>
      </w:r>
    </w:p>
    <w:p w14:paraId="68BA86D8" w14:textId="77777777" w:rsidR="008361EE" w:rsidRPr="00D822A3" w:rsidRDefault="008361EE" w:rsidP="008361EE">
      <w:pPr>
        <w:pStyle w:val="Code"/>
        <w:rPr>
          <w:highlight w:val="white"/>
          <w:lang w:val="en-GB"/>
        </w:rPr>
      </w:pPr>
      <w:r w:rsidRPr="00D822A3">
        <w:rPr>
          <w:highlight w:val="white"/>
          <w:lang w:val="en-GB"/>
        </w:rPr>
        <w:t>void unscanChar(char c);</w:t>
      </w:r>
    </w:p>
    <w:p w14:paraId="56D3EE06" w14:textId="77777777" w:rsidR="008361EE" w:rsidRPr="00D822A3" w:rsidRDefault="008361EE" w:rsidP="008361EE">
      <w:pPr>
        <w:pStyle w:val="Code"/>
        <w:rPr>
          <w:highlight w:val="white"/>
          <w:lang w:val="en-GB"/>
        </w:rPr>
      </w:pPr>
      <w:r w:rsidRPr="00D822A3">
        <w:rPr>
          <w:highlight w:val="white"/>
          <w:lang w:val="en-GB"/>
        </w:rPr>
        <w:t>void scanString(char* string, int precision);</w:t>
      </w:r>
    </w:p>
    <w:p w14:paraId="1B5F490E" w14:textId="77777777" w:rsidR="008361EE" w:rsidRPr="00D822A3" w:rsidRDefault="008361EE" w:rsidP="008361EE">
      <w:pPr>
        <w:pStyle w:val="Code"/>
        <w:rPr>
          <w:highlight w:val="white"/>
          <w:lang w:val="en-GB"/>
        </w:rPr>
      </w:pPr>
      <w:r w:rsidRPr="00D822A3">
        <w:rPr>
          <w:highlight w:val="white"/>
          <w:lang w:val="en-GB"/>
        </w:rPr>
        <w:t>long scanLongInt(void);</w:t>
      </w:r>
    </w:p>
    <w:p w14:paraId="31824EA4" w14:textId="77777777" w:rsidR="008361EE" w:rsidRPr="00D822A3" w:rsidRDefault="008361EE" w:rsidP="008361EE">
      <w:pPr>
        <w:pStyle w:val="Code"/>
        <w:rPr>
          <w:highlight w:val="white"/>
          <w:lang w:val="en-GB"/>
        </w:rPr>
      </w:pPr>
      <w:r w:rsidRPr="00D822A3">
        <w:rPr>
          <w:highlight w:val="white"/>
          <w:lang w:val="en-GB"/>
        </w:rPr>
        <w:t>unsigned long scanUnsignedLongInt(unsigned long base);</w:t>
      </w:r>
    </w:p>
    <w:p w14:paraId="6F0FB807" w14:textId="77777777" w:rsidR="008361EE" w:rsidRPr="00D822A3" w:rsidRDefault="008361EE" w:rsidP="008361EE">
      <w:pPr>
        <w:pStyle w:val="Code"/>
        <w:rPr>
          <w:highlight w:val="white"/>
          <w:lang w:val="en-GB"/>
        </w:rPr>
      </w:pPr>
      <w:r w:rsidRPr="00D822A3">
        <w:rPr>
          <w:highlight w:val="white"/>
          <w:lang w:val="en-GB"/>
        </w:rPr>
        <w:t>long double scanLongDouble(void);</w:t>
      </w:r>
    </w:p>
    <w:p w14:paraId="4913C533" w14:textId="77777777" w:rsidR="008361EE" w:rsidRPr="00D822A3" w:rsidRDefault="008361EE" w:rsidP="008361EE">
      <w:pPr>
        <w:pStyle w:val="Code"/>
        <w:rPr>
          <w:highlight w:val="white"/>
          <w:lang w:val="en-GB"/>
        </w:rPr>
      </w:pPr>
    </w:p>
    <w:p w14:paraId="16811BA8" w14:textId="77777777" w:rsidR="008361EE" w:rsidRPr="00D822A3" w:rsidRDefault="008361EE" w:rsidP="008361EE">
      <w:pPr>
        <w:pStyle w:val="Code"/>
        <w:rPr>
          <w:highlight w:val="white"/>
          <w:lang w:val="en-GB"/>
        </w:rPr>
      </w:pPr>
      <w:r w:rsidRPr="00D822A3">
        <w:rPr>
          <w:highlight w:val="white"/>
          <w:lang w:val="en-GB"/>
        </w:rPr>
        <w:t>int scanf(char* format, ...);</w:t>
      </w:r>
    </w:p>
    <w:p w14:paraId="720EC59C" w14:textId="77777777" w:rsidR="008361EE" w:rsidRPr="00D822A3" w:rsidRDefault="008361EE" w:rsidP="008361EE">
      <w:pPr>
        <w:pStyle w:val="Code"/>
        <w:rPr>
          <w:highlight w:val="white"/>
          <w:lang w:val="en-GB"/>
        </w:rPr>
      </w:pPr>
      <w:r w:rsidRPr="00D822A3">
        <w:rPr>
          <w:highlight w:val="white"/>
          <w:lang w:val="en-GB"/>
        </w:rPr>
        <w:t>int vscanf(char* format, va_list arg_list);</w:t>
      </w:r>
    </w:p>
    <w:p w14:paraId="3BBFD9BF" w14:textId="77777777" w:rsidR="008361EE" w:rsidRPr="00D822A3" w:rsidRDefault="008361EE" w:rsidP="008361EE">
      <w:pPr>
        <w:pStyle w:val="Code"/>
        <w:rPr>
          <w:highlight w:val="white"/>
          <w:lang w:val="en-GB"/>
        </w:rPr>
      </w:pPr>
      <w:r w:rsidRPr="00D822A3">
        <w:rPr>
          <w:highlight w:val="white"/>
          <w:lang w:val="en-GB"/>
        </w:rPr>
        <w:t>int fscanf(FILE* inStream, char* format, ...);</w:t>
      </w:r>
    </w:p>
    <w:p w14:paraId="4A1159C4" w14:textId="77777777" w:rsidR="008361EE" w:rsidRPr="00D822A3" w:rsidRDefault="008361EE" w:rsidP="008361EE">
      <w:pPr>
        <w:pStyle w:val="Code"/>
        <w:rPr>
          <w:highlight w:val="white"/>
          <w:lang w:val="en-GB"/>
        </w:rPr>
      </w:pPr>
      <w:r w:rsidRPr="00D822A3">
        <w:rPr>
          <w:highlight w:val="white"/>
          <w:lang w:val="en-GB"/>
        </w:rPr>
        <w:t>int vfscanf(FILE* inStream, char* format, va_list arg_list);</w:t>
      </w:r>
    </w:p>
    <w:p w14:paraId="16AD84D4" w14:textId="77777777" w:rsidR="008361EE" w:rsidRPr="00D822A3" w:rsidRDefault="008361EE" w:rsidP="008361EE">
      <w:pPr>
        <w:pStyle w:val="Code"/>
        <w:rPr>
          <w:highlight w:val="white"/>
          <w:lang w:val="en-GB"/>
        </w:rPr>
      </w:pPr>
      <w:r w:rsidRPr="00D822A3">
        <w:rPr>
          <w:highlight w:val="white"/>
          <w:lang w:val="en-GB"/>
        </w:rPr>
        <w:t>int sscanf(char* inString, char* format, ...);</w:t>
      </w:r>
    </w:p>
    <w:p w14:paraId="19CD7D94" w14:textId="77777777" w:rsidR="008361EE" w:rsidRPr="00D822A3" w:rsidRDefault="008361EE" w:rsidP="008361EE">
      <w:pPr>
        <w:pStyle w:val="Code"/>
        <w:rPr>
          <w:highlight w:val="white"/>
          <w:lang w:val="en-GB"/>
        </w:rPr>
      </w:pPr>
      <w:r w:rsidRPr="00D822A3">
        <w:rPr>
          <w:highlight w:val="white"/>
          <w:lang w:val="en-GB"/>
        </w:rPr>
        <w:t>int vsscanf(char* inString, char* format, va_list arg_list);</w:t>
      </w:r>
    </w:p>
    <w:p w14:paraId="7B5751F5" w14:textId="77777777" w:rsidR="008361EE" w:rsidRPr="00D822A3" w:rsidRDefault="008361EE" w:rsidP="008361EE">
      <w:pPr>
        <w:pStyle w:val="Code"/>
        <w:rPr>
          <w:highlight w:val="white"/>
          <w:lang w:val="en-GB"/>
        </w:rPr>
      </w:pPr>
    </w:p>
    <w:p w14:paraId="1B1E4A05" w14:textId="4133EE36" w:rsidR="00594DB0" w:rsidRPr="00D822A3" w:rsidRDefault="008361EE" w:rsidP="008361EE">
      <w:pPr>
        <w:pStyle w:val="Code"/>
        <w:rPr>
          <w:lang w:val="en-GB"/>
        </w:rPr>
      </w:pPr>
      <w:r w:rsidRPr="00D822A3">
        <w:rPr>
          <w:highlight w:val="white"/>
          <w:lang w:val="en-GB"/>
        </w:rPr>
        <w:t>#endif</w:t>
      </w:r>
    </w:p>
    <w:p w14:paraId="004673F9" w14:textId="02A272BD" w:rsidR="008361EE" w:rsidRPr="00D822A3" w:rsidRDefault="008D6750" w:rsidP="008361EE">
      <w:pPr>
        <w:pStyle w:val="CodeListing"/>
        <w:rPr>
          <w:lang w:val="en-GB"/>
        </w:rPr>
      </w:pPr>
      <w:r w:rsidRPr="00D822A3">
        <w:rPr>
          <w:lang w:val="en-GB"/>
        </w:rPr>
        <w:t>s</w:t>
      </w:r>
      <w:r w:rsidR="008361EE" w:rsidRPr="00D822A3">
        <w:rPr>
          <w:lang w:val="en-GB"/>
        </w:rPr>
        <w:t>canf.c</w:t>
      </w:r>
    </w:p>
    <w:p w14:paraId="537110DC" w14:textId="77203426"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3A0ADFA" w14:textId="51C19FE9"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363F126F" w14:textId="5E5F3EBF" w:rsidR="008361EE" w:rsidRPr="00D822A3" w:rsidRDefault="008361EE" w:rsidP="00835C72">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CB2F229" w14:textId="26F23FD8"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6800CD75" w14:textId="69FBE560"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01D6F50C" w14:textId="74830369" w:rsidR="008361EE" w:rsidRPr="00D822A3" w:rsidRDefault="008361EE" w:rsidP="00835C72">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E838449" w14:textId="67FD659A"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6769D79" w14:textId="200BC45B"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0F83D0E0" w14:textId="77777777" w:rsidR="008361EE" w:rsidRPr="00D822A3" w:rsidRDefault="008361EE" w:rsidP="00835C72">
      <w:pPr>
        <w:pStyle w:val="Code"/>
        <w:rPr>
          <w:highlight w:val="white"/>
          <w:lang w:val="en-GB"/>
        </w:rPr>
      </w:pPr>
    </w:p>
    <w:p w14:paraId="4EF0D167" w14:textId="77777777" w:rsidR="008361EE" w:rsidRPr="00D822A3" w:rsidRDefault="008361EE" w:rsidP="00835C72">
      <w:pPr>
        <w:pStyle w:val="Code"/>
        <w:rPr>
          <w:highlight w:val="white"/>
          <w:lang w:val="en-GB"/>
        </w:rPr>
      </w:pPr>
      <w:r w:rsidRPr="00D822A3">
        <w:rPr>
          <w:highlight w:val="white"/>
          <w:lang w:val="en-GB"/>
        </w:rPr>
        <w:t>#define PRINT(x,y) { printf(#x " = &lt;%" #y "&gt;\n", (x)); }</w:t>
      </w:r>
    </w:p>
    <w:p w14:paraId="079E46D2" w14:textId="77777777" w:rsidR="008361EE" w:rsidRPr="00D822A3" w:rsidRDefault="008361EE" w:rsidP="00835C72">
      <w:pPr>
        <w:pStyle w:val="Code"/>
        <w:rPr>
          <w:highlight w:val="white"/>
          <w:lang w:val="en-GB"/>
        </w:rPr>
      </w:pPr>
    </w:p>
    <w:p w14:paraId="5E0F9711" w14:textId="77777777" w:rsidR="008361EE" w:rsidRPr="00D822A3" w:rsidRDefault="008361EE" w:rsidP="00835C72">
      <w:pPr>
        <w:pStyle w:val="Code"/>
        <w:rPr>
          <w:highlight w:val="white"/>
          <w:lang w:val="en-GB"/>
        </w:rPr>
      </w:pPr>
      <w:r w:rsidRPr="00D822A3">
        <w:rPr>
          <w:highlight w:val="white"/>
          <w:lang w:val="en-GB"/>
        </w:rPr>
        <w:t>int g_inStatus, g_inChars;</w:t>
      </w:r>
    </w:p>
    <w:p w14:paraId="17234A89" w14:textId="77777777" w:rsidR="008361EE" w:rsidRPr="00D822A3" w:rsidRDefault="008361EE" w:rsidP="00835C72">
      <w:pPr>
        <w:pStyle w:val="Code"/>
        <w:rPr>
          <w:highlight w:val="white"/>
          <w:lang w:val="en-GB"/>
        </w:rPr>
      </w:pPr>
      <w:r w:rsidRPr="00D822A3">
        <w:rPr>
          <w:highlight w:val="white"/>
          <w:lang w:val="en-GB"/>
        </w:rPr>
        <w:t>void* g_inDevice;</w:t>
      </w:r>
    </w:p>
    <w:p w14:paraId="3FEF17B3" w14:textId="77777777" w:rsidR="008361EE" w:rsidRPr="00D822A3" w:rsidRDefault="008361EE" w:rsidP="00835C72">
      <w:pPr>
        <w:pStyle w:val="Code"/>
        <w:rPr>
          <w:highlight w:val="white"/>
          <w:lang w:val="en-GB"/>
        </w:rPr>
      </w:pPr>
      <w:r w:rsidRPr="00D822A3">
        <w:rPr>
          <w:highlight w:val="white"/>
          <w:lang w:val="en-GB"/>
        </w:rPr>
        <w:t>int g_inCount;</w:t>
      </w:r>
    </w:p>
    <w:p w14:paraId="4A846DA6" w14:textId="526D1521" w:rsidR="008361EE" w:rsidRPr="00D822A3" w:rsidRDefault="008361EE" w:rsidP="00835C72">
      <w:pPr>
        <w:pStyle w:val="Code"/>
        <w:rPr>
          <w:lang w:val="en-GB"/>
        </w:rPr>
      </w:pPr>
    </w:p>
    <w:p w14:paraId="4F1E4968" w14:textId="77777777" w:rsidR="008361EE" w:rsidRPr="00D822A3" w:rsidRDefault="008361EE" w:rsidP="00835C72">
      <w:pPr>
        <w:pStyle w:val="Code"/>
        <w:rPr>
          <w:highlight w:val="white"/>
          <w:lang w:val="en-GB"/>
        </w:rPr>
      </w:pPr>
      <w:r w:rsidRPr="00D822A3">
        <w:rPr>
          <w:highlight w:val="white"/>
          <w:lang w:val="en-GB"/>
        </w:rPr>
        <w:t>char scanChar(void) {</w:t>
      </w:r>
    </w:p>
    <w:p w14:paraId="57F30687" w14:textId="77777777" w:rsidR="008361EE" w:rsidRPr="00D822A3" w:rsidRDefault="008361EE" w:rsidP="00835C72">
      <w:pPr>
        <w:pStyle w:val="Code"/>
        <w:rPr>
          <w:highlight w:val="white"/>
          <w:lang w:val="en-GB"/>
        </w:rPr>
      </w:pPr>
      <w:r w:rsidRPr="00D822A3">
        <w:rPr>
          <w:highlight w:val="white"/>
          <w:lang w:val="en-GB"/>
        </w:rPr>
        <w:t xml:space="preserve">  char c = '\0';</w:t>
      </w:r>
    </w:p>
    <w:p w14:paraId="214E4A87" w14:textId="77777777" w:rsidR="008361EE" w:rsidRPr="00D822A3" w:rsidRDefault="008361EE" w:rsidP="00835C72">
      <w:pPr>
        <w:pStyle w:val="Code"/>
        <w:rPr>
          <w:highlight w:val="white"/>
          <w:lang w:val="en-GB"/>
        </w:rPr>
      </w:pPr>
      <w:r w:rsidRPr="00D822A3">
        <w:rPr>
          <w:highlight w:val="white"/>
          <w:lang w:val="en-GB"/>
        </w:rPr>
        <w:t xml:space="preserve">  FILE* stream;</w:t>
      </w:r>
    </w:p>
    <w:p w14:paraId="538DDC95" w14:textId="77777777" w:rsidR="008361EE" w:rsidRPr="00D822A3" w:rsidRDefault="008361EE" w:rsidP="00835C72">
      <w:pPr>
        <w:pStyle w:val="Code"/>
        <w:rPr>
          <w:highlight w:val="white"/>
          <w:lang w:val="en-GB"/>
        </w:rPr>
      </w:pPr>
      <w:r w:rsidRPr="00D822A3">
        <w:rPr>
          <w:highlight w:val="white"/>
          <w:lang w:val="en-GB"/>
        </w:rPr>
        <w:t xml:space="preserve">  int handle;</w:t>
      </w:r>
    </w:p>
    <w:p w14:paraId="04541B2C" w14:textId="77777777" w:rsidR="008361EE" w:rsidRPr="00D822A3" w:rsidRDefault="008361EE" w:rsidP="00835C72">
      <w:pPr>
        <w:pStyle w:val="Code"/>
        <w:rPr>
          <w:highlight w:val="white"/>
          <w:lang w:val="en-GB"/>
        </w:rPr>
      </w:pPr>
      <w:r w:rsidRPr="00D822A3">
        <w:rPr>
          <w:highlight w:val="white"/>
          <w:lang w:val="en-GB"/>
        </w:rPr>
        <w:t xml:space="preserve">  char* inString;</w:t>
      </w:r>
    </w:p>
    <w:p w14:paraId="29A30EB3" w14:textId="77777777" w:rsidR="008361EE" w:rsidRPr="00D822A3" w:rsidRDefault="008361EE" w:rsidP="00835C72">
      <w:pPr>
        <w:pStyle w:val="Code"/>
        <w:rPr>
          <w:highlight w:val="white"/>
          <w:lang w:val="en-GB"/>
        </w:rPr>
      </w:pPr>
    </w:p>
    <w:p w14:paraId="6F77A6D7"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5C4880B0"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47DC012" w14:textId="77777777" w:rsidR="008361EE" w:rsidRPr="00D822A3" w:rsidRDefault="008361EE" w:rsidP="00835C72">
      <w:pPr>
        <w:pStyle w:val="Code"/>
        <w:rPr>
          <w:highlight w:val="white"/>
          <w:lang w:val="en-GB"/>
        </w:rPr>
      </w:pPr>
      <w:r w:rsidRPr="00D822A3">
        <w:rPr>
          <w:highlight w:val="white"/>
          <w:lang w:val="en-GB"/>
        </w:rPr>
        <w:t xml:space="preserve">      stream = (FILE*) g_inDevice;</w:t>
      </w:r>
    </w:p>
    <w:p w14:paraId="473E4E1A" w14:textId="77777777" w:rsidR="008361EE" w:rsidRPr="00D822A3" w:rsidRDefault="008361EE" w:rsidP="00835C72">
      <w:pPr>
        <w:pStyle w:val="Code"/>
        <w:rPr>
          <w:highlight w:val="white"/>
          <w:lang w:val="en-GB"/>
        </w:rPr>
      </w:pPr>
      <w:r w:rsidRPr="00D822A3">
        <w:rPr>
          <w:highlight w:val="white"/>
          <w:lang w:val="en-GB"/>
        </w:rPr>
        <w:t xml:space="preserve">      </w:t>
      </w:r>
    </w:p>
    <w:p w14:paraId="3C4713F0" w14:textId="77777777" w:rsidR="008361EE" w:rsidRPr="00D822A3" w:rsidRDefault="008361EE" w:rsidP="00835C72">
      <w:pPr>
        <w:pStyle w:val="Code"/>
        <w:rPr>
          <w:highlight w:val="white"/>
          <w:lang w:val="en-GB"/>
        </w:rPr>
      </w:pPr>
      <w:r w:rsidRPr="00D822A3">
        <w:rPr>
          <w:highlight w:val="white"/>
          <w:lang w:val="en-GB"/>
        </w:rPr>
        <w:t xml:space="preserve">      if ((g_inDevice != stdin) &amp;&amp; feof(stream)) {</w:t>
      </w:r>
    </w:p>
    <w:p w14:paraId="0DD4A586" w14:textId="77777777" w:rsidR="008361EE" w:rsidRPr="00D822A3" w:rsidRDefault="008361EE" w:rsidP="00835C72">
      <w:pPr>
        <w:pStyle w:val="Code"/>
        <w:rPr>
          <w:highlight w:val="white"/>
          <w:lang w:val="en-GB"/>
        </w:rPr>
      </w:pPr>
      <w:r w:rsidRPr="00D822A3">
        <w:rPr>
          <w:highlight w:val="white"/>
          <w:lang w:val="en-GB"/>
        </w:rPr>
        <w:t xml:space="preserve">        return ((char) EOF);</w:t>
      </w:r>
    </w:p>
    <w:p w14:paraId="31DEB629" w14:textId="77777777" w:rsidR="008361EE" w:rsidRPr="00D822A3" w:rsidRDefault="008361EE" w:rsidP="00835C72">
      <w:pPr>
        <w:pStyle w:val="Code"/>
        <w:rPr>
          <w:highlight w:val="white"/>
          <w:lang w:val="en-GB"/>
        </w:rPr>
      </w:pPr>
      <w:r w:rsidRPr="00D822A3">
        <w:rPr>
          <w:highlight w:val="white"/>
          <w:lang w:val="en-GB"/>
        </w:rPr>
        <w:t xml:space="preserve">      }</w:t>
      </w:r>
    </w:p>
    <w:p w14:paraId="47FF0A60" w14:textId="77777777" w:rsidR="008361EE" w:rsidRPr="00D822A3" w:rsidRDefault="008361EE" w:rsidP="00835C72">
      <w:pPr>
        <w:pStyle w:val="Code"/>
        <w:rPr>
          <w:highlight w:val="white"/>
          <w:lang w:val="en-GB"/>
        </w:rPr>
      </w:pPr>
      <w:r w:rsidRPr="00D822A3">
        <w:rPr>
          <w:highlight w:val="white"/>
          <w:lang w:val="en-GB"/>
        </w:rPr>
        <w:t xml:space="preserve">      else {</w:t>
      </w:r>
    </w:p>
    <w:p w14:paraId="1E3DE9A8"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86E998" w14:textId="77777777" w:rsidR="008361EE" w:rsidRPr="00D822A3" w:rsidRDefault="008361EE" w:rsidP="00835C72">
      <w:pPr>
        <w:pStyle w:val="Code"/>
        <w:rPr>
          <w:highlight w:val="white"/>
          <w:lang w:val="en-GB"/>
        </w:rPr>
      </w:pPr>
      <w:r w:rsidRPr="00D822A3">
        <w:rPr>
          <w:highlight w:val="white"/>
          <w:lang w:val="en-GB"/>
        </w:rPr>
        <w:t xml:space="preserve">        load_register(ah, 0x3Fs);</w:t>
      </w:r>
    </w:p>
    <w:p w14:paraId="49BC4AC7" w14:textId="77777777" w:rsidR="008361EE" w:rsidRPr="00D822A3" w:rsidRDefault="008361EE" w:rsidP="00835C72">
      <w:pPr>
        <w:pStyle w:val="Code"/>
        <w:rPr>
          <w:highlight w:val="white"/>
          <w:lang w:val="en-GB"/>
        </w:rPr>
      </w:pPr>
      <w:r w:rsidRPr="00D822A3">
        <w:rPr>
          <w:highlight w:val="white"/>
          <w:lang w:val="en-GB"/>
        </w:rPr>
        <w:t xml:space="preserve">        load_register(bx, handle);</w:t>
      </w:r>
    </w:p>
    <w:p w14:paraId="578D96F9"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6DE5B0C3"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1FBB0EAB"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6AA86BFE" w14:textId="77777777" w:rsidR="008361EE" w:rsidRPr="00D822A3" w:rsidRDefault="008361EE" w:rsidP="00835C72">
      <w:pPr>
        <w:pStyle w:val="Code"/>
        <w:rPr>
          <w:highlight w:val="white"/>
          <w:lang w:val="en-GB"/>
        </w:rPr>
      </w:pPr>
      <w:r w:rsidRPr="00D822A3">
        <w:rPr>
          <w:highlight w:val="white"/>
          <w:lang w:val="en-GB"/>
        </w:rPr>
        <w:t xml:space="preserve">        ++g_inChars;</w:t>
      </w:r>
    </w:p>
    <w:p w14:paraId="5A43E07D" w14:textId="77777777" w:rsidR="008361EE" w:rsidRPr="00D822A3" w:rsidRDefault="008361EE" w:rsidP="00835C72">
      <w:pPr>
        <w:pStyle w:val="Code"/>
        <w:rPr>
          <w:highlight w:val="white"/>
          <w:lang w:val="en-GB"/>
        </w:rPr>
      </w:pPr>
      <w:r w:rsidRPr="00D822A3">
        <w:rPr>
          <w:highlight w:val="white"/>
          <w:lang w:val="en-GB"/>
        </w:rPr>
        <w:t xml:space="preserve">        return c;</w:t>
      </w:r>
    </w:p>
    <w:p w14:paraId="790806DB" w14:textId="77777777" w:rsidR="008361EE" w:rsidRPr="00D822A3" w:rsidRDefault="008361EE" w:rsidP="00835C72">
      <w:pPr>
        <w:pStyle w:val="Code"/>
        <w:rPr>
          <w:highlight w:val="white"/>
          <w:lang w:val="en-GB"/>
        </w:rPr>
      </w:pPr>
      <w:r w:rsidRPr="00D822A3">
        <w:rPr>
          <w:highlight w:val="white"/>
          <w:lang w:val="en-GB"/>
        </w:rPr>
        <w:t xml:space="preserve">      }</w:t>
      </w:r>
    </w:p>
    <w:p w14:paraId="43FBEB88" w14:textId="77777777" w:rsidR="008361EE" w:rsidRPr="00D822A3" w:rsidRDefault="008361EE" w:rsidP="00835C72">
      <w:pPr>
        <w:pStyle w:val="Code"/>
        <w:rPr>
          <w:highlight w:val="white"/>
          <w:lang w:val="en-GB"/>
        </w:rPr>
      </w:pPr>
    </w:p>
    <w:p w14:paraId="32879081" w14:textId="77777777" w:rsidR="008361EE" w:rsidRPr="00D822A3" w:rsidRDefault="008361EE" w:rsidP="00835C72">
      <w:pPr>
        <w:pStyle w:val="Code"/>
        <w:rPr>
          <w:highlight w:val="white"/>
          <w:lang w:val="en-GB"/>
        </w:rPr>
      </w:pPr>
      <w:r w:rsidRPr="00D822A3">
        <w:rPr>
          <w:highlight w:val="white"/>
          <w:lang w:val="en-GB"/>
        </w:rPr>
        <w:t xml:space="preserve">    case STRING:</w:t>
      </w:r>
    </w:p>
    <w:p w14:paraId="15BF8560" w14:textId="77777777" w:rsidR="008361EE" w:rsidRPr="00D822A3" w:rsidRDefault="008361EE" w:rsidP="00835C72">
      <w:pPr>
        <w:pStyle w:val="Code"/>
        <w:rPr>
          <w:highlight w:val="white"/>
          <w:lang w:val="en-GB"/>
        </w:rPr>
      </w:pPr>
      <w:r w:rsidRPr="00D822A3">
        <w:rPr>
          <w:highlight w:val="white"/>
          <w:lang w:val="en-GB"/>
        </w:rPr>
        <w:t xml:space="preserve">      inString = (char*) g_inDevice;</w:t>
      </w:r>
    </w:p>
    <w:p w14:paraId="6F6C658D" w14:textId="77777777" w:rsidR="008361EE" w:rsidRPr="00D822A3" w:rsidRDefault="008361EE" w:rsidP="00835C72">
      <w:pPr>
        <w:pStyle w:val="Code"/>
        <w:rPr>
          <w:highlight w:val="white"/>
          <w:lang w:val="en-GB"/>
        </w:rPr>
      </w:pPr>
      <w:r w:rsidRPr="00D822A3">
        <w:rPr>
          <w:highlight w:val="white"/>
          <w:lang w:val="en-GB"/>
        </w:rPr>
        <w:t xml:space="preserve">      return inString[g_inChars++];</w:t>
      </w:r>
    </w:p>
    <w:p w14:paraId="2C80BC79" w14:textId="77777777" w:rsidR="008361EE" w:rsidRPr="00D822A3" w:rsidRDefault="008361EE" w:rsidP="00835C72">
      <w:pPr>
        <w:pStyle w:val="Code"/>
        <w:rPr>
          <w:highlight w:val="white"/>
          <w:lang w:val="en-GB"/>
        </w:rPr>
      </w:pPr>
    </w:p>
    <w:p w14:paraId="61CB374F" w14:textId="77777777" w:rsidR="008361EE" w:rsidRPr="00D822A3" w:rsidRDefault="008361EE" w:rsidP="00835C72">
      <w:pPr>
        <w:pStyle w:val="Code"/>
        <w:rPr>
          <w:highlight w:val="white"/>
          <w:lang w:val="en-GB"/>
        </w:rPr>
      </w:pPr>
      <w:r w:rsidRPr="00D822A3">
        <w:rPr>
          <w:highlight w:val="white"/>
          <w:lang w:val="en-GB"/>
        </w:rPr>
        <w:t xml:space="preserve">    default:</w:t>
      </w:r>
    </w:p>
    <w:p w14:paraId="4C15CB3C" w14:textId="77777777" w:rsidR="008361EE" w:rsidRPr="00D822A3" w:rsidRDefault="008361EE" w:rsidP="00835C72">
      <w:pPr>
        <w:pStyle w:val="Code"/>
        <w:rPr>
          <w:highlight w:val="white"/>
          <w:lang w:val="en-GB"/>
        </w:rPr>
      </w:pPr>
      <w:r w:rsidRPr="00D822A3">
        <w:rPr>
          <w:highlight w:val="white"/>
          <w:lang w:val="en-GB"/>
        </w:rPr>
        <w:t xml:space="preserve">      return '\0';</w:t>
      </w:r>
    </w:p>
    <w:p w14:paraId="7B228819" w14:textId="77777777" w:rsidR="008361EE" w:rsidRPr="00D822A3" w:rsidRDefault="008361EE" w:rsidP="00835C72">
      <w:pPr>
        <w:pStyle w:val="Code"/>
        <w:rPr>
          <w:highlight w:val="white"/>
          <w:lang w:val="en-GB"/>
        </w:rPr>
      </w:pPr>
      <w:r w:rsidRPr="00D822A3">
        <w:rPr>
          <w:highlight w:val="white"/>
          <w:lang w:val="en-GB"/>
        </w:rPr>
        <w:t xml:space="preserve">  }</w:t>
      </w:r>
    </w:p>
    <w:p w14:paraId="76CC15F9" w14:textId="77777777" w:rsidR="008361EE" w:rsidRPr="00D822A3" w:rsidRDefault="008361EE" w:rsidP="00835C72">
      <w:pPr>
        <w:pStyle w:val="Code"/>
        <w:rPr>
          <w:highlight w:val="white"/>
          <w:lang w:val="en-GB"/>
        </w:rPr>
      </w:pPr>
      <w:r w:rsidRPr="00D822A3">
        <w:rPr>
          <w:highlight w:val="white"/>
          <w:lang w:val="en-GB"/>
        </w:rPr>
        <w:t>}</w:t>
      </w:r>
    </w:p>
    <w:p w14:paraId="0E73EB12" w14:textId="77777777" w:rsidR="008361EE" w:rsidRPr="00D822A3" w:rsidRDefault="008361EE" w:rsidP="00835C72">
      <w:pPr>
        <w:pStyle w:val="Code"/>
        <w:rPr>
          <w:highlight w:val="white"/>
          <w:lang w:val="en-GB"/>
        </w:rPr>
      </w:pPr>
    </w:p>
    <w:p w14:paraId="100DBD86" w14:textId="77777777" w:rsidR="008361EE" w:rsidRPr="00D822A3" w:rsidRDefault="008361EE" w:rsidP="00835C72">
      <w:pPr>
        <w:pStyle w:val="Code"/>
        <w:rPr>
          <w:highlight w:val="white"/>
          <w:lang w:val="en-GB"/>
        </w:rPr>
      </w:pPr>
      <w:r w:rsidRPr="00D822A3">
        <w:rPr>
          <w:highlight w:val="white"/>
          <w:lang w:val="en-GB"/>
        </w:rPr>
        <w:t>void unscanChar(char /* c */) {</w:t>
      </w:r>
    </w:p>
    <w:p w14:paraId="318581F0"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69D690F4"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783C664" w14:textId="77777777" w:rsidR="008361EE" w:rsidRPr="00D822A3" w:rsidRDefault="008361EE" w:rsidP="00835C72">
      <w:pPr>
        <w:pStyle w:val="Code"/>
        <w:rPr>
          <w:highlight w:val="white"/>
          <w:lang w:val="en-GB"/>
        </w:rPr>
      </w:pPr>
      <w:r w:rsidRPr="00D822A3">
        <w:rPr>
          <w:highlight w:val="white"/>
          <w:lang w:val="en-GB"/>
        </w:rPr>
        <w:t>/*      stream = (FILE*) g_inDevice;</w:t>
      </w:r>
    </w:p>
    <w:p w14:paraId="455EDDCB"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6F8B10" w14:textId="77777777" w:rsidR="008361EE" w:rsidRPr="00D822A3" w:rsidRDefault="008361EE" w:rsidP="00835C72">
      <w:pPr>
        <w:pStyle w:val="Code"/>
        <w:rPr>
          <w:highlight w:val="white"/>
          <w:lang w:val="en-GB"/>
        </w:rPr>
      </w:pPr>
      <w:r w:rsidRPr="00D822A3">
        <w:rPr>
          <w:highlight w:val="white"/>
          <w:lang w:val="en-GB"/>
        </w:rPr>
        <w:t xml:space="preserve">  </w:t>
      </w:r>
    </w:p>
    <w:p w14:paraId="4936C83E" w14:textId="77777777" w:rsidR="008361EE" w:rsidRPr="00D822A3" w:rsidRDefault="008361EE" w:rsidP="00835C72">
      <w:pPr>
        <w:pStyle w:val="Code"/>
        <w:rPr>
          <w:highlight w:val="white"/>
          <w:lang w:val="en-GB"/>
        </w:rPr>
      </w:pPr>
      <w:r w:rsidRPr="00D822A3">
        <w:rPr>
          <w:highlight w:val="white"/>
          <w:lang w:val="en-GB"/>
        </w:rPr>
        <w:t xml:space="preserve">      load_register(ah, 0x3F);</w:t>
      </w:r>
    </w:p>
    <w:p w14:paraId="55ACCDC9" w14:textId="77777777" w:rsidR="008361EE" w:rsidRPr="00D822A3" w:rsidRDefault="008361EE" w:rsidP="00835C72">
      <w:pPr>
        <w:pStyle w:val="Code"/>
        <w:rPr>
          <w:highlight w:val="white"/>
          <w:lang w:val="en-GB"/>
        </w:rPr>
      </w:pPr>
      <w:r w:rsidRPr="00D822A3">
        <w:rPr>
          <w:highlight w:val="white"/>
          <w:lang w:val="en-GB"/>
        </w:rPr>
        <w:t xml:space="preserve">      load_register(bx, handle);</w:t>
      </w:r>
    </w:p>
    <w:p w14:paraId="615F7B00"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26FE86D1"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0D86D546"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08B08DA3" w14:textId="77777777" w:rsidR="008361EE" w:rsidRPr="00D822A3" w:rsidRDefault="008361EE" w:rsidP="00835C72">
      <w:pPr>
        <w:pStyle w:val="Code"/>
        <w:rPr>
          <w:highlight w:val="white"/>
          <w:lang w:val="en-GB"/>
        </w:rPr>
      </w:pPr>
      <w:r w:rsidRPr="00D822A3">
        <w:rPr>
          <w:highlight w:val="white"/>
          <w:lang w:val="en-GB"/>
        </w:rPr>
        <w:t>*/</w:t>
      </w:r>
    </w:p>
    <w:p w14:paraId="78366A52" w14:textId="77777777" w:rsidR="008361EE" w:rsidRPr="00D822A3" w:rsidRDefault="008361EE" w:rsidP="00835C72">
      <w:pPr>
        <w:pStyle w:val="Code"/>
        <w:rPr>
          <w:highlight w:val="white"/>
          <w:lang w:val="en-GB"/>
        </w:rPr>
      </w:pPr>
      <w:r w:rsidRPr="00D822A3">
        <w:rPr>
          <w:highlight w:val="white"/>
          <w:lang w:val="en-GB"/>
        </w:rPr>
        <w:t xml:space="preserve">      --g_inChars;</w:t>
      </w:r>
    </w:p>
    <w:p w14:paraId="5A99D043" w14:textId="77777777" w:rsidR="008361EE" w:rsidRPr="00D822A3" w:rsidRDefault="008361EE" w:rsidP="00835C72">
      <w:pPr>
        <w:pStyle w:val="Code"/>
        <w:rPr>
          <w:highlight w:val="white"/>
          <w:lang w:val="en-GB"/>
        </w:rPr>
      </w:pPr>
      <w:r w:rsidRPr="00D822A3">
        <w:rPr>
          <w:highlight w:val="white"/>
          <w:lang w:val="en-GB"/>
        </w:rPr>
        <w:t xml:space="preserve">      break;</w:t>
      </w:r>
    </w:p>
    <w:p w14:paraId="59D77993" w14:textId="77777777" w:rsidR="008361EE" w:rsidRPr="00D822A3" w:rsidRDefault="008361EE" w:rsidP="00835C72">
      <w:pPr>
        <w:pStyle w:val="Code"/>
        <w:rPr>
          <w:highlight w:val="white"/>
          <w:lang w:val="en-GB"/>
        </w:rPr>
      </w:pPr>
    </w:p>
    <w:p w14:paraId="3A5FD112" w14:textId="77777777" w:rsidR="008361EE" w:rsidRPr="00D822A3" w:rsidRDefault="008361EE" w:rsidP="00835C72">
      <w:pPr>
        <w:pStyle w:val="Code"/>
        <w:rPr>
          <w:highlight w:val="white"/>
          <w:lang w:val="en-GB"/>
        </w:rPr>
      </w:pPr>
      <w:r w:rsidRPr="00D822A3">
        <w:rPr>
          <w:highlight w:val="white"/>
          <w:lang w:val="en-GB"/>
        </w:rPr>
        <w:t xml:space="preserve">    case STRING:</w:t>
      </w:r>
    </w:p>
    <w:p w14:paraId="08E4831F" w14:textId="77777777" w:rsidR="008361EE" w:rsidRPr="00D822A3" w:rsidRDefault="008361EE" w:rsidP="00835C72">
      <w:pPr>
        <w:pStyle w:val="Code"/>
        <w:rPr>
          <w:highlight w:val="white"/>
          <w:lang w:val="en-GB"/>
        </w:rPr>
      </w:pPr>
      <w:r w:rsidRPr="00D822A3">
        <w:rPr>
          <w:highlight w:val="white"/>
          <w:lang w:val="en-GB"/>
        </w:rPr>
        <w:t xml:space="preserve">      --g_inChars;</w:t>
      </w:r>
    </w:p>
    <w:p w14:paraId="4186FF19" w14:textId="77777777" w:rsidR="008361EE" w:rsidRPr="00D822A3" w:rsidRDefault="008361EE" w:rsidP="00835C72">
      <w:pPr>
        <w:pStyle w:val="Code"/>
        <w:rPr>
          <w:highlight w:val="white"/>
          <w:lang w:val="en-GB"/>
        </w:rPr>
      </w:pPr>
      <w:r w:rsidRPr="00D822A3">
        <w:rPr>
          <w:highlight w:val="white"/>
          <w:lang w:val="en-GB"/>
        </w:rPr>
        <w:t xml:space="preserve">      break;</w:t>
      </w:r>
    </w:p>
    <w:p w14:paraId="72F53CD1" w14:textId="77777777" w:rsidR="008361EE" w:rsidRPr="00D822A3" w:rsidRDefault="008361EE" w:rsidP="00835C72">
      <w:pPr>
        <w:pStyle w:val="Code"/>
        <w:rPr>
          <w:highlight w:val="white"/>
          <w:lang w:val="en-GB"/>
        </w:rPr>
      </w:pPr>
      <w:r w:rsidRPr="00D822A3">
        <w:rPr>
          <w:highlight w:val="white"/>
          <w:lang w:val="en-GB"/>
        </w:rPr>
        <w:t xml:space="preserve">  }</w:t>
      </w:r>
    </w:p>
    <w:p w14:paraId="452B1CDB" w14:textId="77777777" w:rsidR="008361EE" w:rsidRPr="00D822A3" w:rsidRDefault="008361EE" w:rsidP="00835C72">
      <w:pPr>
        <w:pStyle w:val="Code"/>
        <w:rPr>
          <w:highlight w:val="white"/>
          <w:lang w:val="en-GB"/>
        </w:rPr>
      </w:pPr>
      <w:r w:rsidRPr="00D822A3">
        <w:rPr>
          <w:highlight w:val="white"/>
          <w:lang w:val="en-GB"/>
        </w:rPr>
        <w:t>}</w:t>
      </w:r>
    </w:p>
    <w:p w14:paraId="3DD06A6E" w14:textId="1128916E" w:rsidR="008361EE" w:rsidRPr="00D822A3" w:rsidRDefault="008361EE" w:rsidP="00835C72">
      <w:pPr>
        <w:pStyle w:val="Code"/>
        <w:rPr>
          <w:lang w:val="en-GB"/>
        </w:rPr>
      </w:pPr>
    </w:p>
    <w:p w14:paraId="4B06DD17" w14:textId="77777777" w:rsidR="002A7C3D" w:rsidRPr="00D822A3" w:rsidRDefault="002A7C3D" w:rsidP="00835C72">
      <w:pPr>
        <w:pStyle w:val="Code"/>
        <w:rPr>
          <w:highlight w:val="white"/>
          <w:lang w:val="en-GB"/>
        </w:rPr>
      </w:pPr>
      <w:r w:rsidRPr="00D822A3">
        <w:rPr>
          <w:highlight w:val="white"/>
          <w:lang w:val="en-GB"/>
        </w:rPr>
        <w:t>void scanPattern(char* string, char* pattern, BOOL not) {</w:t>
      </w:r>
    </w:p>
    <w:p w14:paraId="615C8FA6"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36FFBA68"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B9EFF3A" w14:textId="77777777" w:rsidR="002A7C3D" w:rsidRPr="00D822A3" w:rsidRDefault="002A7C3D" w:rsidP="00835C72">
      <w:pPr>
        <w:pStyle w:val="Code"/>
        <w:rPr>
          <w:highlight w:val="white"/>
          <w:lang w:val="en-GB"/>
        </w:rPr>
      </w:pPr>
    </w:p>
    <w:p w14:paraId="6DB20692"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61B2F936"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A0F754B" w14:textId="77777777" w:rsidR="002A7C3D" w:rsidRPr="00D822A3" w:rsidRDefault="002A7C3D" w:rsidP="00835C72">
      <w:pPr>
        <w:pStyle w:val="Code"/>
        <w:rPr>
          <w:highlight w:val="white"/>
          <w:lang w:val="en-GB"/>
        </w:rPr>
      </w:pPr>
      <w:r w:rsidRPr="00D822A3">
        <w:rPr>
          <w:highlight w:val="white"/>
          <w:lang w:val="en-GB"/>
        </w:rPr>
        <w:t xml:space="preserve">  }</w:t>
      </w:r>
    </w:p>
    <w:p w14:paraId="2E138E92" w14:textId="77777777" w:rsidR="002A7C3D" w:rsidRPr="00D822A3" w:rsidRDefault="002A7C3D" w:rsidP="00835C72">
      <w:pPr>
        <w:pStyle w:val="Code"/>
        <w:rPr>
          <w:highlight w:val="white"/>
          <w:lang w:val="en-GB"/>
        </w:rPr>
      </w:pPr>
    </w:p>
    <w:p w14:paraId="3F51461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2BFAAC09"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AA69A47"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74797ACB"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7368B84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3716EDB" w14:textId="77777777" w:rsidR="002A7C3D" w:rsidRPr="00D822A3" w:rsidRDefault="002A7C3D" w:rsidP="00835C72">
      <w:pPr>
        <w:pStyle w:val="Code"/>
        <w:rPr>
          <w:highlight w:val="white"/>
          <w:lang w:val="en-GB"/>
        </w:rPr>
      </w:pPr>
      <w:r w:rsidRPr="00D822A3">
        <w:rPr>
          <w:highlight w:val="white"/>
          <w:lang w:val="en-GB"/>
        </w:rPr>
        <w:t xml:space="preserve">    }</w:t>
      </w:r>
    </w:p>
    <w:p w14:paraId="01B687ED" w14:textId="77777777" w:rsidR="002A7C3D" w:rsidRPr="00D822A3" w:rsidRDefault="002A7C3D" w:rsidP="00835C72">
      <w:pPr>
        <w:pStyle w:val="Code"/>
        <w:rPr>
          <w:highlight w:val="white"/>
          <w:lang w:val="en-GB"/>
        </w:rPr>
      </w:pPr>
    </w:p>
    <w:p w14:paraId="528943B2"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76F6F122" w14:textId="77777777" w:rsidR="002A7C3D" w:rsidRPr="00D822A3" w:rsidRDefault="002A7C3D" w:rsidP="00835C72">
      <w:pPr>
        <w:pStyle w:val="Code"/>
        <w:rPr>
          <w:highlight w:val="white"/>
          <w:lang w:val="en-GB"/>
        </w:rPr>
      </w:pPr>
      <w:r w:rsidRPr="00D822A3">
        <w:rPr>
          <w:highlight w:val="white"/>
          <w:lang w:val="en-GB"/>
        </w:rPr>
        <w:t xml:space="preserve">  }</w:t>
      </w:r>
    </w:p>
    <w:p w14:paraId="7A8DA4A7" w14:textId="77777777" w:rsidR="002A7C3D" w:rsidRPr="00D822A3" w:rsidRDefault="002A7C3D" w:rsidP="00835C72">
      <w:pPr>
        <w:pStyle w:val="Code"/>
        <w:rPr>
          <w:highlight w:val="white"/>
          <w:lang w:val="en-GB"/>
        </w:rPr>
      </w:pPr>
      <w:r w:rsidRPr="00D822A3">
        <w:rPr>
          <w:highlight w:val="white"/>
          <w:lang w:val="en-GB"/>
        </w:rPr>
        <w:t xml:space="preserve">  else {</w:t>
      </w:r>
    </w:p>
    <w:p w14:paraId="26F28BE3"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1ED48A0"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4707EEB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5D3B4C" w14:textId="77777777" w:rsidR="002A7C3D" w:rsidRPr="00D822A3" w:rsidRDefault="002A7C3D" w:rsidP="00835C72">
      <w:pPr>
        <w:pStyle w:val="Code"/>
        <w:rPr>
          <w:highlight w:val="white"/>
          <w:lang w:val="en-GB"/>
        </w:rPr>
      </w:pPr>
      <w:r w:rsidRPr="00D822A3">
        <w:rPr>
          <w:highlight w:val="white"/>
          <w:lang w:val="en-GB"/>
        </w:rPr>
        <w:t xml:space="preserve">    }</w:t>
      </w:r>
    </w:p>
    <w:p w14:paraId="11B8862A" w14:textId="77777777" w:rsidR="002A7C3D" w:rsidRPr="00D822A3" w:rsidRDefault="002A7C3D" w:rsidP="00835C72">
      <w:pPr>
        <w:pStyle w:val="Code"/>
        <w:rPr>
          <w:highlight w:val="white"/>
          <w:lang w:val="en-GB"/>
        </w:rPr>
      </w:pPr>
      <w:r w:rsidRPr="00D822A3">
        <w:rPr>
          <w:highlight w:val="white"/>
          <w:lang w:val="en-GB"/>
        </w:rPr>
        <w:t xml:space="preserve">  }</w:t>
      </w:r>
    </w:p>
    <w:p w14:paraId="6EFFAB88" w14:textId="77777777" w:rsidR="002A7C3D" w:rsidRPr="00D822A3" w:rsidRDefault="002A7C3D" w:rsidP="00835C72">
      <w:pPr>
        <w:pStyle w:val="Code"/>
        <w:rPr>
          <w:highlight w:val="white"/>
          <w:lang w:val="en-GB"/>
        </w:rPr>
      </w:pPr>
      <w:r w:rsidRPr="00D822A3">
        <w:rPr>
          <w:highlight w:val="white"/>
          <w:lang w:val="en-GB"/>
        </w:rPr>
        <w:t>}</w:t>
      </w:r>
    </w:p>
    <w:p w14:paraId="61647C09" w14:textId="77777777" w:rsidR="002A7C3D" w:rsidRPr="00D822A3" w:rsidRDefault="002A7C3D" w:rsidP="00835C72">
      <w:pPr>
        <w:pStyle w:val="Code"/>
        <w:rPr>
          <w:highlight w:val="white"/>
          <w:lang w:val="en-GB"/>
        </w:rPr>
      </w:pPr>
    </w:p>
    <w:p w14:paraId="66F75A61" w14:textId="77777777" w:rsidR="002A7C3D" w:rsidRPr="00D822A3" w:rsidRDefault="002A7C3D" w:rsidP="00835C72">
      <w:pPr>
        <w:pStyle w:val="Code"/>
        <w:rPr>
          <w:highlight w:val="white"/>
          <w:lang w:val="en-GB"/>
        </w:rPr>
      </w:pPr>
      <w:r w:rsidRPr="00D822A3">
        <w:rPr>
          <w:highlight w:val="white"/>
          <w:lang w:val="en-GB"/>
        </w:rPr>
        <w:t>void scanString(char* string, int precision) {</w:t>
      </w:r>
    </w:p>
    <w:p w14:paraId="3A5337C5"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258F5610"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6E560F5" w14:textId="77777777" w:rsidR="002A7C3D" w:rsidRPr="00D822A3" w:rsidRDefault="002A7C3D" w:rsidP="00835C72">
      <w:pPr>
        <w:pStyle w:val="Code"/>
        <w:rPr>
          <w:highlight w:val="white"/>
          <w:lang w:val="en-GB"/>
        </w:rPr>
      </w:pPr>
      <w:r w:rsidRPr="00D822A3">
        <w:rPr>
          <w:highlight w:val="white"/>
          <w:lang w:val="en-GB"/>
        </w:rPr>
        <w:t xml:space="preserve">  BOOL found = FALSE;</w:t>
      </w:r>
    </w:p>
    <w:p w14:paraId="28C552E0" w14:textId="77777777" w:rsidR="002A7C3D" w:rsidRPr="00D822A3" w:rsidRDefault="002A7C3D" w:rsidP="00835C72">
      <w:pPr>
        <w:pStyle w:val="Code"/>
        <w:rPr>
          <w:highlight w:val="white"/>
          <w:lang w:val="en-GB"/>
        </w:rPr>
      </w:pPr>
    </w:p>
    <w:p w14:paraId="350913DF"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384C2A3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5CFBDEB6" w14:textId="77777777" w:rsidR="002A7C3D" w:rsidRPr="00D822A3" w:rsidRDefault="002A7C3D" w:rsidP="00835C72">
      <w:pPr>
        <w:pStyle w:val="Code"/>
        <w:rPr>
          <w:highlight w:val="white"/>
          <w:lang w:val="en-GB"/>
        </w:rPr>
      </w:pPr>
      <w:r w:rsidRPr="00D822A3">
        <w:rPr>
          <w:highlight w:val="white"/>
          <w:lang w:val="en-GB"/>
        </w:rPr>
        <w:t xml:space="preserve">  }</w:t>
      </w:r>
    </w:p>
    <w:p w14:paraId="459BD371" w14:textId="77777777" w:rsidR="002A7C3D" w:rsidRPr="00D822A3" w:rsidRDefault="002A7C3D" w:rsidP="00835C72">
      <w:pPr>
        <w:pStyle w:val="Code"/>
        <w:rPr>
          <w:highlight w:val="white"/>
          <w:lang w:val="en-GB"/>
        </w:rPr>
      </w:pPr>
    </w:p>
    <w:p w14:paraId="060B826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02964F90"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5B76E5E2"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7B5DED23"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5D5F46F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B330159" w14:textId="77777777" w:rsidR="002A7C3D" w:rsidRPr="00D822A3" w:rsidRDefault="002A7C3D" w:rsidP="00835C72">
      <w:pPr>
        <w:pStyle w:val="Code"/>
        <w:rPr>
          <w:highlight w:val="white"/>
          <w:lang w:val="en-GB"/>
        </w:rPr>
      </w:pPr>
      <w:r w:rsidRPr="00D822A3">
        <w:rPr>
          <w:highlight w:val="white"/>
          <w:lang w:val="en-GB"/>
        </w:rPr>
        <w:t xml:space="preserve">        found = TRUE;</w:t>
      </w:r>
    </w:p>
    <w:p w14:paraId="5EC777F7" w14:textId="77777777" w:rsidR="002A7C3D" w:rsidRPr="00D822A3" w:rsidRDefault="002A7C3D" w:rsidP="00835C72">
      <w:pPr>
        <w:pStyle w:val="Code"/>
        <w:rPr>
          <w:highlight w:val="white"/>
          <w:lang w:val="en-GB"/>
        </w:rPr>
      </w:pPr>
      <w:r w:rsidRPr="00D822A3">
        <w:rPr>
          <w:highlight w:val="white"/>
          <w:lang w:val="en-GB"/>
        </w:rPr>
        <w:t xml:space="preserve">        ++g_inChars;</w:t>
      </w:r>
    </w:p>
    <w:p w14:paraId="25522742" w14:textId="77777777" w:rsidR="002A7C3D" w:rsidRPr="00D822A3" w:rsidRDefault="002A7C3D" w:rsidP="00835C72">
      <w:pPr>
        <w:pStyle w:val="Code"/>
        <w:rPr>
          <w:highlight w:val="white"/>
          <w:lang w:val="en-GB"/>
        </w:rPr>
      </w:pPr>
      <w:r w:rsidRPr="00D822A3">
        <w:rPr>
          <w:highlight w:val="white"/>
          <w:lang w:val="en-GB"/>
        </w:rPr>
        <w:t xml:space="preserve">      }</w:t>
      </w:r>
    </w:p>
    <w:p w14:paraId="5BB8D15D" w14:textId="77777777" w:rsidR="002A7C3D" w:rsidRPr="00D822A3" w:rsidRDefault="002A7C3D" w:rsidP="00835C72">
      <w:pPr>
        <w:pStyle w:val="Code"/>
        <w:rPr>
          <w:highlight w:val="white"/>
          <w:lang w:val="en-GB"/>
        </w:rPr>
      </w:pPr>
    </w:p>
    <w:p w14:paraId="5C44B413"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52BD2E31" w14:textId="77777777" w:rsidR="002A7C3D" w:rsidRPr="00D822A3" w:rsidRDefault="002A7C3D" w:rsidP="00835C72">
      <w:pPr>
        <w:pStyle w:val="Code"/>
        <w:rPr>
          <w:highlight w:val="white"/>
          <w:lang w:val="en-GB"/>
        </w:rPr>
      </w:pPr>
      <w:r w:rsidRPr="00D822A3">
        <w:rPr>
          <w:highlight w:val="white"/>
          <w:lang w:val="en-GB"/>
        </w:rPr>
        <w:t xml:space="preserve">      ++g_inChars;</w:t>
      </w:r>
    </w:p>
    <w:p w14:paraId="3EA20037" w14:textId="77777777" w:rsidR="002A7C3D" w:rsidRPr="00D822A3" w:rsidRDefault="002A7C3D" w:rsidP="00835C72">
      <w:pPr>
        <w:pStyle w:val="Code"/>
        <w:rPr>
          <w:highlight w:val="white"/>
          <w:lang w:val="en-GB"/>
        </w:rPr>
      </w:pPr>
      <w:r w:rsidRPr="00D822A3">
        <w:rPr>
          <w:highlight w:val="white"/>
          <w:lang w:val="en-GB"/>
        </w:rPr>
        <w:t xml:space="preserve">    }</w:t>
      </w:r>
    </w:p>
    <w:p w14:paraId="67EF25D4" w14:textId="77777777" w:rsidR="002A7C3D" w:rsidRPr="00D822A3" w:rsidRDefault="002A7C3D" w:rsidP="00835C72">
      <w:pPr>
        <w:pStyle w:val="Code"/>
        <w:rPr>
          <w:highlight w:val="white"/>
          <w:lang w:val="en-GB"/>
        </w:rPr>
      </w:pPr>
      <w:r w:rsidRPr="00D822A3">
        <w:rPr>
          <w:highlight w:val="white"/>
          <w:lang w:val="en-GB"/>
        </w:rPr>
        <w:t xml:space="preserve">    else {</w:t>
      </w:r>
    </w:p>
    <w:p w14:paraId="5C8B2CC7"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6241A44F"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0B49589F"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7D99126"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0A219ED" w14:textId="77777777" w:rsidR="002A7C3D" w:rsidRPr="00D822A3" w:rsidRDefault="002A7C3D" w:rsidP="00835C72">
      <w:pPr>
        <w:pStyle w:val="Code"/>
        <w:rPr>
          <w:highlight w:val="white"/>
          <w:lang w:val="en-GB"/>
        </w:rPr>
      </w:pPr>
      <w:r w:rsidRPr="00D822A3">
        <w:rPr>
          <w:highlight w:val="white"/>
          <w:lang w:val="en-GB"/>
        </w:rPr>
        <w:t xml:space="preserve">        ++g_inChars;</w:t>
      </w:r>
    </w:p>
    <w:p w14:paraId="35C958A3" w14:textId="77777777" w:rsidR="002A7C3D" w:rsidRPr="00D822A3" w:rsidRDefault="002A7C3D" w:rsidP="00835C72">
      <w:pPr>
        <w:pStyle w:val="Code"/>
        <w:rPr>
          <w:highlight w:val="white"/>
          <w:lang w:val="en-GB"/>
        </w:rPr>
      </w:pPr>
      <w:r w:rsidRPr="00D822A3">
        <w:rPr>
          <w:highlight w:val="white"/>
          <w:lang w:val="en-GB"/>
        </w:rPr>
        <w:t xml:space="preserve">      }</w:t>
      </w:r>
    </w:p>
    <w:p w14:paraId="085A4042" w14:textId="77777777" w:rsidR="002A7C3D" w:rsidRPr="00D822A3" w:rsidRDefault="002A7C3D" w:rsidP="00835C72">
      <w:pPr>
        <w:pStyle w:val="Code"/>
        <w:rPr>
          <w:highlight w:val="white"/>
          <w:lang w:val="en-GB"/>
        </w:rPr>
      </w:pPr>
    </w:p>
    <w:p w14:paraId="095FCBB1"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3B16031E"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56826A1E" w14:textId="77777777" w:rsidR="002A7C3D" w:rsidRPr="00D822A3" w:rsidRDefault="002A7C3D" w:rsidP="00835C72">
      <w:pPr>
        <w:pStyle w:val="Code"/>
        <w:rPr>
          <w:highlight w:val="white"/>
          <w:lang w:val="en-GB"/>
        </w:rPr>
      </w:pPr>
      <w:r w:rsidRPr="00D822A3">
        <w:rPr>
          <w:highlight w:val="white"/>
          <w:lang w:val="en-GB"/>
        </w:rPr>
        <w:t xml:space="preserve">        ++g_inChars;</w:t>
      </w:r>
    </w:p>
    <w:p w14:paraId="642DE108" w14:textId="77777777" w:rsidR="002A7C3D" w:rsidRPr="00D822A3" w:rsidRDefault="002A7C3D" w:rsidP="00835C72">
      <w:pPr>
        <w:pStyle w:val="Code"/>
        <w:rPr>
          <w:highlight w:val="white"/>
          <w:lang w:val="en-GB"/>
        </w:rPr>
      </w:pPr>
      <w:r w:rsidRPr="00D822A3">
        <w:rPr>
          <w:highlight w:val="white"/>
          <w:lang w:val="en-GB"/>
        </w:rPr>
        <w:t xml:space="preserve">      }</w:t>
      </w:r>
    </w:p>
    <w:p w14:paraId="4F1ECB78" w14:textId="77777777" w:rsidR="002A7C3D" w:rsidRPr="00D822A3" w:rsidRDefault="002A7C3D" w:rsidP="00835C72">
      <w:pPr>
        <w:pStyle w:val="Code"/>
        <w:rPr>
          <w:highlight w:val="white"/>
          <w:lang w:val="en-GB"/>
        </w:rPr>
      </w:pPr>
      <w:r w:rsidRPr="00D822A3">
        <w:rPr>
          <w:highlight w:val="white"/>
          <w:lang w:val="en-GB"/>
        </w:rPr>
        <w:t xml:space="preserve">    }</w:t>
      </w:r>
    </w:p>
    <w:p w14:paraId="6B709315" w14:textId="77777777" w:rsidR="002A7C3D" w:rsidRPr="00D822A3" w:rsidRDefault="002A7C3D" w:rsidP="00835C72">
      <w:pPr>
        <w:pStyle w:val="Code"/>
        <w:rPr>
          <w:highlight w:val="white"/>
          <w:lang w:val="en-GB"/>
        </w:rPr>
      </w:pPr>
      <w:r w:rsidRPr="00D822A3">
        <w:rPr>
          <w:highlight w:val="white"/>
          <w:lang w:val="en-GB"/>
        </w:rPr>
        <w:t xml:space="preserve">  }</w:t>
      </w:r>
    </w:p>
    <w:p w14:paraId="58C77A53" w14:textId="77777777" w:rsidR="002A7C3D" w:rsidRPr="00D822A3" w:rsidRDefault="002A7C3D" w:rsidP="00835C72">
      <w:pPr>
        <w:pStyle w:val="Code"/>
        <w:rPr>
          <w:highlight w:val="white"/>
          <w:lang w:val="en-GB"/>
        </w:rPr>
      </w:pPr>
      <w:r w:rsidRPr="00D822A3">
        <w:rPr>
          <w:highlight w:val="white"/>
          <w:lang w:val="en-GB"/>
        </w:rPr>
        <w:t xml:space="preserve">  else {</w:t>
      </w:r>
    </w:p>
    <w:p w14:paraId="77AC98FE"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3376361F"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590701D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CDDEF3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692E0816" w14:textId="77777777" w:rsidR="002A7C3D" w:rsidRPr="00D822A3" w:rsidRDefault="002A7C3D" w:rsidP="00835C72">
      <w:pPr>
        <w:pStyle w:val="Code"/>
        <w:rPr>
          <w:highlight w:val="white"/>
          <w:lang w:val="en-GB"/>
        </w:rPr>
      </w:pPr>
      <w:r w:rsidRPr="00D822A3">
        <w:rPr>
          <w:highlight w:val="white"/>
          <w:lang w:val="en-GB"/>
        </w:rPr>
        <w:t xml:space="preserve">        ++g_inChars;</w:t>
      </w:r>
    </w:p>
    <w:p w14:paraId="25F91361" w14:textId="77777777" w:rsidR="002A7C3D" w:rsidRPr="00D822A3" w:rsidRDefault="002A7C3D" w:rsidP="00835C72">
      <w:pPr>
        <w:pStyle w:val="Code"/>
        <w:rPr>
          <w:highlight w:val="white"/>
          <w:lang w:val="en-GB"/>
        </w:rPr>
      </w:pPr>
      <w:r w:rsidRPr="00D822A3">
        <w:rPr>
          <w:highlight w:val="white"/>
          <w:lang w:val="en-GB"/>
        </w:rPr>
        <w:t xml:space="preserve">      }</w:t>
      </w:r>
    </w:p>
    <w:p w14:paraId="5F692C7B" w14:textId="77777777" w:rsidR="002A7C3D" w:rsidRPr="00D822A3" w:rsidRDefault="002A7C3D" w:rsidP="00835C72">
      <w:pPr>
        <w:pStyle w:val="Code"/>
        <w:rPr>
          <w:highlight w:val="white"/>
          <w:lang w:val="en-GB"/>
        </w:rPr>
      </w:pPr>
    </w:p>
    <w:p w14:paraId="60DC4605" w14:textId="77777777" w:rsidR="002A7C3D" w:rsidRPr="00D822A3" w:rsidRDefault="002A7C3D" w:rsidP="00835C72">
      <w:pPr>
        <w:pStyle w:val="Code"/>
        <w:rPr>
          <w:highlight w:val="white"/>
          <w:lang w:val="en-GB"/>
        </w:rPr>
      </w:pPr>
      <w:r w:rsidRPr="00D822A3">
        <w:rPr>
          <w:highlight w:val="white"/>
          <w:lang w:val="en-GB"/>
        </w:rPr>
        <w:t xml:space="preserve">      ++g_inChars;</w:t>
      </w:r>
    </w:p>
    <w:p w14:paraId="7D7717C3" w14:textId="77777777" w:rsidR="002A7C3D" w:rsidRPr="00D822A3" w:rsidRDefault="002A7C3D" w:rsidP="00835C72">
      <w:pPr>
        <w:pStyle w:val="Code"/>
        <w:rPr>
          <w:highlight w:val="white"/>
          <w:lang w:val="en-GB"/>
        </w:rPr>
      </w:pPr>
      <w:r w:rsidRPr="00D822A3">
        <w:rPr>
          <w:highlight w:val="white"/>
          <w:lang w:val="en-GB"/>
        </w:rPr>
        <w:t xml:space="preserve">    }</w:t>
      </w:r>
    </w:p>
    <w:p w14:paraId="5CD78DE6" w14:textId="77777777" w:rsidR="002A7C3D" w:rsidRPr="00D822A3" w:rsidRDefault="002A7C3D" w:rsidP="00835C72">
      <w:pPr>
        <w:pStyle w:val="Code"/>
        <w:rPr>
          <w:highlight w:val="white"/>
          <w:lang w:val="en-GB"/>
        </w:rPr>
      </w:pPr>
      <w:r w:rsidRPr="00D822A3">
        <w:rPr>
          <w:highlight w:val="white"/>
          <w:lang w:val="en-GB"/>
        </w:rPr>
        <w:t xml:space="preserve">    else {</w:t>
      </w:r>
    </w:p>
    <w:p w14:paraId="546B8659"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3C0DDD59"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AF1711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B8BECA0" w14:textId="77777777" w:rsidR="002A7C3D" w:rsidRPr="00D822A3" w:rsidRDefault="002A7C3D" w:rsidP="00835C72">
      <w:pPr>
        <w:pStyle w:val="Code"/>
        <w:rPr>
          <w:highlight w:val="white"/>
          <w:lang w:val="en-GB"/>
        </w:rPr>
      </w:pPr>
      <w:r w:rsidRPr="00D822A3">
        <w:rPr>
          <w:highlight w:val="white"/>
          <w:lang w:val="en-GB"/>
        </w:rPr>
        <w:t xml:space="preserve">        ++g_inChars;</w:t>
      </w:r>
    </w:p>
    <w:p w14:paraId="62018061" w14:textId="77777777" w:rsidR="002A7C3D" w:rsidRPr="00D822A3" w:rsidRDefault="002A7C3D" w:rsidP="00835C72">
      <w:pPr>
        <w:pStyle w:val="Code"/>
        <w:rPr>
          <w:highlight w:val="white"/>
          <w:lang w:val="en-GB"/>
        </w:rPr>
      </w:pPr>
      <w:r w:rsidRPr="00D822A3">
        <w:rPr>
          <w:highlight w:val="white"/>
          <w:lang w:val="en-GB"/>
        </w:rPr>
        <w:t xml:space="preserve">      }</w:t>
      </w:r>
    </w:p>
    <w:p w14:paraId="6EA6E34D" w14:textId="77777777" w:rsidR="002A7C3D" w:rsidRPr="00D822A3" w:rsidRDefault="002A7C3D" w:rsidP="00835C72">
      <w:pPr>
        <w:pStyle w:val="Code"/>
        <w:rPr>
          <w:highlight w:val="white"/>
          <w:lang w:val="en-GB"/>
        </w:rPr>
      </w:pPr>
    </w:p>
    <w:p w14:paraId="136AE78D"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0741D954" w14:textId="77777777" w:rsidR="002A7C3D" w:rsidRPr="00D822A3" w:rsidRDefault="002A7C3D" w:rsidP="00835C72">
      <w:pPr>
        <w:pStyle w:val="Code"/>
        <w:rPr>
          <w:highlight w:val="white"/>
          <w:lang w:val="en-GB"/>
        </w:rPr>
      </w:pPr>
      <w:r w:rsidRPr="00D822A3">
        <w:rPr>
          <w:highlight w:val="white"/>
          <w:lang w:val="en-GB"/>
        </w:rPr>
        <w:t xml:space="preserve">        ++g_inChars;</w:t>
      </w:r>
    </w:p>
    <w:p w14:paraId="043B1B79" w14:textId="77777777" w:rsidR="002A7C3D" w:rsidRPr="00D822A3" w:rsidRDefault="002A7C3D" w:rsidP="00835C72">
      <w:pPr>
        <w:pStyle w:val="Code"/>
        <w:rPr>
          <w:highlight w:val="white"/>
          <w:lang w:val="en-GB"/>
        </w:rPr>
      </w:pPr>
      <w:r w:rsidRPr="00D822A3">
        <w:rPr>
          <w:highlight w:val="white"/>
          <w:lang w:val="en-GB"/>
        </w:rPr>
        <w:t xml:space="preserve">      }</w:t>
      </w:r>
    </w:p>
    <w:p w14:paraId="6A99AE05" w14:textId="77777777" w:rsidR="002A7C3D" w:rsidRPr="00D822A3" w:rsidRDefault="002A7C3D" w:rsidP="00835C72">
      <w:pPr>
        <w:pStyle w:val="Code"/>
        <w:rPr>
          <w:highlight w:val="white"/>
          <w:lang w:val="en-GB"/>
        </w:rPr>
      </w:pPr>
      <w:r w:rsidRPr="00D822A3">
        <w:rPr>
          <w:highlight w:val="white"/>
          <w:lang w:val="en-GB"/>
        </w:rPr>
        <w:t xml:space="preserve">    }</w:t>
      </w:r>
    </w:p>
    <w:p w14:paraId="24B5F772" w14:textId="77777777" w:rsidR="002A7C3D" w:rsidRPr="00D822A3" w:rsidRDefault="002A7C3D" w:rsidP="00835C72">
      <w:pPr>
        <w:pStyle w:val="Code"/>
        <w:rPr>
          <w:highlight w:val="white"/>
          <w:lang w:val="en-GB"/>
        </w:rPr>
      </w:pPr>
      <w:r w:rsidRPr="00D822A3">
        <w:rPr>
          <w:highlight w:val="white"/>
          <w:lang w:val="en-GB"/>
        </w:rPr>
        <w:t xml:space="preserve">  }</w:t>
      </w:r>
    </w:p>
    <w:p w14:paraId="73E28D07" w14:textId="77777777" w:rsidR="002A7C3D" w:rsidRPr="00D822A3" w:rsidRDefault="002A7C3D" w:rsidP="00835C72">
      <w:pPr>
        <w:pStyle w:val="Code"/>
        <w:rPr>
          <w:highlight w:val="white"/>
          <w:lang w:val="en-GB"/>
        </w:rPr>
      </w:pPr>
    </w:p>
    <w:p w14:paraId="554943B9" w14:textId="77777777" w:rsidR="002A7C3D" w:rsidRPr="00D822A3" w:rsidRDefault="002A7C3D" w:rsidP="00835C72">
      <w:pPr>
        <w:pStyle w:val="Code"/>
        <w:rPr>
          <w:highlight w:val="white"/>
          <w:lang w:val="en-GB"/>
        </w:rPr>
      </w:pPr>
      <w:r w:rsidRPr="00D822A3">
        <w:rPr>
          <w:highlight w:val="white"/>
          <w:lang w:val="en-GB"/>
        </w:rPr>
        <w:t xml:space="preserve">  if (found) {</w:t>
      </w:r>
    </w:p>
    <w:p w14:paraId="76B7E58C" w14:textId="77777777" w:rsidR="002A7C3D" w:rsidRPr="00D822A3" w:rsidRDefault="002A7C3D" w:rsidP="00835C72">
      <w:pPr>
        <w:pStyle w:val="Code"/>
        <w:rPr>
          <w:highlight w:val="white"/>
          <w:lang w:val="en-GB"/>
        </w:rPr>
      </w:pPr>
      <w:r w:rsidRPr="00D822A3">
        <w:rPr>
          <w:highlight w:val="white"/>
          <w:lang w:val="en-GB"/>
        </w:rPr>
        <w:t xml:space="preserve">    ++g_inCount;</w:t>
      </w:r>
    </w:p>
    <w:p w14:paraId="07EE27CB" w14:textId="77777777" w:rsidR="002A7C3D" w:rsidRPr="00D822A3" w:rsidRDefault="002A7C3D" w:rsidP="00835C72">
      <w:pPr>
        <w:pStyle w:val="Code"/>
        <w:rPr>
          <w:highlight w:val="white"/>
          <w:lang w:val="en-GB"/>
        </w:rPr>
      </w:pPr>
      <w:r w:rsidRPr="00D822A3">
        <w:rPr>
          <w:highlight w:val="white"/>
          <w:lang w:val="en-GB"/>
        </w:rPr>
        <w:t xml:space="preserve">  }</w:t>
      </w:r>
    </w:p>
    <w:p w14:paraId="56795B01" w14:textId="77777777" w:rsidR="002A7C3D" w:rsidRPr="00D822A3" w:rsidRDefault="002A7C3D" w:rsidP="00835C72">
      <w:pPr>
        <w:pStyle w:val="Code"/>
        <w:rPr>
          <w:highlight w:val="white"/>
          <w:lang w:val="en-GB"/>
        </w:rPr>
      </w:pPr>
      <w:r w:rsidRPr="00D822A3">
        <w:rPr>
          <w:highlight w:val="white"/>
          <w:lang w:val="en-GB"/>
        </w:rPr>
        <w:t>}</w:t>
      </w:r>
    </w:p>
    <w:p w14:paraId="3AADFAE9" w14:textId="77777777" w:rsidR="007B5DAC" w:rsidRPr="00D822A3" w:rsidRDefault="007B5DAC" w:rsidP="00835C72">
      <w:pPr>
        <w:pStyle w:val="Code"/>
        <w:rPr>
          <w:highlight w:val="white"/>
          <w:lang w:val="en-GB"/>
        </w:rPr>
      </w:pPr>
    </w:p>
    <w:p w14:paraId="0E9348E4" w14:textId="10557D20" w:rsidR="002A7C3D" w:rsidRPr="00D822A3" w:rsidRDefault="002A7C3D" w:rsidP="00835C72">
      <w:pPr>
        <w:pStyle w:val="Code"/>
        <w:rPr>
          <w:highlight w:val="white"/>
          <w:lang w:val="en-GB"/>
        </w:rPr>
      </w:pPr>
      <w:r w:rsidRPr="00D822A3">
        <w:rPr>
          <w:highlight w:val="white"/>
          <w:lang w:val="en-GB"/>
        </w:rPr>
        <w:t>unsigned long digitToValue(char input) {</w:t>
      </w:r>
    </w:p>
    <w:p w14:paraId="436012D1" w14:textId="77777777" w:rsidR="002A7C3D" w:rsidRPr="00D822A3" w:rsidRDefault="002A7C3D" w:rsidP="00835C72">
      <w:pPr>
        <w:pStyle w:val="Code"/>
        <w:rPr>
          <w:highlight w:val="white"/>
          <w:lang w:val="en-GB"/>
        </w:rPr>
      </w:pPr>
      <w:r w:rsidRPr="00D822A3">
        <w:rPr>
          <w:highlight w:val="white"/>
          <w:lang w:val="en-GB"/>
        </w:rPr>
        <w:t xml:space="preserve">  if (isdigit(input)) {</w:t>
      </w:r>
    </w:p>
    <w:p w14:paraId="57BEBA69" w14:textId="77777777" w:rsidR="002A7C3D" w:rsidRPr="00D822A3" w:rsidRDefault="002A7C3D" w:rsidP="00835C72">
      <w:pPr>
        <w:pStyle w:val="Code"/>
        <w:rPr>
          <w:highlight w:val="white"/>
          <w:lang w:val="en-GB"/>
        </w:rPr>
      </w:pPr>
      <w:r w:rsidRPr="00D822A3">
        <w:rPr>
          <w:highlight w:val="white"/>
          <w:lang w:val="en-GB"/>
        </w:rPr>
        <w:t xml:space="preserve">    return (input - '0');</w:t>
      </w:r>
    </w:p>
    <w:p w14:paraId="4B0229DB" w14:textId="77777777" w:rsidR="002A7C3D" w:rsidRPr="00D822A3" w:rsidRDefault="002A7C3D" w:rsidP="00835C72">
      <w:pPr>
        <w:pStyle w:val="Code"/>
        <w:rPr>
          <w:highlight w:val="white"/>
          <w:lang w:val="en-GB"/>
        </w:rPr>
      </w:pPr>
      <w:r w:rsidRPr="00D822A3">
        <w:rPr>
          <w:highlight w:val="white"/>
          <w:lang w:val="en-GB"/>
        </w:rPr>
        <w:t xml:space="preserve">  }</w:t>
      </w:r>
    </w:p>
    <w:p w14:paraId="2D0C9CFD" w14:textId="77777777" w:rsidR="002A7C3D" w:rsidRPr="00D822A3" w:rsidRDefault="002A7C3D" w:rsidP="00835C72">
      <w:pPr>
        <w:pStyle w:val="Code"/>
        <w:rPr>
          <w:highlight w:val="white"/>
          <w:lang w:val="en-GB"/>
        </w:rPr>
      </w:pPr>
      <w:r w:rsidRPr="00D822A3">
        <w:rPr>
          <w:highlight w:val="white"/>
          <w:lang w:val="en-GB"/>
        </w:rPr>
        <w:t xml:space="preserve">  else if (islower(input)) {</w:t>
      </w:r>
    </w:p>
    <w:p w14:paraId="57EF5500"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139CB898" w14:textId="77777777" w:rsidR="002A7C3D" w:rsidRPr="00D822A3" w:rsidRDefault="002A7C3D" w:rsidP="00835C72">
      <w:pPr>
        <w:pStyle w:val="Code"/>
        <w:rPr>
          <w:highlight w:val="white"/>
          <w:lang w:val="en-GB"/>
        </w:rPr>
      </w:pPr>
      <w:r w:rsidRPr="00D822A3">
        <w:rPr>
          <w:highlight w:val="white"/>
          <w:lang w:val="en-GB"/>
        </w:rPr>
        <w:t xml:space="preserve">  }</w:t>
      </w:r>
    </w:p>
    <w:p w14:paraId="7E625FA7" w14:textId="77777777" w:rsidR="002A7C3D" w:rsidRPr="00D822A3" w:rsidRDefault="002A7C3D" w:rsidP="00835C72">
      <w:pPr>
        <w:pStyle w:val="Code"/>
        <w:rPr>
          <w:highlight w:val="white"/>
          <w:lang w:val="en-GB"/>
        </w:rPr>
      </w:pPr>
      <w:r w:rsidRPr="00D822A3">
        <w:rPr>
          <w:highlight w:val="white"/>
          <w:lang w:val="en-GB"/>
        </w:rPr>
        <w:t xml:space="preserve">  else {</w:t>
      </w:r>
    </w:p>
    <w:p w14:paraId="1EFC91F7"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5A7873CA" w14:textId="77777777" w:rsidR="002A7C3D" w:rsidRPr="00D822A3" w:rsidRDefault="002A7C3D" w:rsidP="00835C72">
      <w:pPr>
        <w:pStyle w:val="Code"/>
        <w:rPr>
          <w:highlight w:val="white"/>
          <w:lang w:val="en-GB"/>
        </w:rPr>
      </w:pPr>
      <w:r w:rsidRPr="00D822A3">
        <w:rPr>
          <w:highlight w:val="white"/>
          <w:lang w:val="en-GB"/>
        </w:rPr>
        <w:t xml:space="preserve">  }</w:t>
      </w:r>
    </w:p>
    <w:p w14:paraId="59FEFC06" w14:textId="77777777" w:rsidR="002A7C3D" w:rsidRPr="00D822A3" w:rsidRDefault="002A7C3D" w:rsidP="00835C72">
      <w:pPr>
        <w:pStyle w:val="Code"/>
        <w:rPr>
          <w:highlight w:val="white"/>
          <w:lang w:val="en-GB"/>
        </w:rPr>
      </w:pPr>
      <w:r w:rsidRPr="00D822A3">
        <w:rPr>
          <w:highlight w:val="white"/>
          <w:lang w:val="en-GB"/>
        </w:rPr>
        <w:t>}</w:t>
      </w:r>
    </w:p>
    <w:p w14:paraId="261764BF" w14:textId="77777777" w:rsidR="002A7C3D" w:rsidRPr="00D822A3" w:rsidRDefault="002A7C3D" w:rsidP="00835C72">
      <w:pPr>
        <w:pStyle w:val="Code"/>
        <w:rPr>
          <w:highlight w:val="white"/>
          <w:lang w:val="en-GB"/>
        </w:rPr>
      </w:pPr>
    </w:p>
    <w:p w14:paraId="6A80C2CF" w14:textId="77777777" w:rsidR="002A7C3D" w:rsidRPr="00D822A3" w:rsidRDefault="002A7C3D" w:rsidP="00835C72">
      <w:pPr>
        <w:pStyle w:val="Code"/>
        <w:rPr>
          <w:highlight w:val="white"/>
          <w:lang w:val="en-GB"/>
        </w:rPr>
      </w:pPr>
      <w:r w:rsidRPr="00D822A3">
        <w:rPr>
          <w:highlight w:val="white"/>
          <w:lang w:val="en-GB"/>
        </w:rPr>
        <w:t>long scanLongInt(void) {</w:t>
      </w:r>
    </w:p>
    <w:p w14:paraId="68BE6DB7" w14:textId="77777777" w:rsidR="002A7C3D" w:rsidRPr="00D822A3" w:rsidRDefault="002A7C3D" w:rsidP="00835C72">
      <w:pPr>
        <w:pStyle w:val="Code"/>
        <w:rPr>
          <w:highlight w:val="white"/>
          <w:lang w:val="en-GB"/>
        </w:rPr>
      </w:pPr>
      <w:r w:rsidRPr="00D822A3">
        <w:rPr>
          <w:highlight w:val="white"/>
          <w:lang w:val="en-GB"/>
        </w:rPr>
        <w:t xml:space="preserve">  long longValue = 0l;</w:t>
      </w:r>
    </w:p>
    <w:p w14:paraId="6C84029C"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F65018D"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0F940D7" w14:textId="77777777" w:rsidR="002A7C3D" w:rsidRPr="00D822A3" w:rsidRDefault="002A7C3D" w:rsidP="00835C72">
      <w:pPr>
        <w:pStyle w:val="Code"/>
        <w:rPr>
          <w:highlight w:val="white"/>
          <w:lang w:val="en-GB"/>
        </w:rPr>
      </w:pPr>
    </w:p>
    <w:p w14:paraId="75391793"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2A4A4755"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9F60AA" w14:textId="77777777" w:rsidR="002A7C3D" w:rsidRPr="00D822A3" w:rsidRDefault="002A7C3D" w:rsidP="00835C72">
      <w:pPr>
        <w:pStyle w:val="Code"/>
        <w:rPr>
          <w:highlight w:val="white"/>
          <w:lang w:val="en-GB"/>
        </w:rPr>
      </w:pPr>
      <w:r w:rsidRPr="00D822A3">
        <w:rPr>
          <w:highlight w:val="white"/>
          <w:lang w:val="en-GB"/>
        </w:rPr>
        <w:t xml:space="preserve">  }</w:t>
      </w:r>
    </w:p>
    <w:p w14:paraId="434C6354" w14:textId="77777777" w:rsidR="002A7C3D" w:rsidRPr="00D822A3" w:rsidRDefault="002A7C3D" w:rsidP="00835C72">
      <w:pPr>
        <w:pStyle w:val="Code"/>
        <w:rPr>
          <w:highlight w:val="white"/>
          <w:lang w:val="en-GB"/>
        </w:rPr>
      </w:pPr>
    </w:p>
    <w:p w14:paraId="648B53DF"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01D815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F856C1" w14:textId="77777777" w:rsidR="002A7C3D" w:rsidRPr="00D822A3" w:rsidRDefault="002A7C3D" w:rsidP="00835C72">
      <w:pPr>
        <w:pStyle w:val="Code"/>
        <w:rPr>
          <w:highlight w:val="white"/>
          <w:lang w:val="en-GB"/>
        </w:rPr>
      </w:pPr>
      <w:r w:rsidRPr="00D822A3">
        <w:rPr>
          <w:highlight w:val="white"/>
          <w:lang w:val="en-GB"/>
        </w:rPr>
        <w:t xml:space="preserve">  }</w:t>
      </w:r>
    </w:p>
    <w:p w14:paraId="5024E3A8"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323E910E" w14:textId="77777777" w:rsidR="002A7C3D" w:rsidRPr="00D822A3" w:rsidRDefault="002A7C3D" w:rsidP="00835C72">
      <w:pPr>
        <w:pStyle w:val="Code"/>
        <w:rPr>
          <w:highlight w:val="white"/>
          <w:lang w:val="en-GB"/>
        </w:rPr>
      </w:pPr>
      <w:r w:rsidRPr="00D822A3">
        <w:rPr>
          <w:highlight w:val="white"/>
          <w:lang w:val="en-GB"/>
        </w:rPr>
        <w:t xml:space="preserve">    minus = TRUE;</w:t>
      </w:r>
    </w:p>
    <w:p w14:paraId="254F849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69DE7F8" w14:textId="77777777" w:rsidR="002A7C3D" w:rsidRPr="00D822A3" w:rsidRDefault="002A7C3D" w:rsidP="00835C72">
      <w:pPr>
        <w:pStyle w:val="Code"/>
        <w:rPr>
          <w:highlight w:val="white"/>
          <w:lang w:val="en-GB"/>
        </w:rPr>
      </w:pPr>
      <w:r w:rsidRPr="00D822A3">
        <w:rPr>
          <w:highlight w:val="white"/>
          <w:lang w:val="en-GB"/>
        </w:rPr>
        <w:t xml:space="preserve">  }</w:t>
      </w:r>
    </w:p>
    <w:p w14:paraId="22D91CDE" w14:textId="77777777" w:rsidR="002A7C3D" w:rsidRPr="00D822A3" w:rsidRDefault="002A7C3D" w:rsidP="00835C72">
      <w:pPr>
        <w:pStyle w:val="Code"/>
        <w:rPr>
          <w:highlight w:val="white"/>
          <w:lang w:val="en-GB"/>
        </w:rPr>
      </w:pPr>
    </w:p>
    <w:p w14:paraId="7E352937"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587B2880" w14:textId="77777777" w:rsidR="002A7C3D" w:rsidRPr="00D822A3" w:rsidRDefault="002A7C3D" w:rsidP="00835C72">
      <w:pPr>
        <w:pStyle w:val="Code"/>
        <w:rPr>
          <w:highlight w:val="white"/>
          <w:lang w:val="en-GB"/>
        </w:rPr>
      </w:pPr>
      <w:r w:rsidRPr="00D822A3">
        <w:rPr>
          <w:highlight w:val="white"/>
          <w:lang w:val="en-GB"/>
        </w:rPr>
        <w:t xml:space="preserve">    longValue = (10l * longValue) + (input - '0');</w:t>
      </w:r>
    </w:p>
    <w:p w14:paraId="07CDAAB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81AFDC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E85B5B2" w14:textId="77777777" w:rsidR="002A7C3D" w:rsidRPr="00D822A3" w:rsidRDefault="002A7C3D" w:rsidP="00835C72">
      <w:pPr>
        <w:pStyle w:val="Code"/>
        <w:rPr>
          <w:highlight w:val="white"/>
          <w:lang w:val="en-GB"/>
        </w:rPr>
      </w:pPr>
      <w:r w:rsidRPr="00D822A3">
        <w:rPr>
          <w:highlight w:val="white"/>
          <w:lang w:val="en-GB"/>
        </w:rPr>
        <w:t xml:space="preserve">  }</w:t>
      </w:r>
    </w:p>
    <w:p w14:paraId="2A984CC0" w14:textId="77777777" w:rsidR="002A7C3D" w:rsidRPr="00D822A3" w:rsidRDefault="002A7C3D" w:rsidP="00835C72">
      <w:pPr>
        <w:pStyle w:val="Code"/>
        <w:rPr>
          <w:highlight w:val="white"/>
          <w:lang w:val="en-GB"/>
        </w:rPr>
      </w:pPr>
    </w:p>
    <w:p w14:paraId="2FC5287C" w14:textId="77777777" w:rsidR="002A7C3D" w:rsidRPr="00D822A3" w:rsidRDefault="002A7C3D" w:rsidP="00835C72">
      <w:pPr>
        <w:pStyle w:val="Code"/>
        <w:rPr>
          <w:highlight w:val="white"/>
          <w:lang w:val="en-GB"/>
        </w:rPr>
      </w:pPr>
      <w:r w:rsidRPr="00D822A3">
        <w:rPr>
          <w:highlight w:val="white"/>
          <w:lang w:val="en-GB"/>
        </w:rPr>
        <w:t xml:space="preserve">  if (minus) {</w:t>
      </w:r>
    </w:p>
    <w:p w14:paraId="39AEE282" w14:textId="77777777" w:rsidR="002A7C3D" w:rsidRPr="00D822A3" w:rsidRDefault="002A7C3D" w:rsidP="00835C72">
      <w:pPr>
        <w:pStyle w:val="Code"/>
        <w:rPr>
          <w:highlight w:val="white"/>
          <w:lang w:val="en-GB"/>
        </w:rPr>
      </w:pPr>
      <w:r w:rsidRPr="00D822A3">
        <w:rPr>
          <w:highlight w:val="white"/>
          <w:lang w:val="en-GB"/>
        </w:rPr>
        <w:t xml:space="preserve">    longValue = -longValue;</w:t>
      </w:r>
    </w:p>
    <w:p w14:paraId="05345751" w14:textId="77777777" w:rsidR="002A7C3D" w:rsidRPr="00D822A3" w:rsidRDefault="002A7C3D" w:rsidP="00835C72">
      <w:pPr>
        <w:pStyle w:val="Code"/>
        <w:rPr>
          <w:highlight w:val="white"/>
          <w:lang w:val="en-GB"/>
        </w:rPr>
      </w:pPr>
      <w:r w:rsidRPr="00D822A3">
        <w:rPr>
          <w:highlight w:val="white"/>
          <w:lang w:val="en-GB"/>
        </w:rPr>
        <w:t xml:space="preserve">  }</w:t>
      </w:r>
    </w:p>
    <w:p w14:paraId="440679D8" w14:textId="77777777" w:rsidR="002A7C3D" w:rsidRPr="00D822A3" w:rsidRDefault="002A7C3D" w:rsidP="00835C72">
      <w:pPr>
        <w:pStyle w:val="Code"/>
        <w:rPr>
          <w:highlight w:val="white"/>
          <w:lang w:val="en-GB"/>
        </w:rPr>
      </w:pPr>
    </w:p>
    <w:p w14:paraId="477D2EE2" w14:textId="77777777" w:rsidR="002A7C3D" w:rsidRPr="00D822A3" w:rsidRDefault="002A7C3D" w:rsidP="00835C72">
      <w:pPr>
        <w:pStyle w:val="Code"/>
        <w:rPr>
          <w:highlight w:val="white"/>
          <w:lang w:val="en-GB"/>
        </w:rPr>
      </w:pPr>
      <w:r w:rsidRPr="00D822A3">
        <w:rPr>
          <w:highlight w:val="white"/>
          <w:lang w:val="en-GB"/>
        </w:rPr>
        <w:t xml:space="preserve">  if (found) {</w:t>
      </w:r>
    </w:p>
    <w:p w14:paraId="287C5EA8" w14:textId="77777777" w:rsidR="002A7C3D" w:rsidRPr="00D822A3" w:rsidRDefault="002A7C3D" w:rsidP="00835C72">
      <w:pPr>
        <w:pStyle w:val="Code"/>
        <w:rPr>
          <w:highlight w:val="white"/>
          <w:lang w:val="en-GB"/>
        </w:rPr>
      </w:pPr>
      <w:r w:rsidRPr="00D822A3">
        <w:rPr>
          <w:highlight w:val="white"/>
          <w:lang w:val="en-GB"/>
        </w:rPr>
        <w:t xml:space="preserve">    ++g_inCount;</w:t>
      </w:r>
    </w:p>
    <w:p w14:paraId="4648229B" w14:textId="77777777" w:rsidR="002A7C3D" w:rsidRPr="00D822A3" w:rsidRDefault="002A7C3D" w:rsidP="00835C72">
      <w:pPr>
        <w:pStyle w:val="Code"/>
        <w:rPr>
          <w:highlight w:val="white"/>
          <w:lang w:val="en-GB"/>
        </w:rPr>
      </w:pPr>
      <w:r w:rsidRPr="00D822A3">
        <w:rPr>
          <w:highlight w:val="white"/>
          <w:lang w:val="en-GB"/>
        </w:rPr>
        <w:t xml:space="preserve">  }</w:t>
      </w:r>
    </w:p>
    <w:p w14:paraId="58646A66" w14:textId="77777777" w:rsidR="002A7C3D" w:rsidRPr="00D822A3" w:rsidRDefault="002A7C3D" w:rsidP="00835C72">
      <w:pPr>
        <w:pStyle w:val="Code"/>
        <w:rPr>
          <w:highlight w:val="white"/>
          <w:lang w:val="en-GB"/>
        </w:rPr>
      </w:pPr>
    </w:p>
    <w:p w14:paraId="1F52BFF2"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449A682D" w14:textId="77777777" w:rsidR="002A7C3D" w:rsidRPr="00D822A3" w:rsidRDefault="002A7C3D" w:rsidP="00835C72">
      <w:pPr>
        <w:pStyle w:val="Code"/>
        <w:rPr>
          <w:highlight w:val="white"/>
          <w:lang w:val="en-GB"/>
        </w:rPr>
      </w:pPr>
      <w:r w:rsidRPr="00D822A3">
        <w:rPr>
          <w:highlight w:val="white"/>
          <w:lang w:val="en-GB"/>
        </w:rPr>
        <w:t xml:space="preserve">  return longValue;</w:t>
      </w:r>
    </w:p>
    <w:p w14:paraId="729B6834" w14:textId="77777777" w:rsidR="002A7C3D" w:rsidRPr="00D822A3" w:rsidRDefault="002A7C3D" w:rsidP="00835C72">
      <w:pPr>
        <w:pStyle w:val="Code"/>
        <w:rPr>
          <w:highlight w:val="white"/>
          <w:lang w:val="en-GB"/>
        </w:rPr>
      </w:pPr>
      <w:r w:rsidRPr="00D822A3">
        <w:rPr>
          <w:highlight w:val="white"/>
          <w:lang w:val="en-GB"/>
        </w:rPr>
        <w:t>}</w:t>
      </w:r>
    </w:p>
    <w:p w14:paraId="4EF97545" w14:textId="77777777" w:rsidR="002A7C3D" w:rsidRPr="00D822A3" w:rsidRDefault="002A7C3D" w:rsidP="00835C72">
      <w:pPr>
        <w:pStyle w:val="Code"/>
        <w:rPr>
          <w:highlight w:val="white"/>
          <w:lang w:val="en-GB"/>
        </w:rPr>
      </w:pPr>
    </w:p>
    <w:p w14:paraId="5314C4F0" w14:textId="77777777" w:rsidR="002A7C3D" w:rsidRPr="00D822A3" w:rsidRDefault="002A7C3D" w:rsidP="00835C72">
      <w:pPr>
        <w:pStyle w:val="Code"/>
        <w:rPr>
          <w:highlight w:val="white"/>
          <w:lang w:val="en-GB"/>
        </w:rPr>
      </w:pPr>
      <w:r w:rsidRPr="00D822A3">
        <w:rPr>
          <w:highlight w:val="white"/>
          <w:lang w:val="en-GB"/>
        </w:rPr>
        <w:t>unsigned long scanUnsignedLongInt(unsigned long base) {</w:t>
      </w:r>
    </w:p>
    <w:p w14:paraId="5ED4021A" w14:textId="77777777" w:rsidR="002A7C3D" w:rsidRPr="00D822A3" w:rsidRDefault="002A7C3D" w:rsidP="00835C72">
      <w:pPr>
        <w:pStyle w:val="Code"/>
        <w:rPr>
          <w:highlight w:val="white"/>
          <w:lang w:val="en-GB"/>
        </w:rPr>
      </w:pPr>
      <w:r w:rsidRPr="00D822A3">
        <w:rPr>
          <w:highlight w:val="white"/>
          <w:lang w:val="en-GB"/>
        </w:rPr>
        <w:t xml:space="preserve">  unsigned long unsignedLongValue = 0ul, digit;</w:t>
      </w:r>
    </w:p>
    <w:p w14:paraId="06619443"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688188A2" w14:textId="77777777" w:rsidR="002A7C3D" w:rsidRPr="00D822A3" w:rsidRDefault="002A7C3D" w:rsidP="00835C72">
      <w:pPr>
        <w:pStyle w:val="Code"/>
        <w:rPr>
          <w:highlight w:val="white"/>
          <w:lang w:val="en-GB"/>
        </w:rPr>
      </w:pPr>
      <w:r w:rsidRPr="00D822A3">
        <w:rPr>
          <w:highlight w:val="white"/>
          <w:lang w:val="en-GB"/>
        </w:rPr>
        <w:t xml:space="preserve">  BOOL found = TRUE;</w:t>
      </w:r>
    </w:p>
    <w:p w14:paraId="4C6394D4" w14:textId="77777777" w:rsidR="002A7C3D" w:rsidRPr="00D822A3" w:rsidRDefault="002A7C3D" w:rsidP="00835C72">
      <w:pPr>
        <w:pStyle w:val="Code"/>
        <w:rPr>
          <w:highlight w:val="white"/>
          <w:lang w:val="en-GB"/>
        </w:rPr>
      </w:pPr>
    </w:p>
    <w:p w14:paraId="23516B06"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5838F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316EFE8" w14:textId="77777777" w:rsidR="002A7C3D" w:rsidRPr="00D822A3" w:rsidRDefault="002A7C3D" w:rsidP="00835C72">
      <w:pPr>
        <w:pStyle w:val="Code"/>
        <w:rPr>
          <w:highlight w:val="white"/>
          <w:lang w:val="en-GB"/>
        </w:rPr>
      </w:pPr>
      <w:r w:rsidRPr="00D822A3">
        <w:rPr>
          <w:highlight w:val="white"/>
          <w:lang w:val="en-GB"/>
        </w:rPr>
        <w:t xml:space="preserve">  }</w:t>
      </w:r>
    </w:p>
    <w:p w14:paraId="41FE67FB" w14:textId="77777777" w:rsidR="002A7C3D" w:rsidRPr="00D822A3" w:rsidRDefault="002A7C3D" w:rsidP="00835C72">
      <w:pPr>
        <w:pStyle w:val="Code"/>
        <w:rPr>
          <w:highlight w:val="white"/>
          <w:lang w:val="en-GB"/>
        </w:rPr>
      </w:pPr>
    </w:p>
    <w:p w14:paraId="57E7D3B6" w14:textId="77777777" w:rsidR="002A7C3D" w:rsidRPr="00D822A3" w:rsidRDefault="002A7C3D" w:rsidP="00835C72">
      <w:pPr>
        <w:pStyle w:val="Code"/>
        <w:rPr>
          <w:highlight w:val="white"/>
          <w:lang w:val="en-GB"/>
        </w:rPr>
      </w:pPr>
      <w:r w:rsidRPr="00D822A3">
        <w:rPr>
          <w:highlight w:val="white"/>
          <w:lang w:val="en-GB"/>
        </w:rPr>
        <w:t xml:space="preserve">  if (input == '0') {</w:t>
      </w:r>
    </w:p>
    <w:p w14:paraId="73B1CA8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06B47079" w14:textId="77777777" w:rsidR="002A7C3D" w:rsidRPr="00D822A3" w:rsidRDefault="002A7C3D" w:rsidP="00835C72">
      <w:pPr>
        <w:pStyle w:val="Code"/>
        <w:rPr>
          <w:highlight w:val="white"/>
          <w:lang w:val="en-GB"/>
        </w:rPr>
      </w:pPr>
    </w:p>
    <w:p w14:paraId="534B7F23" w14:textId="77777777" w:rsidR="002A7C3D" w:rsidRPr="00D822A3" w:rsidRDefault="002A7C3D" w:rsidP="00835C72">
      <w:pPr>
        <w:pStyle w:val="Code"/>
        <w:rPr>
          <w:highlight w:val="white"/>
          <w:lang w:val="en-GB"/>
        </w:rPr>
      </w:pPr>
      <w:r w:rsidRPr="00D822A3">
        <w:rPr>
          <w:highlight w:val="white"/>
          <w:lang w:val="en-GB"/>
        </w:rPr>
        <w:t xml:space="preserve">    if (tolower(input) == 'x') {</w:t>
      </w:r>
    </w:p>
    <w:p w14:paraId="12594FDD" w14:textId="77777777" w:rsidR="002A7C3D" w:rsidRPr="00D822A3" w:rsidRDefault="002A7C3D" w:rsidP="00835C72">
      <w:pPr>
        <w:pStyle w:val="Code"/>
        <w:rPr>
          <w:highlight w:val="white"/>
          <w:lang w:val="en-GB"/>
        </w:rPr>
      </w:pPr>
      <w:r w:rsidRPr="00D822A3">
        <w:rPr>
          <w:highlight w:val="white"/>
          <w:lang w:val="en-GB"/>
        </w:rPr>
        <w:t xml:space="preserve">      base = (base == 0ul) ? 16ul : base;</w:t>
      </w:r>
    </w:p>
    <w:p w14:paraId="07598537"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0583DBD" w14:textId="77777777" w:rsidR="002A7C3D" w:rsidRPr="00D822A3" w:rsidRDefault="002A7C3D" w:rsidP="00835C72">
      <w:pPr>
        <w:pStyle w:val="Code"/>
        <w:rPr>
          <w:highlight w:val="white"/>
          <w:lang w:val="en-GB"/>
        </w:rPr>
      </w:pPr>
      <w:r w:rsidRPr="00D822A3">
        <w:rPr>
          <w:highlight w:val="white"/>
          <w:lang w:val="en-GB"/>
        </w:rPr>
        <w:t xml:space="preserve">    }</w:t>
      </w:r>
    </w:p>
    <w:p w14:paraId="24453C53" w14:textId="77777777" w:rsidR="002A7C3D" w:rsidRPr="00D822A3" w:rsidRDefault="002A7C3D" w:rsidP="00835C72">
      <w:pPr>
        <w:pStyle w:val="Code"/>
        <w:rPr>
          <w:highlight w:val="white"/>
          <w:lang w:val="en-GB"/>
        </w:rPr>
      </w:pPr>
      <w:r w:rsidRPr="00D822A3">
        <w:rPr>
          <w:highlight w:val="white"/>
          <w:lang w:val="en-GB"/>
        </w:rPr>
        <w:t xml:space="preserve">    else {</w:t>
      </w:r>
    </w:p>
    <w:p w14:paraId="0F280CA1" w14:textId="77777777" w:rsidR="002A7C3D" w:rsidRPr="00D822A3" w:rsidRDefault="002A7C3D" w:rsidP="00835C72">
      <w:pPr>
        <w:pStyle w:val="Code"/>
        <w:rPr>
          <w:highlight w:val="white"/>
          <w:lang w:val="en-GB"/>
        </w:rPr>
      </w:pPr>
      <w:r w:rsidRPr="00D822A3">
        <w:rPr>
          <w:highlight w:val="white"/>
          <w:lang w:val="en-GB"/>
        </w:rPr>
        <w:t xml:space="preserve">      base = (base == 0ul) ? 8ul : base;</w:t>
      </w:r>
    </w:p>
    <w:p w14:paraId="0E79331D" w14:textId="77777777" w:rsidR="002A7C3D" w:rsidRPr="00D822A3" w:rsidRDefault="002A7C3D" w:rsidP="00835C72">
      <w:pPr>
        <w:pStyle w:val="Code"/>
        <w:rPr>
          <w:highlight w:val="white"/>
          <w:lang w:val="en-GB"/>
        </w:rPr>
      </w:pPr>
      <w:r w:rsidRPr="00D822A3">
        <w:rPr>
          <w:highlight w:val="white"/>
          <w:lang w:val="en-GB"/>
        </w:rPr>
        <w:t xml:space="preserve">    }</w:t>
      </w:r>
    </w:p>
    <w:p w14:paraId="5AAAA2F8" w14:textId="77777777" w:rsidR="002A7C3D" w:rsidRPr="00D822A3" w:rsidRDefault="002A7C3D" w:rsidP="00835C72">
      <w:pPr>
        <w:pStyle w:val="Code"/>
        <w:rPr>
          <w:highlight w:val="white"/>
          <w:lang w:val="en-GB"/>
        </w:rPr>
      </w:pPr>
      <w:r w:rsidRPr="00D822A3">
        <w:rPr>
          <w:highlight w:val="white"/>
          <w:lang w:val="en-GB"/>
        </w:rPr>
        <w:t xml:space="preserve">  }</w:t>
      </w:r>
    </w:p>
    <w:p w14:paraId="5F3AF037" w14:textId="77777777" w:rsidR="002A7C3D" w:rsidRPr="00D822A3" w:rsidRDefault="002A7C3D" w:rsidP="00835C72">
      <w:pPr>
        <w:pStyle w:val="Code"/>
        <w:rPr>
          <w:highlight w:val="white"/>
          <w:lang w:val="en-GB"/>
        </w:rPr>
      </w:pPr>
    </w:p>
    <w:p w14:paraId="731E4BF0" w14:textId="77777777" w:rsidR="002A7C3D" w:rsidRPr="00D822A3" w:rsidRDefault="002A7C3D" w:rsidP="00835C72">
      <w:pPr>
        <w:pStyle w:val="Code"/>
        <w:rPr>
          <w:highlight w:val="white"/>
          <w:lang w:val="en-GB"/>
        </w:rPr>
      </w:pPr>
      <w:r w:rsidRPr="00D822A3">
        <w:rPr>
          <w:highlight w:val="white"/>
          <w:lang w:val="en-GB"/>
        </w:rPr>
        <w:t xml:space="preserve">  if (base == 0ul) {</w:t>
      </w:r>
    </w:p>
    <w:p w14:paraId="6C542DD8" w14:textId="77777777" w:rsidR="002A7C3D" w:rsidRPr="00D822A3" w:rsidRDefault="002A7C3D" w:rsidP="00835C72">
      <w:pPr>
        <w:pStyle w:val="Code"/>
        <w:rPr>
          <w:highlight w:val="white"/>
          <w:lang w:val="en-GB"/>
        </w:rPr>
      </w:pPr>
      <w:r w:rsidRPr="00D822A3">
        <w:rPr>
          <w:highlight w:val="white"/>
          <w:lang w:val="en-GB"/>
        </w:rPr>
        <w:t xml:space="preserve">    base = 10ul;</w:t>
      </w:r>
    </w:p>
    <w:p w14:paraId="746FBAD1" w14:textId="77777777" w:rsidR="002A7C3D" w:rsidRPr="00D822A3" w:rsidRDefault="002A7C3D" w:rsidP="00835C72">
      <w:pPr>
        <w:pStyle w:val="Code"/>
        <w:rPr>
          <w:highlight w:val="white"/>
          <w:lang w:val="en-GB"/>
        </w:rPr>
      </w:pPr>
      <w:r w:rsidRPr="00D822A3">
        <w:rPr>
          <w:highlight w:val="white"/>
          <w:lang w:val="en-GB"/>
        </w:rPr>
        <w:t xml:space="preserve">  }</w:t>
      </w:r>
    </w:p>
    <w:p w14:paraId="7D5ECDCC" w14:textId="77777777" w:rsidR="002A7C3D" w:rsidRPr="00D822A3" w:rsidRDefault="002A7C3D" w:rsidP="00835C72">
      <w:pPr>
        <w:pStyle w:val="Code"/>
        <w:rPr>
          <w:highlight w:val="white"/>
          <w:lang w:val="en-GB"/>
        </w:rPr>
      </w:pPr>
    </w:p>
    <w:p w14:paraId="3909FE46" w14:textId="77777777" w:rsidR="002A7C3D" w:rsidRPr="00D822A3" w:rsidRDefault="002A7C3D" w:rsidP="00835C72">
      <w:pPr>
        <w:pStyle w:val="Code"/>
        <w:rPr>
          <w:highlight w:val="white"/>
          <w:lang w:val="en-GB"/>
        </w:rPr>
      </w:pPr>
      <w:r w:rsidRPr="00D822A3">
        <w:rPr>
          <w:highlight w:val="white"/>
          <w:lang w:val="en-GB"/>
        </w:rPr>
        <w:t xml:space="preserve">  while (isxdigit(input)) {</w:t>
      </w:r>
    </w:p>
    <w:p w14:paraId="4F6CA450" w14:textId="77777777" w:rsidR="002A7C3D" w:rsidRPr="00D822A3" w:rsidRDefault="002A7C3D" w:rsidP="00835C72">
      <w:pPr>
        <w:pStyle w:val="Code"/>
        <w:rPr>
          <w:highlight w:val="white"/>
          <w:lang w:val="en-GB"/>
        </w:rPr>
      </w:pPr>
      <w:r w:rsidRPr="00D822A3">
        <w:rPr>
          <w:highlight w:val="white"/>
          <w:lang w:val="en-GB"/>
        </w:rPr>
        <w:t xml:space="preserve">    digit = digitToValue(input);</w:t>
      </w:r>
    </w:p>
    <w:p w14:paraId="15E86596" w14:textId="77777777" w:rsidR="002A7C3D" w:rsidRPr="00D822A3" w:rsidRDefault="002A7C3D" w:rsidP="00835C72">
      <w:pPr>
        <w:pStyle w:val="Code"/>
        <w:rPr>
          <w:highlight w:val="white"/>
          <w:lang w:val="en-GB"/>
        </w:rPr>
      </w:pPr>
      <w:r w:rsidRPr="00D822A3">
        <w:rPr>
          <w:highlight w:val="white"/>
          <w:lang w:val="en-GB"/>
        </w:rPr>
        <w:t xml:space="preserve">   </w:t>
      </w:r>
    </w:p>
    <w:p w14:paraId="0F8DDAC6" w14:textId="77777777" w:rsidR="002A7C3D" w:rsidRPr="00D822A3" w:rsidRDefault="002A7C3D" w:rsidP="00835C72">
      <w:pPr>
        <w:pStyle w:val="Code"/>
        <w:rPr>
          <w:highlight w:val="white"/>
          <w:lang w:val="en-GB"/>
        </w:rPr>
      </w:pPr>
      <w:r w:rsidRPr="00D822A3">
        <w:rPr>
          <w:highlight w:val="white"/>
          <w:lang w:val="en-GB"/>
        </w:rPr>
        <w:t xml:space="preserve">    if (digit &gt;= base) {</w:t>
      </w:r>
    </w:p>
    <w:p w14:paraId="500EA902" w14:textId="77777777" w:rsidR="002A7C3D" w:rsidRPr="00D822A3" w:rsidRDefault="002A7C3D" w:rsidP="00835C72">
      <w:pPr>
        <w:pStyle w:val="Code"/>
        <w:rPr>
          <w:highlight w:val="white"/>
          <w:lang w:val="en-GB"/>
        </w:rPr>
      </w:pPr>
      <w:r w:rsidRPr="00D822A3">
        <w:rPr>
          <w:highlight w:val="white"/>
          <w:lang w:val="en-GB"/>
        </w:rPr>
        <w:t xml:space="preserve">      break;</w:t>
      </w:r>
    </w:p>
    <w:p w14:paraId="5D768BB7" w14:textId="77777777" w:rsidR="002A7C3D" w:rsidRPr="00D822A3" w:rsidRDefault="002A7C3D" w:rsidP="00835C72">
      <w:pPr>
        <w:pStyle w:val="Code"/>
        <w:rPr>
          <w:highlight w:val="white"/>
          <w:lang w:val="en-GB"/>
        </w:rPr>
      </w:pPr>
      <w:r w:rsidRPr="00D822A3">
        <w:rPr>
          <w:highlight w:val="white"/>
          <w:lang w:val="en-GB"/>
        </w:rPr>
        <w:t xml:space="preserve">    }</w:t>
      </w:r>
    </w:p>
    <w:p w14:paraId="27DACB17" w14:textId="77777777" w:rsidR="002A7C3D" w:rsidRPr="00D822A3" w:rsidRDefault="002A7C3D" w:rsidP="00835C72">
      <w:pPr>
        <w:pStyle w:val="Code"/>
        <w:rPr>
          <w:highlight w:val="white"/>
          <w:lang w:val="en-GB"/>
        </w:rPr>
      </w:pPr>
    </w:p>
    <w:p w14:paraId="0FAE0282" w14:textId="77777777" w:rsidR="002A7C3D" w:rsidRPr="00D822A3" w:rsidRDefault="002A7C3D" w:rsidP="00835C72">
      <w:pPr>
        <w:pStyle w:val="Code"/>
        <w:rPr>
          <w:highlight w:val="white"/>
          <w:lang w:val="en-GB"/>
        </w:rPr>
      </w:pPr>
      <w:r w:rsidRPr="00D822A3">
        <w:rPr>
          <w:highlight w:val="white"/>
          <w:lang w:val="en-GB"/>
        </w:rPr>
        <w:t xml:space="preserve">    unsignedLongValue = (unsignedLongValue * base) + digit;</w:t>
      </w:r>
    </w:p>
    <w:p w14:paraId="21A2DDD7" w14:textId="77777777" w:rsidR="002A7C3D" w:rsidRPr="00D822A3" w:rsidRDefault="002A7C3D" w:rsidP="00835C72">
      <w:pPr>
        <w:pStyle w:val="Code"/>
        <w:rPr>
          <w:highlight w:val="white"/>
          <w:lang w:val="en-GB"/>
        </w:rPr>
      </w:pPr>
      <w:r w:rsidRPr="00D822A3">
        <w:rPr>
          <w:highlight w:val="white"/>
          <w:lang w:val="en-GB"/>
        </w:rPr>
        <w:t xml:space="preserve">    found = TRUE;</w:t>
      </w:r>
    </w:p>
    <w:p w14:paraId="002545D2"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0F42C0F" w14:textId="77777777" w:rsidR="002A7C3D" w:rsidRPr="00D822A3" w:rsidRDefault="002A7C3D" w:rsidP="00835C72">
      <w:pPr>
        <w:pStyle w:val="Code"/>
        <w:rPr>
          <w:highlight w:val="white"/>
          <w:lang w:val="en-GB"/>
        </w:rPr>
      </w:pPr>
      <w:r w:rsidRPr="00D822A3">
        <w:rPr>
          <w:highlight w:val="white"/>
          <w:lang w:val="en-GB"/>
        </w:rPr>
        <w:t xml:space="preserve">  }</w:t>
      </w:r>
    </w:p>
    <w:p w14:paraId="224AF9B8" w14:textId="77777777" w:rsidR="002A7C3D" w:rsidRPr="00D822A3" w:rsidRDefault="002A7C3D" w:rsidP="00835C72">
      <w:pPr>
        <w:pStyle w:val="Code"/>
        <w:rPr>
          <w:highlight w:val="white"/>
          <w:lang w:val="en-GB"/>
        </w:rPr>
      </w:pPr>
    </w:p>
    <w:p w14:paraId="315AC789" w14:textId="77777777" w:rsidR="002A7C3D" w:rsidRPr="00D822A3" w:rsidRDefault="002A7C3D" w:rsidP="00835C72">
      <w:pPr>
        <w:pStyle w:val="Code"/>
        <w:rPr>
          <w:highlight w:val="white"/>
          <w:lang w:val="en-GB"/>
        </w:rPr>
      </w:pPr>
      <w:r w:rsidRPr="00D822A3">
        <w:rPr>
          <w:highlight w:val="white"/>
          <w:lang w:val="en-GB"/>
        </w:rPr>
        <w:t xml:space="preserve">  if (found) {</w:t>
      </w:r>
    </w:p>
    <w:p w14:paraId="02A59563" w14:textId="77777777" w:rsidR="002A7C3D" w:rsidRPr="00D822A3" w:rsidRDefault="002A7C3D" w:rsidP="00835C72">
      <w:pPr>
        <w:pStyle w:val="Code"/>
        <w:rPr>
          <w:highlight w:val="white"/>
          <w:lang w:val="en-GB"/>
        </w:rPr>
      </w:pPr>
      <w:r w:rsidRPr="00D822A3">
        <w:rPr>
          <w:highlight w:val="white"/>
          <w:lang w:val="en-GB"/>
        </w:rPr>
        <w:t xml:space="preserve">    ++g_inCount;</w:t>
      </w:r>
    </w:p>
    <w:p w14:paraId="25609670" w14:textId="77777777" w:rsidR="002A7C3D" w:rsidRPr="00D822A3" w:rsidRDefault="002A7C3D" w:rsidP="00835C72">
      <w:pPr>
        <w:pStyle w:val="Code"/>
        <w:rPr>
          <w:highlight w:val="white"/>
          <w:lang w:val="en-GB"/>
        </w:rPr>
      </w:pPr>
      <w:r w:rsidRPr="00D822A3">
        <w:rPr>
          <w:highlight w:val="white"/>
          <w:lang w:val="en-GB"/>
        </w:rPr>
        <w:t xml:space="preserve">  }</w:t>
      </w:r>
    </w:p>
    <w:p w14:paraId="05780542" w14:textId="77777777" w:rsidR="002A7C3D" w:rsidRPr="00D822A3" w:rsidRDefault="002A7C3D" w:rsidP="00835C72">
      <w:pPr>
        <w:pStyle w:val="Code"/>
        <w:rPr>
          <w:highlight w:val="white"/>
          <w:lang w:val="en-GB"/>
        </w:rPr>
      </w:pPr>
    </w:p>
    <w:p w14:paraId="686E72CA"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7036A9F6" w14:textId="77777777" w:rsidR="002A7C3D" w:rsidRPr="00D822A3" w:rsidRDefault="002A7C3D" w:rsidP="00835C72">
      <w:pPr>
        <w:pStyle w:val="Code"/>
        <w:rPr>
          <w:highlight w:val="white"/>
          <w:lang w:val="en-GB"/>
        </w:rPr>
      </w:pPr>
      <w:r w:rsidRPr="00D822A3">
        <w:rPr>
          <w:highlight w:val="white"/>
          <w:lang w:val="en-GB"/>
        </w:rPr>
        <w:t xml:space="preserve">  return unsignedLongValue;</w:t>
      </w:r>
    </w:p>
    <w:p w14:paraId="7C2348DC" w14:textId="77777777" w:rsidR="002A7C3D" w:rsidRPr="00D822A3" w:rsidRDefault="002A7C3D" w:rsidP="00835C72">
      <w:pPr>
        <w:pStyle w:val="Code"/>
        <w:rPr>
          <w:highlight w:val="white"/>
          <w:lang w:val="en-GB"/>
        </w:rPr>
      </w:pPr>
      <w:r w:rsidRPr="00D822A3">
        <w:rPr>
          <w:highlight w:val="white"/>
          <w:lang w:val="en-GB"/>
        </w:rPr>
        <w:t>}</w:t>
      </w:r>
    </w:p>
    <w:p w14:paraId="192ACDD9" w14:textId="77777777" w:rsidR="007B5DAC" w:rsidRPr="00D822A3" w:rsidRDefault="007B5DAC" w:rsidP="00835C72">
      <w:pPr>
        <w:pStyle w:val="Code"/>
        <w:rPr>
          <w:highlight w:val="white"/>
          <w:lang w:val="en-GB"/>
        </w:rPr>
      </w:pPr>
    </w:p>
    <w:p w14:paraId="1282AADB" w14:textId="3F7F7EA8" w:rsidR="002A7C3D" w:rsidRPr="00D822A3" w:rsidRDefault="002A7C3D" w:rsidP="00835C72">
      <w:pPr>
        <w:pStyle w:val="Code"/>
        <w:rPr>
          <w:highlight w:val="white"/>
          <w:lang w:val="en-GB"/>
        </w:rPr>
      </w:pPr>
      <w:r w:rsidRPr="00D822A3">
        <w:rPr>
          <w:highlight w:val="white"/>
          <w:lang w:val="en-GB"/>
        </w:rPr>
        <w:t>long double scanLongDouble(void) {</w:t>
      </w:r>
    </w:p>
    <w:p w14:paraId="39E153C6"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4579FF5" w14:textId="77777777" w:rsidR="002A7C3D" w:rsidRPr="00D822A3" w:rsidRDefault="002A7C3D" w:rsidP="00835C72">
      <w:pPr>
        <w:pStyle w:val="Code"/>
        <w:rPr>
          <w:highlight w:val="white"/>
          <w:lang w:val="en-GB"/>
        </w:rPr>
      </w:pPr>
      <w:r w:rsidRPr="00D822A3">
        <w:rPr>
          <w:highlight w:val="white"/>
          <w:lang w:val="en-GB"/>
        </w:rPr>
        <w:t xml:space="preserve">  long double value = 0.0L, factor = 1.0L;</w:t>
      </w:r>
    </w:p>
    <w:p w14:paraId="00A0495B"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202AE940" w14:textId="77777777" w:rsidR="002A7C3D" w:rsidRPr="00D822A3" w:rsidRDefault="002A7C3D" w:rsidP="00835C72">
      <w:pPr>
        <w:pStyle w:val="Code"/>
        <w:rPr>
          <w:highlight w:val="white"/>
          <w:lang w:val="en-GB"/>
        </w:rPr>
      </w:pPr>
    </w:p>
    <w:p w14:paraId="2942F0C7"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81BCDF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DB81E88" w14:textId="77777777" w:rsidR="002A7C3D" w:rsidRPr="00D822A3" w:rsidRDefault="002A7C3D" w:rsidP="00835C72">
      <w:pPr>
        <w:pStyle w:val="Code"/>
        <w:rPr>
          <w:highlight w:val="white"/>
          <w:lang w:val="en-GB"/>
        </w:rPr>
      </w:pPr>
      <w:r w:rsidRPr="00D822A3">
        <w:rPr>
          <w:highlight w:val="white"/>
          <w:lang w:val="en-GB"/>
        </w:rPr>
        <w:t xml:space="preserve">  }</w:t>
      </w:r>
    </w:p>
    <w:p w14:paraId="0B781B4B" w14:textId="77777777" w:rsidR="002A7C3D" w:rsidRPr="00D822A3" w:rsidRDefault="002A7C3D" w:rsidP="00835C72">
      <w:pPr>
        <w:pStyle w:val="Code"/>
        <w:rPr>
          <w:highlight w:val="white"/>
          <w:lang w:val="en-GB"/>
        </w:rPr>
      </w:pPr>
    </w:p>
    <w:p w14:paraId="19BBB9D8"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1D5480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3931B5" w14:textId="77777777" w:rsidR="002A7C3D" w:rsidRPr="00D822A3" w:rsidRDefault="002A7C3D" w:rsidP="00835C72">
      <w:pPr>
        <w:pStyle w:val="Code"/>
        <w:rPr>
          <w:highlight w:val="white"/>
          <w:lang w:val="en-GB"/>
        </w:rPr>
      </w:pPr>
      <w:r w:rsidRPr="00D822A3">
        <w:rPr>
          <w:highlight w:val="white"/>
          <w:lang w:val="en-GB"/>
        </w:rPr>
        <w:t xml:space="preserve">  }</w:t>
      </w:r>
    </w:p>
    <w:p w14:paraId="7334EA55"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500EA934" w14:textId="77777777" w:rsidR="002A7C3D" w:rsidRPr="00D822A3" w:rsidRDefault="002A7C3D" w:rsidP="00835C72">
      <w:pPr>
        <w:pStyle w:val="Code"/>
        <w:rPr>
          <w:highlight w:val="white"/>
          <w:lang w:val="en-GB"/>
        </w:rPr>
      </w:pPr>
      <w:r w:rsidRPr="00D822A3">
        <w:rPr>
          <w:highlight w:val="white"/>
          <w:lang w:val="en-GB"/>
        </w:rPr>
        <w:t xml:space="preserve">    minus = TRUE;</w:t>
      </w:r>
    </w:p>
    <w:p w14:paraId="5D7E00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45D82D29" w14:textId="77777777" w:rsidR="002A7C3D" w:rsidRPr="00D822A3" w:rsidRDefault="002A7C3D" w:rsidP="00835C72">
      <w:pPr>
        <w:pStyle w:val="Code"/>
        <w:rPr>
          <w:highlight w:val="white"/>
          <w:lang w:val="en-GB"/>
        </w:rPr>
      </w:pPr>
      <w:r w:rsidRPr="00D822A3">
        <w:rPr>
          <w:highlight w:val="white"/>
          <w:lang w:val="en-GB"/>
        </w:rPr>
        <w:t xml:space="preserve">  }</w:t>
      </w:r>
    </w:p>
    <w:p w14:paraId="11494DB2" w14:textId="77777777" w:rsidR="002A7C3D" w:rsidRPr="00D822A3" w:rsidRDefault="002A7C3D" w:rsidP="00835C72">
      <w:pPr>
        <w:pStyle w:val="Code"/>
        <w:rPr>
          <w:highlight w:val="white"/>
          <w:lang w:val="en-GB"/>
        </w:rPr>
      </w:pPr>
    </w:p>
    <w:p w14:paraId="44366A4C"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7698CE22" w14:textId="77777777" w:rsidR="002A7C3D" w:rsidRPr="00D822A3" w:rsidRDefault="002A7C3D" w:rsidP="00835C72">
      <w:pPr>
        <w:pStyle w:val="Code"/>
        <w:rPr>
          <w:highlight w:val="white"/>
          <w:lang w:val="en-GB"/>
        </w:rPr>
      </w:pPr>
      <w:r w:rsidRPr="00D822A3">
        <w:rPr>
          <w:highlight w:val="white"/>
          <w:lang w:val="en-GB"/>
        </w:rPr>
        <w:t xml:space="preserve">    value = (10.0L * value) + ((long double) (input - '0'));</w:t>
      </w:r>
    </w:p>
    <w:p w14:paraId="5F28D71A"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CD0D7E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2F6F855" w14:textId="77777777" w:rsidR="002A7C3D" w:rsidRPr="00D822A3" w:rsidRDefault="002A7C3D" w:rsidP="00835C72">
      <w:pPr>
        <w:pStyle w:val="Code"/>
        <w:rPr>
          <w:highlight w:val="white"/>
          <w:lang w:val="en-GB"/>
        </w:rPr>
      </w:pPr>
      <w:r w:rsidRPr="00D822A3">
        <w:rPr>
          <w:highlight w:val="white"/>
          <w:lang w:val="en-GB"/>
        </w:rPr>
        <w:t xml:space="preserve">  }</w:t>
      </w:r>
    </w:p>
    <w:p w14:paraId="47A198B0" w14:textId="77777777" w:rsidR="002A7C3D" w:rsidRPr="00D822A3" w:rsidRDefault="002A7C3D" w:rsidP="00835C72">
      <w:pPr>
        <w:pStyle w:val="Code"/>
        <w:rPr>
          <w:highlight w:val="white"/>
          <w:lang w:val="en-GB"/>
        </w:rPr>
      </w:pPr>
    </w:p>
    <w:p w14:paraId="1D6B808A" w14:textId="77777777" w:rsidR="002A7C3D" w:rsidRPr="00D822A3" w:rsidRDefault="002A7C3D" w:rsidP="00835C72">
      <w:pPr>
        <w:pStyle w:val="Code"/>
        <w:rPr>
          <w:highlight w:val="white"/>
          <w:lang w:val="en-GB"/>
        </w:rPr>
      </w:pPr>
      <w:r w:rsidRPr="00D822A3">
        <w:rPr>
          <w:highlight w:val="white"/>
          <w:lang w:val="en-GB"/>
        </w:rPr>
        <w:t xml:space="preserve">  if (input == '.') {</w:t>
      </w:r>
    </w:p>
    <w:p w14:paraId="402EF77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64D94994" w14:textId="77777777" w:rsidR="002A7C3D" w:rsidRPr="00D822A3" w:rsidRDefault="002A7C3D" w:rsidP="00835C72">
      <w:pPr>
        <w:pStyle w:val="Code"/>
        <w:rPr>
          <w:highlight w:val="white"/>
          <w:lang w:val="en-GB"/>
        </w:rPr>
      </w:pPr>
    </w:p>
    <w:p w14:paraId="7EE8A46E"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3DF8FEDB" w14:textId="77777777" w:rsidR="002A7C3D" w:rsidRPr="00D822A3" w:rsidRDefault="002A7C3D" w:rsidP="00835C72">
      <w:pPr>
        <w:pStyle w:val="Code"/>
        <w:rPr>
          <w:highlight w:val="white"/>
          <w:lang w:val="en-GB"/>
        </w:rPr>
      </w:pPr>
      <w:r w:rsidRPr="00D822A3">
        <w:rPr>
          <w:highlight w:val="white"/>
          <w:lang w:val="en-GB"/>
        </w:rPr>
        <w:t xml:space="preserve">      factor /= 10.0L;</w:t>
      </w:r>
    </w:p>
    <w:p w14:paraId="1455EACF" w14:textId="77777777" w:rsidR="002A7C3D" w:rsidRPr="00D822A3" w:rsidRDefault="002A7C3D" w:rsidP="00835C72">
      <w:pPr>
        <w:pStyle w:val="Code"/>
        <w:rPr>
          <w:highlight w:val="white"/>
          <w:lang w:val="en-GB"/>
        </w:rPr>
      </w:pPr>
      <w:r w:rsidRPr="00D822A3">
        <w:rPr>
          <w:highlight w:val="white"/>
          <w:lang w:val="en-GB"/>
        </w:rPr>
        <w:t xml:space="preserve">      value += factor * ((long double) (input - '0'));</w:t>
      </w:r>
    </w:p>
    <w:p w14:paraId="3F1DB31C"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16CFD94" w14:textId="77777777" w:rsidR="002A7C3D" w:rsidRPr="00D822A3" w:rsidRDefault="002A7C3D" w:rsidP="00835C72">
      <w:pPr>
        <w:pStyle w:val="Code"/>
        <w:rPr>
          <w:highlight w:val="white"/>
          <w:lang w:val="en-GB"/>
        </w:rPr>
      </w:pPr>
      <w:r w:rsidRPr="00D822A3">
        <w:rPr>
          <w:highlight w:val="white"/>
          <w:lang w:val="en-GB"/>
        </w:rPr>
        <w:t xml:space="preserve">      found = TRUE;</w:t>
      </w:r>
    </w:p>
    <w:p w14:paraId="7D4910BF" w14:textId="77777777" w:rsidR="002A7C3D" w:rsidRPr="00D822A3" w:rsidRDefault="002A7C3D" w:rsidP="00835C72">
      <w:pPr>
        <w:pStyle w:val="Code"/>
        <w:rPr>
          <w:highlight w:val="white"/>
          <w:lang w:val="en-GB"/>
        </w:rPr>
      </w:pPr>
      <w:r w:rsidRPr="00D822A3">
        <w:rPr>
          <w:highlight w:val="white"/>
          <w:lang w:val="en-GB"/>
        </w:rPr>
        <w:t xml:space="preserve">    }</w:t>
      </w:r>
    </w:p>
    <w:p w14:paraId="7714647F" w14:textId="77777777" w:rsidR="002A7C3D" w:rsidRPr="00D822A3" w:rsidRDefault="002A7C3D" w:rsidP="00835C72">
      <w:pPr>
        <w:pStyle w:val="Code"/>
        <w:rPr>
          <w:highlight w:val="white"/>
          <w:lang w:val="en-GB"/>
        </w:rPr>
      </w:pPr>
      <w:r w:rsidRPr="00D822A3">
        <w:rPr>
          <w:highlight w:val="white"/>
          <w:lang w:val="en-GB"/>
        </w:rPr>
        <w:t xml:space="preserve">  }</w:t>
      </w:r>
    </w:p>
    <w:p w14:paraId="646058BE" w14:textId="77777777" w:rsidR="002A7C3D" w:rsidRPr="00D822A3" w:rsidRDefault="002A7C3D" w:rsidP="00835C72">
      <w:pPr>
        <w:pStyle w:val="Code"/>
        <w:rPr>
          <w:highlight w:val="white"/>
          <w:lang w:val="en-GB"/>
        </w:rPr>
      </w:pPr>
    </w:p>
    <w:p w14:paraId="5F394D8F" w14:textId="77777777" w:rsidR="002A7C3D" w:rsidRPr="00D822A3" w:rsidRDefault="002A7C3D" w:rsidP="00835C72">
      <w:pPr>
        <w:pStyle w:val="Code"/>
        <w:rPr>
          <w:highlight w:val="white"/>
          <w:lang w:val="en-GB"/>
        </w:rPr>
      </w:pPr>
      <w:r w:rsidRPr="00D822A3">
        <w:rPr>
          <w:highlight w:val="white"/>
          <w:lang w:val="en-GB"/>
        </w:rPr>
        <w:t xml:space="preserve">  if (tolower(input) == 'e') {</w:t>
      </w:r>
    </w:p>
    <w:p w14:paraId="34614D4D" w14:textId="77777777" w:rsidR="002A7C3D" w:rsidRPr="00D822A3" w:rsidRDefault="002A7C3D" w:rsidP="00835C72">
      <w:pPr>
        <w:pStyle w:val="Code"/>
        <w:rPr>
          <w:highlight w:val="white"/>
          <w:lang w:val="en-GB"/>
        </w:rPr>
      </w:pPr>
      <w:r w:rsidRPr="00D822A3">
        <w:rPr>
          <w:highlight w:val="white"/>
          <w:lang w:val="en-GB"/>
        </w:rPr>
        <w:t xml:space="preserve">    double exponent = (double) scanLongInt();</w:t>
      </w:r>
    </w:p>
    <w:p w14:paraId="13DF6176" w14:textId="77777777" w:rsidR="002A7C3D" w:rsidRPr="00D822A3" w:rsidRDefault="002A7C3D" w:rsidP="00835C72">
      <w:pPr>
        <w:pStyle w:val="Code"/>
        <w:rPr>
          <w:highlight w:val="white"/>
          <w:lang w:val="en-GB"/>
        </w:rPr>
      </w:pPr>
      <w:r w:rsidRPr="00D822A3">
        <w:rPr>
          <w:highlight w:val="white"/>
          <w:lang w:val="en-GB"/>
        </w:rPr>
        <w:t xml:space="preserve">    value *= pow(10.0, exponent);</w:t>
      </w:r>
    </w:p>
    <w:p w14:paraId="7BAAA136" w14:textId="77777777" w:rsidR="002A7C3D" w:rsidRPr="00D822A3" w:rsidRDefault="002A7C3D" w:rsidP="00835C72">
      <w:pPr>
        <w:pStyle w:val="Code"/>
        <w:rPr>
          <w:highlight w:val="white"/>
          <w:lang w:val="en-GB"/>
        </w:rPr>
      </w:pPr>
      <w:r w:rsidRPr="00D822A3">
        <w:rPr>
          <w:highlight w:val="white"/>
          <w:lang w:val="en-GB"/>
        </w:rPr>
        <w:t xml:space="preserve">  }</w:t>
      </w:r>
    </w:p>
    <w:p w14:paraId="5BF7A168" w14:textId="77777777" w:rsidR="002A7C3D" w:rsidRPr="00D822A3" w:rsidRDefault="002A7C3D" w:rsidP="00835C72">
      <w:pPr>
        <w:pStyle w:val="Code"/>
        <w:rPr>
          <w:highlight w:val="white"/>
          <w:lang w:val="en-GB"/>
        </w:rPr>
      </w:pPr>
      <w:r w:rsidRPr="00D822A3">
        <w:rPr>
          <w:highlight w:val="white"/>
          <w:lang w:val="en-GB"/>
        </w:rPr>
        <w:t xml:space="preserve">  else {</w:t>
      </w:r>
    </w:p>
    <w:p w14:paraId="45F7F84F"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54FDCD42" w14:textId="77777777" w:rsidR="002A7C3D" w:rsidRPr="00D822A3" w:rsidRDefault="002A7C3D" w:rsidP="00835C72">
      <w:pPr>
        <w:pStyle w:val="Code"/>
        <w:rPr>
          <w:highlight w:val="white"/>
          <w:lang w:val="en-GB"/>
        </w:rPr>
      </w:pPr>
      <w:r w:rsidRPr="00D822A3">
        <w:rPr>
          <w:highlight w:val="white"/>
          <w:lang w:val="en-GB"/>
        </w:rPr>
        <w:t xml:space="preserve">  }</w:t>
      </w:r>
    </w:p>
    <w:p w14:paraId="27B83FA9" w14:textId="77777777" w:rsidR="002A7C3D" w:rsidRPr="00D822A3" w:rsidRDefault="002A7C3D" w:rsidP="00835C72">
      <w:pPr>
        <w:pStyle w:val="Code"/>
        <w:rPr>
          <w:highlight w:val="white"/>
          <w:lang w:val="en-GB"/>
        </w:rPr>
      </w:pPr>
    </w:p>
    <w:p w14:paraId="626EF256" w14:textId="77777777" w:rsidR="002A7C3D" w:rsidRPr="00D822A3" w:rsidRDefault="002A7C3D" w:rsidP="00835C72">
      <w:pPr>
        <w:pStyle w:val="Code"/>
        <w:rPr>
          <w:highlight w:val="white"/>
          <w:lang w:val="en-GB"/>
        </w:rPr>
      </w:pPr>
      <w:r w:rsidRPr="00D822A3">
        <w:rPr>
          <w:highlight w:val="white"/>
          <w:lang w:val="en-GB"/>
        </w:rPr>
        <w:t xml:space="preserve">  if (minus) {</w:t>
      </w:r>
    </w:p>
    <w:p w14:paraId="5553B312" w14:textId="77777777" w:rsidR="002A7C3D" w:rsidRPr="00D822A3" w:rsidRDefault="002A7C3D" w:rsidP="00835C72">
      <w:pPr>
        <w:pStyle w:val="Code"/>
        <w:rPr>
          <w:highlight w:val="white"/>
          <w:lang w:val="en-GB"/>
        </w:rPr>
      </w:pPr>
      <w:r w:rsidRPr="00D822A3">
        <w:rPr>
          <w:highlight w:val="white"/>
          <w:lang w:val="en-GB"/>
        </w:rPr>
        <w:t xml:space="preserve">    value = -value;</w:t>
      </w:r>
    </w:p>
    <w:p w14:paraId="07098D9D" w14:textId="77777777" w:rsidR="002A7C3D" w:rsidRPr="00D822A3" w:rsidRDefault="002A7C3D" w:rsidP="00835C72">
      <w:pPr>
        <w:pStyle w:val="Code"/>
        <w:rPr>
          <w:highlight w:val="white"/>
          <w:lang w:val="en-GB"/>
        </w:rPr>
      </w:pPr>
      <w:r w:rsidRPr="00D822A3">
        <w:rPr>
          <w:highlight w:val="white"/>
          <w:lang w:val="en-GB"/>
        </w:rPr>
        <w:t xml:space="preserve">  }</w:t>
      </w:r>
    </w:p>
    <w:p w14:paraId="148A6BDF" w14:textId="77777777" w:rsidR="002A7C3D" w:rsidRPr="00D822A3" w:rsidRDefault="002A7C3D" w:rsidP="00835C72">
      <w:pPr>
        <w:pStyle w:val="Code"/>
        <w:rPr>
          <w:highlight w:val="white"/>
          <w:lang w:val="en-GB"/>
        </w:rPr>
      </w:pPr>
    </w:p>
    <w:p w14:paraId="1D590775" w14:textId="77777777" w:rsidR="002A7C3D" w:rsidRPr="00D822A3" w:rsidRDefault="002A7C3D" w:rsidP="00835C72">
      <w:pPr>
        <w:pStyle w:val="Code"/>
        <w:rPr>
          <w:highlight w:val="white"/>
          <w:lang w:val="en-GB"/>
        </w:rPr>
      </w:pPr>
      <w:r w:rsidRPr="00D822A3">
        <w:rPr>
          <w:highlight w:val="white"/>
          <w:lang w:val="en-GB"/>
        </w:rPr>
        <w:t xml:space="preserve">  if (found) {</w:t>
      </w:r>
    </w:p>
    <w:p w14:paraId="7B7FC4E1" w14:textId="77777777" w:rsidR="002A7C3D" w:rsidRPr="00D822A3" w:rsidRDefault="002A7C3D" w:rsidP="00835C72">
      <w:pPr>
        <w:pStyle w:val="Code"/>
        <w:rPr>
          <w:highlight w:val="white"/>
          <w:lang w:val="en-GB"/>
        </w:rPr>
      </w:pPr>
      <w:r w:rsidRPr="00D822A3">
        <w:rPr>
          <w:highlight w:val="white"/>
          <w:lang w:val="en-GB"/>
        </w:rPr>
        <w:t xml:space="preserve">    ++g_inCount;</w:t>
      </w:r>
    </w:p>
    <w:p w14:paraId="6FB0E079" w14:textId="77777777" w:rsidR="002A7C3D" w:rsidRPr="00D822A3" w:rsidRDefault="002A7C3D" w:rsidP="00835C72">
      <w:pPr>
        <w:pStyle w:val="Code"/>
        <w:rPr>
          <w:highlight w:val="white"/>
          <w:lang w:val="en-GB"/>
        </w:rPr>
      </w:pPr>
      <w:r w:rsidRPr="00D822A3">
        <w:rPr>
          <w:highlight w:val="white"/>
          <w:lang w:val="en-GB"/>
        </w:rPr>
        <w:t xml:space="preserve">  }</w:t>
      </w:r>
    </w:p>
    <w:p w14:paraId="6FA08228" w14:textId="77777777" w:rsidR="002A7C3D" w:rsidRPr="00D822A3" w:rsidRDefault="002A7C3D" w:rsidP="00835C72">
      <w:pPr>
        <w:pStyle w:val="Code"/>
        <w:rPr>
          <w:highlight w:val="white"/>
          <w:lang w:val="en-GB"/>
        </w:rPr>
      </w:pPr>
    </w:p>
    <w:p w14:paraId="7BAE30A3" w14:textId="77777777" w:rsidR="002A7C3D" w:rsidRPr="00D822A3" w:rsidRDefault="002A7C3D" w:rsidP="00835C72">
      <w:pPr>
        <w:pStyle w:val="Code"/>
        <w:rPr>
          <w:highlight w:val="white"/>
          <w:lang w:val="en-GB"/>
        </w:rPr>
      </w:pPr>
      <w:r w:rsidRPr="00D822A3">
        <w:rPr>
          <w:highlight w:val="white"/>
          <w:lang w:val="en-GB"/>
        </w:rPr>
        <w:t xml:space="preserve">  return value;</w:t>
      </w:r>
    </w:p>
    <w:p w14:paraId="648CE402" w14:textId="77777777" w:rsidR="002A7C3D" w:rsidRPr="00D822A3" w:rsidRDefault="002A7C3D" w:rsidP="00835C72">
      <w:pPr>
        <w:pStyle w:val="Code"/>
        <w:rPr>
          <w:highlight w:val="white"/>
          <w:lang w:val="en-GB"/>
        </w:rPr>
      </w:pPr>
      <w:r w:rsidRPr="00D822A3">
        <w:rPr>
          <w:highlight w:val="white"/>
          <w:lang w:val="en-GB"/>
        </w:rPr>
        <w:t>}</w:t>
      </w:r>
    </w:p>
    <w:p w14:paraId="00A46B8C" w14:textId="77777777" w:rsidR="007B5DAC" w:rsidRPr="00D822A3" w:rsidRDefault="007B5DAC" w:rsidP="00835C72">
      <w:pPr>
        <w:pStyle w:val="Code"/>
        <w:rPr>
          <w:highlight w:val="white"/>
          <w:lang w:val="en-GB"/>
        </w:rPr>
      </w:pPr>
    </w:p>
    <w:p w14:paraId="19E178CE" w14:textId="1A27B701" w:rsidR="002A7C3D" w:rsidRPr="00D822A3" w:rsidRDefault="002A7C3D" w:rsidP="00835C72">
      <w:pPr>
        <w:pStyle w:val="Code"/>
        <w:rPr>
          <w:highlight w:val="white"/>
          <w:lang w:val="en-GB"/>
        </w:rPr>
      </w:pPr>
      <w:r w:rsidRPr="00D822A3">
        <w:rPr>
          <w:highlight w:val="white"/>
          <w:lang w:val="en-GB"/>
        </w:rPr>
        <w:t>int scanFormat(char* format, va_list arg_list) {</w:t>
      </w:r>
    </w:p>
    <w:p w14:paraId="79E43C24" w14:textId="77777777" w:rsidR="002A7C3D" w:rsidRPr="00D822A3" w:rsidRDefault="002A7C3D" w:rsidP="00835C72">
      <w:pPr>
        <w:pStyle w:val="Code"/>
        <w:rPr>
          <w:highlight w:val="white"/>
          <w:lang w:val="en-GB"/>
        </w:rPr>
      </w:pPr>
      <w:r w:rsidRPr="00D822A3">
        <w:rPr>
          <w:highlight w:val="white"/>
          <w:lang w:val="en-GB"/>
        </w:rPr>
        <w:t xml:space="preserve">  char c, *charPtr;</w:t>
      </w:r>
    </w:p>
    <w:p w14:paraId="43E431F4" w14:textId="77777777" w:rsidR="002A7C3D" w:rsidRPr="00D822A3" w:rsidRDefault="002A7C3D" w:rsidP="00835C72">
      <w:pPr>
        <w:pStyle w:val="Code"/>
        <w:rPr>
          <w:highlight w:val="white"/>
          <w:lang w:val="en-GB"/>
        </w:rPr>
      </w:pPr>
      <w:r w:rsidRPr="00D822A3">
        <w:rPr>
          <w:highlight w:val="white"/>
          <w:lang w:val="en-GB"/>
        </w:rPr>
        <w:t xml:space="preserve">  BOOL percent = FALSE, shortInt = FALSE, longIntOrDouble = FALSE, longDouble = FALSE, star = FALSE;</w:t>
      </w:r>
    </w:p>
    <w:p w14:paraId="245D47AB" w14:textId="77777777" w:rsidR="002A7C3D" w:rsidRPr="00D822A3" w:rsidRDefault="002A7C3D" w:rsidP="00835C72">
      <w:pPr>
        <w:pStyle w:val="Code"/>
        <w:rPr>
          <w:highlight w:val="white"/>
          <w:lang w:val="en-GB"/>
        </w:rPr>
      </w:pPr>
    </w:p>
    <w:p w14:paraId="29931F6C" w14:textId="77777777" w:rsidR="002A7C3D" w:rsidRPr="00D822A3" w:rsidRDefault="002A7C3D" w:rsidP="00835C72">
      <w:pPr>
        <w:pStyle w:val="Code"/>
        <w:rPr>
          <w:highlight w:val="white"/>
          <w:lang w:val="en-GB"/>
        </w:rPr>
      </w:pPr>
      <w:r w:rsidRPr="00D822A3">
        <w:rPr>
          <w:highlight w:val="white"/>
          <w:lang w:val="en-GB"/>
        </w:rPr>
        <w:t xml:space="preserve">  long longValue, *longPtr;</w:t>
      </w:r>
    </w:p>
    <w:p w14:paraId="0C2943D6" w14:textId="77777777" w:rsidR="002A7C3D" w:rsidRPr="00D822A3" w:rsidRDefault="002A7C3D" w:rsidP="00835C72">
      <w:pPr>
        <w:pStyle w:val="Code"/>
        <w:rPr>
          <w:highlight w:val="white"/>
          <w:lang w:val="en-GB"/>
        </w:rPr>
      </w:pPr>
      <w:r w:rsidRPr="00D822A3">
        <w:rPr>
          <w:highlight w:val="white"/>
          <w:lang w:val="en-GB"/>
        </w:rPr>
        <w:t xml:space="preserve">  short* shortPtr;</w:t>
      </w:r>
    </w:p>
    <w:p w14:paraId="261C14CD" w14:textId="77777777" w:rsidR="002A7C3D" w:rsidRPr="00D822A3" w:rsidRDefault="002A7C3D" w:rsidP="00835C72">
      <w:pPr>
        <w:pStyle w:val="Code"/>
        <w:rPr>
          <w:highlight w:val="white"/>
          <w:lang w:val="en-GB"/>
        </w:rPr>
      </w:pPr>
      <w:r w:rsidRPr="00D822A3">
        <w:rPr>
          <w:highlight w:val="white"/>
          <w:lang w:val="en-GB"/>
        </w:rPr>
        <w:t xml:space="preserve">  int index, *intPtr, *charsPtr;</w:t>
      </w:r>
    </w:p>
    <w:p w14:paraId="1E56CED2" w14:textId="77777777" w:rsidR="002A7C3D" w:rsidRPr="00D822A3" w:rsidRDefault="002A7C3D" w:rsidP="00835C72">
      <w:pPr>
        <w:pStyle w:val="Code"/>
        <w:rPr>
          <w:highlight w:val="white"/>
          <w:lang w:val="en-GB"/>
        </w:rPr>
      </w:pPr>
    </w:p>
    <w:p w14:paraId="034919AC" w14:textId="77777777" w:rsidR="002A7C3D" w:rsidRPr="00D822A3" w:rsidRDefault="002A7C3D" w:rsidP="00835C72">
      <w:pPr>
        <w:pStyle w:val="Code"/>
        <w:rPr>
          <w:highlight w:val="white"/>
          <w:lang w:val="en-GB"/>
        </w:rPr>
      </w:pPr>
      <w:r w:rsidRPr="00D822A3">
        <w:rPr>
          <w:highlight w:val="white"/>
          <w:lang w:val="en-GB"/>
        </w:rPr>
        <w:t xml:space="preserve">  unsigned long unsignedLongValue, *unsignedLongPtr;</w:t>
      </w:r>
    </w:p>
    <w:p w14:paraId="266A849F" w14:textId="77777777" w:rsidR="002A7C3D" w:rsidRPr="00D822A3" w:rsidRDefault="002A7C3D" w:rsidP="00835C72">
      <w:pPr>
        <w:pStyle w:val="Code"/>
        <w:rPr>
          <w:highlight w:val="white"/>
          <w:lang w:val="en-GB"/>
        </w:rPr>
      </w:pPr>
      <w:r w:rsidRPr="00D822A3">
        <w:rPr>
          <w:highlight w:val="white"/>
          <w:lang w:val="en-GB"/>
        </w:rPr>
        <w:t xml:space="preserve">  unsigned short* unsignedShortPtr;</w:t>
      </w:r>
    </w:p>
    <w:p w14:paraId="5F6E96E3" w14:textId="77777777" w:rsidR="002A7C3D" w:rsidRPr="00D822A3" w:rsidRDefault="002A7C3D" w:rsidP="00835C72">
      <w:pPr>
        <w:pStyle w:val="Code"/>
        <w:rPr>
          <w:highlight w:val="white"/>
          <w:lang w:val="en-GB"/>
        </w:rPr>
      </w:pPr>
      <w:r w:rsidRPr="00D822A3">
        <w:rPr>
          <w:highlight w:val="white"/>
          <w:lang w:val="en-GB"/>
        </w:rPr>
        <w:t xml:space="preserve">  unsigned int* unsignedIntPtr;</w:t>
      </w:r>
    </w:p>
    <w:p w14:paraId="309F6C1D" w14:textId="77777777" w:rsidR="002A7C3D" w:rsidRPr="00D822A3" w:rsidRDefault="002A7C3D" w:rsidP="00835C72">
      <w:pPr>
        <w:pStyle w:val="Code"/>
        <w:rPr>
          <w:highlight w:val="white"/>
          <w:lang w:val="en-GB"/>
        </w:rPr>
      </w:pPr>
    </w:p>
    <w:p w14:paraId="6F0372B8" w14:textId="77777777" w:rsidR="002A7C3D" w:rsidRPr="00D822A3" w:rsidRDefault="002A7C3D" w:rsidP="00835C72">
      <w:pPr>
        <w:pStyle w:val="Code"/>
        <w:rPr>
          <w:highlight w:val="white"/>
          <w:lang w:val="en-GB"/>
        </w:rPr>
      </w:pPr>
      <w:r w:rsidRPr="00D822A3">
        <w:rPr>
          <w:highlight w:val="white"/>
          <w:lang w:val="en-GB"/>
        </w:rPr>
        <w:t xml:space="preserve">  long double longDoubleValue;</w:t>
      </w:r>
    </w:p>
    <w:p w14:paraId="7254E30B" w14:textId="77777777" w:rsidR="002A7C3D" w:rsidRPr="00D822A3" w:rsidRDefault="002A7C3D" w:rsidP="00835C72">
      <w:pPr>
        <w:pStyle w:val="Code"/>
        <w:rPr>
          <w:highlight w:val="white"/>
          <w:lang w:val="en-GB"/>
        </w:rPr>
      </w:pPr>
    </w:p>
    <w:p w14:paraId="3D9713E8" w14:textId="77777777" w:rsidR="002A7C3D" w:rsidRPr="00D822A3" w:rsidRDefault="002A7C3D" w:rsidP="00835C72">
      <w:pPr>
        <w:pStyle w:val="Code"/>
        <w:rPr>
          <w:highlight w:val="white"/>
          <w:lang w:val="en-GB"/>
        </w:rPr>
      </w:pPr>
      <w:r w:rsidRPr="00D822A3">
        <w:rPr>
          <w:highlight w:val="white"/>
          <w:lang w:val="en-GB"/>
        </w:rPr>
        <w:t xml:space="preserve">  g_inCount = 0;</w:t>
      </w:r>
    </w:p>
    <w:p w14:paraId="67E38F4F" w14:textId="77777777" w:rsidR="002A7C3D" w:rsidRPr="00D822A3" w:rsidRDefault="002A7C3D" w:rsidP="00835C72">
      <w:pPr>
        <w:pStyle w:val="Code"/>
        <w:rPr>
          <w:highlight w:val="white"/>
          <w:lang w:val="en-GB"/>
        </w:rPr>
      </w:pPr>
      <w:r w:rsidRPr="00D822A3">
        <w:rPr>
          <w:highlight w:val="white"/>
          <w:lang w:val="en-GB"/>
        </w:rPr>
        <w:t xml:space="preserve">  g_inChars = 0;</w:t>
      </w:r>
    </w:p>
    <w:p w14:paraId="1FFDB659" w14:textId="77777777" w:rsidR="002A7C3D" w:rsidRPr="00D822A3" w:rsidRDefault="002A7C3D" w:rsidP="00835C72">
      <w:pPr>
        <w:pStyle w:val="Code"/>
        <w:rPr>
          <w:highlight w:val="white"/>
          <w:lang w:val="en-GB"/>
        </w:rPr>
      </w:pPr>
    </w:p>
    <w:p w14:paraId="63493658" w14:textId="77777777" w:rsidR="002A7C3D" w:rsidRPr="00D822A3" w:rsidRDefault="002A7C3D" w:rsidP="00835C72">
      <w:pPr>
        <w:pStyle w:val="Code"/>
        <w:rPr>
          <w:highlight w:val="white"/>
          <w:lang w:val="en-GB"/>
        </w:rPr>
      </w:pPr>
      <w:r w:rsidRPr="00D822A3">
        <w:rPr>
          <w:highlight w:val="white"/>
          <w:lang w:val="en-GB"/>
        </w:rPr>
        <w:t xml:space="preserve">  for (index = 0; format[index] != '\0'; ++index) {</w:t>
      </w:r>
    </w:p>
    <w:p w14:paraId="0AB6A8C9" w14:textId="77777777" w:rsidR="002A7C3D" w:rsidRPr="00D822A3" w:rsidRDefault="002A7C3D" w:rsidP="00835C72">
      <w:pPr>
        <w:pStyle w:val="Code"/>
        <w:rPr>
          <w:highlight w:val="white"/>
          <w:lang w:val="en-GB"/>
        </w:rPr>
      </w:pPr>
      <w:r w:rsidRPr="00D822A3">
        <w:rPr>
          <w:highlight w:val="white"/>
          <w:lang w:val="en-GB"/>
        </w:rPr>
        <w:t xml:space="preserve">    c = format[index];</w:t>
      </w:r>
    </w:p>
    <w:p w14:paraId="1C75E031" w14:textId="77777777" w:rsidR="002A7C3D" w:rsidRPr="00D822A3" w:rsidRDefault="002A7C3D" w:rsidP="00835C72">
      <w:pPr>
        <w:pStyle w:val="Code"/>
        <w:rPr>
          <w:highlight w:val="white"/>
          <w:lang w:val="en-GB"/>
        </w:rPr>
      </w:pPr>
    </w:p>
    <w:p w14:paraId="712681FA" w14:textId="77777777" w:rsidR="002A7C3D" w:rsidRPr="00D822A3" w:rsidRDefault="002A7C3D" w:rsidP="00835C72">
      <w:pPr>
        <w:pStyle w:val="Code"/>
        <w:rPr>
          <w:highlight w:val="white"/>
          <w:lang w:val="en-GB"/>
        </w:rPr>
      </w:pPr>
      <w:r w:rsidRPr="00D822A3">
        <w:rPr>
          <w:highlight w:val="white"/>
          <w:lang w:val="en-GB"/>
        </w:rPr>
        <w:t xml:space="preserve">    if (percent) {</w:t>
      </w:r>
    </w:p>
    <w:p w14:paraId="6D554D47" w14:textId="77777777" w:rsidR="002A7C3D" w:rsidRPr="00D822A3" w:rsidRDefault="002A7C3D" w:rsidP="00835C72">
      <w:pPr>
        <w:pStyle w:val="Code"/>
        <w:rPr>
          <w:highlight w:val="white"/>
          <w:lang w:val="en-GB"/>
        </w:rPr>
      </w:pPr>
      <w:r w:rsidRPr="00D822A3">
        <w:rPr>
          <w:highlight w:val="white"/>
          <w:lang w:val="en-GB"/>
        </w:rPr>
        <w:t xml:space="preserve">      switch (c) {</w:t>
      </w:r>
    </w:p>
    <w:p w14:paraId="7C828790" w14:textId="77777777" w:rsidR="002A7C3D" w:rsidRPr="00D822A3" w:rsidRDefault="002A7C3D" w:rsidP="00835C72">
      <w:pPr>
        <w:pStyle w:val="Code"/>
        <w:rPr>
          <w:highlight w:val="white"/>
          <w:lang w:val="en-GB"/>
        </w:rPr>
      </w:pPr>
      <w:r w:rsidRPr="00D822A3">
        <w:rPr>
          <w:highlight w:val="white"/>
          <w:lang w:val="en-GB"/>
        </w:rPr>
        <w:t xml:space="preserve">        case 'h':</w:t>
      </w:r>
    </w:p>
    <w:p w14:paraId="3697995F" w14:textId="77777777" w:rsidR="002A7C3D" w:rsidRPr="00D822A3" w:rsidRDefault="002A7C3D" w:rsidP="00835C72">
      <w:pPr>
        <w:pStyle w:val="Code"/>
        <w:rPr>
          <w:highlight w:val="white"/>
          <w:lang w:val="en-GB"/>
        </w:rPr>
      </w:pPr>
      <w:r w:rsidRPr="00D822A3">
        <w:rPr>
          <w:highlight w:val="white"/>
          <w:lang w:val="en-GB"/>
        </w:rPr>
        <w:t xml:space="preserve">          shortInt = TRUE;</w:t>
      </w:r>
    </w:p>
    <w:p w14:paraId="70E3A74D" w14:textId="77777777" w:rsidR="002A7C3D" w:rsidRPr="00D822A3" w:rsidRDefault="002A7C3D" w:rsidP="00835C72">
      <w:pPr>
        <w:pStyle w:val="Code"/>
        <w:rPr>
          <w:highlight w:val="white"/>
          <w:lang w:val="en-GB"/>
        </w:rPr>
      </w:pPr>
      <w:r w:rsidRPr="00D822A3">
        <w:rPr>
          <w:highlight w:val="white"/>
          <w:lang w:val="en-GB"/>
        </w:rPr>
        <w:t xml:space="preserve">          break;</w:t>
      </w:r>
    </w:p>
    <w:p w14:paraId="68963459" w14:textId="77777777" w:rsidR="002A7C3D" w:rsidRPr="00D822A3" w:rsidRDefault="002A7C3D" w:rsidP="00835C72">
      <w:pPr>
        <w:pStyle w:val="Code"/>
        <w:rPr>
          <w:highlight w:val="white"/>
          <w:lang w:val="en-GB"/>
        </w:rPr>
      </w:pPr>
    </w:p>
    <w:p w14:paraId="65633271" w14:textId="77777777" w:rsidR="002A7C3D" w:rsidRPr="00D822A3" w:rsidRDefault="002A7C3D" w:rsidP="00835C72">
      <w:pPr>
        <w:pStyle w:val="Code"/>
        <w:rPr>
          <w:highlight w:val="white"/>
          <w:lang w:val="en-GB"/>
        </w:rPr>
      </w:pPr>
      <w:r w:rsidRPr="00D822A3">
        <w:rPr>
          <w:highlight w:val="white"/>
          <w:lang w:val="en-GB"/>
        </w:rPr>
        <w:t xml:space="preserve">        case 'l':</w:t>
      </w:r>
    </w:p>
    <w:p w14:paraId="2992F969" w14:textId="77777777" w:rsidR="002A7C3D" w:rsidRPr="00D822A3" w:rsidRDefault="002A7C3D" w:rsidP="00835C72">
      <w:pPr>
        <w:pStyle w:val="Code"/>
        <w:rPr>
          <w:highlight w:val="white"/>
          <w:lang w:val="en-GB"/>
        </w:rPr>
      </w:pPr>
      <w:r w:rsidRPr="00D822A3">
        <w:rPr>
          <w:highlight w:val="white"/>
          <w:lang w:val="en-GB"/>
        </w:rPr>
        <w:t xml:space="preserve">          longIntOrDouble = TRUE;</w:t>
      </w:r>
    </w:p>
    <w:p w14:paraId="0676FB41" w14:textId="77777777" w:rsidR="002A7C3D" w:rsidRPr="00D822A3" w:rsidRDefault="002A7C3D" w:rsidP="00835C72">
      <w:pPr>
        <w:pStyle w:val="Code"/>
        <w:rPr>
          <w:highlight w:val="white"/>
          <w:lang w:val="en-GB"/>
        </w:rPr>
      </w:pPr>
      <w:r w:rsidRPr="00D822A3">
        <w:rPr>
          <w:highlight w:val="white"/>
          <w:lang w:val="en-GB"/>
        </w:rPr>
        <w:t xml:space="preserve">          break;</w:t>
      </w:r>
    </w:p>
    <w:p w14:paraId="1D919261" w14:textId="77777777" w:rsidR="002A7C3D" w:rsidRPr="00D822A3" w:rsidRDefault="002A7C3D" w:rsidP="00835C72">
      <w:pPr>
        <w:pStyle w:val="Code"/>
        <w:rPr>
          <w:highlight w:val="white"/>
          <w:lang w:val="en-GB"/>
        </w:rPr>
      </w:pPr>
    </w:p>
    <w:p w14:paraId="74A95BB1" w14:textId="77777777" w:rsidR="002A7C3D" w:rsidRPr="00D822A3" w:rsidRDefault="002A7C3D" w:rsidP="00835C72">
      <w:pPr>
        <w:pStyle w:val="Code"/>
        <w:rPr>
          <w:highlight w:val="white"/>
          <w:lang w:val="en-GB"/>
        </w:rPr>
      </w:pPr>
      <w:r w:rsidRPr="00D822A3">
        <w:rPr>
          <w:highlight w:val="white"/>
          <w:lang w:val="en-GB"/>
        </w:rPr>
        <w:t xml:space="preserve">        case 'L':</w:t>
      </w:r>
    </w:p>
    <w:p w14:paraId="202F87F1" w14:textId="77777777" w:rsidR="002A7C3D" w:rsidRPr="00D822A3" w:rsidRDefault="002A7C3D" w:rsidP="00835C72">
      <w:pPr>
        <w:pStyle w:val="Code"/>
        <w:rPr>
          <w:highlight w:val="white"/>
          <w:lang w:val="en-GB"/>
        </w:rPr>
      </w:pPr>
      <w:r w:rsidRPr="00D822A3">
        <w:rPr>
          <w:highlight w:val="white"/>
          <w:lang w:val="en-GB"/>
        </w:rPr>
        <w:t xml:space="preserve">          longDouble = TRUE;</w:t>
      </w:r>
    </w:p>
    <w:p w14:paraId="5A7EFF17" w14:textId="77777777" w:rsidR="002A7C3D" w:rsidRPr="00D822A3" w:rsidRDefault="002A7C3D" w:rsidP="00835C72">
      <w:pPr>
        <w:pStyle w:val="Code"/>
        <w:rPr>
          <w:highlight w:val="white"/>
          <w:lang w:val="en-GB"/>
        </w:rPr>
      </w:pPr>
      <w:r w:rsidRPr="00D822A3">
        <w:rPr>
          <w:highlight w:val="white"/>
          <w:lang w:val="en-GB"/>
        </w:rPr>
        <w:t xml:space="preserve">          break;</w:t>
      </w:r>
    </w:p>
    <w:p w14:paraId="550D0DB0" w14:textId="77777777" w:rsidR="002A7C3D" w:rsidRPr="00D822A3" w:rsidRDefault="002A7C3D" w:rsidP="00835C72">
      <w:pPr>
        <w:pStyle w:val="Code"/>
        <w:rPr>
          <w:highlight w:val="white"/>
          <w:lang w:val="en-GB"/>
        </w:rPr>
      </w:pPr>
    </w:p>
    <w:p w14:paraId="70D30E33" w14:textId="77777777" w:rsidR="002A7C3D" w:rsidRPr="00D822A3" w:rsidRDefault="002A7C3D" w:rsidP="00835C72">
      <w:pPr>
        <w:pStyle w:val="Code"/>
        <w:rPr>
          <w:highlight w:val="white"/>
          <w:lang w:val="en-GB"/>
        </w:rPr>
      </w:pPr>
      <w:r w:rsidRPr="00D822A3">
        <w:rPr>
          <w:highlight w:val="white"/>
          <w:lang w:val="en-GB"/>
        </w:rPr>
        <w:t xml:space="preserve">        case '*':</w:t>
      </w:r>
    </w:p>
    <w:p w14:paraId="6BD49EA1" w14:textId="77777777" w:rsidR="002A7C3D" w:rsidRPr="00D822A3" w:rsidRDefault="002A7C3D" w:rsidP="00835C72">
      <w:pPr>
        <w:pStyle w:val="Code"/>
        <w:rPr>
          <w:highlight w:val="white"/>
          <w:lang w:val="en-GB"/>
        </w:rPr>
      </w:pPr>
      <w:r w:rsidRPr="00D822A3">
        <w:rPr>
          <w:highlight w:val="white"/>
          <w:lang w:val="en-GB"/>
        </w:rPr>
        <w:t xml:space="preserve">          star = TRUE;</w:t>
      </w:r>
    </w:p>
    <w:p w14:paraId="56D67A1A" w14:textId="77777777" w:rsidR="002A7C3D" w:rsidRPr="00D822A3" w:rsidRDefault="002A7C3D" w:rsidP="00835C72">
      <w:pPr>
        <w:pStyle w:val="Code"/>
        <w:rPr>
          <w:highlight w:val="white"/>
          <w:lang w:val="en-GB"/>
        </w:rPr>
      </w:pPr>
      <w:r w:rsidRPr="00D822A3">
        <w:rPr>
          <w:highlight w:val="white"/>
          <w:lang w:val="en-GB"/>
        </w:rPr>
        <w:t xml:space="preserve">          break;</w:t>
      </w:r>
    </w:p>
    <w:p w14:paraId="7D171BC5" w14:textId="77777777" w:rsidR="002A7C3D" w:rsidRPr="00D822A3" w:rsidRDefault="002A7C3D" w:rsidP="00835C72">
      <w:pPr>
        <w:pStyle w:val="Code"/>
        <w:rPr>
          <w:highlight w:val="white"/>
          <w:lang w:val="en-GB"/>
        </w:rPr>
      </w:pPr>
    </w:p>
    <w:p w14:paraId="7A915D15" w14:textId="77777777" w:rsidR="002A7C3D" w:rsidRPr="00D822A3" w:rsidRDefault="002A7C3D" w:rsidP="00835C72">
      <w:pPr>
        <w:pStyle w:val="Code"/>
        <w:rPr>
          <w:highlight w:val="white"/>
          <w:lang w:val="en-GB"/>
        </w:rPr>
      </w:pPr>
      <w:r w:rsidRPr="00D822A3">
        <w:rPr>
          <w:highlight w:val="white"/>
          <w:lang w:val="en-GB"/>
        </w:rPr>
        <w:t xml:space="preserve">        case 'c': {</w:t>
      </w:r>
    </w:p>
    <w:p w14:paraId="35ACED09" w14:textId="77777777" w:rsidR="002A7C3D" w:rsidRPr="00D822A3" w:rsidRDefault="002A7C3D" w:rsidP="00835C72">
      <w:pPr>
        <w:pStyle w:val="Code"/>
        <w:rPr>
          <w:highlight w:val="white"/>
          <w:lang w:val="en-GB"/>
        </w:rPr>
      </w:pPr>
      <w:r w:rsidRPr="00D822A3">
        <w:rPr>
          <w:highlight w:val="white"/>
          <w:lang w:val="en-GB"/>
        </w:rPr>
        <w:t xml:space="preserve">            char charValue = scanChar();</w:t>
      </w:r>
    </w:p>
    <w:p w14:paraId="460E363B" w14:textId="77777777" w:rsidR="002A7C3D" w:rsidRPr="00D822A3" w:rsidRDefault="002A7C3D" w:rsidP="00835C72">
      <w:pPr>
        <w:pStyle w:val="Code"/>
        <w:rPr>
          <w:highlight w:val="white"/>
          <w:lang w:val="en-GB"/>
        </w:rPr>
      </w:pPr>
    </w:p>
    <w:p w14:paraId="2A43459C" w14:textId="77777777" w:rsidR="002A7C3D" w:rsidRPr="00D822A3" w:rsidRDefault="002A7C3D" w:rsidP="00835C72">
      <w:pPr>
        <w:pStyle w:val="Code"/>
        <w:rPr>
          <w:highlight w:val="white"/>
          <w:lang w:val="en-GB"/>
        </w:rPr>
      </w:pPr>
      <w:r w:rsidRPr="00D822A3">
        <w:rPr>
          <w:highlight w:val="white"/>
          <w:lang w:val="en-GB"/>
        </w:rPr>
        <w:t xml:space="preserve">            if (!star) {</w:t>
      </w:r>
    </w:p>
    <w:p w14:paraId="71D232C8"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27F31CF1" w14:textId="77777777" w:rsidR="002A7C3D" w:rsidRPr="00D822A3" w:rsidRDefault="002A7C3D" w:rsidP="00835C72">
      <w:pPr>
        <w:pStyle w:val="Code"/>
        <w:rPr>
          <w:highlight w:val="white"/>
          <w:lang w:val="en-GB"/>
        </w:rPr>
      </w:pPr>
      <w:r w:rsidRPr="00D822A3">
        <w:rPr>
          <w:highlight w:val="white"/>
          <w:lang w:val="en-GB"/>
        </w:rPr>
        <w:t xml:space="preserve">              *charPtr = charValue;</w:t>
      </w:r>
    </w:p>
    <w:p w14:paraId="34AA0DD0" w14:textId="77777777" w:rsidR="002A7C3D" w:rsidRPr="00D822A3" w:rsidRDefault="002A7C3D" w:rsidP="00835C72">
      <w:pPr>
        <w:pStyle w:val="Code"/>
        <w:rPr>
          <w:highlight w:val="white"/>
          <w:lang w:val="en-GB"/>
        </w:rPr>
      </w:pPr>
      <w:r w:rsidRPr="00D822A3">
        <w:rPr>
          <w:highlight w:val="white"/>
          <w:lang w:val="en-GB"/>
        </w:rPr>
        <w:t xml:space="preserve">            }</w:t>
      </w:r>
    </w:p>
    <w:p w14:paraId="7AE0AA3E" w14:textId="77777777" w:rsidR="002A7C3D" w:rsidRPr="00D822A3" w:rsidRDefault="002A7C3D" w:rsidP="00835C72">
      <w:pPr>
        <w:pStyle w:val="Code"/>
        <w:rPr>
          <w:highlight w:val="white"/>
          <w:lang w:val="en-GB"/>
        </w:rPr>
      </w:pPr>
    </w:p>
    <w:p w14:paraId="17F009E2"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6EB7D23B" w14:textId="77777777" w:rsidR="002A7C3D" w:rsidRPr="00D822A3" w:rsidRDefault="002A7C3D" w:rsidP="00835C72">
      <w:pPr>
        <w:pStyle w:val="Code"/>
        <w:rPr>
          <w:highlight w:val="white"/>
          <w:lang w:val="en-GB"/>
        </w:rPr>
      </w:pPr>
    </w:p>
    <w:p w14:paraId="1D0904F1" w14:textId="77777777" w:rsidR="002A7C3D" w:rsidRPr="00D822A3" w:rsidRDefault="002A7C3D" w:rsidP="00835C72">
      <w:pPr>
        <w:pStyle w:val="Code"/>
        <w:rPr>
          <w:highlight w:val="white"/>
          <w:lang w:val="en-GB"/>
        </w:rPr>
      </w:pPr>
      <w:r w:rsidRPr="00D822A3">
        <w:rPr>
          <w:highlight w:val="white"/>
          <w:lang w:val="en-GB"/>
        </w:rPr>
        <w:t xml:space="preserve">            if (charValue != EOF) {</w:t>
      </w:r>
    </w:p>
    <w:p w14:paraId="7E0F4D6A" w14:textId="77777777" w:rsidR="002A7C3D" w:rsidRPr="00D822A3" w:rsidRDefault="002A7C3D" w:rsidP="00835C72">
      <w:pPr>
        <w:pStyle w:val="Code"/>
        <w:rPr>
          <w:highlight w:val="white"/>
          <w:lang w:val="en-GB"/>
        </w:rPr>
      </w:pPr>
      <w:r w:rsidRPr="00D822A3">
        <w:rPr>
          <w:highlight w:val="white"/>
          <w:lang w:val="en-GB"/>
        </w:rPr>
        <w:t xml:space="preserve">              ++g_inCount;</w:t>
      </w:r>
    </w:p>
    <w:p w14:paraId="2C19E0BB" w14:textId="77777777" w:rsidR="002A7C3D" w:rsidRPr="00D822A3" w:rsidRDefault="002A7C3D" w:rsidP="00835C72">
      <w:pPr>
        <w:pStyle w:val="Code"/>
        <w:rPr>
          <w:highlight w:val="white"/>
          <w:lang w:val="en-GB"/>
        </w:rPr>
      </w:pPr>
      <w:r w:rsidRPr="00D822A3">
        <w:rPr>
          <w:highlight w:val="white"/>
          <w:lang w:val="en-GB"/>
        </w:rPr>
        <w:t xml:space="preserve">            }</w:t>
      </w:r>
    </w:p>
    <w:p w14:paraId="77CF3E45" w14:textId="77777777" w:rsidR="002A7C3D" w:rsidRPr="00D822A3" w:rsidRDefault="002A7C3D" w:rsidP="00835C72">
      <w:pPr>
        <w:pStyle w:val="Code"/>
        <w:rPr>
          <w:highlight w:val="white"/>
          <w:lang w:val="en-GB"/>
        </w:rPr>
      </w:pPr>
      <w:r w:rsidRPr="00D822A3">
        <w:rPr>
          <w:highlight w:val="white"/>
          <w:lang w:val="en-GB"/>
        </w:rPr>
        <w:t xml:space="preserve">          }</w:t>
      </w:r>
    </w:p>
    <w:p w14:paraId="6494E330" w14:textId="77777777" w:rsidR="002A7C3D" w:rsidRPr="00D822A3" w:rsidRDefault="002A7C3D" w:rsidP="00835C72">
      <w:pPr>
        <w:pStyle w:val="Code"/>
        <w:rPr>
          <w:highlight w:val="white"/>
          <w:lang w:val="en-GB"/>
        </w:rPr>
      </w:pPr>
      <w:r w:rsidRPr="00D822A3">
        <w:rPr>
          <w:highlight w:val="white"/>
          <w:lang w:val="en-GB"/>
        </w:rPr>
        <w:t xml:space="preserve">          break;</w:t>
      </w:r>
    </w:p>
    <w:p w14:paraId="3EDC87AC" w14:textId="77777777" w:rsidR="002A7C3D" w:rsidRPr="00D822A3" w:rsidRDefault="002A7C3D" w:rsidP="00835C72">
      <w:pPr>
        <w:pStyle w:val="Code"/>
        <w:rPr>
          <w:highlight w:val="white"/>
          <w:lang w:val="en-GB"/>
        </w:rPr>
      </w:pPr>
    </w:p>
    <w:p w14:paraId="2D4DA628" w14:textId="77777777" w:rsidR="002A7C3D" w:rsidRPr="00D822A3" w:rsidRDefault="002A7C3D" w:rsidP="00835C72">
      <w:pPr>
        <w:pStyle w:val="Code"/>
        <w:rPr>
          <w:highlight w:val="white"/>
          <w:lang w:val="en-GB"/>
        </w:rPr>
      </w:pPr>
      <w:r w:rsidRPr="00D822A3">
        <w:rPr>
          <w:highlight w:val="white"/>
          <w:lang w:val="en-GB"/>
        </w:rPr>
        <w:t xml:space="preserve">        case 's':</w:t>
      </w:r>
    </w:p>
    <w:p w14:paraId="16EC09C0" w14:textId="77777777" w:rsidR="002A7C3D" w:rsidRPr="00D822A3" w:rsidRDefault="002A7C3D" w:rsidP="00835C72">
      <w:pPr>
        <w:pStyle w:val="Code"/>
        <w:rPr>
          <w:highlight w:val="white"/>
          <w:lang w:val="en-GB"/>
        </w:rPr>
      </w:pPr>
      <w:r w:rsidRPr="00D822A3">
        <w:rPr>
          <w:highlight w:val="white"/>
          <w:lang w:val="en-GB"/>
        </w:rPr>
        <w:t xml:space="preserve">          if (!star) {</w:t>
      </w:r>
    </w:p>
    <w:p w14:paraId="783ECD95"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1C61CE3C" w14:textId="77777777" w:rsidR="002A7C3D" w:rsidRPr="00D822A3" w:rsidRDefault="002A7C3D" w:rsidP="00835C72">
      <w:pPr>
        <w:pStyle w:val="Code"/>
        <w:rPr>
          <w:highlight w:val="white"/>
          <w:lang w:val="en-GB"/>
        </w:rPr>
      </w:pPr>
      <w:r w:rsidRPr="00D822A3">
        <w:rPr>
          <w:highlight w:val="white"/>
          <w:lang w:val="en-GB"/>
        </w:rPr>
        <w:t xml:space="preserve">            scanString(charPtr, 0);</w:t>
      </w:r>
    </w:p>
    <w:p w14:paraId="6F318612" w14:textId="77777777" w:rsidR="002A7C3D" w:rsidRPr="00D822A3" w:rsidRDefault="002A7C3D" w:rsidP="00835C72">
      <w:pPr>
        <w:pStyle w:val="Code"/>
        <w:rPr>
          <w:highlight w:val="white"/>
          <w:lang w:val="en-GB"/>
        </w:rPr>
      </w:pPr>
      <w:r w:rsidRPr="00D822A3">
        <w:rPr>
          <w:highlight w:val="white"/>
          <w:lang w:val="en-GB"/>
        </w:rPr>
        <w:t xml:space="preserve">          }</w:t>
      </w:r>
    </w:p>
    <w:p w14:paraId="59F15C2B" w14:textId="77777777" w:rsidR="002A7C3D" w:rsidRPr="00D822A3" w:rsidRDefault="002A7C3D" w:rsidP="00835C72">
      <w:pPr>
        <w:pStyle w:val="Code"/>
        <w:rPr>
          <w:highlight w:val="white"/>
          <w:lang w:val="en-GB"/>
        </w:rPr>
      </w:pPr>
      <w:r w:rsidRPr="00D822A3">
        <w:rPr>
          <w:highlight w:val="white"/>
          <w:lang w:val="en-GB"/>
        </w:rPr>
        <w:t xml:space="preserve">          else {</w:t>
      </w:r>
    </w:p>
    <w:p w14:paraId="1B69D2BD" w14:textId="77777777" w:rsidR="002A7C3D" w:rsidRPr="00D822A3" w:rsidRDefault="002A7C3D" w:rsidP="00835C72">
      <w:pPr>
        <w:pStyle w:val="Code"/>
        <w:rPr>
          <w:highlight w:val="white"/>
          <w:lang w:val="en-GB"/>
        </w:rPr>
      </w:pPr>
      <w:r w:rsidRPr="00D822A3">
        <w:rPr>
          <w:highlight w:val="white"/>
          <w:lang w:val="en-GB"/>
        </w:rPr>
        <w:t xml:space="preserve">            scanString(NULL, 0);</w:t>
      </w:r>
    </w:p>
    <w:p w14:paraId="45C64C77" w14:textId="77777777" w:rsidR="002A7C3D" w:rsidRPr="00D822A3" w:rsidRDefault="002A7C3D" w:rsidP="00835C72">
      <w:pPr>
        <w:pStyle w:val="Code"/>
        <w:rPr>
          <w:highlight w:val="white"/>
          <w:lang w:val="en-GB"/>
        </w:rPr>
      </w:pPr>
      <w:r w:rsidRPr="00D822A3">
        <w:rPr>
          <w:highlight w:val="white"/>
          <w:lang w:val="en-GB"/>
        </w:rPr>
        <w:t xml:space="preserve">          }</w:t>
      </w:r>
    </w:p>
    <w:p w14:paraId="637046B9" w14:textId="77777777" w:rsidR="002A7C3D" w:rsidRPr="00D822A3" w:rsidRDefault="002A7C3D" w:rsidP="00835C72">
      <w:pPr>
        <w:pStyle w:val="Code"/>
        <w:rPr>
          <w:highlight w:val="white"/>
          <w:lang w:val="en-GB"/>
        </w:rPr>
      </w:pPr>
    </w:p>
    <w:p w14:paraId="65560AB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0E5CA59" w14:textId="77777777" w:rsidR="002A7C3D" w:rsidRPr="00D822A3" w:rsidRDefault="002A7C3D" w:rsidP="00835C72">
      <w:pPr>
        <w:pStyle w:val="Code"/>
        <w:rPr>
          <w:highlight w:val="white"/>
          <w:lang w:val="en-GB"/>
        </w:rPr>
      </w:pPr>
      <w:r w:rsidRPr="00D822A3">
        <w:rPr>
          <w:highlight w:val="white"/>
          <w:lang w:val="en-GB"/>
        </w:rPr>
        <w:t xml:space="preserve">          break;</w:t>
      </w:r>
    </w:p>
    <w:p w14:paraId="7A909730" w14:textId="77777777" w:rsidR="002A7C3D" w:rsidRPr="00D822A3" w:rsidRDefault="002A7C3D" w:rsidP="00835C72">
      <w:pPr>
        <w:pStyle w:val="Code"/>
        <w:rPr>
          <w:highlight w:val="white"/>
          <w:lang w:val="en-GB"/>
        </w:rPr>
      </w:pPr>
    </w:p>
    <w:p w14:paraId="18050AFF" w14:textId="77777777" w:rsidR="002A7C3D" w:rsidRPr="00D822A3" w:rsidRDefault="002A7C3D" w:rsidP="00835C72">
      <w:pPr>
        <w:pStyle w:val="Code"/>
        <w:rPr>
          <w:highlight w:val="white"/>
          <w:lang w:val="en-GB"/>
        </w:rPr>
      </w:pPr>
      <w:r w:rsidRPr="00D822A3">
        <w:rPr>
          <w:highlight w:val="white"/>
          <w:lang w:val="en-GB"/>
        </w:rPr>
        <w:t xml:space="preserve">        case 'i':</w:t>
      </w:r>
    </w:p>
    <w:p w14:paraId="1483842C" w14:textId="77777777" w:rsidR="002A7C3D" w:rsidRPr="00D822A3" w:rsidRDefault="002A7C3D" w:rsidP="00835C72">
      <w:pPr>
        <w:pStyle w:val="Code"/>
        <w:rPr>
          <w:highlight w:val="white"/>
          <w:lang w:val="en-GB"/>
        </w:rPr>
      </w:pPr>
      <w:r w:rsidRPr="00D822A3">
        <w:rPr>
          <w:highlight w:val="white"/>
          <w:lang w:val="en-GB"/>
        </w:rPr>
        <w:t xml:space="preserve">        case 'd':</w:t>
      </w:r>
    </w:p>
    <w:p w14:paraId="147253EB" w14:textId="77777777" w:rsidR="002A7C3D" w:rsidRPr="00D822A3" w:rsidRDefault="002A7C3D" w:rsidP="00835C72">
      <w:pPr>
        <w:pStyle w:val="Code"/>
        <w:rPr>
          <w:highlight w:val="white"/>
          <w:lang w:val="en-GB"/>
        </w:rPr>
      </w:pPr>
      <w:r w:rsidRPr="00D822A3">
        <w:rPr>
          <w:highlight w:val="white"/>
          <w:lang w:val="en-GB"/>
        </w:rPr>
        <w:t xml:space="preserve">          longValue = scanLongInt();</w:t>
      </w:r>
    </w:p>
    <w:p w14:paraId="010A203D" w14:textId="77777777" w:rsidR="002A7C3D" w:rsidRPr="00D822A3" w:rsidRDefault="002A7C3D" w:rsidP="00835C72">
      <w:pPr>
        <w:pStyle w:val="Code"/>
        <w:rPr>
          <w:highlight w:val="white"/>
          <w:lang w:val="en-GB"/>
        </w:rPr>
      </w:pPr>
    </w:p>
    <w:p w14:paraId="7C836AAC" w14:textId="77777777" w:rsidR="002A7C3D" w:rsidRPr="00D822A3" w:rsidRDefault="002A7C3D" w:rsidP="00835C72">
      <w:pPr>
        <w:pStyle w:val="Code"/>
        <w:rPr>
          <w:highlight w:val="white"/>
          <w:lang w:val="en-GB"/>
        </w:rPr>
      </w:pPr>
      <w:r w:rsidRPr="00D822A3">
        <w:rPr>
          <w:highlight w:val="white"/>
          <w:lang w:val="en-GB"/>
        </w:rPr>
        <w:t xml:space="preserve">          if (!star) {</w:t>
      </w:r>
    </w:p>
    <w:p w14:paraId="58A03043"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14684F63" w14:textId="77777777" w:rsidR="002A7C3D" w:rsidRPr="00D822A3" w:rsidRDefault="002A7C3D" w:rsidP="00835C72">
      <w:pPr>
        <w:pStyle w:val="Code"/>
        <w:rPr>
          <w:highlight w:val="white"/>
          <w:lang w:val="en-GB"/>
        </w:rPr>
      </w:pPr>
      <w:r w:rsidRPr="00D822A3">
        <w:rPr>
          <w:highlight w:val="white"/>
          <w:lang w:val="en-GB"/>
        </w:rPr>
        <w:t xml:space="preserve">              shortPtr = va_arg(arg_list, short*);</w:t>
      </w:r>
    </w:p>
    <w:p w14:paraId="00BA42AA" w14:textId="77777777" w:rsidR="002A7C3D" w:rsidRPr="00D822A3" w:rsidRDefault="002A7C3D" w:rsidP="00835C72">
      <w:pPr>
        <w:pStyle w:val="Code"/>
        <w:rPr>
          <w:highlight w:val="white"/>
          <w:lang w:val="en-GB"/>
        </w:rPr>
      </w:pPr>
      <w:r w:rsidRPr="00D822A3">
        <w:rPr>
          <w:highlight w:val="white"/>
          <w:lang w:val="en-GB"/>
        </w:rPr>
        <w:t xml:space="preserve">              *shortPtr = (short) longValue;</w:t>
      </w:r>
    </w:p>
    <w:p w14:paraId="049C21FE" w14:textId="77777777" w:rsidR="002A7C3D" w:rsidRPr="00D822A3" w:rsidRDefault="002A7C3D" w:rsidP="00835C72">
      <w:pPr>
        <w:pStyle w:val="Code"/>
        <w:rPr>
          <w:highlight w:val="white"/>
          <w:lang w:val="en-GB"/>
        </w:rPr>
      </w:pPr>
      <w:r w:rsidRPr="00D822A3">
        <w:rPr>
          <w:highlight w:val="white"/>
          <w:lang w:val="en-GB"/>
        </w:rPr>
        <w:t xml:space="preserve">            }</w:t>
      </w:r>
    </w:p>
    <w:p w14:paraId="74D0C385"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E9BE23" w14:textId="77777777" w:rsidR="002A7C3D" w:rsidRPr="00D822A3" w:rsidRDefault="002A7C3D" w:rsidP="00835C72">
      <w:pPr>
        <w:pStyle w:val="Code"/>
        <w:rPr>
          <w:highlight w:val="white"/>
          <w:lang w:val="en-GB"/>
        </w:rPr>
      </w:pPr>
      <w:r w:rsidRPr="00D822A3">
        <w:rPr>
          <w:highlight w:val="white"/>
          <w:lang w:val="en-GB"/>
        </w:rPr>
        <w:t xml:space="preserve">              intPtr = va_arg(arg_list, int*);</w:t>
      </w:r>
    </w:p>
    <w:p w14:paraId="2D2FFFD6" w14:textId="77777777" w:rsidR="002A7C3D" w:rsidRPr="00D822A3" w:rsidRDefault="002A7C3D" w:rsidP="00835C72">
      <w:pPr>
        <w:pStyle w:val="Code"/>
        <w:rPr>
          <w:highlight w:val="white"/>
          <w:lang w:val="en-GB"/>
        </w:rPr>
      </w:pPr>
      <w:r w:rsidRPr="00D822A3">
        <w:rPr>
          <w:highlight w:val="white"/>
          <w:lang w:val="en-GB"/>
        </w:rPr>
        <w:t xml:space="preserve">              *intPtr = (int) longValue;</w:t>
      </w:r>
    </w:p>
    <w:p w14:paraId="25767449" w14:textId="77777777" w:rsidR="002A7C3D" w:rsidRPr="00D822A3" w:rsidRDefault="002A7C3D" w:rsidP="00835C72">
      <w:pPr>
        <w:pStyle w:val="Code"/>
        <w:rPr>
          <w:highlight w:val="white"/>
          <w:lang w:val="en-GB"/>
        </w:rPr>
      </w:pPr>
      <w:r w:rsidRPr="00D822A3">
        <w:rPr>
          <w:highlight w:val="white"/>
          <w:lang w:val="en-GB"/>
        </w:rPr>
        <w:t xml:space="preserve">            }</w:t>
      </w:r>
    </w:p>
    <w:p w14:paraId="4C57C932" w14:textId="77777777" w:rsidR="002A7C3D" w:rsidRPr="00D822A3" w:rsidRDefault="002A7C3D" w:rsidP="00835C72">
      <w:pPr>
        <w:pStyle w:val="Code"/>
        <w:rPr>
          <w:highlight w:val="white"/>
          <w:lang w:val="en-GB"/>
        </w:rPr>
      </w:pPr>
      <w:r w:rsidRPr="00D822A3">
        <w:rPr>
          <w:highlight w:val="white"/>
          <w:lang w:val="en-GB"/>
        </w:rPr>
        <w:t xml:space="preserve">            else {</w:t>
      </w:r>
    </w:p>
    <w:p w14:paraId="5ECE513D" w14:textId="77777777" w:rsidR="002A7C3D" w:rsidRPr="00D822A3" w:rsidRDefault="002A7C3D" w:rsidP="00835C72">
      <w:pPr>
        <w:pStyle w:val="Code"/>
        <w:rPr>
          <w:highlight w:val="white"/>
          <w:lang w:val="en-GB"/>
        </w:rPr>
      </w:pPr>
      <w:r w:rsidRPr="00D822A3">
        <w:rPr>
          <w:highlight w:val="white"/>
          <w:lang w:val="en-GB"/>
        </w:rPr>
        <w:t xml:space="preserve">              longPtr = va_arg(arg_list, long*);</w:t>
      </w:r>
    </w:p>
    <w:p w14:paraId="2C0F7557" w14:textId="77777777" w:rsidR="002A7C3D" w:rsidRPr="00D822A3" w:rsidRDefault="002A7C3D" w:rsidP="00835C72">
      <w:pPr>
        <w:pStyle w:val="Code"/>
        <w:rPr>
          <w:highlight w:val="white"/>
          <w:lang w:val="en-GB"/>
        </w:rPr>
      </w:pPr>
      <w:r w:rsidRPr="00D822A3">
        <w:rPr>
          <w:highlight w:val="white"/>
          <w:lang w:val="en-GB"/>
        </w:rPr>
        <w:t xml:space="preserve">              *longPtr = longValue;</w:t>
      </w:r>
    </w:p>
    <w:p w14:paraId="68155ED3" w14:textId="77777777" w:rsidR="002A7C3D" w:rsidRPr="00D822A3" w:rsidRDefault="002A7C3D" w:rsidP="00835C72">
      <w:pPr>
        <w:pStyle w:val="Code"/>
        <w:rPr>
          <w:highlight w:val="white"/>
          <w:lang w:val="en-GB"/>
        </w:rPr>
      </w:pPr>
      <w:r w:rsidRPr="00D822A3">
        <w:rPr>
          <w:highlight w:val="white"/>
          <w:lang w:val="en-GB"/>
        </w:rPr>
        <w:t xml:space="preserve">            }</w:t>
      </w:r>
    </w:p>
    <w:p w14:paraId="16E3A4CA" w14:textId="77777777" w:rsidR="002A7C3D" w:rsidRPr="00D822A3" w:rsidRDefault="002A7C3D" w:rsidP="00835C72">
      <w:pPr>
        <w:pStyle w:val="Code"/>
        <w:rPr>
          <w:highlight w:val="white"/>
          <w:lang w:val="en-GB"/>
        </w:rPr>
      </w:pPr>
      <w:r w:rsidRPr="00D822A3">
        <w:rPr>
          <w:highlight w:val="white"/>
          <w:lang w:val="en-GB"/>
        </w:rPr>
        <w:t xml:space="preserve">          }</w:t>
      </w:r>
    </w:p>
    <w:p w14:paraId="36358E95" w14:textId="77777777" w:rsidR="002A7C3D" w:rsidRPr="00D822A3" w:rsidRDefault="002A7C3D" w:rsidP="00835C72">
      <w:pPr>
        <w:pStyle w:val="Code"/>
        <w:rPr>
          <w:highlight w:val="white"/>
          <w:lang w:val="en-GB"/>
        </w:rPr>
      </w:pPr>
    </w:p>
    <w:p w14:paraId="3FABC29F"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B561518" w14:textId="77777777" w:rsidR="002A7C3D" w:rsidRPr="00D822A3" w:rsidRDefault="002A7C3D" w:rsidP="00835C72">
      <w:pPr>
        <w:pStyle w:val="Code"/>
        <w:rPr>
          <w:highlight w:val="white"/>
          <w:lang w:val="en-GB"/>
        </w:rPr>
      </w:pPr>
      <w:r w:rsidRPr="00D822A3">
        <w:rPr>
          <w:highlight w:val="white"/>
          <w:lang w:val="en-GB"/>
        </w:rPr>
        <w:t xml:space="preserve">          break;</w:t>
      </w:r>
    </w:p>
    <w:p w14:paraId="7074108F" w14:textId="77777777" w:rsidR="002A7C3D" w:rsidRPr="00D822A3" w:rsidRDefault="002A7C3D" w:rsidP="00835C72">
      <w:pPr>
        <w:pStyle w:val="Code"/>
        <w:rPr>
          <w:highlight w:val="white"/>
          <w:lang w:val="en-GB"/>
        </w:rPr>
      </w:pPr>
    </w:p>
    <w:p w14:paraId="2FAC2BCC" w14:textId="77777777" w:rsidR="002A7C3D" w:rsidRPr="00D822A3" w:rsidRDefault="002A7C3D" w:rsidP="00835C72">
      <w:pPr>
        <w:pStyle w:val="Code"/>
        <w:rPr>
          <w:highlight w:val="white"/>
          <w:lang w:val="en-GB"/>
        </w:rPr>
      </w:pPr>
      <w:r w:rsidRPr="00D822A3">
        <w:rPr>
          <w:highlight w:val="white"/>
          <w:lang w:val="en-GB"/>
        </w:rPr>
        <w:t xml:space="preserve">        case 'o':</w:t>
      </w:r>
    </w:p>
    <w:p w14:paraId="7B18EFAC"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scanUnsignedLongInt(8ul);</w:t>
      </w:r>
    </w:p>
    <w:p w14:paraId="06AF8D07" w14:textId="77777777" w:rsidR="002A7C3D" w:rsidRPr="00D822A3" w:rsidRDefault="002A7C3D" w:rsidP="00835C72">
      <w:pPr>
        <w:pStyle w:val="Code"/>
        <w:rPr>
          <w:highlight w:val="white"/>
          <w:lang w:val="en-GB"/>
        </w:rPr>
      </w:pPr>
    </w:p>
    <w:p w14:paraId="17C1FC9E" w14:textId="77777777" w:rsidR="002A7C3D" w:rsidRPr="00D822A3" w:rsidRDefault="002A7C3D" w:rsidP="00835C72">
      <w:pPr>
        <w:pStyle w:val="Code"/>
        <w:rPr>
          <w:highlight w:val="white"/>
          <w:lang w:val="en-GB"/>
        </w:rPr>
      </w:pPr>
      <w:r w:rsidRPr="00D822A3">
        <w:rPr>
          <w:highlight w:val="white"/>
          <w:lang w:val="en-GB"/>
        </w:rPr>
        <w:t xml:space="preserve">          if (!star) {</w:t>
      </w:r>
    </w:p>
    <w:p w14:paraId="08050049"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2E89D8D"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70F10A6E"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6A2A007D" w14:textId="77777777" w:rsidR="002A7C3D" w:rsidRPr="00D822A3" w:rsidRDefault="002A7C3D" w:rsidP="00835C72">
      <w:pPr>
        <w:pStyle w:val="Code"/>
        <w:rPr>
          <w:highlight w:val="white"/>
          <w:lang w:val="en-GB"/>
        </w:rPr>
      </w:pPr>
      <w:r w:rsidRPr="00D822A3">
        <w:rPr>
          <w:highlight w:val="white"/>
          <w:lang w:val="en-GB"/>
        </w:rPr>
        <w:t xml:space="preserve">            }</w:t>
      </w:r>
    </w:p>
    <w:p w14:paraId="6861B637"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985106"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7968FC03"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B98FF11" w14:textId="77777777" w:rsidR="002A7C3D" w:rsidRPr="00D822A3" w:rsidRDefault="002A7C3D" w:rsidP="00835C72">
      <w:pPr>
        <w:pStyle w:val="Code"/>
        <w:rPr>
          <w:highlight w:val="white"/>
          <w:lang w:val="en-GB"/>
        </w:rPr>
      </w:pPr>
      <w:r w:rsidRPr="00D822A3">
        <w:rPr>
          <w:highlight w:val="white"/>
          <w:lang w:val="en-GB"/>
        </w:rPr>
        <w:t xml:space="preserve">            }</w:t>
      </w:r>
    </w:p>
    <w:p w14:paraId="477E124E" w14:textId="77777777" w:rsidR="002A7C3D" w:rsidRPr="00D822A3" w:rsidRDefault="002A7C3D" w:rsidP="00835C72">
      <w:pPr>
        <w:pStyle w:val="Code"/>
        <w:rPr>
          <w:highlight w:val="white"/>
          <w:lang w:val="en-GB"/>
        </w:rPr>
      </w:pPr>
      <w:r w:rsidRPr="00D822A3">
        <w:rPr>
          <w:highlight w:val="white"/>
          <w:lang w:val="en-GB"/>
        </w:rPr>
        <w:t xml:space="preserve">            else {</w:t>
      </w:r>
    </w:p>
    <w:p w14:paraId="4A912017"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3C88DF75"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69F161D2" w14:textId="77777777" w:rsidR="002A7C3D" w:rsidRPr="00D822A3" w:rsidRDefault="002A7C3D" w:rsidP="00835C72">
      <w:pPr>
        <w:pStyle w:val="Code"/>
        <w:rPr>
          <w:highlight w:val="white"/>
          <w:lang w:val="en-GB"/>
        </w:rPr>
      </w:pPr>
      <w:r w:rsidRPr="00D822A3">
        <w:rPr>
          <w:highlight w:val="white"/>
          <w:lang w:val="en-GB"/>
        </w:rPr>
        <w:t xml:space="preserve">            }</w:t>
      </w:r>
    </w:p>
    <w:p w14:paraId="6C4298B7" w14:textId="77777777" w:rsidR="002A7C3D" w:rsidRPr="00D822A3" w:rsidRDefault="002A7C3D" w:rsidP="00835C72">
      <w:pPr>
        <w:pStyle w:val="Code"/>
        <w:rPr>
          <w:highlight w:val="white"/>
          <w:lang w:val="en-GB"/>
        </w:rPr>
      </w:pPr>
      <w:r w:rsidRPr="00D822A3">
        <w:rPr>
          <w:highlight w:val="white"/>
          <w:lang w:val="en-GB"/>
        </w:rPr>
        <w:t xml:space="preserve">          }</w:t>
      </w:r>
    </w:p>
    <w:p w14:paraId="51E9A61B" w14:textId="77777777" w:rsidR="002A7C3D" w:rsidRPr="00D822A3" w:rsidRDefault="002A7C3D" w:rsidP="00835C72">
      <w:pPr>
        <w:pStyle w:val="Code"/>
        <w:rPr>
          <w:highlight w:val="white"/>
          <w:lang w:val="en-GB"/>
        </w:rPr>
      </w:pPr>
    </w:p>
    <w:p w14:paraId="0B963CF1"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1DACA8F1" w14:textId="77777777" w:rsidR="002A7C3D" w:rsidRPr="00D822A3" w:rsidRDefault="002A7C3D" w:rsidP="00835C72">
      <w:pPr>
        <w:pStyle w:val="Code"/>
        <w:rPr>
          <w:highlight w:val="white"/>
          <w:lang w:val="en-GB"/>
        </w:rPr>
      </w:pPr>
      <w:r w:rsidRPr="00D822A3">
        <w:rPr>
          <w:highlight w:val="white"/>
          <w:lang w:val="en-GB"/>
        </w:rPr>
        <w:t xml:space="preserve">          break;</w:t>
      </w:r>
    </w:p>
    <w:p w14:paraId="03D9F2A8" w14:textId="77777777" w:rsidR="002A7C3D" w:rsidRPr="00D822A3" w:rsidRDefault="002A7C3D" w:rsidP="00835C72">
      <w:pPr>
        <w:pStyle w:val="Code"/>
        <w:rPr>
          <w:highlight w:val="white"/>
          <w:lang w:val="en-GB"/>
        </w:rPr>
      </w:pPr>
    </w:p>
    <w:p w14:paraId="5B3EC6FC" w14:textId="77777777" w:rsidR="002A7C3D" w:rsidRPr="00D822A3" w:rsidRDefault="002A7C3D" w:rsidP="00835C72">
      <w:pPr>
        <w:pStyle w:val="Code"/>
        <w:rPr>
          <w:highlight w:val="white"/>
          <w:lang w:val="en-GB"/>
        </w:rPr>
      </w:pPr>
      <w:r w:rsidRPr="00D822A3">
        <w:rPr>
          <w:highlight w:val="white"/>
          <w:lang w:val="en-GB"/>
        </w:rPr>
        <w:t xml:space="preserve">        case 'x':</w:t>
      </w:r>
    </w:p>
    <w:p w14:paraId="126494FB"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scanUnsignedLongInt(16ul);</w:t>
      </w:r>
    </w:p>
    <w:p w14:paraId="37B41615" w14:textId="77777777" w:rsidR="002A7C3D" w:rsidRPr="00D822A3" w:rsidRDefault="002A7C3D" w:rsidP="00835C72">
      <w:pPr>
        <w:pStyle w:val="Code"/>
        <w:rPr>
          <w:highlight w:val="white"/>
          <w:lang w:val="en-GB"/>
        </w:rPr>
      </w:pPr>
    </w:p>
    <w:p w14:paraId="12C0069D" w14:textId="77777777" w:rsidR="002A7C3D" w:rsidRPr="00D822A3" w:rsidRDefault="002A7C3D" w:rsidP="00835C72">
      <w:pPr>
        <w:pStyle w:val="Code"/>
        <w:rPr>
          <w:highlight w:val="white"/>
          <w:lang w:val="en-GB"/>
        </w:rPr>
      </w:pPr>
      <w:r w:rsidRPr="00D822A3">
        <w:rPr>
          <w:highlight w:val="white"/>
          <w:lang w:val="en-GB"/>
        </w:rPr>
        <w:t xml:space="preserve">          if (!star) {</w:t>
      </w:r>
    </w:p>
    <w:p w14:paraId="6BCA667C"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ECA9EC1"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4E3927C1"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1B7088F" w14:textId="77777777" w:rsidR="002A7C3D" w:rsidRPr="00D822A3" w:rsidRDefault="002A7C3D" w:rsidP="00835C72">
      <w:pPr>
        <w:pStyle w:val="Code"/>
        <w:rPr>
          <w:highlight w:val="white"/>
          <w:lang w:val="en-GB"/>
        </w:rPr>
      </w:pPr>
      <w:r w:rsidRPr="00D822A3">
        <w:rPr>
          <w:highlight w:val="white"/>
          <w:lang w:val="en-GB"/>
        </w:rPr>
        <w:t xml:space="preserve">            }</w:t>
      </w:r>
    </w:p>
    <w:p w14:paraId="65D00993"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790C2C03"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6301573D"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57CAB95" w14:textId="77777777" w:rsidR="002A7C3D" w:rsidRPr="00D822A3" w:rsidRDefault="002A7C3D" w:rsidP="00835C72">
      <w:pPr>
        <w:pStyle w:val="Code"/>
        <w:rPr>
          <w:highlight w:val="white"/>
          <w:lang w:val="en-GB"/>
        </w:rPr>
      </w:pPr>
      <w:r w:rsidRPr="00D822A3">
        <w:rPr>
          <w:highlight w:val="white"/>
          <w:lang w:val="en-GB"/>
        </w:rPr>
        <w:t xml:space="preserve">            }</w:t>
      </w:r>
    </w:p>
    <w:p w14:paraId="5ACF4699" w14:textId="77777777" w:rsidR="002A7C3D" w:rsidRPr="00D822A3" w:rsidRDefault="002A7C3D" w:rsidP="00835C72">
      <w:pPr>
        <w:pStyle w:val="Code"/>
        <w:rPr>
          <w:highlight w:val="white"/>
          <w:lang w:val="en-GB"/>
        </w:rPr>
      </w:pPr>
      <w:r w:rsidRPr="00D822A3">
        <w:rPr>
          <w:highlight w:val="white"/>
          <w:lang w:val="en-GB"/>
        </w:rPr>
        <w:t xml:space="preserve">            else {</w:t>
      </w:r>
    </w:p>
    <w:p w14:paraId="5CD442C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5611EAE3"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086CDB36" w14:textId="77777777" w:rsidR="002A7C3D" w:rsidRPr="00D822A3" w:rsidRDefault="002A7C3D" w:rsidP="00835C72">
      <w:pPr>
        <w:pStyle w:val="Code"/>
        <w:rPr>
          <w:highlight w:val="white"/>
          <w:lang w:val="en-GB"/>
        </w:rPr>
      </w:pPr>
      <w:r w:rsidRPr="00D822A3">
        <w:rPr>
          <w:highlight w:val="white"/>
          <w:lang w:val="en-GB"/>
        </w:rPr>
        <w:t xml:space="preserve">            }</w:t>
      </w:r>
    </w:p>
    <w:p w14:paraId="53226ACD" w14:textId="77777777" w:rsidR="002A7C3D" w:rsidRPr="00D822A3" w:rsidRDefault="002A7C3D" w:rsidP="00835C72">
      <w:pPr>
        <w:pStyle w:val="Code"/>
        <w:rPr>
          <w:highlight w:val="white"/>
          <w:lang w:val="en-GB"/>
        </w:rPr>
      </w:pPr>
      <w:r w:rsidRPr="00D822A3">
        <w:rPr>
          <w:highlight w:val="white"/>
          <w:lang w:val="en-GB"/>
        </w:rPr>
        <w:t xml:space="preserve">          }</w:t>
      </w:r>
    </w:p>
    <w:p w14:paraId="6A681F8C" w14:textId="77777777" w:rsidR="002A7C3D" w:rsidRPr="00D822A3" w:rsidRDefault="002A7C3D" w:rsidP="00835C72">
      <w:pPr>
        <w:pStyle w:val="Code"/>
        <w:rPr>
          <w:highlight w:val="white"/>
          <w:lang w:val="en-GB"/>
        </w:rPr>
      </w:pPr>
    </w:p>
    <w:p w14:paraId="378F3F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0D7D9B4A" w14:textId="77777777" w:rsidR="002A7C3D" w:rsidRPr="00D822A3" w:rsidRDefault="002A7C3D" w:rsidP="00835C72">
      <w:pPr>
        <w:pStyle w:val="Code"/>
        <w:rPr>
          <w:highlight w:val="white"/>
          <w:lang w:val="en-GB"/>
        </w:rPr>
      </w:pPr>
      <w:r w:rsidRPr="00D822A3">
        <w:rPr>
          <w:highlight w:val="white"/>
          <w:lang w:val="en-GB"/>
        </w:rPr>
        <w:t xml:space="preserve">          break;</w:t>
      </w:r>
    </w:p>
    <w:p w14:paraId="26BB1F94" w14:textId="77777777" w:rsidR="002A7C3D" w:rsidRPr="00D822A3" w:rsidRDefault="002A7C3D" w:rsidP="00835C72">
      <w:pPr>
        <w:pStyle w:val="Code"/>
        <w:rPr>
          <w:highlight w:val="white"/>
          <w:lang w:val="en-GB"/>
        </w:rPr>
      </w:pPr>
    </w:p>
    <w:p w14:paraId="73B7455B" w14:textId="77777777" w:rsidR="002A7C3D" w:rsidRPr="00D822A3" w:rsidRDefault="002A7C3D" w:rsidP="00835C72">
      <w:pPr>
        <w:pStyle w:val="Code"/>
        <w:rPr>
          <w:highlight w:val="white"/>
          <w:lang w:val="en-GB"/>
        </w:rPr>
      </w:pPr>
      <w:r w:rsidRPr="00D822A3">
        <w:rPr>
          <w:highlight w:val="white"/>
          <w:lang w:val="en-GB"/>
        </w:rPr>
        <w:t xml:space="preserve">        case 'u':</w:t>
      </w:r>
    </w:p>
    <w:p w14:paraId="58ECB708"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scanUnsignedLongInt(0ul);</w:t>
      </w:r>
    </w:p>
    <w:p w14:paraId="0C369B3B" w14:textId="77777777" w:rsidR="002A7C3D" w:rsidRPr="00D822A3" w:rsidRDefault="002A7C3D" w:rsidP="00835C72">
      <w:pPr>
        <w:pStyle w:val="Code"/>
        <w:rPr>
          <w:highlight w:val="white"/>
          <w:lang w:val="en-GB"/>
        </w:rPr>
      </w:pPr>
    </w:p>
    <w:p w14:paraId="25EDDA70" w14:textId="77777777" w:rsidR="002A7C3D" w:rsidRPr="00D822A3" w:rsidRDefault="002A7C3D" w:rsidP="00835C72">
      <w:pPr>
        <w:pStyle w:val="Code"/>
        <w:rPr>
          <w:highlight w:val="white"/>
          <w:lang w:val="en-GB"/>
        </w:rPr>
      </w:pPr>
      <w:r w:rsidRPr="00D822A3">
        <w:rPr>
          <w:highlight w:val="white"/>
          <w:lang w:val="en-GB"/>
        </w:rPr>
        <w:t xml:space="preserve">          if (!star) {</w:t>
      </w:r>
    </w:p>
    <w:p w14:paraId="30E1B06A"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5D398F0C"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0431B693"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235D882" w14:textId="77777777" w:rsidR="002A7C3D" w:rsidRPr="00D822A3" w:rsidRDefault="002A7C3D" w:rsidP="00835C72">
      <w:pPr>
        <w:pStyle w:val="Code"/>
        <w:rPr>
          <w:highlight w:val="white"/>
          <w:lang w:val="en-GB"/>
        </w:rPr>
      </w:pPr>
      <w:r w:rsidRPr="00D822A3">
        <w:rPr>
          <w:highlight w:val="white"/>
          <w:lang w:val="en-GB"/>
        </w:rPr>
        <w:t xml:space="preserve">            }</w:t>
      </w:r>
    </w:p>
    <w:p w14:paraId="66BFA20E"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60B8E115"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2F9FC5FC"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1F7B28D8" w14:textId="77777777" w:rsidR="002A7C3D" w:rsidRPr="00D822A3" w:rsidRDefault="002A7C3D" w:rsidP="00835C72">
      <w:pPr>
        <w:pStyle w:val="Code"/>
        <w:rPr>
          <w:highlight w:val="white"/>
          <w:lang w:val="en-GB"/>
        </w:rPr>
      </w:pPr>
      <w:r w:rsidRPr="00D822A3">
        <w:rPr>
          <w:highlight w:val="white"/>
          <w:lang w:val="en-GB"/>
        </w:rPr>
        <w:t xml:space="preserve">            }</w:t>
      </w:r>
    </w:p>
    <w:p w14:paraId="52DAA735" w14:textId="77777777" w:rsidR="002A7C3D" w:rsidRPr="00D822A3" w:rsidRDefault="002A7C3D" w:rsidP="00835C72">
      <w:pPr>
        <w:pStyle w:val="Code"/>
        <w:rPr>
          <w:highlight w:val="white"/>
          <w:lang w:val="en-GB"/>
        </w:rPr>
      </w:pPr>
      <w:r w:rsidRPr="00D822A3">
        <w:rPr>
          <w:highlight w:val="white"/>
          <w:lang w:val="en-GB"/>
        </w:rPr>
        <w:t xml:space="preserve">            else {</w:t>
      </w:r>
    </w:p>
    <w:p w14:paraId="294D73B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1B5C4C88"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3EF0C137" w14:textId="77777777" w:rsidR="002A7C3D" w:rsidRPr="00D822A3" w:rsidRDefault="002A7C3D" w:rsidP="00835C72">
      <w:pPr>
        <w:pStyle w:val="Code"/>
        <w:rPr>
          <w:highlight w:val="white"/>
          <w:lang w:val="en-GB"/>
        </w:rPr>
      </w:pPr>
      <w:r w:rsidRPr="00D822A3">
        <w:rPr>
          <w:highlight w:val="white"/>
          <w:lang w:val="en-GB"/>
        </w:rPr>
        <w:t xml:space="preserve">            }</w:t>
      </w:r>
    </w:p>
    <w:p w14:paraId="35314395" w14:textId="77777777" w:rsidR="002A7C3D" w:rsidRPr="00D822A3" w:rsidRDefault="002A7C3D" w:rsidP="00835C72">
      <w:pPr>
        <w:pStyle w:val="Code"/>
        <w:rPr>
          <w:highlight w:val="white"/>
          <w:lang w:val="en-GB"/>
        </w:rPr>
      </w:pPr>
      <w:r w:rsidRPr="00D822A3">
        <w:rPr>
          <w:highlight w:val="white"/>
          <w:lang w:val="en-GB"/>
        </w:rPr>
        <w:t xml:space="preserve">          }</w:t>
      </w:r>
    </w:p>
    <w:p w14:paraId="3DFA747C" w14:textId="77777777" w:rsidR="002A7C3D" w:rsidRPr="00D822A3" w:rsidRDefault="002A7C3D" w:rsidP="00835C72">
      <w:pPr>
        <w:pStyle w:val="Code"/>
        <w:rPr>
          <w:highlight w:val="white"/>
          <w:lang w:val="en-GB"/>
        </w:rPr>
      </w:pPr>
    </w:p>
    <w:p w14:paraId="4C538C38"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C370BA6" w14:textId="77777777" w:rsidR="002A7C3D" w:rsidRPr="00D822A3" w:rsidRDefault="002A7C3D" w:rsidP="00835C72">
      <w:pPr>
        <w:pStyle w:val="Code"/>
        <w:rPr>
          <w:highlight w:val="white"/>
          <w:lang w:val="en-GB"/>
        </w:rPr>
      </w:pPr>
      <w:r w:rsidRPr="00D822A3">
        <w:rPr>
          <w:highlight w:val="white"/>
          <w:lang w:val="en-GB"/>
        </w:rPr>
        <w:t xml:space="preserve">          break;</w:t>
      </w:r>
    </w:p>
    <w:p w14:paraId="26C6A7D6" w14:textId="77777777" w:rsidR="002A7C3D" w:rsidRPr="00D822A3" w:rsidRDefault="002A7C3D" w:rsidP="00835C72">
      <w:pPr>
        <w:pStyle w:val="Code"/>
        <w:rPr>
          <w:highlight w:val="white"/>
          <w:lang w:val="en-GB"/>
        </w:rPr>
      </w:pPr>
    </w:p>
    <w:p w14:paraId="2E218FFD" w14:textId="77777777" w:rsidR="002A7C3D" w:rsidRPr="00D822A3" w:rsidRDefault="002A7C3D" w:rsidP="00835C72">
      <w:pPr>
        <w:pStyle w:val="Code"/>
        <w:rPr>
          <w:highlight w:val="white"/>
          <w:lang w:val="en-GB"/>
        </w:rPr>
      </w:pPr>
      <w:r w:rsidRPr="00D822A3">
        <w:rPr>
          <w:highlight w:val="white"/>
          <w:lang w:val="en-GB"/>
        </w:rPr>
        <w:t xml:space="preserve">        case 'e':</w:t>
      </w:r>
    </w:p>
    <w:p w14:paraId="589DAF2E" w14:textId="77777777" w:rsidR="002A7C3D" w:rsidRPr="00D822A3" w:rsidRDefault="002A7C3D" w:rsidP="00835C72">
      <w:pPr>
        <w:pStyle w:val="Code"/>
        <w:rPr>
          <w:highlight w:val="white"/>
          <w:lang w:val="en-GB"/>
        </w:rPr>
      </w:pPr>
      <w:r w:rsidRPr="00D822A3">
        <w:rPr>
          <w:highlight w:val="white"/>
          <w:lang w:val="en-GB"/>
        </w:rPr>
        <w:t xml:space="preserve">        case 'f':</w:t>
      </w:r>
    </w:p>
    <w:p w14:paraId="3456627C" w14:textId="77777777" w:rsidR="002A7C3D" w:rsidRPr="00D822A3" w:rsidRDefault="002A7C3D" w:rsidP="00835C72">
      <w:pPr>
        <w:pStyle w:val="Code"/>
        <w:rPr>
          <w:highlight w:val="white"/>
          <w:lang w:val="en-GB"/>
        </w:rPr>
      </w:pPr>
      <w:r w:rsidRPr="00D822A3">
        <w:rPr>
          <w:highlight w:val="white"/>
          <w:lang w:val="en-GB"/>
        </w:rPr>
        <w:t xml:space="preserve">        case 'g':</w:t>
      </w:r>
    </w:p>
    <w:p w14:paraId="710D02AA" w14:textId="77777777" w:rsidR="002A7C3D" w:rsidRPr="00D822A3" w:rsidRDefault="002A7C3D" w:rsidP="00835C72">
      <w:pPr>
        <w:pStyle w:val="Code"/>
        <w:rPr>
          <w:highlight w:val="white"/>
          <w:lang w:val="en-GB"/>
        </w:rPr>
      </w:pPr>
      <w:r w:rsidRPr="00D822A3">
        <w:rPr>
          <w:highlight w:val="white"/>
          <w:lang w:val="en-GB"/>
        </w:rPr>
        <w:t xml:space="preserve">          longDoubleValue = scanLongDouble();</w:t>
      </w:r>
    </w:p>
    <w:p w14:paraId="1B2C28E0" w14:textId="77777777" w:rsidR="002A7C3D" w:rsidRPr="00D822A3" w:rsidRDefault="002A7C3D" w:rsidP="00835C72">
      <w:pPr>
        <w:pStyle w:val="Code"/>
        <w:rPr>
          <w:highlight w:val="white"/>
          <w:lang w:val="en-GB"/>
        </w:rPr>
      </w:pPr>
    </w:p>
    <w:p w14:paraId="0828C942" w14:textId="77777777" w:rsidR="002A7C3D" w:rsidRPr="00D822A3" w:rsidRDefault="002A7C3D" w:rsidP="00835C72">
      <w:pPr>
        <w:pStyle w:val="Code"/>
        <w:rPr>
          <w:highlight w:val="white"/>
          <w:lang w:val="en-GB"/>
        </w:rPr>
      </w:pPr>
      <w:r w:rsidRPr="00D822A3">
        <w:rPr>
          <w:highlight w:val="white"/>
          <w:lang w:val="en-GB"/>
        </w:rPr>
        <w:t xml:space="preserve">          if (!star) {</w:t>
      </w:r>
    </w:p>
    <w:p w14:paraId="1FBD9F14" w14:textId="77777777" w:rsidR="002A7C3D" w:rsidRPr="00D822A3" w:rsidRDefault="002A7C3D" w:rsidP="00835C72">
      <w:pPr>
        <w:pStyle w:val="Code"/>
        <w:rPr>
          <w:highlight w:val="white"/>
          <w:lang w:val="en-GB"/>
        </w:rPr>
      </w:pPr>
      <w:r w:rsidRPr="00D822A3">
        <w:rPr>
          <w:highlight w:val="white"/>
          <w:lang w:val="en-GB"/>
        </w:rPr>
        <w:t xml:space="preserve">            if (longIntOrDouble) {</w:t>
      </w:r>
    </w:p>
    <w:p w14:paraId="488C7B49" w14:textId="77777777" w:rsidR="002A7C3D" w:rsidRPr="00D822A3" w:rsidRDefault="002A7C3D" w:rsidP="00835C72">
      <w:pPr>
        <w:pStyle w:val="Code"/>
        <w:rPr>
          <w:highlight w:val="white"/>
          <w:lang w:val="en-GB"/>
        </w:rPr>
      </w:pPr>
      <w:r w:rsidRPr="00D822A3">
        <w:rPr>
          <w:highlight w:val="white"/>
          <w:lang w:val="en-GB"/>
        </w:rPr>
        <w:t xml:space="preserve">              double* doublePtr = va_arg(arg_list, double*);</w:t>
      </w:r>
    </w:p>
    <w:p w14:paraId="50628220" w14:textId="77777777" w:rsidR="002A7C3D" w:rsidRPr="00D822A3" w:rsidRDefault="002A7C3D" w:rsidP="00835C72">
      <w:pPr>
        <w:pStyle w:val="Code"/>
        <w:rPr>
          <w:highlight w:val="white"/>
          <w:lang w:val="en-GB"/>
        </w:rPr>
      </w:pPr>
      <w:r w:rsidRPr="00D822A3">
        <w:rPr>
          <w:highlight w:val="white"/>
          <w:lang w:val="en-GB"/>
        </w:rPr>
        <w:t xml:space="preserve">              *doublePtr = (double) longDoubleValue;</w:t>
      </w:r>
    </w:p>
    <w:p w14:paraId="6E26E0F6" w14:textId="77777777" w:rsidR="002A7C3D" w:rsidRPr="00D822A3" w:rsidRDefault="002A7C3D" w:rsidP="00835C72">
      <w:pPr>
        <w:pStyle w:val="Code"/>
        <w:rPr>
          <w:highlight w:val="white"/>
          <w:lang w:val="en-GB"/>
        </w:rPr>
      </w:pPr>
      <w:r w:rsidRPr="00D822A3">
        <w:rPr>
          <w:highlight w:val="white"/>
          <w:lang w:val="en-GB"/>
        </w:rPr>
        <w:t xml:space="preserve">            }</w:t>
      </w:r>
    </w:p>
    <w:p w14:paraId="64912750" w14:textId="77777777" w:rsidR="002A7C3D" w:rsidRPr="00D822A3" w:rsidRDefault="002A7C3D" w:rsidP="00835C72">
      <w:pPr>
        <w:pStyle w:val="Code"/>
        <w:rPr>
          <w:highlight w:val="white"/>
          <w:lang w:val="en-GB"/>
        </w:rPr>
      </w:pPr>
      <w:r w:rsidRPr="00D822A3">
        <w:rPr>
          <w:highlight w:val="white"/>
          <w:lang w:val="en-GB"/>
        </w:rPr>
        <w:t xml:space="preserve">            else if (longDouble) {</w:t>
      </w:r>
    </w:p>
    <w:p w14:paraId="2F9E2246" w14:textId="77777777" w:rsidR="002A7C3D" w:rsidRPr="00D822A3" w:rsidRDefault="002A7C3D" w:rsidP="00835C72">
      <w:pPr>
        <w:pStyle w:val="Code"/>
        <w:rPr>
          <w:highlight w:val="white"/>
          <w:lang w:val="en-GB"/>
        </w:rPr>
      </w:pPr>
      <w:r w:rsidRPr="00D822A3">
        <w:rPr>
          <w:highlight w:val="white"/>
          <w:lang w:val="en-GB"/>
        </w:rPr>
        <w:t xml:space="preserve">              long double* longDoublePtr = va_arg(arg_list, long double*);</w:t>
      </w:r>
    </w:p>
    <w:p w14:paraId="609594B8" w14:textId="77777777" w:rsidR="002A7C3D" w:rsidRPr="00D822A3" w:rsidRDefault="002A7C3D" w:rsidP="00835C72">
      <w:pPr>
        <w:pStyle w:val="Code"/>
        <w:rPr>
          <w:highlight w:val="white"/>
          <w:lang w:val="en-GB"/>
        </w:rPr>
      </w:pPr>
      <w:r w:rsidRPr="00D822A3">
        <w:rPr>
          <w:highlight w:val="white"/>
          <w:lang w:val="en-GB"/>
        </w:rPr>
        <w:t xml:space="preserve">              *longDoublePtr = longDoubleValue;</w:t>
      </w:r>
    </w:p>
    <w:p w14:paraId="65774702" w14:textId="77777777" w:rsidR="002A7C3D" w:rsidRPr="00D822A3" w:rsidRDefault="002A7C3D" w:rsidP="00835C72">
      <w:pPr>
        <w:pStyle w:val="Code"/>
        <w:rPr>
          <w:highlight w:val="white"/>
          <w:lang w:val="en-GB"/>
        </w:rPr>
      </w:pPr>
      <w:r w:rsidRPr="00D822A3">
        <w:rPr>
          <w:highlight w:val="white"/>
          <w:lang w:val="en-GB"/>
        </w:rPr>
        <w:t xml:space="preserve">            }</w:t>
      </w:r>
    </w:p>
    <w:p w14:paraId="2BEC14B5" w14:textId="77777777" w:rsidR="002A7C3D" w:rsidRPr="00D822A3" w:rsidRDefault="002A7C3D" w:rsidP="00835C72">
      <w:pPr>
        <w:pStyle w:val="Code"/>
        <w:rPr>
          <w:highlight w:val="white"/>
          <w:lang w:val="en-GB"/>
        </w:rPr>
      </w:pPr>
      <w:r w:rsidRPr="00D822A3">
        <w:rPr>
          <w:highlight w:val="white"/>
          <w:lang w:val="en-GB"/>
        </w:rPr>
        <w:t xml:space="preserve">            else {</w:t>
      </w:r>
    </w:p>
    <w:p w14:paraId="1AE33CB2" w14:textId="77777777" w:rsidR="002A7C3D" w:rsidRPr="00D822A3" w:rsidRDefault="002A7C3D" w:rsidP="00835C72">
      <w:pPr>
        <w:pStyle w:val="Code"/>
        <w:rPr>
          <w:highlight w:val="white"/>
          <w:lang w:val="en-GB"/>
        </w:rPr>
      </w:pPr>
      <w:r w:rsidRPr="00D822A3">
        <w:rPr>
          <w:highlight w:val="white"/>
          <w:lang w:val="en-GB"/>
        </w:rPr>
        <w:t xml:space="preserve">              float* floatPtr = va_arg(arg_list, float*);</w:t>
      </w:r>
    </w:p>
    <w:p w14:paraId="1A9C4372" w14:textId="77777777" w:rsidR="002A7C3D" w:rsidRPr="00D822A3" w:rsidRDefault="002A7C3D" w:rsidP="00835C72">
      <w:pPr>
        <w:pStyle w:val="Code"/>
        <w:rPr>
          <w:highlight w:val="white"/>
          <w:lang w:val="en-GB"/>
        </w:rPr>
      </w:pPr>
      <w:r w:rsidRPr="00D822A3">
        <w:rPr>
          <w:highlight w:val="white"/>
          <w:lang w:val="en-GB"/>
        </w:rPr>
        <w:t xml:space="preserve">              *floatPtr = (float) longDoubleValue;</w:t>
      </w:r>
    </w:p>
    <w:p w14:paraId="77D42A87" w14:textId="77777777" w:rsidR="002A7C3D" w:rsidRPr="00D822A3" w:rsidRDefault="002A7C3D" w:rsidP="00835C72">
      <w:pPr>
        <w:pStyle w:val="Code"/>
        <w:rPr>
          <w:highlight w:val="white"/>
          <w:lang w:val="en-GB"/>
        </w:rPr>
      </w:pPr>
      <w:r w:rsidRPr="00D822A3">
        <w:rPr>
          <w:highlight w:val="white"/>
          <w:lang w:val="en-GB"/>
        </w:rPr>
        <w:t xml:space="preserve">            }</w:t>
      </w:r>
    </w:p>
    <w:p w14:paraId="21706D23" w14:textId="77777777" w:rsidR="002A7C3D" w:rsidRPr="00D822A3" w:rsidRDefault="002A7C3D" w:rsidP="00835C72">
      <w:pPr>
        <w:pStyle w:val="Code"/>
        <w:rPr>
          <w:highlight w:val="white"/>
          <w:lang w:val="en-GB"/>
        </w:rPr>
      </w:pPr>
      <w:r w:rsidRPr="00D822A3">
        <w:rPr>
          <w:highlight w:val="white"/>
          <w:lang w:val="en-GB"/>
        </w:rPr>
        <w:t xml:space="preserve">          }</w:t>
      </w:r>
    </w:p>
    <w:p w14:paraId="7117A75C" w14:textId="77777777" w:rsidR="002A7C3D" w:rsidRPr="00D822A3" w:rsidRDefault="002A7C3D" w:rsidP="00835C72">
      <w:pPr>
        <w:pStyle w:val="Code"/>
        <w:rPr>
          <w:highlight w:val="white"/>
          <w:lang w:val="en-GB"/>
        </w:rPr>
      </w:pPr>
    </w:p>
    <w:p w14:paraId="337C77D9"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490E8A63" w14:textId="77777777" w:rsidR="002A7C3D" w:rsidRPr="00D822A3" w:rsidRDefault="002A7C3D" w:rsidP="00835C72">
      <w:pPr>
        <w:pStyle w:val="Code"/>
        <w:rPr>
          <w:highlight w:val="white"/>
          <w:lang w:val="en-GB"/>
        </w:rPr>
      </w:pPr>
      <w:r w:rsidRPr="00D822A3">
        <w:rPr>
          <w:highlight w:val="white"/>
          <w:lang w:val="en-GB"/>
        </w:rPr>
        <w:t xml:space="preserve">          break;</w:t>
      </w:r>
    </w:p>
    <w:p w14:paraId="4DDFC78A" w14:textId="77777777" w:rsidR="002A7C3D" w:rsidRPr="00D822A3" w:rsidRDefault="002A7C3D" w:rsidP="00835C72">
      <w:pPr>
        <w:pStyle w:val="Code"/>
        <w:rPr>
          <w:highlight w:val="white"/>
          <w:lang w:val="en-GB"/>
        </w:rPr>
      </w:pPr>
    </w:p>
    <w:p w14:paraId="1CF6CF3A" w14:textId="77777777" w:rsidR="002A7C3D" w:rsidRPr="00D822A3" w:rsidRDefault="002A7C3D" w:rsidP="00835C72">
      <w:pPr>
        <w:pStyle w:val="Code"/>
        <w:rPr>
          <w:highlight w:val="white"/>
          <w:lang w:val="en-GB"/>
        </w:rPr>
      </w:pPr>
      <w:r w:rsidRPr="00D822A3">
        <w:rPr>
          <w:highlight w:val="white"/>
          <w:lang w:val="en-GB"/>
        </w:rPr>
        <w:t xml:space="preserve">        case '[': {</w:t>
      </w:r>
    </w:p>
    <w:p w14:paraId="4378B298" w14:textId="77777777" w:rsidR="002A7C3D" w:rsidRPr="00D822A3" w:rsidRDefault="002A7C3D" w:rsidP="00835C72">
      <w:pPr>
        <w:pStyle w:val="Code"/>
        <w:rPr>
          <w:highlight w:val="white"/>
          <w:lang w:val="en-GB"/>
        </w:rPr>
      </w:pPr>
      <w:r w:rsidRPr="00D822A3">
        <w:rPr>
          <w:highlight w:val="white"/>
          <w:lang w:val="en-GB"/>
        </w:rPr>
        <w:t xml:space="preserve">            BOOL not = FALSE;</w:t>
      </w:r>
    </w:p>
    <w:p w14:paraId="086858D9" w14:textId="77777777" w:rsidR="002A7C3D" w:rsidRPr="00D822A3" w:rsidRDefault="002A7C3D" w:rsidP="00835C72">
      <w:pPr>
        <w:pStyle w:val="Code"/>
        <w:rPr>
          <w:highlight w:val="white"/>
          <w:lang w:val="en-GB"/>
        </w:rPr>
      </w:pPr>
      <w:r w:rsidRPr="00D822A3">
        <w:rPr>
          <w:highlight w:val="white"/>
          <w:lang w:val="en-GB"/>
        </w:rPr>
        <w:t xml:space="preserve">            ++index;</w:t>
      </w:r>
    </w:p>
    <w:p w14:paraId="26253854" w14:textId="77777777" w:rsidR="002A7C3D" w:rsidRPr="00D822A3" w:rsidRDefault="002A7C3D" w:rsidP="00835C72">
      <w:pPr>
        <w:pStyle w:val="Code"/>
        <w:rPr>
          <w:highlight w:val="white"/>
          <w:lang w:val="en-GB"/>
        </w:rPr>
      </w:pPr>
    </w:p>
    <w:p w14:paraId="7CEEAA88" w14:textId="77777777" w:rsidR="002A7C3D" w:rsidRPr="00D822A3" w:rsidRDefault="002A7C3D" w:rsidP="00835C72">
      <w:pPr>
        <w:pStyle w:val="Code"/>
        <w:rPr>
          <w:highlight w:val="white"/>
          <w:lang w:val="en-GB"/>
        </w:rPr>
      </w:pPr>
      <w:r w:rsidRPr="00D822A3">
        <w:rPr>
          <w:highlight w:val="white"/>
          <w:lang w:val="en-GB"/>
        </w:rPr>
        <w:t xml:space="preserve">            if (format[index] == '^') {</w:t>
      </w:r>
    </w:p>
    <w:p w14:paraId="6B111033" w14:textId="77777777" w:rsidR="002A7C3D" w:rsidRPr="00D822A3" w:rsidRDefault="002A7C3D" w:rsidP="00835C72">
      <w:pPr>
        <w:pStyle w:val="Code"/>
        <w:rPr>
          <w:highlight w:val="white"/>
          <w:lang w:val="en-GB"/>
        </w:rPr>
      </w:pPr>
      <w:r w:rsidRPr="00D822A3">
        <w:rPr>
          <w:highlight w:val="white"/>
          <w:lang w:val="en-GB"/>
        </w:rPr>
        <w:t xml:space="preserve">              not = TRUE;</w:t>
      </w:r>
    </w:p>
    <w:p w14:paraId="08A76AD8" w14:textId="77777777" w:rsidR="002A7C3D" w:rsidRPr="00D822A3" w:rsidRDefault="002A7C3D" w:rsidP="00835C72">
      <w:pPr>
        <w:pStyle w:val="Code"/>
        <w:rPr>
          <w:highlight w:val="white"/>
          <w:lang w:val="en-GB"/>
        </w:rPr>
      </w:pPr>
      <w:r w:rsidRPr="00D822A3">
        <w:rPr>
          <w:highlight w:val="white"/>
          <w:lang w:val="en-GB"/>
        </w:rPr>
        <w:t xml:space="preserve">              ++index;</w:t>
      </w:r>
    </w:p>
    <w:p w14:paraId="19BA8CC1" w14:textId="77777777" w:rsidR="002A7C3D" w:rsidRPr="00D822A3" w:rsidRDefault="002A7C3D" w:rsidP="00835C72">
      <w:pPr>
        <w:pStyle w:val="Code"/>
        <w:rPr>
          <w:highlight w:val="white"/>
          <w:lang w:val="en-GB"/>
        </w:rPr>
      </w:pPr>
      <w:r w:rsidRPr="00D822A3">
        <w:rPr>
          <w:highlight w:val="white"/>
          <w:lang w:val="en-GB"/>
        </w:rPr>
        <w:t xml:space="preserve">            }</w:t>
      </w:r>
    </w:p>
    <w:p w14:paraId="24B68901" w14:textId="77777777" w:rsidR="002A7C3D" w:rsidRPr="00D822A3" w:rsidRDefault="002A7C3D" w:rsidP="00835C72">
      <w:pPr>
        <w:pStyle w:val="Code"/>
        <w:rPr>
          <w:highlight w:val="white"/>
          <w:lang w:val="en-GB"/>
        </w:rPr>
      </w:pPr>
    </w:p>
    <w:p w14:paraId="09B2AA62" w14:textId="77777777" w:rsidR="002A7C3D" w:rsidRPr="00D822A3" w:rsidRDefault="002A7C3D" w:rsidP="00835C72">
      <w:pPr>
        <w:pStyle w:val="Code"/>
        <w:rPr>
          <w:highlight w:val="white"/>
          <w:lang w:val="en-GB"/>
        </w:rPr>
      </w:pPr>
      <w:r w:rsidRPr="00D822A3">
        <w:rPr>
          <w:highlight w:val="white"/>
          <w:lang w:val="en-GB"/>
        </w:rPr>
        <w:t xml:space="preserve">            int startIndex = index;</w:t>
      </w:r>
    </w:p>
    <w:p w14:paraId="263F1BDD" w14:textId="77777777" w:rsidR="002A7C3D" w:rsidRPr="00D822A3" w:rsidRDefault="002A7C3D" w:rsidP="00835C72">
      <w:pPr>
        <w:pStyle w:val="Code"/>
        <w:rPr>
          <w:highlight w:val="white"/>
          <w:lang w:val="en-GB"/>
        </w:rPr>
      </w:pPr>
      <w:r w:rsidRPr="00D822A3">
        <w:rPr>
          <w:highlight w:val="white"/>
          <w:lang w:val="en-GB"/>
        </w:rPr>
        <w:t xml:space="preserve">            while (format[index] != ']') {</w:t>
      </w:r>
    </w:p>
    <w:p w14:paraId="5E1CB1D8" w14:textId="77777777" w:rsidR="002A7C3D" w:rsidRPr="00D822A3" w:rsidRDefault="002A7C3D" w:rsidP="00835C72">
      <w:pPr>
        <w:pStyle w:val="Code"/>
        <w:rPr>
          <w:highlight w:val="white"/>
          <w:lang w:val="en-GB"/>
        </w:rPr>
      </w:pPr>
      <w:r w:rsidRPr="00D822A3">
        <w:rPr>
          <w:highlight w:val="white"/>
          <w:lang w:val="en-GB"/>
        </w:rPr>
        <w:t xml:space="preserve">              ++index;</w:t>
      </w:r>
    </w:p>
    <w:p w14:paraId="0DDF8D07" w14:textId="77777777" w:rsidR="002A7C3D" w:rsidRPr="00D822A3" w:rsidRDefault="002A7C3D" w:rsidP="00835C72">
      <w:pPr>
        <w:pStyle w:val="Code"/>
        <w:rPr>
          <w:highlight w:val="white"/>
          <w:lang w:val="en-GB"/>
        </w:rPr>
      </w:pPr>
      <w:r w:rsidRPr="00D822A3">
        <w:rPr>
          <w:highlight w:val="white"/>
          <w:lang w:val="en-GB"/>
        </w:rPr>
        <w:t xml:space="preserve">            }</w:t>
      </w:r>
    </w:p>
    <w:p w14:paraId="54320C0D" w14:textId="77777777" w:rsidR="002A7C3D" w:rsidRPr="00D822A3" w:rsidRDefault="002A7C3D" w:rsidP="00835C72">
      <w:pPr>
        <w:pStyle w:val="Code"/>
        <w:rPr>
          <w:highlight w:val="white"/>
          <w:lang w:val="en-GB"/>
        </w:rPr>
      </w:pPr>
      <w:r w:rsidRPr="00D822A3">
        <w:rPr>
          <w:highlight w:val="white"/>
          <w:lang w:val="en-GB"/>
        </w:rPr>
        <w:t xml:space="preserve">            format[index] = '\0';</w:t>
      </w:r>
    </w:p>
    <w:p w14:paraId="1F0525A4" w14:textId="77777777" w:rsidR="002A7C3D" w:rsidRPr="00D822A3" w:rsidRDefault="002A7C3D" w:rsidP="00835C72">
      <w:pPr>
        <w:pStyle w:val="Code"/>
        <w:rPr>
          <w:highlight w:val="white"/>
          <w:lang w:val="en-GB"/>
        </w:rPr>
      </w:pPr>
    </w:p>
    <w:p w14:paraId="2381D308" w14:textId="77777777" w:rsidR="002A7C3D" w:rsidRPr="00D822A3" w:rsidRDefault="002A7C3D" w:rsidP="00835C72">
      <w:pPr>
        <w:pStyle w:val="Code"/>
        <w:rPr>
          <w:highlight w:val="white"/>
          <w:lang w:val="en-GB"/>
        </w:rPr>
      </w:pPr>
      <w:r w:rsidRPr="00D822A3">
        <w:rPr>
          <w:highlight w:val="white"/>
          <w:lang w:val="en-GB"/>
        </w:rPr>
        <w:t xml:space="preserve">            if (!star) {</w:t>
      </w:r>
    </w:p>
    <w:p w14:paraId="46899433" w14:textId="77777777" w:rsidR="002A7C3D" w:rsidRPr="00D822A3" w:rsidRDefault="002A7C3D" w:rsidP="00835C72">
      <w:pPr>
        <w:pStyle w:val="Code"/>
        <w:rPr>
          <w:highlight w:val="white"/>
          <w:lang w:val="en-GB"/>
        </w:rPr>
      </w:pPr>
      <w:r w:rsidRPr="00D822A3">
        <w:rPr>
          <w:highlight w:val="white"/>
          <w:lang w:val="en-GB"/>
        </w:rPr>
        <w:t xml:space="preserve">              char* string = va_arg(arg_list, char*);</w:t>
      </w:r>
    </w:p>
    <w:p w14:paraId="27074E82" w14:textId="77777777" w:rsidR="002A7C3D" w:rsidRPr="00D822A3" w:rsidRDefault="002A7C3D" w:rsidP="00835C72">
      <w:pPr>
        <w:pStyle w:val="Code"/>
        <w:rPr>
          <w:highlight w:val="white"/>
          <w:lang w:val="en-GB"/>
        </w:rPr>
      </w:pPr>
      <w:r w:rsidRPr="00D822A3">
        <w:rPr>
          <w:highlight w:val="white"/>
          <w:lang w:val="en-GB"/>
        </w:rPr>
        <w:t xml:space="preserve">              scanPattern(string, &amp;format[startIndex], not);</w:t>
      </w:r>
    </w:p>
    <w:p w14:paraId="5E5B8CDE" w14:textId="77777777" w:rsidR="002A7C3D" w:rsidRPr="00D822A3" w:rsidRDefault="002A7C3D" w:rsidP="00835C72">
      <w:pPr>
        <w:pStyle w:val="Code"/>
        <w:rPr>
          <w:highlight w:val="white"/>
          <w:lang w:val="en-GB"/>
        </w:rPr>
      </w:pPr>
      <w:r w:rsidRPr="00D822A3">
        <w:rPr>
          <w:highlight w:val="white"/>
          <w:lang w:val="en-GB"/>
        </w:rPr>
        <w:t xml:space="preserve">            }</w:t>
      </w:r>
    </w:p>
    <w:p w14:paraId="793810F6" w14:textId="77777777" w:rsidR="002A7C3D" w:rsidRPr="00D822A3" w:rsidRDefault="002A7C3D" w:rsidP="00835C72">
      <w:pPr>
        <w:pStyle w:val="Code"/>
        <w:rPr>
          <w:highlight w:val="white"/>
          <w:lang w:val="en-GB"/>
        </w:rPr>
      </w:pPr>
      <w:r w:rsidRPr="00D822A3">
        <w:rPr>
          <w:highlight w:val="white"/>
          <w:lang w:val="en-GB"/>
        </w:rPr>
        <w:t xml:space="preserve">            else {</w:t>
      </w:r>
    </w:p>
    <w:p w14:paraId="76EFB848" w14:textId="77777777" w:rsidR="002A7C3D" w:rsidRPr="00D822A3" w:rsidRDefault="002A7C3D" w:rsidP="00835C72">
      <w:pPr>
        <w:pStyle w:val="Code"/>
        <w:rPr>
          <w:highlight w:val="white"/>
          <w:lang w:val="en-GB"/>
        </w:rPr>
      </w:pPr>
      <w:r w:rsidRPr="00D822A3">
        <w:rPr>
          <w:highlight w:val="white"/>
          <w:lang w:val="en-GB"/>
        </w:rPr>
        <w:t xml:space="preserve">              scanPattern(NULL, &amp;format[startIndex], not);</w:t>
      </w:r>
    </w:p>
    <w:p w14:paraId="657D995D" w14:textId="77777777" w:rsidR="002A7C3D" w:rsidRPr="00D822A3" w:rsidRDefault="002A7C3D" w:rsidP="00835C72">
      <w:pPr>
        <w:pStyle w:val="Code"/>
        <w:rPr>
          <w:highlight w:val="white"/>
          <w:lang w:val="en-GB"/>
        </w:rPr>
      </w:pPr>
      <w:r w:rsidRPr="00D822A3">
        <w:rPr>
          <w:highlight w:val="white"/>
          <w:lang w:val="en-GB"/>
        </w:rPr>
        <w:t xml:space="preserve">            }</w:t>
      </w:r>
    </w:p>
    <w:p w14:paraId="1E7184B1" w14:textId="77777777" w:rsidR="002A7C3D" w:rsidRPr="00D822A3" w:rsidRDefault="002A7C3D" w:rsidP="00835C72">
      <w:pPr>
        <w:pStyle w:val="Code"/>
        <w:rPr>
          <w:highlight w:val="white"/>
          <w:lang w:val="en-GB"/>
        </w:rPr>
      </w:pPr>
      <w:r w:rsidRPr="00D822A3">
        <w:rPr>
          <w:highlight w:val="white"/>
          <w:lang w:val="en-GB"/>
        </w:rPr>
        <w:t xml:space="preserve">          }</w:t>
      </w:r>
    </w:p>
    <w:p w14:paraId="03FC301A" w14:textId="77777777" w:rsidR="002A7C3D" w:rsidRPr="00D822A3" w:rsidRDefault="002A7C3D" w:rsidP="00835C72">
      <w:pPr>
        <w:pStyle w:val="Code"/>
        <w:rPr>
          <w:highlight w:val="white"/>
          <w:lang w:val="en-GB"/>
        </w:rPr>
      </w:pPr>
      <w:r w:rsidRPr="00D822A3">
        <w:rPr>
          <w:highlight w:val="white"/>
          <w:lang w:val="en-GB"/>
        </w:rPr>
        <w:t xml:space="preserve">          break;</w:t>
      </w:r>
    </w:p>
    <w:p w14:paraId="7CCE18F4" w14:textId="77777777" w:rsidR="002A7C3D" w:rsidRPr="00D822A3" w:rsidRDefault="002A7C3D" w:rsidP="00835C72">
      <w:pPr>
        <w:pStyle w:val="Code"/>
        <w:rPr>
          <w:highlight w:val="white"/>
          <w:lang w:val="en-GB"/>
        </w:rPr>
      </w:pPr>
    </w:p>
    <w:p w14:paraId="09A03BBC" w14:textId="77777777" w:rsidR="002A7C3D" w:rsidRPr="00D822A3" w:rsidRDefault="002A7C3D" w:rsidP="00835C72">
      <w:pPr>
        <w:pStyle w:val="Code"/>
        <w:rPr>
          <w:highlight w:val="white"/>
          <w:lang w:val="en-GB"/>
        </w:rPr>
      </w:pPr>
      <w:r w:rsidRPr="00D822A3">
        <w:rPr>
          <w:highlight w:val="white"/>
          <w:lang w:val="en-GB"/>
        </w:rPr>
        <w:t xml:space="preserve">        case 'n':</w:t>
      </w:r>
    </w:p>
    <w:p w14:paraId="63204EC5" w14:textId="77777777" w:rsidR="002A7C3D" w:rsidRPr="00D822A3" w:rsidRDefault="002A7C3D" w:rsidP="00835C72">
      <w:pPr>
        <w:pStyle w:val="Code"/>
        <w:rPr>
          <w:highlight w:val="white"/>
          <w:lang w:val="en-GB"/>
        </w:rPr>
      </w:pPr>
      <w:r w:rsidRPr="00D822A3">
        <w:rPr>
          <w:highlight w:val="white"/>
          <w:lang w:val="en-GB"/>
        </w:rPr>
        <w:t xml:space="preserve">          charsPtr = va_arg(arg_list, int*);</w:t>
      </w:r>
    </w:p>
    <w:p w14:paraId="697AD399" w14:textId="77777777" w:rsidR="002A7C3D" w:rsidRPr="00D822A3" w:rsidRDefault="002A7C3D" w:rsidP="00835C72">
      <w:pPr>
        <w:pStyle w:val="Code"/>
        <w:rPr>
          <w:highlight w:val="white"/>
          <w:lang w:val="en-GB"/>
        </w:rPr>
      </w:pPr>
      <w:r w:rsidRPr="00D822A3">
        <w:rPr>
          <w:highlight w:val="white"/>
          <w:lang w:val="en-GB"/>
        </w:rPr>
        <w:t xml:space="preserve">          *charsPtr = g_inChars;</w:t>
      </w:r>
    </w:p>
    <w:p w14:paraId="281494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88B7578" w14:textId="77777777" w:rsidR="002A7C3D" w:rsidRPr="00D822A3" w:rsidRDefault="002A7C3D" w:rsidP="00835C72">
      <w:pPr>
        <w:pStyle w:val="Code"/>
        <w:rPr>
          <w:highlight w:val="white"/>
          <w:lang w:val="en-GB"/>
        </w:rPr>
      </w:pPr>
      <w:r w:rsidRPr="00D822A3">
        <w:rPr>
          <w:highlight w:val="white"/>
          <w:lang w:val="en-GB"/>
        </w:rPr>
        <w:t xml:space="preserve">          break;</w:t>
      </w:r>
    </w:p>
    <w:p w14:paraId="59264858" w14:textId="77777777" w:rsidR="002A7C3D" w:rsidRPr="00D822A3" w:rsidRDefault="002A7C3D" w:rsidP="00835C72">
      <w:pPr>
        <w:pStyle w:val="Code"/>
        <w:rPr>
          <w:highlight w:val="white"/>
          <w:lang w:val="en-GB"/>
        </w:rPr>
      </w:pPr>
      <w:r w:rsidRPr="00D822A3">
        <w:rPr>
          <w:highlight w:val="white"/>
          <w:lang w:val="en-GB"/>
        </w:rPr>
        <w:t xml:space="preserve">      }</w:t>
      </w:r>
    </w:p>
    <w:p w14:paraId="2CB24A50" w14:textId="77777777" w:rsidR="002A7C3D" w:rsidRPr="00D822A3" w:rsidRDefault="002A7C3D" w:rsidP="00835C72">
      <w:pPr>
        <w:pStyle w:val="Code"/>
        <w:rPr>
          <w:highlight w:val="white"/>
          <w:lang w:val="en-GB"/>
        </w:rPr>
      </w:pPr>
      <w:r w:rsidRPr="00D822A3">
        <w:rPr>
          <w:highlight w:val="white"/>
          <w:lang w:val="en-GB"/>
        </w:rPr>
        <w:t xml:space="preserve">    }</w:t>
      </w:r>
    </w:p>
    <w:p w14:paraId="4ED99995" w14:textId="77777777" w:rsidR="002A7C3D" w:rsidRPr="00D822A3" w:rsidRDefault="002A7C3D" w:rsidP="00835C72">
      <w:pPr>
        <w:pStyle w:val="Code"/>
        <w:rPr>
          <w:highlight w:val="white"/>
          <w:lang w:val="en-GB"/>
        </w:rPr>
      </w:pPr>
      <w:r w:rsidRPr="00D822A3">
        <w:rPr>
          <w:highlight w:val="white"/>
          <w:lang w:val="en-GB"/>
        </w:rPr>
        <w:t xml:space="preserve">    else {</w:t>
      </w:r>
    </w:p>
    <w:p w14:paraId="0CE5BDA7" w14:textId="77777777" w:rsidR="002A7C3D" w:rsidRPr="00D822A3" w:rsidRDefault="002A7C3D" w:rsidP="00835C72">
      <w:pPr>
        <w:pStyle w:val="Code"/>
        <w:rPr>
          <w:highlight w:val="white"/>
          <w:lang w:val="en-GB"/>
        </w:rPr>
      </w:pPr>
      <w:r w:rsidRPr="00D822A3">
        <w:rPr>
          <w:highlight w:val="white"/>
          <w:lang w:val="en-GB"/>
        </w:rPr>
        <w:t xml:space="preserve">      if (c == '%') {</w:t>
      </w:r>
    </w:p>
    <w:p w14:paraId="64A95EF2" w14:textId="77777777" w:rsidR="002A7C3D" w:rsidRPr="00D822A3" w:rsidRDefault="002A7C3D" w:rsidP="00835C72">
      <w:pPr>
        <w:pStyle w:val="Code"/>
        <w:rPr>
          <w:highlight w:val="white"/>
          <w:lang w:val="en-GB"/>
        </w:rPr>
      </w:pPr>
      <w:r w:rsidRPr="00D822A3">
        <w:rPr>
          <w:highlight w:val="white"/>
          <w:lang w:val="en-GB"/>
        </w:rPr>
        <w:t xml:space="preserve">        percent = TRUE;</w:t>
      </w:r>
    </w:p>
    <w:p w14:paraId="50AC5B5B" w14:textId="77777777" w:rsidR="002A7C3D" w:rsidRPr="00D822A3" w:rsidRDefault="002A7C3D" w:rsidP="00835C72">
      <w:pPr>
        <w:pStyle w:val="Code"/>
        <w:rPr>
          <w:highlight w:val="white"/>
          <w:lang w:val="en-GB"/>
        </w:rPr>
      </w:pPr>
      <w:r w:rsidRPr="00D822A3">
        <w:rPr>
          <w:highlight w:val="white"/>
          <w:lang w:val="en-GB"/>
        </w:rPr>
        <w:t xml:space="preserve">        shortInt = FALSE;</w:t>
      </w:r>
    </w:p>
    <w:p w14:paraId="7F398C0B" w14:textId="77777777" w:rsidR="002A7C3D" w:rsidRPr="00D822A3" w:rsidRDefault="002A7C3D" w:rsidP="00835C72">
      <w:pPr>
        <w:pStyle w:val="Code"/>
        <w:rPr>
          <w:highlight w:val="white"/>
          <w:lang w:val="en-GB"/>
        </w:rPr>
      </w:pPr>
      <w:r w:rsidRPr="00D822A3">
        <w:rPr>
          <w:highlight w:val="white"/>
          <w:lang w:val="en-GB"/>
        </w:rPr>
        <w:t xml:space="preserve">        longIntOrDouble = FALSE;</w:t>
      </w:r>
    </w:p>
    <w:p w14:paraId="5DBE87F7" w14:textId="77777777" w:rsidR="002A7C3D" w:rsidRPr="00D822A3" w:rsidRDefault="002A7C3D" w:rsidP="00835C72">
      <w:pPr>
        <w:pStyle w:val="Code"/>
        <w:rPr>
          <w:highlight w:val="white"/>
          <w:lang w:val="en-GB"/>
        </w:rPr>
      </w:pPr>
      <w:r w:rsidRPr="00D822A3">
        <w:rPr>
          <w:highlight w:val="white"/>
          <w:lang w:val="en-GB"/>
        </w:rPr>
        <w:t xml:space="preserve">        longDouble = FALSE;</w:t>
      </w:r>
    </w:p>
    <w:p w14:paraId="7173063D" w14:textId="77777777" w:rsidR="002A7C3D" w:rsidRPr="00D822A3" w:rsidRDefault="002A7C3D" w:rsidP="00835C72">
      <w:pPr>
        <w:pStyle w:val="Code"/>
        <w:rPr>
          <w:highlight w:val="white"/>
          <w:lang w:val="en-GB"/>
        </w:rPr>
      </w:pPr>
      <w:r w:rsidRPr="00D822A3">
        <w:rPr>
          <w:highlight w:val="white"/>
          <w:lang w:val="en-GB"/>
        </w:rPr>
        <w:t xml:space="preserve">        star = FALSE;</w:t>
      </w:r>
    </w:p>
    <w:p w14:paraId="64C3477F" w14:textId="77777777" w:rsidR="002A7C3D" w:rsidRPr="00D822A3" w:rsidRDefault="002A7C3D" w:rsidP="00835C72">
      <w:pPr>
        <w:pStyle w:val="Code"/>
        <w:rPr>
          <w:highlight w:val="white"/>
          <w:lang w:val="en-GB"/>
        </w:rPr>
      </w:pPr>
      <w:r w:rsidRPr="00D822A3">
        <w:rPr>
          <w:highlight w:val="white"/>
          <w:lang w:val="en-GB"/>
        </w:rPr>
        <w:t xml:space="preserve">      }</w:t>
      </w:r>
    </w:p>
    <w:p w14:paraId="329ABE5C" w14:textId="77777777" w:rsidR="002A7C3D" w:rsidRPr="00D822A3" w:rsidRDefault="002A7C3D" w:rsidP="00835C72">
      <w:pPr>
        <w:pStyle w:val="Code"/>
        <w:rPr>
          <w:highlight w:val="white"/>
          <w:lang w:val="en-GB"/>
        </w:rPr>
      </w:pPr>
      <w:r w:rsidRPr="00D822A3">
        <w:rPr>
          <w:highlight w:val="white"/>
          <w:lang w:val="en-GB"/>
        </w:rPr>
        <w:t xml:space="preserve">    }</w:t>
      </w:r>
    </w:p>
    <w:p w14:paraId="7585A67C" w14:textId="77777777" w:rsidR="002A7C3D" w:rsidRPr="00D822A3" w:rsidRDefault="002A7C3D" w:rsidP="00835C72">
      <w:pPr>
        <w:pStyle w:val="Code"/>
        <w:rPr>
          <w:highlight w:val="white"/>
          <w:lang w:val="en-GB"/>
        </w:rPr>
      </w:pPr>
      <w:r w:rsidRPr="00D822A3">
        <w:rPr>
          <w:highlight w:val="white"/>
          <w:lang w:val="en-GB"/>
        </w:rPr>
        <w:t xml:space="preserve">  }</w:t>
      </w:r>
    </w:p>
    <w:p w14:paraId="2350E5CC" w14:textId="77777777" w:rsidR="002A7C3D" w:rsidRPr="00D822A3" w:rsidRDefault="002A7C3D" w:rsidP="00835C72">
      <w:pPr>
        <w:pStyle w:val="Code"/>
        <w:rPr>
          <w:highlight w:val="white"/>
          <w:lang w:val="en-GB"/>
        </w:rPr>
      </w:pPr>
    </w:p>
    <w:p w14:paraId="3A3A2A47" w14:textId="77777777" w:rsidR="002A7C3D" w:rsidRPr="00D822A3" w:rsidRDefault="002A7C3D" w:rsidP="00835C72">
      <w:pPr>
        <w:pStyle w:val="Code"/>
        <w:rPr>
          <w:highlight w:val="white"/>
          <w:lang w:val="en-GB"/>
        </w:rPr>
      </w:pPr>
      <w:r w:rsidRPr="00D822A3">
        <w:rPr>
          <w:highlight w:val="white"/>
          <w:lang w:val="en-GB"/>
        </w:rPr>
        <w:t xml:space="preserve">  return g_inCount;</w:t>
      </w:r>
    </w:p>
    <w:p w14:paraId="6474BCA2" w14:textId="77777777" w:rsidR="002A7C3D" w:rsidRPr="00D822A3" w:rsidRDefault="002A7C3D" w:rsidP="00835C72">
      <w:pPr>
        <w:pStyle w:val="Code"/>
        <w:rPr>
          <w:highlight w:val="white"/>
          <w:lang w:val="en-GB"/>
        </w:rPr>
      </w:pPr>
      <w:r w:rsidRPr="00D822A3">
        <w:rPr>
          <w:highlight w:val="white"/>
          <w:lang w:val="en-GB"/>
        </w:rPr>
        <w:t>}</w:t>
      </w:r>
    </w:p>
    <w:p w14:paraId="6D7580B2" w14:textId="77777777" w:rsidR="002A7C3D" w:rsidRPr="00D822A3" w:rsidRDefault="002A7C3D" w:rsidP="00835C72">
      <w:pPr>
        <w:pStyle w:val="Code"/>
        <w:rPr>
          <w:highlight w:val="white"/>
          <w:lang w:val="en-GB"/>
        </w:rPr>
      </w:pPr>
    </w:p>
    <w:p w14:paraId="4FD71171" w14:textId="77777777" w:rsidR="002A7C3D" w:rsidRPr="00D822A3" w:rsidRDefault="002A7C3D" w:rsidP="00835C72">
      <w:pPr>
        <w:pStyle w:val="Code"/>
        <w:rPr>
          <w:highlight w:val="white"/>
          <w:lang w:val="en-GB"/>
        </w:rPr>
      </w:pPr>
      <w:r w:rsidRPr="00D822A3">
        <w:rPr>
          <w:highlight w:val="white"/>
          <w:lang w:val="en-GB"/>
        </w:rPr>
        <w:t>int scanf(char* format, ...) {</w:t>
      </w:r>
    </w:p>
    <w:p w14:paraId="08C501BB"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08E02912"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A944B9E" w14:textId="77777777" w:rsidR="002A7C3D" w:rsidRPr="00D822A3" w:rsidRDefault="002A7C3D" w:rsidP="00835C72">
      <w:pPr>
        <w:pStyle w:val="Code"/>
        <w:rPr>
          <w:highlight w:val="white"/>
          <w:lang w:val="en-GB"/>
        </w:rPr>
      </w:pPr>
      <w:r w:rsidRPr="00D822A3">
        <w:rPr>
          <w:highlight w:val="white"/>
          <w:lang w:val="en-GB"/>
        </w:rPr>
        <w:t xml:space="preserve">  return vscanf(format, arg_list);</w:t>
      </w:r>
    </w:p>
    <w:p w14:paraId="4625A917" w14:textId="77777777" w:rsidR="002A7C3D" w:rsidRPr="00D822A3" w:rsidRDefault="002A7C3D" w:rsidP="00835C72">
      <w:pPr>
        <w:pStyle w:val="Code"/>
        <w:rPr>
          <w:highlight w:val="white"/>
          <w:lang w:val="en-GB"/>
        </w:rPr>
      </w:pPr>
      <w:r w:rsidRPr="00D822A3">
        <w:rPr>
          <w:highlight w:val="white"/>
          <w:lang w:val="en-GB"/>
        </w:rPr>
        <w:t>}</w:t>
      </w:r>
    </w:p>
    <w:p w14:paraId="2DD4B624" w14:textId="77777777" w:rsidR="002A7C3D" w:rsidRPr="00D822A3" w:rsidRDefault="002A7C3D" w:rsidP="00835C72">
      <w:pPr>
        <w:pStyle w:val="Code"/>
        <w:rPr>
          <w:highlight w:val="white"/>
          <w:lang w:val="en-GB"/>
        </w:rPr>
      </w:pPr>
    </w:p>
    <w:p w14:paraId="545C544D" w14:textId="77777777" w:rsidR="002A7C3D" w:rsidRPr="00D822A3" w:rsidRDefault="002A7C3D" w:rsidP="00835C72">
      <w:pPr>
        <w:pStyle w:val="Code"/>
        <w:rPr>
          <w:highlight w:val="white"/>
          <w:lang w:val="en-GB"/>
        </w:rPr>
      </w:pPr>
      <w:r w:rsidRPr="00D822A3">
        <w:rPr>
          <w:highlight w:val="white"/>
          <w:lang w:val="en-GB"/>
        </w:rPr>
        <w:t>int vscanf(char* format, va_list arg_list) {</w:t>
      </w:r>
    </w:p>
    <w:p w14:paraId="23A66EF6" w14:textId="77777777" w:rsidR="002A7C3D" w:rsidRPr="00D822A3" w:rsidRDefault="002A7C3D" w:rsidP="00835C72">
      <w:pPr>
        <w:pStyle w:val="Code"/>
        <w:rPr>
          <w:highlight w:val="white"/>
          <w:lang w:val="en-GB"/>
        </w:rPr>
      </w:pPr>
      <w:r w:rsidRPr="00D822A3">
        <w:rPr>
          <w:highlight w:val="white"/>
          <w:lang w:val="en-GB"/>
        </w:rPr>
        <w:t xml:space="preserve">  return vfscanf(stdin, format, arg_list);</w:t>
      </w:r>
    </w:p>
    <w:p w14:paraId="42FB9D06" w14:textId="77777777" w:rsidR="002A7C3D" w:rsidRPr="00D822A3" w:rsidRDefault="002A7C3D" w:rsidP="00835C72">
      <w:pPr>
        <w:pStyle w:val="Code"/>
        <w:rPr>
          <w:highlight w:val="white"/>
          <w:lang w:val="en-GB"/>
        </w:rPr>
      </w:pPr>
      <w:r w:rsidRPr="00D822A3">
        <w:rPr>
          <w:highlight w:val="white"/>
          <w:lang w:val="en-GB"/>
        </w:rPr>
        <w:t>}</w:t>
      </w:r>
    </w:p>
    <w:p w14:paraId="49C3B7DC" w14:textId="77777777" w:rsidR="002A7C3D" w:rsidRPr="00D822A3" w:rsidRDefault="002A7C3D" w:rsidP="00835C72">
      <w:pPr>
        <w:pStyle w:val="Code"/>
        <w:rPr>
          <w:highlight w:val="white"/>
          <w:lang w:val="en-GB"/>
        </w:rPr>
      </w:pPr>
    </w:p>
    <w:p w14:paraId="7471541A" w14:textId="77777777" w:rsidR="002A7C3D" w:rsidRPr="00D822A3" w:rsidRDefault="002A7C3D" w:rsidP="00835C72">
      <w:pPr>
        <w:pStyle w:val="Code"/>
        <w:rPr>
          <w:highlight w:val="white"/>
          <w:lang w:val="en-GB"/>
        </w:rPr>
      </w:pPr>
      <w:r w:rsidRPr="00D822A3">
        <w:rPr>
          <w:highlight w:val="white"/>
          <w:lang w:val="en-GB"/>
        </w:rPr>
        <w:t>int fscanf(FILE* inStream, char* format, ...) {</w:t>
      </w:r>
    </w:p>
    <w:p w14:paraId="33E75244"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4C4BC748"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228E110" w14:textId="77777777" w:rsidR="002A7C3D" w:rsidRPr="00D822A3" w:rsidRDefault="002A7C3D" w:rsidP="00835C72">
      <w:pPr>
        <w:pStyle w:val="Code"/>
        <w:rPr>
          <w:highlight w:val="white"/>
          <w:lang w:val="en-GB"/>
        </w:rPr>
      </w:pPr>
      <w:r w:rsidRPr="00D822A3">
        <w:rPr>
          <w:highlight w:val="white"/>
          <w:lang w:val="en-GB"/>
        </w:rPr>
        <w:t xml:space="preserve">  return vfscanf(inStream, format, arg_list);</w:t>
      </w:r>
    </w:p>
    <w:p w14:paraId="454ED65D" w14:textId="77777777" w:rsidR="002A7C3D" w:rsidRPr="00D822A3" w:rsidRDefault="002A7C3D" w:rsidP="00835C72">
      <w:pPr>
        <w:pStyle w:val="Code"/>
        <w:rPr>
          <w:highlight w:val="white"/>
          <w:lang w:val="en-GB"/>
        </w:rPr>
      </w:pPr>
      <w:r w:rsidRPr="00D822A3">
        <w:rPr>
          <w:highlight w:val="white"/>
          <w:lang w:val="en-GB"/>
        </w:rPr>
        <w:t>}</w:t>
      </w:r>
    </w:p>
    <w:p w14:paraId="7C82866C" w14:textId="77777777" w:rsidR="002A7C3D" w:rsidRPr="00D822A3" w:rsidRDefault="002A7C3D" w:rsidP="00835C72">
      <w:pPr>
        <w:pStyle w:val="Code"/>
        <w:rPr>
          <w:highlight w:val="white"/>
          <w:lang w:val="en-GB"/>
        </w:rPr>
      </w:pPr>
    </w:p>
    <w:p w14:paraId="366BD8DE" w14:textId="77777777" w:rsidR="002A7C3D" w:rsidRPr="00D822A3" w:rsidRDefault="002A7C3D" w:rsidP="00835C72">
      <w:pPr>
        <w:pStyle w:val="Code"/>
        <w:rPr>
          <w:highlight w:val="white"/>
          <w:lang w:val="en-GB"/>
        </w:rPr>
      </w:pPr>
      <w:r w:rsidRPr="00D822A3">
        <w:rPr>
          <w:highlight w:val="white"/>
          <w:lang w:val="en-GB"/>
        </w:rPr>
        <w:t>int vfscanf(FILE* inStream, char* format, va_list arg_list) {</w:t>
      </w:r>
    </w:p>
    <w:p w14:paraId="626B8B65" w14:textId="77777777" w:rsidR="002A7C3D" w:rsidRPr="00D822A3" w:rsidRDefault="002A7C3D" w:rsidP="00835C72">
      <w:pPr>
        <w:pStyle w:val="Code"/>
        <w:rPr>
          <w:highlight w:val="white"/>
          <w:lang w:val="en-GB"/>
        </w:rPr>
      </w:pPr>
      <w:r w:rsidRPr="00D822A3">
        <w:rPr>
          <w:highlight w:val="white"/>
          <w:lang w:val="en-GB"/>
        </w:rPr>
        <w:t xml:space="preserve">  g_inStatus = DEVICE;</w:t>
      </w:r>
    </w:p>
    <w:p w14:paraId="52CF9E39" w14:textId="77777777" w:rsidR="002A7C3D" w:rsidRPr="00D822A3" w:rsidRDefault="002A7C3D" w:rsidP="00835C72">
      <w:pPr>
        <w:pStyle w:val="Code"/>
        <w:rPr>
          <w:highlight w:val="white"/>
          <w:lang w:val="en-GB"/>
        </w:rPr>
      </w:pPr>
      <w:r w:rsidRPr="00D822A3">
        <w:rPr>
          <w:highlight w:val="white"/>
          <w:lang w:val="en-GB"/>
        </w:rPr>
        <w:t xml:space="preserve">  g_inDevice = (void*) inStream;</w:t>
      </w:r>
    </w:p>
    <w:p w14:paraId="4CC17608"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34D9F324" w14:textId="77777777" w:rsidR="002A7C3D" w:rsidRPr="00D822A3" w:rsidRDefault="002A7C3D" w:rsidP="00835C72">
      <w:pPr>
        <w:pStyle w:val="Code"/>
        <w:rPr>
          <w:highlight w:val="white"/>
          <w:lang w:val="en-GB"/>
        </w:rPr>
      </w:pPr>
      <w:r w:rsidRPr="00D822A3">
        <w:rPr>
          <w:highlight w:val="white"/>
          <w:lang w:val="en-GB"/>
        </w:rPr>
        <w:t>}</w:t>
      </w:r>
    </w:p>
    <w:p w14:paraId="28517B94" w14:textId="77777777" w:rsidR="002A7C3D" w:rsidRPr="00D822A3" w:rsidRDefault="002A7C3D" w:rsidP="00835C72">
      <w:pPr>
        <w:pStyle w:val="Code"/>
        <w:rPr>
          <w:highlight w:val="white"/>
          <w:lang w:val="en-GB"/>
        </w:rPr>
      </w:pPr>
    </w:p>
    <w:p w14:paraId="58FEABE4" w14:textId="77777777" w:rsidR="002A7C3D" w:rsidRPr="00D822A3" w:rsidRDefault="002A7C3D" w:rsidP="00835C72">
      <w:pPr>
        <w:pStyle w:val="Code"/>
        <w:rPr>
          <w:highlight w:val="white"/>
          <w:lang w:val="en-GB"/>
        </w:rPr>
      </w:pPr>
      <w:r w:rsidRPr="00D822A3">
        <w:rPr>
          <w:highlight w:val="white"/>
          <w:lang w:val="en-GB"/>
        </w:rPr>
        <w:t>int sscanf(char* inString, char* format, ...) {</w:t>
      </w:r>
    </w:p>
    <w:p w14:paraId="3D151C79"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6DF23535"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7FF017A1" w14:textId="77777777" w:rsidR="002A7C3D" w:rsidRPr="00D822A3" w:rsidRDefault="002A7C3D" w:rsidP="00835C72">
      <w:pPr>
        <w:pStyle w:val="Code"/>
        <w:rPr>
          <w:highlight w:val="white"/>
          <w:lang w:val="en-GB"/>
        </w:rPr>
      </w:pPr>
      <w:r w:rsidRPr="00D822A3">
        <w:rPr>
          <w:highlight w:val="white"/>
          <w:lang w:val="en-GB"/>
        </w:rPr>
        <w:t xml:space="preserve">  return vsscanf(inString, format, arg_list);</w:t>
      </w:r>
    </w:p>
    <w:p w14:paraId="38C7728D" w14:textId="77777777" w:rsidR="002A7C3D" w:rsidRPr="00D822A3" w:rsidRDefault="002A7C3D" w:rsidP="00835C72">
      <w:pPr>
        <w:pStyle w:val="Code"/>
        <w:rPr>
          <w:highlight w:val="white"/>
          <w:lang w:val="en-GB"/>
        </w:rPr>
      </w:pPr>
      <w:r w:rsidRPr="00D822A3">
        <w:rPr>
          <w:highlight w:val="white"/>
          <w:lang w:val="en-GB"/>
        </w:rPr>
        <w:t>}</w:t>
      </w:r>
    </w:p>
    <w:p w14:paraId="568256D3" w14:textId="77777777" w:rsidR="002A7C3D" w:rsidRPr="00D822A3" w:rsidRDefault="002A7C3D" w:rsidP="00835C72">
      <w:pPr>
        <w:pStyle w:val="Code"/>
        <w:rPr>
          <w:highlight w:val="white"/>
          <w:lang w:val="en-GB"/>
        </w:rPr>
      </w:pPr>
    </w:p>
    <w:p w14:paraId="6149C10E" w14:textId="77777777" w:rsidR="002A7C3D" w:rsidRPr="00D822A3" w:rsidRDefault="002A7C3D" w:rsidP="00835C72">
      <w:pPr>
        <w:pStyle w:val="Code"/>
        <w:rPr>
          <w:highlight w:val="white"/>
          <w:lang w:val="en-GB"/>
        </w:rPr>
      </w:pPr>
      <w:r w:rsidRPr="00D822A3">
        <w:rPr>
          <w:highlight w:val="white"/>
          <w:lang w:val="en-GB"/>
        </w:rPr>
        <w:t>int vsscanf(char* inString, char* format, va_list arg_list) {</w:t>
      </w:r>
    </w:p>
    <w:p w14:paraId="65801F35" w14:textId="77777777" w:rsidR="002A7C3D" w:rsidRPr="00D822A3" w:rsidRDefault="002A7C3D" w:rsidP="00835C72">
      <w:pPr>
        <w:pStyle w:val="Code"/>
        <w:rPr>
          <w:highlight w:val="white"/>
          <w:lang w:val="en-GB"/>
        </w:rPr>
      </w:pPr>
      <w:r w:rsidRPr="00D822A3">
        <w:rPr>
          <w:highlight w:val="white"/>
          <w:lang w:val="en-GB"/>
        </w:rPr>
        <w:t xml:space="preserve">  g_inStatus = STRING;</w:t>
      </w:r>
    </w:p>
    <w:p w14:paraId="7F3A2E62" w14:textId="77777777" w:rsidR="002A7C3D" w:rsidRPr="00D822A3" w:rsidRDefault="002A7C3D" w:rsidP="00835C72">
      <w:pPr>
        <w:pStyle w:val="Code"/>
        <w:rPr>
          <w:highlight w:val="white"/>
          <w:lang w:val="en-GB"/>
        </w:rPr>
      </w:pPr>
      <w:r w:rsidRPr="00D822A3">
        <w:rPr>
          <w:highlight w:val="white"/>
          <w:lang w:val="en-GB"/>
        </w:rPr>
        <w:t xml:space="preserve">  g_inDevice = (void*) inString;</w:t>
      </w:r>
    </w:p>
    <w:p w14:paraId="761268A6"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5C5FF5E9" w14:textId="3B459CAB" w:rsidR="002A7C3D" w:rsidRPr="00D822A3" w:rsidRDefault="002A7C3D" w:rsidP="00835C72">
      <w:pPr>
        <w:pStyle w:val="Code"/>
        <w:rPr>
          <w:lang w:val="en-GB"/>
        </w:rPr>
      </w:pPr>
      <w:r w:rsidRPr="00D822A3">
        <w:rPr>
          <w:highlight w:val="white"/>
          <w:lang w:val="en-GB"/>
        </w:rPr>
        <w:t>}</w:t>
      </w:r>
    </w:p>
    <w:p w14:paraId="51018664" w14:textId="5CCD879C" w:rsidR="00265BDF" w:rsidRPr="00D822A3" w:rsidRDefault="004007C3" w:rsidP="00265BDF">
      <w:pPr>
        <w:pStyle w:val="Rubrik3"/>
        <w:rPr>
          <w:lang w:val="en-GB"/>
        </w:rPr>
      </w:pPr>
      <w:bookmarkStart w:id="483" w:name="_Toc5411999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83"/>
    </w:p>
    <w:p w14:paraId="174C04F8" w14:textId="1B67F95A" w:rsidR="00577582" w:rsidRPr="00D822A3" w:rsidRDefault="008D6750" w:rsidP="006217C5">
      <w:pPr>
        <w:pStyle w:val="CodeListing"/>
        <w:rPr>
          <w:lang w:val="en-GB"/>
        </w:rPr>
      </w:pPr>
      <w:r w:rsidRPr="00D822A3">
        <w:rPr>
          <w:lang w:val="en-GB"/>
        </w:rPr>
        <w:t>f</w:t>
      </w:r>
      <w:r w:rsidR="006217C5" w:rsidRPr="00D822A3">
        <w:rPr>
          <w:lang w:val="en-GB"/>
        </w:rPr>
        <w:t>ile.h</w:t>
      </w:r>
    </w:p>
    <w:p w14:paraId="3E6BC057" w14:textId="77777777" w:rsidR="006217C5" w:rsidRPr="00D822A3" w:rsidRDefault="006217C5" w:rsidP="006217C5">
      <w:pPr>
        <w:pStyle w:val="Code"/>
        <w:rPr>
          <w:highlight w:val="white"/>
          <w:lang w:val="en-GB"/>
        </w:rPr>
      </w:pPr>
      <w:r w:rsidRPr="00D822A3">
        <w:rPr>
          <w:highlight w:val="white"/>
          <w:lang w:val="en-GB"/>
        </w:rPr>
        <w:t>#ifndef __FILE_H__</w:t>
      </w:r>
    </w:p>
    <w:p w14:paraId="46BEAA56" w14:textId="77777777" w:rsidR="006217C5" w:rsidRPr="00D822A3" w:rsidRDefault="006217C5" w:rsidP="006217C5">
      <w:pPr>
        <w:pStyle w:val="Code"/>
        <w:rPr>
          <w:highlight w:val="white"/>
          <w:lang w:val="en-GB"/>
        </w:rPr>
      </w:pPr>
      <w:r w:rsidRPr="00D822A3">
        <w:rPr>
          <w:highlight w:val="white"/>
          <w:lang w:val="en-GB"/>
        </w:rPr>
        <w:t>#define __FILE_H__</w:t>
      </w:r>
    </w:p>
    <w:p w14:paraId="1B999231" w14:textId="77777777" w:rsidR="006217C5" w:rsidRPr="00D822A3" w:rsidRDefault="006217C5" w:rsidP="006217C5">
      <w:pPr>
        <w:pStyle w:val="Code"/>
        <w:rPr>
          <w:highlight w:val="white"/>
          <w:lang w:val="en-GB"/>
        </w:rPr>
      </w:pPr>
    </w:p>
    <w:p w14:paraId="6D8A1952" w14:textId="77777777" w:rsidR="006217C5" w:rsidRPr="00D822A3" w:rsidRDefault="006217C5" w:rsidP="006217C5">
      <w:pPr>
        <w:pStyle w:val="Code"/>
        <w:rPr>
          <w:highlight w:val="white"/>
          <w:lang w:val="en-GB"/>
        </w:rPr>
      </w:pPr>
      <w:r w:rsidRPr="00D822A3">
        <w:rPr>
          <w:highlight w:val="white"/>
          <w:lang w:val="en-GB"/>
        </w:rPr>
        <w:t>#define FOPEN_MAX 16</w:t>
      </w:r>
    </w:p>
    <w:p w14:paraId="65FA4F7B" w14:textId="77777777" w:rsidR="006217C5" w:rsidRPr="00D822A3" w:rsidRDefault="006217C5" w:rsidP="006217C5">
      <w:pPr>
        <w:pStyle w:val="Code"/>
        <w:rPr>
          <w:highlight w:val="white"/>
          <w:lang w:val="en-GB"/>
        </w:rPr>
      </w:pPr>
      <w:r w:rsidRPr="00D822A3">
        <w:rPr>
          <w:highlight w:val="white"/>
          <w:lang w:val="en-GB"/>
        </w:rPr>
        <w:t>#define FILENAME_MAX 16</w:t>
      </w:r>
    </w:p>
    <w:p w14:paraId="4EC802B7" w14:textId="77777777" w:rsidR="006217C5" w:rsidRPr="00D822A3" w:rsidRDefault="006217C5" w:rsidP="006217C5">
      <w:pPr>
        <w:pStyle w:val="Code"/>
        <w:rPr>
          <w:highlight w:val="white"/>
          <w:lang w:val="en-GB"/>
        </w:rPr>
      </w:pPr>
    </w:p>
    <w:p w14:paraId="6A1D08EF" w14:textId="77777777" w:rsidR="006217C5" w:rsidRPr="00D822A3" w:rsidRDefault="006217C5" w:rsidP="006217C5">
      <w:pPr>
        <w:pStyle w:val="Code"/>
        <w:rPr>
          <w:highlight w:val="white"/>
          <w:lang w:val="en-GB"/>
        </w:rPr>
      </w:pPr>
      <w:r w:rsidRPr="00D822A3">
        <w:rPr>
          <w:highlight w:val="white"/>
          <w:lang w:val="en-GB"/>
        </w:rPr>
        <w:t>#define fpos_t int</w:t>
      </w:r>
    </w:p>
    <w:p w14:paraId="76ECAC96" w14:textId="77777777" w:rsidR="006217C5" w:rsidRPr="00D822A3" w:rsidRDefault="006217C5" w:rsidP="006217C5">
      <w:pPr>
        <w:pStyle w:val="Code"/>
        <w:rPr>
          <w:highlight w:val="white"/>
          <w:lang w:val="en-GB"/>
        </w:rPr>
      </w:pPr>
      <w:r w:rsidRPr="00D822A3">
        <w:rPr>
          <w:highlight w:val="white"/>
          <w:lang w:val="en-GB"/>
        </w:rPr>
        <w:t>#define CARRY_FLAG 0x01u</w:t>
      </w:r>
    </w:p>
    <w:p w14:paraId="70A5E8AE" w14:textId="77777777" w:rsidR="006217C5" w:rsidRPr="00D822A3" w:rsidRDefault="006217C5" w:rsidP="006217C5">
      <w:pPr>
        <w:pStyle w:val="Code"/>
        <w:rPr>
          <w:highlight w:val="white"/>
          <w:lang w:val="en-GB"/>
        </w:rPr>
      </w:pPr>
      <w:r w:rsidRPr="00D822A3">
        <w:rPr>
          <w:highlight w:val="white"/>
          <w:lang w:val="en-GB"/>
        </w:rPr>
        <w:t>#define EOF -1</w:t>
      </w:r>
    </w:p>
    <w:p w14:paraId="27DC5486" w14:textId="77777777" w:rsidR="006217C5" w:rsidRPr="00D822A3" w:rsidRDefault="006217C5" w:rsidP="006217C5">
      <w:pPr>
        <w:pStyle w:val="Code"/>
        <w:rPr>
          <w:highlight w:val="white"/>
          <w:lang w:val="en-GB"/>
        </w:rPr>
      </w:pPr>
    </w:p>
    <w:p w14:paraId="4AA34F27" w14:textId="77777777" w:rsidR="006217C5" w:rsidRPr="00D822A3" w:rsidRDefault="006217C5" w:rsidP="006217C5">
      <w:pPr>
        <w:pStyle w:val="Code"/>
        <w:rPr>
          <w:highlight w:val="white"/>
          <w:lang w:val="en-GB"/>
        </w:rPr>
      </w:pPr>
      <w:r w:rsidRPr="00D822A3">
        <w:rPr>
          <w:highlight w:val="white"/>
          <w:lang w:val="en-GB"/>
        </w:rPr>
        <w:t>typedef unsigned int UINTX;</w:t>
      </w:r>
    </w:p>
    <w:p w14:paraId="76206707" w14:textId="77777777" w:rsidR="006217C5" w:rsidRPr="00D822A3" w:rsidRDefault="006217C5" w:rsidP="006217C5">
      <w:pPr>
        <w:pStyle w:val="Code"/>
        <w:rPr>
          <w:highlight w:val="white"/>
          <w:lang w:val="en-GB"/>
        </w:rPr>
      </w:pPr>
    </w:p>
    <w:p w14:paraId="541D6BE8" w14:textId="77777777" w:rsidR="006217C5" w:rsidRPr="00D822A3" w:rsidRDefault="006217C5" w:rsidP="006217C5">
      <w:pPr>
        <w:pStyle w:val="Code"/>
        <w:rPr>
          <w:highlight w:val="white"/>
          <w:lang w:val="en-GB"/>
        </w:rPr>
      </w:pPr>
      <w:r w:rsidRPr="00D822A3">
        <w:rPr>
          <w:highlight w:val="white"/>
          <w:lang w:val="en-GB"/>
        </w:rPr>
        <w:t>typedef struct {</w:t>
      </w:r>
    </w:p>
    <w:p w14:paraId="07C18092" w14:textId="77777777" w:rsidR="006217C5" w:rsidRPr="00D822A3" w:rsidRDefault="006217C5" w:rsidP="006217C5">
      <w:pPr>
        <w:pStyle w:val="Code"/>
        <w:rPr>
          <w:highlight w:val="white"/>
          <w:lang w:val="en-GB"/>
        </w:rPr>
      </w:pPr>
      <w:r w:rsidRPr="00D822A3">
        <w:rPr>
          <w:highlight w:val="white"/>
          <w:lang w:val="en-GB"/>
        </w:rPr>
        <w:t xml:space="preserve">  BOOL open;</w:t>
      </w:r>
    </w:p>
    <w:p w14:paraId="256E19FD" w14:textId="77777777" w:rsidR="006217C5" w:rsidRPr="00D822A3" w:rsidRDefault="006217C5" w:rsidP="006217C5">
      <w:pPr>
        <w:pStyle w:val="Code"/>
        <w:rPr>
          <w:highlight w:val="white"/>
          <w:lang w:val="en-GB"/>
        </w:rPr>
      </w:pPr>
      <w:r w:rsidRPr="00D822A3">
        <w:rPr>
          <w:highlight w:val="white"/>
          <w:lang w:val="en-GB"/>
        </w:rPr>
        <w:t xml:space="preserve">  unsigned int handle;</w:t>
      </w:r>
    </w:p>
    <w:p w14:paraId="0BE7B430" w14:textId="77777777" w:rsidR="006217C5" w:rsidRPr="00D822A3" w:rsidRDefault="006217C5" w:rsidP="006217C5">
      <w:pPr>
        <w:pStyle w:val="Code"/>
        <w:rPr>
          <w:highlight w:val="white"/>
          <w:lang w:val="en-GB"/>
        </w:rPr>
      </w:pPr>
      <w:r w:rsidRPr="00D822A3">
        <w:rPr>
          <w:highlight w:val="white"/>
          <w:lang w:val="en-GB"/>
        </w:rPr>
        <w:t xml:space="preserve">  char name[FILENAME_MAX], ungetc;</w:t>
      </w:r>
    </w:p>
    <w:p w14:paraId="52F84E88" w14:textId="77777777" w:rsidR="006217C5" w:rsidRPr="00D822A3" w:rsidRDefault="006217C5" w:rsidP="006217C5">
      <w:pPr>
        <w:pStyle w:val="Code"/>
        <w:rPr>
          <w:highlight w:val="white"/>
          <w:lang w:val="en-GB"/>
        </w:rPr>
      </w:pPr>
      <w:r w:rsidRPr="00D822A3">
        <w:rPr>
          <w:highlight w:val="white"/>
          <w:lang w:val="en-GB"/>
        </w:rPr>
        <w:t xml:space="preserve">  int errno;</w:t>
      </w:r>
    </w:p>
    <w:p w14:paraId="1AE9A0FC" w14:textId="77777777" w:rsidR="006217C5" w:rsidRPr="00D822A3" w:rsidRDefault="006217C5" w:rsidP="006217C5">
      <w:pPr>
        <w:pStyle w:val="Code"/>
        <w:rPr>
          <w:highlight w:val="white"/>
          <w:lang w:val="en-GB"/>
        </w:rPr>
      </w:pPr>
      <w:r w:rsidRPr="00D822A3">
        <w:rPr>
          <w:highlight w:val="white"/>
          <w:lang w:val="en-GB"/>
        </w:rPr>
        <w:t xml:space="preserve">  unsigned long position, size;</w:t>
      </w:r>
    </w:p>
    <w:p w14:paraId="0FD19467" w14:textId="77777777" w:rsidR="006217C5" w:rsidRPr="00D822A3" w:rsidRDefault="006217C5" w:rsidP="006217C5">
      <w:pPr>
        <w:pStyle w:val="Code"/>
        <w:rPr>
          <w:highlight w:val="white"/>
          <w:lang w:val="en-GB"/>
        </w:rPr>
      </w:pPr>
      <w:r w:rsidRPr="00D822A3">
        <w:rPr>
          <w:highlight w:val="white"/>
          <w:lang w:val="en-GB"/>
        </w:rPr>
        <w:t xml:space="preserve">  BOOL temporary;</w:t>
      </w:r>
    </w:p>
    <w:p w14:paraId="7636F760" w14:textId="77777777" w:rsidR="006217C5" w:rsidRPr="00D822A3" w:rsidRDefault="006217C5" w:rsidP="006217C5">
      <w:pPr>
        <w:pStyle w:val="Code"/>
        <w:rPr>
          <w:highlight w:val="white"/>
          <w:lang w:val="en-GB"/>
        </w:rPr>
      </w:pPr>
      <w:r w:rsidRPr="00D822A3">
        <w:rPr>
          <w:highlight w:val="white"/>
          <w:lang w:val="en-GB"/>
        </w:rPr>
        <w:t>} FILE;</w:t>
      </w:r>
    </w:p>
    <w:p w14:paraId="35BD146A" w14:textId="77777777" w:rsidR="006217C5" w:rsidRPr="00D822A3" w:rsidRDefault="006217C5" w:rsidP="006217C5">
      <w:pPr>
        <w:pStyle w:val="Code"/>
        <w:rPr>
          <w:highlight w:val="white"/>
          <w:lang w:val="en-GB"/>
        </w:rPr>
      </w:pPr>
    </w:p>
    <w:p w14:paraId="31C4E7C6" w14:textId="77777777" w:rsidR="006217C5" w:rsidRPr="00D822A3" w:rsidRDefault="006217C5" w:rsidP="006217C5">
      <w:pPr>
        <w:pStyle w:val="Code"/>
        <w:rPr>
          <w:highlight w:val="white"/>
          <w:lang w:val="en-GB"/>
        </w:rPr>
      </w:pPr>
      <w:r w:rsidRPr="00D822A3">
        <w:rPr>
          <w:highlight w:val="white"/>
          <w:lang w:val="en-GB"/>
        </w:rPr>
        <w:t>extern FILE* stdin;</w:t>
      </w:r>
    </w:p>
    <w:p w14:paraId="69FC526C" w14:textId="77777777" w:rsidR="006217C5" w:rsidRPr="00D822A3" w:rsidRDefault="006217C5" w:rsidP="006217C5">
      <w:pPr>
        <w:pStyle w:val="Code"/>
        <w:rPr>
          <w:highlight w:val="white"/>
          <w:lang w:val="en-GB"/>
        </w:rPr>
      </w:pPr>
      <w:r w:rsidRPr="00D822A3">
        <w:rPr>
          <w:highlight w:val="white"/>
          <w:lang w:val="en-GB"/>
        </w:rPr>
        <w:t>extern FILE* stdout;</w:t>
      </w:r>
    </w:p>
    <w:p w14:paraId="0FF2DB9E" w14:textId="77777777" w:rsidR="006217C5" w:rsidRPr="00D822A3" w:rsidRDefault="006217C5" w:rsidP="006217C5">
      <w:pPr>
        <w:pStyle w:val="Code"/>
        <w:rPr>
          <w:highlight w:val="white"/>
          <w:lang w:val="en-GB"/>
        </w:rPr>
      </w:pPr>
      <w:r w:rsidRPr="00D822A3">
        <w:rPr>
          <w:highlight w:val="white"/>
          <w:lang w:val="en-GB"/>
        </w:rPr>
        <w:t>extern FILE* stderr;</w:t>
      </w:r>
    </w:p>
    <w:p w14:paraId="72E002D4" w14:textId="77777777" w:rsidR="006217C5" w:rsidRPr="00D822A3" w:rsidRDefault="006217C5" w:rsidP="006217C5">
      <w:pPr>
        <w:pStyle w:val="Code"/>
        <w:rPr>
          <w:highlight w:val="white"/>
          <w:lang w:val="en-GB"/>
        </w:rPr>
      </w:pPr>
    </w:p>
    <w:p w14:paraId="16D97555" w14:textId="77777777" w:rsidR="006217C5" w:rsidRPr="00D822A3" w:rsidRDefault="006217C5" w:rsidP="006217C5">
      <w:pPr>
        <w:pStyle w:val="Code"/>
        <w:rPr>
          <w:highlight w:val="white"/>
          <w:lang w:val="en-GB"/>
        </w:rPr>
      </w:pPr>
      <w:r w:rsidRPr="00D822A3">
        <w:rPr>
          <w:highlight w:val="white"/>
          <w:lang w:val="en-GB"/>
        </w:rPr>
        <w:t>extern enum {EEXIST, ENOENT, EACCES};</w:t>
      </w:r>
    </w:p>
    <w:p w14:paraId="2F76EA2A" w14:textId="77777777" w:rsidR="006217C5" w:rsidRPr="00D822A3" w:rsidRDefault="006217C5" w:rsidP="006217C5">
      <w:pPr>
        <w:pStyle w:val="Code"/>
        <w:rPr>
          <w:highlight w:val="white"/>
          <w:lang w:val="en-GB"/>
        </w:rPr>
      </w:pPr>
      <w:r w:rsidRPr="00D822A3">
        <w:rPr>
          <w:highlight w:val="white"/>
          <w:lang w:val="en-GB"/>
        </w:rPr>
        <w:t>extern enum {SEEK_SET, SEEK_CUR, SEEK_END};</w:t>
      </w:r>
    </w:p>
    <w:p w14:paraId="69E586D1" w14:textId="77777777" w:rsidR="006217C5" w:rsidRPr="00D822A3" w:rsidRDefault="006217C5" w:rsidP="006217C5">
      <w:pPr>
        <w:pStyle w:val="Code"/>
        <w:rPr>
          <w:highlight w:val="white"/>
          <w:lang w:val="en-GB"/>
        </w:rPr>
      </w:pPr>
    </w:p>
    <w:p w14:paraId="2571F6EA" w14:textId="77777777" w:rsidR="006217C5" w:rsidRPr="00D822A3" w:rsidRDefault="006217C5" w:rsidP="006217C5">
      <w:pPr>
        <w:pStyle w:val="Code"/>
        <w:rPr>
          <w:highlight w:val="white"/>
          <w:lang w:val="en-GB"/>
        </w:rPr>
      </w:pPr>
      <w:r w:rsidRPr="00D822A3">
        <w:rPr>
          <w:highlight w:val="white"/>
          <w:lang w:val="en-GB"/>
        </w:rPr>
        <w:t>#define getc(stream) fgetc(stream)</w:t>
      </w:r>
    </w:p>
    <w:p w14:paraId="201A416E" w14:textId="77777777" w:rsidR="006217C5" w:rsidRPr="00D822A3" w:rsidRDefault="006217C5" w:rsidP="006217C5">
      <w:pPr>
        <w:pStyle w:val="Code"/>
        <w:rPr>
          <w:highlight w:val="white"/>
          <w:lang w:val="en-GB"/>
        </w:rPr>
      </w:pPr>
    </w:p>
    <w:p w14:paraId="2A4CEB4F" w14:textId="77777777" w:rsidR="006217C5" w:rsidRPr="00D822A3" w:rsidRDefault="006217C5" w:rsidP="006217C5">
      <w:pPr>
        <w:pStyle w:val="Code"/>
        <w:rPr>
          <w:highlight w:val="white"/>
          <w:lang w:val="en-GB"/>
        </w:rPr>
      </w:pPr>
      <w:r w:rsidRPr="00D822A3">
        <w:rPr>
          <w:highlight w:val="white"/>
          <w:lang w:val="en-GB"/>
        </w:rPr>
        <w:t>BOOL fileexists(const char* name);</w:t>
      </w:r>
    </w:p>
    <w:p w14:paraId="63EC0113" w14:textId="77777777" w:rsidR="006217C5" w:rsidRPr="00D822A3" w:rsidRDefault="006217C5" w:rsidP="006217C5">
      <w:pPr>
        <w:pStyle w:val="Code"/>
        <w:rPr>
          <w:highlight w:val="white"/>
          <w:lang w:val="en-GB"/>
        </w:rPr>
      </w:pPr>
      <w:r w:rsidRPr="00D822A3">
        <w:rPr>
          <w:highlight w:val="white"/>
          <w:lang w:val="en-GB"/>
        </w:rPr>
        <w:t>FILE* fopen(const char* filename, const char* mode);</w:t>
      </w:r>
    </w:p>
    <w:p w14:paraId="6FF22BC3" w14:textId="77777777" w:rsidR="006217C5" w:rsidRPr="00D822A3" w:rsidRDefault="006217C5" w:rsidP="006217C5">
      <w:pPr>
        <w:pStyle w:val="Code"/>
        <w:rPr>
          <w:highlight w:val="white"/>
          <w:lang w:val="en-GB"/>
        </w:rPr>
      </w:pPr>
      <w:r w:rsidRPr="00D822A3">
        <w:rPr>
          <w:highlight w:val="white"/>
          <w:lang w:val="en-GB"/>
        </w:rPr>
        <w:t>FILE* freopen(const char* filename, const char* mode, FILE* stream);</w:t>
      </w:r>
    </w:p>
    <w:p w14:paraId="3885CD54" w14:textId="77777777" w:rsidR="006217C5" w:rsidRPr="00D822A3" w:rsidRDefault="006217C5" w:rsidP="006217C5">
      <w:pPr>
        <w:pStyle w:val="Code"/>
        <w:rPr>
          <w:highlight w:val="white"/>
          <w:lang w:val="en-GB"/>
        </w:rPr>
      </w:pPr>
      <w:r w:rsidRPr="00D822A3">
        <w:rPr>
          <w:highlight w:val="white"/>
          <w:lang w:val="en-GB"/>
        </w:rPr>
        <w:t>int fflush(FILE* stream);</w:t>
      </w:r>
    </w:p>
    <w:p w14:paraId="0022E22A" w14:textId="77777777" w:rsidR="006217C5" w:rsidRPr="00D822A3" w:rsidRDefault="006217C5" w:rsidP="006217C5">
      <w:pPr>
        <w:pStyle w:val="Code"/>
        <w:rPr>
          <w:highlight w:val="white"/>
          <w:lang w:val="en-GB"/>
        </w:rPr>
      </w:pPr>
      <w:r w:rsidRPr="00D822A3">
        <w:rPr>
          <w:highlight w:val="white"/>
          <w:lang w:val="en-GB"/>
        </w:rPr>
        <w:t>int fclose(FILE* stream);</w:t>
      </w:r>
    </w:p>
    <w:p w14:paraId="554B2625" w14:textId="77777777" w:rsidR="006217C5" w:rsidRPr="00D822A3" w:rsidRDefault="006217C5" w:rsidP="006217C5">
      <w:pPr>
        <w:pStyle w:val="Code"/>
        <w:rPr>
          <w:highlight w:val="white"/>
          <w:lang w:val="en-GB"/>
        </w:rPr>
      </w:pPr>
      <w:r w:rsidRPr="00D822A3">
        <w:rPr>
          <w:highlight w:val="white"/>
          <w:lang w:val="en-GB"/>
        </w:rPr>
        <w:t>int remove(const char* name);</w:t>
      </w:r>
    </w:p>
    <w:p w14:paraId="3F033ED2" w14:textId="77777777" w:rsidR="006217C5" w:rsidRPr="00D822A3" w:rsidRDefault="006217C5" w:rsidP="006217C5">
      <w:pPr>
        <w:pStyle w:val="Code"/>
        <w:rPr>
          <w:highlight w:val="white"/>
          <w:lang w:val="en-GB"/>
        </w:rPr>
      </w:pPr>
      <w:r w:rsidRPr="00D822A3">
        <w:rPr>
          <w:highlight w:val="white"/>
          <w:lang w:val="en-GB"/>
        </w:rPr>
        <w:t>int rename(const char* oldName, const char* newName);</w:t>
      </w:r>
    </w:p>
    <w:p w14:paraId="7A8DDD4B" w14:textId="77777777" w:rsidR="006217C5" w:rsidRPr="00D822A3" w:rsidRDefault="006217C5" w:rsidP="006217C5">
      <w:pPr>
        <w:pStyle w:val="Code"/>
        <w:rPr>
          <w:highlight w:val="white"/>
          <w:lang w:val="en-GB"/>
        </w:rPr>
      </w:pPr>
      <w:r w:rsidRPr="00D822A3">
        <w:rPr>
          <w:highlight w:val="white"/>
          <w:lang w:val="en-GB"/>
        </w:rPr>
        <w:t>int setvbuf(FILE* stream, char* buffer, int mode, size_t size);</w:t>
      </w:r>
    </w:p>
    <w:p w14:paraId="2F6F92BD" w14:textId="77777777" w:rsidR="006217C5" w:rsidRPr="00D822A3" w:rsidRDefault="006217C5" w:rsidP="006217C5">
      <w:pPr>
        <w:pStyle w:val="Code"/>
        <w:rPr>
          <w:highlight w:val="white"/>
          <w:lang w:val="en-GB"/>
        </w:rPr>
      </w:pPr>
      <w:r w:rsidRPr="00D822A3">
        <w:rPr>
          <w:highlight w:val="white"/>
          <w:lang w:val="en-GB"/>
        </w:rPr>
        <w:t>void setbuf(FILE* stream, char* buffer);</w:t>
      </w:r>
    </w:p>
    <w:p w14:paraId="665D2650" w14:textId="77777777" w:rsidR="006217C5" w:rsidRPr="00D822A3" w:rsidRDefault="006217C5" w:rsidP="006217C5">
      <w:pPr>
        <w:pStyle w:val="Code"/>
        <w:rPr>
          <w:highlight w:val="white"/>
          <w:lang w:val="en-GB"/>
        </w:rPr>
      </w:pPr>
      <w:r w:rsidRPr="00D822A3">
        <w:rPr>
          <w:highlight w:val="white"/>
          <w:lang w:val="en-GB"/>
        </w:rPr>
        <w:t>int fgetc(FILE* stream);</w:t>
      </w:r>
    </w:p>
    <w:p w14:paraId="1E93BA1C" w14:textId="77777777" w:rsidR="006217C5" w:rsidRPr="00D822A3" w:rsidRDefault="006217C5" w:rsidP="006217C5">
      <w:pPr>
        <w:pStyle w:val="Code"/>
        <w:rPr>
          <w:highlight w:val="white"/>
          <w:lang w:val="en-GB"/>
        </w:rPr>
      </w:pPr>
      <w:r w:rsidRPr="00D822A3">
        <w:rPr>
          <w:highlight w:val="white"/>
          <w:lang w:val="en-GB"/>
        </w:rPr>
        <w:t>char* fgets(char* s, int n, FILE* stream);</w:t>
      </w:r>
    </w:p>
    <w:p w14:paraId="24577EFE" w14:textId="77777777" w:rsidR="006217C5" w:rsidRPr="00D822A3" w:rsidRDefault="006217C5" w:rsidP="006217C5">
      <w:pPr>
        <w:pStyle w:val="Code"/>
        <w:rPr>
          <w:highlight w:val="white"/>
          <w:lang w:val="en-GB"/>
        </w:rPr>
      </w:pPr>
      <w:r w:rsidRPr="00D822A3">
        <w:rPr>
          <w:highlight w:val="white"/>
          <w:lang w:val="en-GB"/>
        </w:rPr>
        <w:t>int fputc(int i, FILE* stream);</w:t>
      </w:r>
    </w:p>
    <w:p w14:paraId="4BAFA04D" w14:textId="77777777" w:rsidR="006217C5" w:rsidRPr="00D822A3" w:rsidRDefault="006217C5" w:rsidP="006217C5">
      <w:pPr>
        <w:pStyle w:val="Code"/>
        <w:rPr>
          <w:highlight w:val="white"/>
          <w:lang w:val="en-GB"/>
        </w:rPr>
      </w:pPr>
      <w:r w:rsidRPr="00D822A3">
        <w:rPr>
          <w:highlight w:val="white"/>
          <w:lang w:val="en-GB"/>
        </w:rPr>
        <w:t>int fputs(const char* s, FILE* stream);</w:t>
      </w:r>
    </w:p>
    <w:p w14:paraId="2BA5957F" w14:textId="77777777" w:rsidR="006217C5" w:rsidRPr="00D822A3" w:rsidRDefault="006217C5" w:rsidP="006217C5">
      <w:pPr>
        <w:pStyle w:val="Code"/>
        <w:rPr>
          <w:highlight w:val="white"/>
          <w:lang w:val="en-GB"/>
        </w:rPr>
      </w:pPr>
      <w:r w:rsidRPr="00D822A3">
        <w:rPr>
          <w:highlight w:val="white"/>
          <w:lang w:val="en-GB"/>
        </w:rPr>
        <w:t>int getchar(void);</w:t>
      </w:r>
    </w:p>
    <w:p w14:paraId="0A64F5B8" w14:textId="77777777" w:rsidR="006217C5" w:rsidRPr="00D822A3" w:rsidRDefault="006217C5" w:rsidP="006217C5">
      <w:pPr>
        <w:pStyle w:val="Code"/>
        <w:rPr>
          <w:highlight w:val="white"/>
          <w:lang w:val="en-GB"/>
        </w:rPr>
      </w:pPr>
      <w:r w:rsidRPr="00D822A3">
        <w:rPr>
          <w:highlight w:val="white"/>
          <w:lang w:val="en-GB"/>
        </w:rPr>
        <w:t>char* gets(char* s);</w:t>
      </w:r>
    </w:p>
    <w:p w14:paraId="5E333962" w14:textId="77777777" w:rsidR="006217C5" w:rsidRPr="00D822A3" w:rsidRDefault="006217C5" w:rsidP="006217C5">
      <w:pPr>
        <w:pStyle w:val="Code"/>
        <w:rPr>
          <w:highlight w:val="white"/>
          <w:lang w:val="en-GB"/>
        </w:rPr>
      </w:pPr>
      <w:r w:rsidRPr="00D822A3">
        <w:rPr>
          <w:highlight w:val="white"/>
          <w:lang w:val="en-GB"/>
        </w:rPr>
        <w:t>int putchar(int c);</w:t>
      </w:r>
    </w:p>
    <w:p w14:paraId="6E2D3E83" w14:textId="77777777" w:rsidR="006217C5" w:rsidRPr="00D822A3" w:rsidRDefault="006217C5" w:rsidP="006217C5">
      <w:pPr>
        <w:pStyle w:val="Code"/>
        <w:rPr>
          <w:highlight w:val="white"/>
          <w:lang w:val="en-GB"/>
        </w:rPr>
      </w:pPr>
      <w:r w:rsidRPr="00D822A3">
        <w:rPr>
          <w:highlight w:val="white"/>
          <w:lang w:val="en-GB"/>
        </w:rPr>
        <w:t>int puts(const char* s);</w:t>
      </w:r>
    </w:p>
    <w:p w14:paraId="58C42698" w14:textId="77777777" w:rsidR="006217C5" w:rsidRPr="00D822A3" w:rsidRDefault="006217C5" w:rsidP="006217C5">
      <w:pPr>
        <w:pStyle w:val="Code"/>
        <w:rPr>
          <w:highlight w:val="white"/>
          <w:lang w:val="en-GB"/>
        </w:rPr>
      </w:pPr>
      <w:r w:rsidRPr="00D822A3">
        <w:rPr>
          <w:highlight w:val="white"/>
          <w:lang w:val="en-GB"/>
        </w:rPr>
        <w:t>int ungetc(int c, FILE* stream);</w:t>
      </w:r>
    </w:p>
    <w:p w14:paraId="78096A8F" w14:textId="77777777" w:rsidR="006217C5" w:rsidRPr="00D822A3" w:rsidRDefault="006217C5" w:rsidP="006217C5">
      <w:pPr>
        <w:pStyle w:val="Code"/>
        <w:rPr>
          <w:highlight w:val="white"/>
          <w:lang w:val="en-GB"/>
        </w:rPr>
      </w:pPr>
      <w:r w:rsidRPr="00D822A3">
        <w:rPr>
          <w:highlight w:val="white"/>
          <w:lang w:val="en-GB"/>
        </w:rPr>
        <w:t>size_t fread(void* ptr, size_t size, size_t nobj, FILE* stream);</w:t>
      </w:r>
    </w:p>
    <w:p w14:paraId="1C49EBE2" w14:textId="77777777" w:rsidR="006217C5" w:rsidRPr="00D822A3" w:rsidRDefault="006217C5" w:rsidP="006217C5">
      <w:pPr>
        <w:pStyle w:val="Code"/>
        <w:rPr>
          <w:highlight w:val="white"/>
          <w:lang w:val="en-GB"/>
        </w:rPr>
      </w:pPr>
      <w:r w:rsidRPr="00D822A3">
        <w:rPr>
          <w:highlight w:val="white"/>
          <w:lang w:val="en-GB"/>
        </w:rPr>
        <w:t>size_t fwrite(const void* ptr, size_t size, size_t nobj, FILE* stream);</w:t>
      </w:r>
    </w:p>
    <w:p w14:paraId="5AEB015C" w14:textId="77777777" w:rsidR="006217C5" w:rsidRPr="00D822A3" w:rsidRDefault="006217C5" w:rsidP="006217C5">
      <w:pPr>
        <w:pStyle w:val="Code"/>
        <w:rPr>
          <w:highlight w:val="white"/>
          <w:lang w:val="en-GB"/>
        </w:rPr>
      </w:pPr>
      <w:r w:rsidRPr="00D822A3">
        <w:rPr>
          <w:highlight w:val="white"/>
          <w:lang w:val="en-GB"/>
        </w:rPr>
        <w:t>long fseek(FILE* stream, long offset, int origin);</w:t>
      </w:r>
    </w:p>
    <w:p w14:paraId="04A01279" w14:textId="77777777" w:rsidR="006217C5" w:rsidRPr="00D822A3" w:rsidRDefault="006217C5" w:rsidP="006217C5">
      <w:pPr>
        <w:pStyle w:val="Code"/>
        <w:rPr>
          <w:highlight w:val="white"/>
          <w:lang w:val="en-GB"/>
        </w:rPr>
      </w:pPr>
      <w:r w:rsidRPr="00D822A3">
        <w:rPr>
          <w:highlight w:val="white"/>
          <w:lang w:val="en-GB"/>
        </w:rPr>
        <w:t>long ftell(FILE* stream);</w:t>
      </w:r>
    </w:p>
    <w:p w14:paraId="0BF15C97" w14:textId="77777777" w:rsidR="006217C5" w:rsidRPr="00D822A3" w:rsidRDefault="006217C5" w:rsidP="006217C5">
      <w:pPr>
        <w:pStyle w:val="Code"/>
        <w:rPr>
          <w:highlight w:val="white"/>
          <w:lang w:val="en-GB"/>
        </w:rPr>
      </w:pPr>
      <w:r w:rsidRPr="00D822A3">
        <w:rPr>
          <w:highlight w:val="white"/>
          <w:lang w:val="en-GB"/>
        </w:rPr>
        <w:t>void rewind(FILE* stream);</w:t>
      </w:r>
    </w:p>
    <w:p w14:paraId="4579BBE9" w14:textId="77777777" w:rsidR="006217C5" w:rsidRPr="00D822A3" w:rsidRDefault="006217C5" w:rsidP="006217C5">
      <w:pPr>
        <w:pStyle w:val="Code"/>
        <w:rPr>
          <w:highlight w:val="white"/>
          <w:lang w:val="en-GB"/>
        </w:rPr>
      </w:pPr>
      <w:r w:rsidRPr="00D822A3">
        <w:rPr>
          <w:highlight w:val="white"/>
          <w:lang w:val="en-GB"/>
        </w:rPr>
        <w:t>int fgetpos(FILE* stream, fpos_t* ptr);</w:t>
      </w:r>
    </w:p>
    <w:p w14:paraId="6A2AB62E" w14:textId="77777777" w:rsidR="006217C5" w:rsidRPr="00D822A3" w:rsidRDefault="006217C5" w:rsidP="006217C5">
      <w:pPr>
        <w:pStyle w:val="Code"/>
        <w:rPr>
          <w:highlight w:val="white"/>
          <w:lang w:val="en-GB"/>
        </w:rPr>
      </w:pPr>
      <w:r w:rsidRPr="00D822A3">
        <w:rPr>
          <w:highlight w:val="white"/>
          <w:lang w:val="en-GB"/>
        </w:rPr>
        <w:t>int fsetpos(FILE* stream, const fpos_t* ptr);</w:t>
      </w:r>
    </w:p>
    <w:p w14:paraId="039BE911" w14:textId="77777777" w:rsidR="006217C5" w:rsidRPr="00D822A3" w:rsidRDefault="006217C5" w:rsidP="006217C5">
      <w:pPr>
        <w:pStyle w:val="Code"/>
        <w:rPr>
          <w:highlight w:val="white"/>
          <w:lang w:val="en-GB"/>
        </w:rPr>
      </w:pPr>
      <w:r w:rsidRPr="00D822A3">
        <w:rPr>
          <w:highlight w:val="white"/>
          <w:lang w:val="en-GB"/>
        </w:rPr>
        <w:t>void clearerr(FILE* stream);</w:t>
      </w:r>
    </w:p>
    <w:p w14:paraId="0F48E94D" w14:textId="77777777" w:rsidR="006217C5" w:rsidRPr="00D822A3" w:rsidRDefault="006217C5" w:rsidP="006217C5">
      <w:pPr>
        <w:pStyle w:val="Code"/>
        <w:rPr>
          <w:highlight w:val="white"/>
          <w:lang w:val="en-GB"/>
        </w:rPr>
      </w:pPr>
      <w:r w:rsidRPr="00D822A3">
        <w:rPr>
          <w:highlight w:val="white"/>
          <w:lang w:val="en-GB"/>
        </w:rPr>
        <w:t>BOOL feof(FILE* stream);</w:t>
      </w:r>
    </w:p>
    <w:p w14:paraId="7B2AE451" w14:textId="77777777" w:rsidR="006217C5" w:rsidRPr="00D822A3" w:rsidRDefault="006217C5" w:rsidP="006217C5">
      <w:pPr>
        <w:pStyle w:val="Code"/>
        <w:rPr>
          <w:highlight w:val="white"/>
          <w:lang w:val="en-GB"/>
        </w:rPr>
      </w:pPr>
      <w:r w:rsidRPr="00D822A3">
        <w:rPr>
          <w:highlight w:val="white"/>
          <w:lang w:val="en-GB"/>
        </w:rPr>
        <w:t>int ferror(FILE* stream);</w:t>
      </w:r>
    </w:p>
    <w:p w14:paraId="37860438" w14:textId="77777777" w:rsidR="006217C5" w:rsidRPr="00D822A3" w:rsidRDefault="006217C5" w:rsidP="006217C5">
      <w:pPr>
        <w:pStyle w:val="Code"/>
        <w:rPr>
          <w:highlight w:val="white"/>
          <w:lang w:val="en-GB"/>
        </w:rPr>
      </w:pPr>
      <w:r w:rsidRPr="00D822A3">
        <w:rPr>
          <w:highlight w:val="white"/>
          <w:lang w:val="en-GB"/>
        </w:rPr>
        <w:t>void perror(const char* s);</w:t>
      </w:r>
    </w:p>
    <w:p w14:paraId="1A2D34CA" w14:textId="77777777" w:rsidR="006217C5" w:rsidRPr="00D822A3" w:rsidRDefault="006217C5" w:rsidP="006217C5">
      <w:pPr>
        <w:pStyle w:val="Code"/>
        <w:rPr>
          <w:highlight w:val="white"/>
          <w:lang w:val="en-GB"/>
        </w:rPr>
      </w:pPr>
    </w:p>
    <w:p w14:paraId="3024BEC7" w14:textId="421D6066" w:rsidR="006217C5" w:rsidRPr="00D822A3" w:rsidRDefault="006217C5" w:rsidP="006217C5">
      <w:pPr>
        <w:pStyle w:val="Code"/>
        <w:rPr>
          <w:lang w:val="en-GB"/>
        </w:rPr>
      </w:pPr>
      <w:r w:rsidRPr="00D822A3">
        <w:rPr>
          <w:highlight w:val="white"/>
          <w:lang w:val="en-GB"/>
        </w:rPr>
        <w:t>#endif</w:t>
      </w:r>
    </w:p>
    <w:p w14:paraId="7C0800B8" w14:textId="6705C572" w:rsidR="000644C3" w:rsidRPr="00D822A3" w:rsidRDefault="008D6750" w:rsidP="000644C3">
      <w:pPr>
        <w:pStyle w:val="CodeListing"/>
        <w:rPr>
          <w:lang w:val="en-GB"/>
        </w:rPr>
      </w:pPr>
      <w:r w:rsidRPr="00D822A3">
        <w:rPr>
          <w:lang w:val="en-GB"/>
        </w:rPr>
        <w:t>f</w:t>
      </w:r>
      <w:r w:rsidR="000644C3" w:rsidRPr="00D822A3">
        <w:rPr>
          <w:lang w:val="en-GB"/>
        </w:rPr>
        <w:t>ile.c</w:t>
      </w:r>
    </w:p>
    <w:p w14:paraId="6FDE10A2" w14:textId="4F19E9AE" w:rsidR="000644C3" w:rsidRPr="00D822A3" w:rsidRDefault="000644C3" w:rsidP="00390D2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3531091F" w14:textId="04B32EE0" w:rsidR="000644C3" w:rsidRPr="00D822A3" w:rsidRDefault="000644C3" w:rsidP="00390D2A">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3537B4D1" w14:textId="2286E9CD" w:rsidR="000644C3" w:rsidRPr="00D822A3" w:rsidRDefault="000644C3" w:rsidP="00390D2A">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35208580" w14:textId="2A1501A3" w:rsidR="000644C3" w:rsidRPr="00D822A3" w:rsidRDefault="000644C3" w:rsidP="00390D2A">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3BAE5598" w14:textId="77777777" w:rsidR="000644C3" w:rsidRPr="00D822A3" w:rsidRDefault="000644C3" w:rsidP="00390D2A">
      <w:pPr>
        <w:pStyle w:val="Code"/>
        <w:rPr>
          <w:highlight w:val="white"/>
          <w:lang w:val="en-GB"/>
        </w:rPr>
      </w:pPr>
    </w:p>
    <w:p w14:paraId="2A1676BF" w14:textId="77777777" w:rsidR="000644C3" w:rsidRPr="00D822A3" w:rsidRDefault="000644C3" w:rsidP="00390D2A">
      <w:pPr>
        <w:pStyle w:val="Code"/>
        <w:rPr>
          <w:highlight w:val="white"/>
          <w:lang w:val="en-GB"/>
        </w:rPr>
      </w:pPr>
      <w:r w:rsidRPr="00D822A3">
        <w:rPr>
          <w:highlight w:val="white"/>
          <w:lang w:val="en-GB"/>
        </w:rPr>
        <w:t>FILE g_fileArray[FOPEN_MAX] = {{TRUE, 0}, {TRUE, 1}, {TRUE, 2}};</w:t>
      </w:r>
    </w:p>
    <w:p w14:paraId="7E3F9462" w14:textId="77777777" w:rsidR="000644C3" w:rsidRPr="00D822A3" w:rsidRDefault="000644C3" w:rsidP="00390D2A">
      <w:pPr>
        <w:pStyle w:val="Code"/>
        <w:rPr>
          <w:highlight w:val="white"/>
          <w:lang w:val="en-GB"/>
        </w:rPr>
      </w:pPr>
      <w:r w:rsidRPr="00D822A3">
        <w:rPr>
          <w:highlight w:val="white"/>
          <w:lang w:val="en-GB"/>
        </w:rPr>
        <w:t>FILE* stdin = &amp;g_fileArray[0];</w:t>
      </w:r>
    </w:p>
    <w:p w14:paraId="682C7A3F" w14:textId="77777777" w:rsidR="000644C3" w:rsidRPr="00D822A3" w:rsidRDefault="000644C3" w:rsidP="00390D2A">
      <w:pPr>
        <w:pStyle w:val="Code"/>
        <w:rPr>
          <w:highlight w:val="white"/>
          <w:lang w:val="en-GB"/>
        </w:rPr>
      </w:pPr>
      <w:r w:rsidRPr="00D822A3">
        <w:rPr>
          <w:highlight w:val="white"/>
          <w:lang w:val="en-GB"/>
        </w:rPr>
        <w:t>FILE* stdout = &amp;g_fileArray[1];</w:t>
      </w:r>
    </w:p>
    <w:p w14:paraId="0D5AAC77" w14:textId="77777777" w:rsidR="000644C3" w:rsidRPr="00D822A3" w:rsidRDefault="000644C3" w:rsidP="00390D2A">
      <w:pPr>
        <w:pStyle w:val="Code"/>
        <w:rPr>
          <w:highlight w:val="white"/>
          <w:lang w:val="en-GB"/>
        </w:rPr>
      </w:pPr>
      <w:r w:rsidRPr="00D822A3">
        <w:rPr>
          <w:highlight w:val="white"/>
          <w:lang w:val="en-GB"/>
        </w:rPr>
        <w:t>FILE* stderr = &amp;g_fileArray[2];</w:t>
      </w:r>
    </w:p>
    <w:p w14:paraId="6A970215" w14:textId="77777777" w:rsidR="000644C3" w:rsidRPr="00D822A3" w:rsidRDefault="000644C3" w:rsidP="00390D2A">
      <w:pPr>
        <w:pStyle w:val="Code"/>
        <w:rPr>
          <w:highlight w:val="white"/>
          <w:lang w:val="en-GB"/>
        </w:rPr>
      </w:pPr>
    </w:p>
    <w:p w14:paraId="3E37C9F4" w14:textId="77777777" w:rsidR="000644C3" w:rsidRPr="00D822A3" w:rsidRDefault="000644C3" w:rsidP="00390D2A">
      <w:pPr>
        <w:pStyle w:val="Code"/>
        <w:rPr>
          <w:highlight w:val="white"/>
          <w:lang w:val="en-GB"/>
        </w:rPr>
      </w:pPr>
      <w:r w:rsidRPr="00D822A3">
        <w:rPr>
          <w:highlight w:val="white"/>
          <w:lang w:val="en-GB"/>
        </w:rPr>
        <w:t>static enum { EEXIST, ENOENT, EACCES };</w:t>
      </w:r>
    </w:p>
    <w:p w14:paraId="7D4B65CF" w14:textId="77777777" w:rsidR="000644C3" w:rsidRPr="00D822A3" w:rsidRDefault="000644C3" w:rsidP="00390D2A">
      <w:pPr>
        <w:pStyle w:val="Code"/>
        <w:rPr>
          <w:highlight w:val="white"/>
          <w:lang w:val="en-GB"/>
        </w:rPr>
      </w:pPr>
      <w:r w:rsidRPr="00D822A3">
        <w:rPr>
          <w:highlight w:val="white"/>
          <w:lang w:val="en-GB"/>
        </w:rPr>
        <w:t>static enum { SEEK_SET = 0, SEEK_CUR = 1, SEEK_END = 2 };</w:t>
      </w:r>
    </w:p>
    <w:p w14:paraId="508DC40A" w14:textId="77777777" w:rsidR="000644C3" w:rsidRPr="00D822A3" w:rsidRDefault="000644C3" w:rsidP="00390D2A">
      <w:pPr>
        <w:pStyle w:val="Code"/>
        <w:rPr>
          <w:highlight w:val="white"/>
          <w:lang w:val="en-GB"/>
        </w:rPr>
      </w:pPr>
    </w:p>
    <w:p w14:paraId="69A687A0" w14:textId="77777777" w:rsidR="000644C3" w:rsidRPr="00D822A3" w:rsidRDefault="000644C3" w:rsidP="00390D2A">
      <w:pPr>
        <w:pStyle w:val="Code"/>
        <w:rPr>
          <w:highlight w:val="white"/>
          <w:lang w:val="en-GB"/>
        </w:rPr>
      </w:pPr>
      <w:r w:rsidRPr="00D822A3">
        <w:rPr>
          <w:highlight w:val="white"/>
          <w:lang w:val="en-GB"/>
        </w:rPr>
        <w:t>static enum {READ = 0x40, WRITE = 0x41, READ_WRITE = 0x42};</w:t>
      </w:r>
    </w:p>
    <w:p w14:paraId="10DEB269" w14:textId="77777777" w:rsidR="000644C3" w:rsidRPr="00D822A3" w:rsidRDefault="000644C3" w:rsidP="00390D2A">
      <w:pPr>
        <w:pStyle w:val="Code"/>
        <w:rPr>
          <w:highlight w:val="white"/>
          <w:lang w:val="en-GB"/>
        </w:rPr>
      </w:pPr>
    </w:p>
    <w:p w14:paraId="4A6F1726" w14:textId="77777777" w:rsidR="000644C3" w:rsidRPr="00D822A3" w:rsidRDefault="000644C3" w:rsidP="00390D2A">
      <w:pPr>
        <w:pStyle w:val="Code"/>
        <w:rPr>
          <w:highlight w:val="white"/>
          <w:lang w:val="en-GB"/>
        </w:rPr>
      </w:pPr>
      <w:r w:rsidRPr="00D822A3">
        <w:rPr>
          <w:highlight w:val="white"/>
          <w:lang w:val="en-GB"/>
        </w:rPr>
        <w:t>#define MAX(a,b) (((a) &gt; (b)) ? (a) : (b))</w:t>
      </w:r>
    </w:p>
    <w:p w14:paraId="22D7DEB4" w14:textId="77777777" w:rsidR="000644C3" w:rsidRPr="00D822A3" w:rsidRDefault="000644C3" w:rsidP="00390D2A">
      <w:pPr>
        <w:pStyle w:val="Code"/>
        <w:rPr>
          <w:highlight w:val="white"/>
          <w:lang w:val="en-GB"/>
        </w:rPr>
      </w:pPr>
    </w:p>
    <w:p w14:paraId="4E876752" w14:textId="77777777" w:rsidR="000644C3" w:rsidRPr="00D822A3" w:rsidRDefault="000644C3" w:rsidP="00390D2A">
      <w:pPr>
        <w:pStyle w:val="Code"/>
        <w:rPr>
          <w:highlight w:val="white"/>
          <w:lang w:val="en-GB"/>
        </w:rPr>
      </w:pPr>
      <w:r w:rsidRPr="00D822A3">
        <w:rPr>
          <w:highlight w:val="white"/>
          <w:lang w:val="en-GB"/>
        </w:rPr>
        <w:t>#define FILE_NOT_FOUND 0x02</w:t>
      </w:r>
    </w:p>
    <w:p w14:paraId="3B939D04" w14:textId="77777777" w:rsidR="000644C3" w:rsidRPr="00D822A3" w:rsidRDefault="000644C3" w:rsidP="00390D2A">
      <w:pPr>
        <w:pStyle w:val="Code"/>
        <w:rPr>
          <w:highlight w:val="white"/>
          <w:lang w:val="en-GB"/>
        </w:rPr>
      </w:pPr>
    </w:p>
    <w:p w14:paraId="28FB6F55" w14:textId="77777777" w:rsidR="000644C3" w:rsidRPr="00D822A3" w:rsidRDefault="000644C3" w:rsidP="00390D2A">
      <w:pPr>
        <w:pStyle w:val="Code"/>
        <w:rPr>
          <w:highlight w:val="white"/>
          <w:lang w:val="en-GB"/>
        </w:rPr>
      </w:pPr>
      <w:r w:rsidRPr="00D822A3">
        <w:rPr>
          <w:highlight w:val="white"/>
          <w:lang w:val="en-GB"/>
        </w:rPr>
        <w:t>#define PRINT(x,y) { printf(#x " = &lt;%" #y "&gt;\n", (x)); }</w:t>
      </w:r>
    </w:p>
    <w:p w14:paraId="50EAD14A" w14:textId="77777777" w:rsidR="000644C3" w:rsidRPr="00D822A3" w:rsidRDefault="000644C3" w:rsidP="00390D2A">
      <w:pPr>
        <w:pStyle w:val="Code"/>
        <w:rPr>
          <w:highlight w:val="white"/>
          <w:lang w:val="en-GB"/>
        </w:rPr>
      </w:pPr>
    </w:p>
    <w:p w14:paraId="5B6BF3AD" w14:textId="77777777" w:rsidR="000644C3" w:rsidRPr="00D822A3" w:rsidRDefault="000644C3" w:rsidP="00390D2A">
      <w:pPr>
        <w:pStyle w:val="Code"/>
        <w:rPr>
          <w:highlight w:val="white"/>
          <w:lang w:val="en-GB"/>
        </w:rPr>
      </w:pPr>
      <w:r w:rsidRPr="00D822A3">
        <w:rPr>
          <w:highlight w:val="white"/>
          <w:lang w:val="en-GB"/>
        </w:rPr>
        <w:t>long filesize(int handle) {</w:t>
      </w:r>
    </w:p>
    <w:p w14:paraId="00D56A19"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1653E3A0"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2B5040DA" w14:textId="77777777" w:rsidR="000644C3" w:rsidRPr="00D822A3" w:rsidRDefault="000644C3" w:rsidP="00390D2A">
      <w:pPr>
        <w:pStyle w:val="Code"/>
        <w:rPr>
          <w:highlight w:val="white"/>
          <w:lang w:val="en-GB"/>
        </w:rPr>
      </w:pPr>
      <w:r w:rsidRPr="00D822A3">
        <w:rPr>
          <w:highlight w:val="white"/>
          <w:lang w:val="en-GB"/>
        </w:rPr>
        <w:t xml:space="preserve">  load_register(cx, 0);</w:t>
      </w:r>
    </w:p>
    <w:p w14:paraId="40D4B45D" w14:textId="77777777" w:rsidR="000644C3" w:rsidRPr="00D822A3" w:rsidRDefault="000644C3" w:rsidP="00390D2A">
      <w:pPr>
        <w:pStyle w:val="Code"/>
        <w:rPr>
          <w:highlight w:val="white"/>
          <w:lang w:val="en-GB"/>
        </w:rPr>
      </w:pPr>
      <w:r w:rsidRPr="00D822A3">
        <w:rPr>
          <w:highlight w:val="white"/>
          <w:lang w:val="en-GB"/>
        </w:rPr>
        <w:t xml:space="preserve">  load_register(dx, 0);</w:t>
      </w:r>
    </w:p>
    <w:p w14:paraId="3B1828B8"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8DEDD3B" w14:textId="77777777" w:rsidR="000644C3" w:rsidRPr="00D822A3" w:rsidRDefault="000644C3" w:rsidP="00390D2A">
      <w:pPr>
        <w:pStyle w:val="Code"/>
        <w:rPr>
          <w:highlight w:val="white"/>
          <w:lang w:val="en-GB"/>
        </w:rPr>
      </w:pPr>
    </w:p>
    <w:p w14:paraId="2D016580" w14:textId="77777777" w:rsidR="000644C3" w:rsidRPr="00D822A3" w:rsidRDefault="000644C3" w:rsidP="00390D2A">
      <w:pPr>
        <w:pStyle w:val="Code"/>
        <w:rPr>
          <w:highlight w:val="white"/>
          <w:lang w:val="en-GB"/>
        </w:rPr>
      </w:pPr>
      <w:r w:rsidRPr="00D822A3">
        <w:rPr>
          <w:highlight w:val="white"/>
          <w:lang w:val="en-GB"/>
        </w:rPr>
        <w:t xml:space="preserve">  int high, low;</w:t>
      </w:r>
    </w:p>
    <w:p w14:paraId="299FAB8E" w14:textId="77777777" w:rsidR="000644C3" w:rsidRPr="00D822A3" w:rsidRDefault="000644C3" w:rsidP="00390D2A">
      <w:pPr>
        <w:pStyle w:val="Code"/>
        <w:rPr>
          <w:highlight w:val="white"/>
          <w:lang w:val="en-GB"/>
        </w:rPr>
      </w:pPr>
      <w:r w:rsidRPr="00D822A3">
        <w:rPr>
          <w:highlight w:val="white"/>
          <w:lang w:val="en-GB"/>
        </w:rPr>
        <w:t xml:space="preserve">  store_register(dx, high);</w:t>
      </w:r>
    </w:p>
    <w:p w14:paraId="6D852812" w14:textId="77777777" w:rsidR="000644C3" w:rsidRPr="00D822A3" w:rsidRDefault="000644C3" w:rsidP="00390D2A">
      <w:pPr>
        <w:pStyle w:val="Code"/>
        <w:rPr>
          <w:highlight w:val="white"/>
          <w:lang w:val="en-GB"/>
        </w:rPr>
      </w:pPr>
      <w:r w:rsidRPr="00D822A3">
        <w:rPr>
          <w:highlight w:val="white"/>
          <w:lang w:val="en-GB"/>
        </w:rPr>
        <w:t xml:space="preserve">  store_register(ax, low);</w:t>
      </w:r>
    </w:p>
    <w:p w14:paraId="285F314D"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6F32D10" w14:textId="77777777" w:rsidR="000644C3" w:rsidRPr="00D822A3" w:rsidRDefault="000644C3" w:rsidP="00390D2A">
      <w:pPr>
        <w:pStyle w:val="Code"/>
        <w:rPr>
          <w:highlight w:val="white"/>
          <w:lang w:val="en-GB"/>
        </w:rPr>
      </w:pPr>
    </w:p>
    <w:p w14:paraId="273EC1A8" w14:textId="77777777" w:rsidR="000644C3" w:rsidRPr="00D822A3" w:rsidRDefault="000644C3" w:rsidP="00390D2A">
      <w:pPr>
        <w:pStyle w:val="Code"/>
        <w:rPr>
          <w:highlight w:val="white"/>
          <w:lang w:val="en-GB"/>
        </w:rPr>
      </w:pPr>
      <w:r w:rsidRPr="00D822A3">
        <w:rPr>
          <w:highlight w:val="white"/>
          <w:lang w:val="en-GB"/>
        </w:rPr>
        <w:t xml:space="preserve">  return (((long) high) &lt;&lt; 4) + ((long) low);</w:t>
      </w:r>
    </w:p>
    <w:p w14:paraId="66E39850" w14:textId="77777777" w:rsidR="000644C3" w:rsidRPr="00D822A3" w:rsidRDefault="000644C3" w:rsidP="00390D2A">
      <w:pPr>
        <w:pStyle w:val="Code"/>
        <w:rPr>
          <w:highlight w:val="white"/>
          <w:lang w:val="en-GB"/>
        </w:rPr>
      </w:pPr>
      <w:r w:rsidRPr="00D822A3">
        <w:rPr>
          <w:highlight w:val="white"/>
          <w:lang w:val="en-GB"/>
        </w:rPr>
        <w:t>}</w:t>
      </w:r>
    </w:p>
    <w:p w14:paraId="468F979D" w14:textId="77777777" w:rsidR="00A50429" w:rsidRPr="00D822A3" w:rsidRDefault="00A50429" w:rsidP="00390D2A">
      <w:pPr>
        <w:pStyle w:val="Code"/>
        <w:rPr>
          <w:highlight w:val="white"/>
          <w:lang w:val="en-GB"/>
        </w:rPr>
      </w:pPr>
    </w:p>
    <w:p w14:paraId="53917E95" w14:textId="5B898A68" w:rsidR="000644C3" w:rsidRPr="00D822A3" w:rsidRDefault="000644C3" w:rsidP="00390D2A">
      <w:pPr>
        <w:pStyle w:val="Code"/>
        <w:rPr>
          <w:highlight w:val="white"/>
          <w:lang w:val="en-GB"/>
        </w:rPr>
      </w:pPr>
      <w:r w:rsidRPr="00D822A3">
        <w:rPr>
          <w:highlight w:val="white"/>
          <w:lang w:val="en-GB"/>
        </w:rPr>
        <w:t>static int filecreate(const char* name) {</w:t>
      </w:r>
    </w:p>
    <w:p w14:paraId="0FB20880" w14:textId="77777777" w:rsidR="000644C3" w:rsidRPr="00D822A3" w:rsidRDefault="000644C3" w:rsidP="00390D2A">
      <w:pPr>
        <w:pStyle w:val="Code"/>
        <w:rPr>
          <w:highlight w:val="white"/>
          <w:lang w:val="en-GB"/>
        </w:rPr>
      </w:pPr>
      <w:r w:rsidRPr="00D822A3">
        <w:rPr>
          <w:highlight w:val="white"/>
          <w:lang w:val="en-GB"/>
        </w:rPr>
        <w:t xml:space="preserve">  load_register(ah, 0x3Cs);</w:t>
      </w:r>
    </w:p>
    <w:p w14:paraId="3BFCDF55" w14:textId="77777777" w:rsidR="000644C3" w:rsidRPr="00D822A3" w:rsidRDefault="000644C3" w:rsidP="00390D2A">
      <w:pPr>
        <w:pStyle w:val="Code"/>
        <w:rPr>
          <w:highlight w:val="white"/>
          <w:lang w:val="en-GB"/>
        </w:rPr>
      </w:pPr>
      <w:r w:rsidRPr="00D822A3">
        <w:rPr>
          <w:highlight w:val="white"/>
          <w:lang w:val="en-GB"/>
        </w:rPr>
        <w:t xml:space="preserve">  load_register(cx, 0x00);</w:t>
      </w:r>
    </w:p>
    <w:p w14:paraId="6F1088A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68569700"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5CEBC76B" w14:textId="77777777" w:rsidR="000644C3" w:rsidRPr="00D822A3" w:rsidRDefault="000644C3" w:rsidP="00390D2A">
      <w:pPr>
        <w:pStyle w:val="Code"/>
        <w:rPr>
          <w:highlight w:val="white"/>
          <w:lang w:val="en-GB"/>
        </w:rPr>
      </w:pPr>
    </w:p>
    <w:p w14:paraId="5C4E4DB4" w14:textId="77777777" w:rsidR="000644C3" w:rsidRPr="00D822A3" w:rsidRDefault="000644C3" w:rsidP="00390D2A">
      <w:pPr>
        <w:pStyle w:val="Code"/>
        <w:rPr>
          <w:highlight w:val="white"/>
          <w:lang w:val="en-GB"/>
        </w:rPr>
      </w:pPr>
      <w:r w:rsidRPr="00D822A3">
        <w:rPr>
          <w:highlight w:val="white"/>
          <w:lang w:val="en-GB"/>
        </w:rPr>
        <w:t xml:space="preserve">  int handle;</w:t>
      </w:r>
    </w:p>
    <w:p w14:paraId="4307D991"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6CB616BC"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2B2316C7" w14:textId="77777777" w:rsidR="000644C3" w:rsidRPr="00D822A3" w:rsidRDefault="000644C3" w:rsidP="00390D2A">
      <w:pPr>
        <w:pStyle w:val="Code"/>
        <w:rPr>
          <w:highlight w:val="white"/>
          <w:lang w:val="en-GB"/>
        </w:rPr>
      </w:pPr>
      <w:r w:rsidRPr="00D822A3">
        <w:rPr>
          <w:highlight w:val="white"/>
          <w:lang w:val="en-GB"/>
        </w:rPr>
        <w:t>}</w:t>
      </w:r>
    </w:p>
    <w:p w14:paraId="7C2DAB2D" w14:textId="77777777" w:rsidR="000644C3" w:rsidRPr="00D822A3" w:rsidRDefault="000644C3" w:rsidP="00390D2A">
      <w:pPr>
        <w:pStyle w:val="Code"/>
        <w:rPr>
          <w:highlight w:val="white"/>
          <w:lang w:val="en-GB"/>
        </w:rPr>
      </w:pPr>
    </w:p>
    <w:p w14:paraId="7F0CEA36" w14:textId="77777777" w:rsidR="000644C3" w:rsidRPr="00D822A3" w:rsidRDefault="000644C3" w:rsidP="00390D2A">
      <w:pPr>
        <w:pStyle w:val="Code"/>
        <w:rPr>
          <w:highlight w:val="white"/>
          <w:lang w:val="en-GB"/>
        </w:rPr>
      </w:pPr>
      <w:r w:rsidRPr="00D822A3">
        <w:rPr>
          <w:highlight w:val="white"/>
          <w:lang w:val="en-GB"/>
        </w:rPr>
        <w:t>BOOL fileexists(const char* name) {</w:t>
      </w:r>
    </w:p>
    <w:p w14:paraId="2D82060A" w14:textId="77777777" w:rsidR="000644C3" w:rsidRPr="00D822A3" w:rsidRDefault="000644C3" w:rsidP="00390D2A">
      <w:pPr>
        <w:pStyle w:val="Code"/>
        <w:rPr>
          <w:highlight w:val="white"/>
          <w:lang w:val="en-GB"/>
        </w:rPr>
      </w:pPr>
      <w:r w:rsidRPr="00D822A3">
        <w:rPr>
          <w:highlight w:val="white"/>
          <w:lang w:val="en-GB"/>
        </w:rPr>
        <w:t xml:space="preserve">  load_register(ah, 0x43s);</w:t>
      </w:r>
    </w:p>
    <w:p w14:paraId="702E812D" w14:textId="77777777" w:rsidR="000644C3" w:rsidRPr="00D822A3" w:rsidRDefault="000644C3" w:rsidP="00390D2A">
      <w:pPr>
        <w:pStyle w:val="Code"/>
        <w:rPr>
          <w:highlight w:val="white"/>
          <w:lang w:val="en-GB"/>
        </w:rPr>
      </w:pPr>
      <w:r w:rsidRPr="00D822A3">
        <w:rPr>
          <w:highlight w:val="white"/>
          <w:lang w:val="en-GB"/>
        </w:rPr>
        <w:t xml:space="preserve">  load_register(al, 0x00s);</w:t>
      </w:r>
    </w:p>
    <w:p w14:paraId="431E897E"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58D8137"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0A2D7AD" w14:textId="77777777" w:rsidR="000644C3" w:rsidRPr="00D822A3" w:rsidRDefault="000644C3" w:rsidP="00390D2A">
      <w:pPr>
        <w:pStyle w:val="Code"/>
        <w:rPr>
          <w:highlight w:val="white"/>
          <w:lang w:val="en-GB"/>
        </w:rPr>
      </w:pPr>
    </w:p>
    <w:p w14:paraId="2238C045" w14:textId="77777777" w:rsidR="000644C3" w:rsidRPr="00D822A3" w:rsidRDefault="000644C3" w:rsidP="00390D2A">
      <w:pPr>
        <w:pStyle w:val="Code"/>
        <w:rPr>
          <w:highlight w:val="white"/>
          <w:lang w:val="en-GB"/>
        </w:rPr>
      </w:pPr>
      <w:r w:rsidRPr="00D822A3">
        <w:rPr>
          <w:highlight w:val="white"/>
          <w:lang w:val="en-GB"/>
        </w:rPr>
        <w:t xml:space="preserve">  { int code;</w:t>
      </w:r>
    </w:p>
    <w:p w14:paraId="7634E849" w14:textId="77777777" w:rsidR="000644C3" w:rsidRPr="00D822A3" w:rsidRDefault="000644C3" w:rsidP="00390D2A">
      <w:pPr>
        <w:pStyle w:val="Code"/>
        <w:rPr>
          <w:highlight w:val="white"/>
          <w:lang w:val="en-GB"/>
        </w:rPr>
      </w:pPr>
      <w:r w:rsidRPr="00D822A3">
        <w:rPr>
          <w:highlight w:val="white"/>
          <w:lang w:val="en-GB"/>
        </w:rPr>
        <w:t xml:space="preserve">    store_register(ax, code);</w:t>
      </w:r>
    </w:p>
    <w:p w14:paraId="66C034D3"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3298AAC" w14:textId="77777777" w:rsidR="000644C3" w:rsidRPr="00D822A3" w:rsidRDefault="000644C3" w:rsidP="00390D2A">
      <w:pPr>
        <w:pStyle w:val="Code"/>
        <w:rPr>
          <w:highlight w:val="white"/>
          <w:lang w:val="en-GB"/>
        </w:rPr>
      </w:pPr>
      <w:r w:rsidRPr="00D822A3">
        <w:rPr>
          <w:highlight w:val="white"/>
          <w:lang w:val="en-GB"/>
        </w:rPr>
        <w:t xml:space="preserve">    return (code != FILE_NOT_FOUND);</w:t>
      </w:r>
    </w:p>
    <w:p w14:paraId="4BB9E564" w14:textId="77777777" w:rsidR="000644C3" w:rsidRPr="00D822A3" w:rsidRDefault="000644C3" w:rsidP="00390D2A">
      <w:pPr>
        <w:pStyle w:val="Code"/>
        <w:rPr>
          <w:highlight w:val="white"/>
          <w:lang w:val="en-GB"/>
        </w:rPr>
      </w:pPr>
      <w:r w:rsidRPr="00D822A3">
        <w:rPr>
          <w:highlight w:val="white"/>
          <w:lang w:val="en-GB"/>
        </w:rPr>
        <w:t xml:space="preserve">  }</w:t>
      </w:r>
    </w:p>
    <w:p w14:paraId="35A1FF4D" w14:textId="77777777" w:rsidR="000644C3" w:rsidRPr="00D822A3" w:rsidRDefault="000644C3" w:rsidP="00390D2A">
      <w:pPr>
        <w:pStyle w:val="Code"/>
        <w:rPr>
          <w:highlight w:val="white"/>
          <w:lang w:val="en-GB"/>
        </w:rPr>
      </w:pPr>
      <w:r w:rsidRPr="00D822A3">
        <w:rPr>
          <w:highlight w:val="white"/>
          <w:lang w:val="en-GB"/>
        </w:rPr>
        <w:t>}</w:t>
      </w:r>
    </w:p>
    <w:p w14:paraId="22CBFBE0" w14:textId="77777777" w:rsidR="000644C3" w:rsidRPr="00D822A3" w:rsidRDefault="000644C3" w:rsidP="00390D2A">
      <w:pPr>
        <w:pStyle w:val="Code"/>
        <w:rPr>
          <w:highlight w:val="white"/>
          <w:lang w:val="en-GB"/>
        </w:rPr>
      </w:pPr>
    </w:p>
    <w:p w14:paraId="068A7E1F" w14:textId="77777777" w:rsidR="000644C3" w:rsidRPr="00D822A3" w:rsidRDefault="000644C3" w:rsidP="00390D2A">
      <w:pPr>
        <w:pStyle w:val="Code"/>
        <w:rPr>
          <w:highlight w:val="white"/>
          <w:lang w:val="en-GB"/>
        </w:rPr>
      </w:pPr>
      <w:r w:rsidRPr="00D822A3">
        <w:rPr>
          <w:highlight w:val="white"/>
          <w:lang w:val="en-GB"/>
        </w:rPr>
        <w:t>static int fileopen(const char* name, unsigned short mode) {</w:t>
      </w:r>
    </w:p>
    <w:p w14:paraId="19E8BAA4" w14:textId="77777777" w:rsidR="000644C3" w:rsidRPr="00D822A3" w:rsidRDefault="000644C3" w:rsidP="00390D2A">
      <w:pPr>
        <w:pStyle w:val="Code"/>
        <w:rPr>
          <w:highlight w:val="white"/>
          <w:lang w:val="en-GB"/>
        </w:rPr>
      </w:pPr>
      <w:r w:rsidRPr="00D822A3">
        <w:rPr>
          <w:highlight w:val="white"/>
          <w:lang w:val="en-GB"/>
        </w:rPr>
        <w:t xml:space="preserve">  load_register(ah, 0x3Ds);</w:t>
      </w:r>
    </w:p>
    <w:p w14:paraId="104CDB3B" w14:textId="77777777" w:rsidR="000644C3" w:rsidRPr="00D822A3" w:rsidRDefault="000644C3" w:rsidP="00390D2A">
      <w:pPr>
        <w:pStyle w:val="Code"/>
        <w:rPr>
          <w:highlight w:val="white"/>
          <w:lang w:val="en-GB"/>
        </w:rPr>
      </w:pPr>
      <w:r w:rsidRPr="00D822A3">
        <w:rPr>
          <w:highlight w:val="white"/>
          <w:lang w:val="en-GB"/>
        </w:rPr>
        <w:t xml:space="preserve">  load_register(al, mode);</w:t>
      </w:r>
    </w:p>
    <w:p w14:paraId="6F831C01"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13D64DB3"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1F6F7EE8" w14:textId="77777777" w:rsidR="000644C3" w:rsidRPr="00D822A3" w:rsidRDefault="000644C3" w:rsidP="00390D2A">
      <w:pPr>
        <w:pStyle w:val="Code"/>
        <w:rPr>
          <w:highlight w:val="white"/>
          <w:lang w:val="en-GB"/>
        </w:rPr>
      </w:pPr>
    </w:p>
    <w:p w14:paraId="13644A93" w14:textId="77777777" w:rsidR="000644C3" w:rsidRPr="00D822A3" w:rsidRDefault="000644C3" w:rsidP="00390D2A">
      <w:pPr>
        <w:pStyle w:val="Code"/>
        <w:rPr>
          <w:highlight w:val="white"/>
          <w:lang w:val="en-GB"/>
        </w:rPr>
      </w:pPr>
      <w:r w:rsidRPr="00D822A3">
        <w:rPr>
          <w:highlight w:val="white"/>
          <w:lang w:val="en-GB"/>
        </w:rPr>
        <w:t xml:space="preserve">  int handle;</w:t>
      </w:r>
    </w:p>
    <w:p w14:paraId="098D970A"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308BBFD5" w14:textId="77777777" w:rsidR="00454B8E" w:rsidRPr="00D822A3" w:rsidRDefault="00454B8E" w:rsidP="00390D2A">
      <w:pPr>
        <w:pStyle w:val="Code"/>
        <w:rPr>
          <w:highlight w:val="white"/>
          <w:lang w:val="en-GB"/>
        </w:rPr>
      </w:pPr>
    </w:p>
    <w:p w14:paraId="71474557" w14:textId="4FDB7105" w:rsidR="000644C3" w:rsidRPr="00D822A3" w:rsidRDefault="000644C3" w:rsidP="00390D2A">
      <w:pPr>
        <w:pStyle w:val="Code"/>
        <w:rPr>
          <w:highlight w:val="white"/>
          <w:lang w:val="en-GB"/>
        </w:rPr>
      </w:pPr>
      <w:r w:rsidRPr="00D822A3">
        <w:rPr>
          <w:highlight w:val="white"/>
          <w:lang w:val="en-GB"/>
        </w:rPr>
        <w:t xml:space="preserve">  if (handle &gt; 2) {</w:t>
      </w:r>
    </w:p>
    <w:p w14:paraId="563C1689"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5A397064" w14:textId="77777777" w:rsidR="000644C3" w:rsidRPr="00D822A3" w:rsidRDefault="000644C3" w:rsidP="00390D2A">
      <w:pPr>
        <w:pStyle w:val="Code"/>
        <w:rPr>
          <w:highlight w:val="white"/>
          <w:lang w:val="en-GB"/>
        </w:rPr>
      </w:pPr>
      <w:r w:rsidRPr="00D822A3">
        <w:rPr>
          <w:highlight w:val="white"/>
          <w:lang w:val="en-GB"/>
        </w:rPr>
        <w:t xml:space="preserve">  }</w:t>
      </w:r>
    </w:p>
    <w:p w14:paraId="6899985F" w14:textId="77777777" w:rsidR="000644C3" w:rsidRPr="00D822A3" w:rsidRDefault="000644C3" w:rsidP="00390D2A">
      <w:pPr>
        <w:pStyle w:val="Code"/>
        <w:rPr>
          <w:highlight w:val="white"/>
          <w:lang w:val="en-GB"/>
        </w:rPr>
      </w:pPr>
      <w:r w:rsidRPr="00D822A3">
        <w:rPr>
          <w:highlight w:val="white"/>
          <w:lang w:val="en-GB"/>
        </w:rPr>
        <w:t xml:space="preserve">  else {</w:t>
      </w:r>
    </w:p>
    <w:p w14:paraId="677771DD"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6C582710" w14:textId="77777777" w:rsidR="000644C3" w:rsidRPr="00D822A3" w:rsidRDefault="000644C3" w:rsidP="00390D2A">
      <w:pPr>
        <w:pStyle w:val="Code"/>
        <w:rPr>
          <w:highlight w:val="white"/>
          <w:lang w:val="en-GB"/>
        </w:rPr>
      </w:pPr>
      <w:r w:rsidRPr="00D822A3">
        <w:rPr>
          <w:highlight w:val="white"/>
          <w:lang w:val="en-GB"/>
        </w:rPr>
        <w:t xml:space="preserve">    return -1;</w:t>
      </w:r>
    </w:p>
    <w:p w14:paraId="0CDF93B7" w14:textId="77777777" w:rsidR="000644C3" w:rsidRPr="00D822A3" w:rsidRDefault="000644C3" w:rsidP="00390D2A">
      <w:pPr>
        <w:pStyle w:val="Code"/>
        <w:rPr>
          <w:highlight w:val="white"/>
          <w:lang w:val="en-GB"/>
        </w:rPr>
      </w:pPr>
      <w:r w:rsidRPr="00D822A3">
        <w:rPr>
          <w:highlight w:val="white"/>
          <w:lang w:val="en-GB"/>
        </w:rPr>
        <w:t xml:space="preserve">  }</w:t>
      </w:r>
    </w:p>
    <w:p w14:paraId="7832938B" w14:textId="77777777" w:rsidR="000644C3" w:rsidRPr="00D822A3" w:rsidRDefault="000644C3" w:rsidP="00390D2A">
      <w:pPr>
        <w:pStyle w:val="Code"/>
        <w:rPr>
          <w:highlight w:val="white"/>
          <w:lang w:val="en-GB"/>
        </w:rPr>
      </w:pPr>
      <w:r w:rsidRPr="00D822A3">
        <w:rPr>
          <w:highlight w:val="white"/>
          <w:lang w:val="en-GB"/>
        </w:rPr>
        <w:t>}</w:t>
      </w:r>
    </w:p>
    <w:p w14:paraId="475320F3" w14:textId="77777777" w:rsidR="000644C3" w:rsidRPr="00D822A3" w:rsidRDefault="000644C3" w:rsidP="00390D2A">
      <w:pPr>
        <w:pStyle w:val="Code"/>
        <w:rPr>
          <w:highlight w:val="white"/>
          <w:lang w:val="en-GB"/>
        </w:rPr>
      </w:pPr>
    </w:p>
    <w:p w14:paraId="5B23E204" w14:textId="77777777" w:rsidR="000644C3" w:rsidRPr="00D822A3" w:rsidRDefault="000644C3" w:rsidP="00390D2A">
      <w:pPr>
        <w:pStyle w:val="Code"/>
        <w:rPr>
          <w:highlight w:val="white"/>
          <w:lang w:val="en-GB"/>
        </w:rPr>
      </w:pPr>
      <w:r w:rsidRPr="00D822A3">
        <w:rPr>
          <w:highlight w:val="white"/>
          <w:lang w:val="en-GB"/>
        </w:rPr>
        <w:t>FILE* fopen(const char* filename, const char* mode) {</w:t>
      </w:r>
    </w:p>
    <w:p w14:paraId="0AA2A832" w14:textId="77777777" w:rsidR="000644C3" w:rsidRPr="00D822A3" w:rsidRDefault="000644C3" w:rsidP="00390D2A">
      <w:pPr>
        <w:pStyle w:val="Code"/>
        <w:rPr>
          <w:highlight w:val="white"/>
          <w:lang w:val="en-GB"/>
        </w:rPr>
      </w:pPr>
      <w:r w:rsidRPr="00D822A3">
        <w:rPr>
          <w:highlight w:val="white"/>
          <w:lang w:val="en-GB"/>
        </w:rPr>
        <w:t xml:space="preserve">  int index;</w:t>
      </w:r>
    </w:p>
    <w:p w14:paraId="1D1B397E"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38795A82"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5850DB66" w14:textId="77777777" w:rsidR="000644C3" w:rsidRPr="00D822A3" w:rsidRDefault="000644C3" w:rsidP="00390D2A">
      <w:pPr>
        <w:pStyle w:val="Code"/>
        <w:rPr>
          <w:highlight w:val="white"/>
          <w:lang w:val="en-GB"/>
        </w:rPr>
      </w:pPr>
      <w:r w:rsidRPr="00D822A3">
        <w:rPr>
          <w:highlight w:val="white"/>
          <w:lang w:val="en-GB"/>
        </w:rPr>
        <w:t xml:space="preserve">      return freopen(filename, mode, &amp;g_fileArray[index]);</w:t>
      </w:r>
    </w:p>
    <w:p w14:paraId="30FDAADA" w14:textId="77777777" w:rsidR="000644C3" w:rsidRPr="00D822A3" w:rsidRDefault="000644C3" w:rsidP="00390D2A">
      <w:pPr>
        <w:pStyle w:val="Code"/>
        <w:rPr>
          <w:highlight w:val="white"/>
          <w:lang w:val="en-GB"/>
        </w:rPr>
      </w:pPr>
      <w:r w:rsidRPr="00D822A3">
        <w:rPr>
          <w:highlight w:val="white"/>
          <w:lang w:val="en-GB"/>
        </w:rPr>
        <w:t xml:space="preserve">    }</w:t>
      </w:r>
    </w:p>
    <w:p w14:paraId="0E903C06" w14:textId="77777777" w:rsidR="000644C3" w:rsidRPr="00D822A3" w:rsidRDefault="000644C3" w:rsidP="00390D2A">
      <w:pPr>
        <w:pStyle w:val="Code"/>
        <w:rPr>
          <w:highlight w:val="white"/>
          <w:lang w:val="en-GB"/>
        </w:rPr>
      </w:pPr>
      <w:r w:rsidRPr="00D822A3">
        <w:rPr>
          <w:highlight w:val="white"/>
          <w:lang w:val="en-GB"/>
        </w:rPr>
        <w:t xml:space="preserve">  }</w:t>
      </w:r>
    </w:p>
    <w:p w14:paraId="4E5B68F4" w14:textId="77777777" w:rsidR="000644C3" w:rsidRPr="00D822A3" w:rsidRDefault="000644C3" w:rsidP="00390D2A">
      <w:pPr>
        <w:pStyle w:val="Code"/>
        <w:rPr>
          <w:highlight w:val="white"/>
          <w:lang w:val="en-GB"/>
        </w:rPr>
      </w:pPr>
    </w:p>
    <w:p w14:paraId="23D62A04"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A1698F8" w14:textId="77777777" w:rsidR="000644C3" w:rsidRPr="00D822A3" w:rsidRDefault="000644C3" w:rsidP="00390D2A">
      <w:pPr>
        <w:pStyle w:val="Code"/>
        <w:rPr>
          <w:highlight w:val="white"/>
          <w:lang w:val="en-GB"/>
        </w:rPr>
      </w:pPr>
      <w:r w:rsidRPr="00D822A3">
        <w:rPr>
          <w:highlight w:val="white"/>
          <w:lang w:val="en-GB"/>
        </w:rPr>
        <w:t>}</w:t>
      </w:r>
    </w:p>
    <w:p w14:paraId="7FF740CD" w14:textId="77777777" w:rsidR="000644C3" w:rsidRPr="00D822A3" w:rsidRDefault="000644C3" w:rsidP="00390D2A">
      <w:pPr>
        <w:pStyle w:val="Code"/>
        <w:rPr>
          <w:highlight w:val="white"/>
          <w:lang w:val="en-GB"/>
        </w:rPr>
      </w:pPr>
    </w:p>
    <w:p w14:paraId="4B7DE917" w14:textId="77777777" w:rsidR="000644C3" w:rsidRPr="00D822A3" w:rsidRDefault="000644C3" w:rsidP="00390D2A">
      <w:pPr>
        <w:pStyle w:val="Code"/>
        <w:rPr>
          <w:highlight w:val="white"/>
          <w:lang w:val="en-GB"/>
        </w:rPr>
      </w:pPr>
      <w:r w:rsidRPr="00D822A3">
        <w:rPr>
          <w:highlight w:val="white"/>
          <w:lang w:val="en-GB"/>
        </w:rPr>
        <w:t>FILE* freopen(const char* filename, const char* mode, FILE* stream) {</w:t>
      </w:r>
    </w:p>
    <w:p w14:paraId="3863F17F" w14:textId="77777777" w:rsidR="000644C3" w:rsidRPr="00D822A3" w:rsidRDefault="000644C3" w:rsidP="00390D2A">
      <w:pPr>
        <w:pStyle w:val="Code"/>
        <w:rPr>
          <w:highlight w:val="white"/>
          <w:lang w:val="en-GB"/>
        </w:rPr>
      </w:pPr>
      <w:r w:rsidRPr="00D822A3">
        <w:rPr>
          <w:highlight w:val="white"/>
          <w:lang w:val="en-GB"/>
        </w:rPr>
        <w:t xml:space="preserve">  int handle = -1;</w:t>
      </w:r>
    </w:p>
    <w:p w14:paraId="6D345C51" w14:textId="77777777" w:rsidR="000644C3" w:rsidRPr="00D822A3" w:rsidRDefault="000644C3" w:rsidP="00390D2A">
      <w:pPr>
        <w:pStyle w:val="Code"/>
        <w:rPr>
          <w:highlight w:val="white"/>
          <w:lang w:val="en-GB"/>
        </w:rPr>
      </w:pPr>
    </w:p>
    <w:p w14:paraId="0CC67EB3" w14:textId="77777777" w:rsidR="000644C3" w:rsidRPr="00D822A3" w:rsidRDefault="000644C3" w:rsidP="00390D2A">
      <w:pPr>
        <w:pStyle w:val="Code"/>
        <w:rPr>
          <w:highlight w:val="white"/>
          <w:lang w:val="en-GB"/>
        </w:rPr>
      </w:pPr>
      <w:r w:rsidRPr="00D822A3">
        <w:rPr>
          <w:highlight w:val="white"/>
          <w:lang w:val="en-GB"/>
        </w:rPr>
        <w:t xml:space="preserve">  if (strcmp(mode, "r") == 0) {</w:t>
      </w:r>
    </w:p>
    <w:p w14:paraId="35F74277"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w:t>
      </w:r>
    </w:p>
    <w:p w14:paraId="69BD93DD" w14:textId="77777777" w:rsidR="000644C3" w:rsidRPr="00D822A3" w:rsidRDefault="000644C3" w:rsidP="00390D2A">
      <w:pPr>
        <w:pStyle w:val="Code"/>
        <w:rPr>
          <w:highlight w:val="white"/>
          <w:lang w:val="en-GB"/>
        </w:rPr>
      </w:pPr>
      <w:r w:rsidRPr="00D822A3">
        <w:rPr>
          <w:highlight w:val="white"/>
          <w:lang w:val="en-GB"/>
        </w:rPr>
        <w:t xml:space="preserve">  }</w:t>
      </w:r>
    </w:p>
    <w:p w14:paraId="28DE6DD0"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782786F2"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1F70EF92" w14:textId="77777777" w:rsidR="000644C3" w:rsidRPr="00D822A3" w:rsidRDefault="000644C3" w:rsidP="00390D2A">
      <w:pPr>
        <w:pStyle w:val="Code"/>
        <w:rPr>
          <w:highlight w:val="white"/>
          <w:lang w:val="en-GB"/>
        </w:rPr>
      </w:pPr>
      <w:r w:rsidRPr="00D822A3">
        <w:rPr>
          <w:highlight w:val="white"/>
          <w:lang w:val="en-GB"/>
        </w:rPr>
        <w:t xml:space="preserve">  }</w:t>
      </w:r>
    </w:p>
    <w:p w14:paraId="4AA37F0B"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7D4D9C03"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WRITE);</w:t>
      </w:r>
    </w:p>
    <w:p w14:paraId="2567292F" w14:textId="77777777" w:rsidR="000644C3" w:rsidRPr="00D822A3" w:rsidRDefault="000644C3" w:rsidP="00390D2A">
      <w:pPr>
        <w:pStyle w:val="Code"/>
        <w:rPr>
          <w:highlight w:val="white"/>
          <w:lang w:val="en-GB"/>
        </w:rPr>
      </w:pPr>
    </w:p>
    <w:p w14:paraId="01A3C0ED"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022CF734"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121434BA" w14:textId="77777777" w:rsidR="000644C3" w:rsidRPr="00D822A3" w:rsidRDefault="000644C3" w:rsidP="00390D2A">
      <w:pPr>
        <w:pStyle w:val="Code"/>
        <w:rPr>
          <w:highlight w:val="white"/>
          <w:lang w:val="en-GB"/>
        </w:rPr>
      </w:pPr>
      <w:r w:rsidRPr="00D822A3">
        <w:rPr>
          <w:highlight w:val="white"/>
          <w:lang w:val="en-GB"/>
        </w:rPr>
        <w:t xml:space="preserve">    }</w:t>
      </w:r>
    </w:p>
    <w:p w14:paraId="2C377057" w14:textId="77777777" w:rsidR="000644C3" w:rsidRPr="00D822A3" w:rsidRDefault="000644C3" w:rsidP="00390D2A">
      <w:pPr>
        <w:pStyle w:val="Code"/>
        <w:rPr>
          <w:highlight w:val="white"/>
          <w:lang w:val="en-GB"/>
        </w:rPr>
      </w:pPr>
      <w:r w:rsidRPr="00D822A3">
        <w:rPr>
          <w:highlight w:val="white"/>
          <w:lang w:val="en-GB"/>
        </w:rPr>
        <w:t xml:space="preserve">    else {</w:t>
      </w:r>
    </w:p>
    <w:p w14:paraId="65DD7D9A"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7D2863C8" w14:textId="77777777" w:rsidR="000644C3" w:rsidRPr="00D822A3" w:rsidRDefault="000644C3" w:rsidP="00390D2A">
      <w:pPr>
        <w:pStyle w:val="Code"/>
        <w:rPr>
          <w:highlight w:val="white"/>
          <w:lang w:val="en-GB"/>
        </w:rPr>
      </w:pPr>
      <w:r w:rsidRPr="00D822A3">
        <w:rPr>
          <w:highlight w:val="white"/>
          <w:lang w:val="en-GB"/>
        </w:rPr>
        <w:t xml:space="preserve">    }</w:t>
      </w:r>
    </w:p>
    <w:p w14:paraId="1188E84B" w14:textId="77777777" w:rsidR="000644C3" w:rsidRPr="00D822A3" w:rsidRDefault="000644C3" w:rsidP="00390D2A">
      <w:pPr>
        <w:pStyle w:val="Code"/>
        <w:rPr>
          <w:highlight w:val="white"/>
          <w:lang w:val="en-GB"/>
        </w:rPr>
      </w:pPr>
      <w:r w:rsidRPr="00D822A3">
        <w:rPr>
          <w:highlight w:val="white"/>
          <w:lang w:val="en-GB"/>
        </w:rPr>
        <w:t xml:space="preserve">  }</w:t>
      </w:r>
    </w:p>
    <w:p w14:paraId="4C4449CE" w14:textId="77777777" w:rsidR="000644C3" w:rsidRPr="00D822A3" w:rsidRDefault="000644C3" w:rsidP="00390D2A">
      <w:pPr>
        <w:pStyle w:val="Code"/>
        <w:rPr>
          <w:highlight w:val="white"/>
          <w:lang w:val="en-GB"/>
        </w:rPr>
      </w:pPr>
      <w:r w:rsidRPr="00D822A3">
        <w:rPr>
          <w:highlight w:val="white"/>
          <w:lang w:val="en-GB"/>
        </w:rPr>
        <w:t xml:space="preserve">  else if (strcmp(mode, "r+") == 0) {</w:t>
      </w:r>
    </w:p>
    <w:p w14:paraId="72D04564"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3B02FA33" w14:textId="77777777" w:rsidR="000644C3" w:rsidRPr="00D822A3" w:rsidRDefault="000644C3" w:rsidP="00390D2A">
      <w:pPr>
        <w:pStyle w:val="Code"/>
        <w:rPr>
          <w:highlight w:val="white"/>
          <w:lang w:val="en-GB"/>
        </w:rPr>
      </w:pPr>
      <w:r w:rsidRPr="00D822A3">
        <w:rPr>
          <w:highlight w:val="white"/>
          <w:lang w:val="en-GB"/>
        </w:rPr>
        <w:t xml:space="preserve">  }</w:t>
      </w:r>
    </w:p>
    <w:p w14:paraId="7C454D84"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09BBBCBD"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024454D6" w14:textId="77777777" w:rsidR="000644C3" w:rsidRPr="00D822A3" w:rsidRDefault="000644C3" w:rsidP="00390D2A">
      <w:pPr>
        <w:pStyle w:val="Code"/>
        <w:rPr>
          <w:highlight w:val="white"/>
          <w:lang w:val="en-GB"/>
        </w:rPr>
      </w:pPr>
      <w:r w:rsidRPr="00D822A3">
        <w:rPr>
          <w:highlight w:val="white"/>
          <w:lang w:val="en-GB"/>
        </w:rPr>
        <w:t xml:space="preserve">  }</w:t>
      </w:r>
    </w:p>
    <w:p w14:paraId="127755BC"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0720C56D"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0F428C97" w14:textId="77777777" w:rsidR="000644C3" w:rsidRPr="00D822A3" w:rsidRDefault="000644C3" w:rsidP="00390D2A">
      <w:pPr>
        <w:pStyle w:val="Code"/>
        <w:rPr>
          <w:highlight w:val="white"/>
          <w:lang w:val="en-GB"/>
        </w:rPr>
      </w:pPr>
    </w:p>
    <w:p w14:paraId="071833DB"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468A1879"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3AD9B179" w14:textId="77777777" w:rsidR="000644C3" w:rsidRPr="00D822A3" w:rsidRDefault="000644C3" w:rsidP="00390D2A">
      <w:pPr>
        <w:pStyle w:val="Code"/>
        <w:rPr>
          <w:highlight w:val="white"/>
          <w:lang w:val="en-GB"/>
        </w:rPr>
      </w:pPr>
      <w:r w:rsidRPr="00D822A3">
        <w:rPr>
          <w:highlight w:val="white"/>
          <w:lang w:val="en-GB"/>
        </w:rPr>
        <w:t xml:space="preserve">    }</w:t>
      </w:r>
    </w:p>
    <w:p w14:paraId="4C7A4ECA" w14:textId="77777777" w:rsidR="000644C3" w:rsidRPr="00D822A3" w:rsidRDefault="000644C3" w:rsidP="00390D2A">
      <w:pPr>
        <w:pStyle w:val="Code"/>
        <w:rPr>
          <w:highlight w:val="white"/>
          <w:lang w:val="en-GB"/>
        </w:rPr>
      </w:pPr>
      <w:r w:rsidRPr="00D822A3">
        <w:rPr>
          <w:highlight w:val="white"/>
          <w:lang w:val="en-GB"/>
        </w:rPr>
        <w:t xml:space="preserve">    else {</w:t>
      </w:r>
    </w:p>
    <w:p w14:paraId="0B2D8170"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6BCB684C" w14:textId="77777777" w:rsidR="000644C3" w:rsidRPr="00D822A3" w:rsidRDefault="000644C3" w:rsidP="00390D2A">
      <w:pPr>
        <w:pStyle w:val="Code"/>
        <w:rPr>
          <w:highlight w:val="white"/>
          <w:lang w:val="en-GB"/>
        </w:rPr>
      </w:pPr>
      <w:r w:rsidRPr="00D822A3">
        <w:rPr>
          <w:highlight w:val="white"/>
          <w:lang w:val="en-GB"/>
        </w:rPr>
        <w:t xml:space="preserve">    }</w:t>
      </w:r>
    </w:p>
    <w:p w14:paraId="756D17CE" w14:textId="77777777" w:rsidR="000644C3" w:rsidRPr="00D822A3" w:rsidRDefault="000644C3" w:rsidP="00390D2A">
      <w:pPr>
        <w:pStyle w:val="Code"/>
        <w:rPr>
          <w:highlight w:val="white"/>
          <w:lang w:val="en-GB"/>
        </w:rPr>
      </w:pPr>
      <w:r w:rsidRPr="00D822A3">
        <w:rPr>
          <w:highlight w:val="white"/>
          <w:lang w:val="en-GB"/>
        </w:rPr>
        <w:t xml:space="preserve">  }</w:t>
      </w:r>
    </w:p>
    <w:p w14:paraId="75371EC3" w14:textId="77777777" w:rsidR="000644C3" w:rsidRPr="00D822A3" w:rsidRDefault="000644C3" w:rsidP="00390D2A">
      <w:pPr>
        <w:pStyle w:val="Code"/>
        <w:rPr>
          <w:highlight w:val="white"/>
          <w:lang w:val="en-GB"/>
        </w:rPr>
      </w:pPr>
    </w:p>
    <w:p w14:paraId="5EA41274"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5764D078" w14:textId="77777777" w:rsidR="000644C3" w:rsidRPr="00D822A3" w:rsidRDefault="000644C3" w:rsidP="00390D2A">
      <w:pPr>
        <w:pStyle w:val="Code"/>
        <w:rPr>
          <w:highlight w:val="white"/>
          <w:lang w:val="en-GB"/>
        </w:rPr>
      </w:pPr>
      <w:r w:rsidRPr="00D822A3">
        <w:rPr>
          <w:highlight w:val="white"/>
          <w:lang w:val="en-GB"/>
        </w:rPr>
        <w:t xml:space="preserve">    stream-&gt;open = TRUE;</w:t>
      </w:r>
    </w:p>
    <w:p w14:paraId="519E6DC0" w14:textId="77777777" w:rsidR="000644C3" w:rsidRPr="00D822A3" w:rsidRDefault="000644C3" w:rsidP="00390D2A">
      <w:pPr>
        <w:pStyle w:val="Code"/>
        <w:rPr>
          <w:highlight w:val="white"/>
          <w:lang w:val="en-GB"/>
        </w:rPr>
      </w:pPr>
      <w:r w:rsidRPr="00D822A3">
        <w:rPr>
          <w:highlight w:val="white"/>
          <w:lang w:val="en-GB"/>
        </w:rPr>
        <w:t xml:space="preserve">    stream-&gt;handle = handle;</w:t>
      </w:r>
    </w:p>
    <w:p w14:paraId="45E536A4" w14:textId="77777777" w:rsidR="000644C3" w:rsidRPr="00D822A3" w:rsidRDefault="000644C3" w:rsidP="00390D2A">
      <w:pPr>
        <w:pStyle w:val="Code"/>
        <w:rPr>
          <w:highlight w:val="white"/>
          <w:lang w:val="en-GB"/>
        </w:rPr>
      </w:pPr>
      <w:r w:rsidRPr="00D822A3">
        <w:rPr>
          <w:highlight w:val="white"/>
          <w:lang w:val="en-GB"/>
        </w:rPr>
        <w:t xml:space="preserve">    stream-&gt;size = 0l; // filesize(handle);</w:t>
      </w:r>
    </w:p>
    <w:p w14:paraId="056E0DE5" w14:textId="77777777" w:rsidR="000644C3" w:rsidRPr="00D822A3" w:rsidRDefault="000644C3" w:rsidP="00390D2A">
      <w:pPr>
        <w:pStyle w:val="Code"/>
        <w:rPr>
          <w:highlight w:val="white"/>
          <w:lang w:val="en-GB"/>
        </w:rPr>
      </w:pPr>
      <w:r w:rsidRPr="00D822A3">
        <w:rPr>
          <w:highlight w:val="white"/>
          <w:lang w:val="en-GB"/>
        </w:rPr>
        <w:t xml:space="preserve">    strcpy(stream-&gt;name, filename);</w:t>
      </w:r>
    </w:p>
    <w:p w14:paraId="6A17B546" w14:textId="77777777" w:rsidR="000644C3" w:rsidRPr="00D822A3" w:rsidRDefault="000644C3" w:rsidP="00390D2A">
      <w:pPr>
        <w:pStyle w:val="Code"/>
        <w:rPr>
          <w:highlight w:val="white"/>
          <w:lang w:val="en-GB"/>
        </w:rPr>
      </w:pPr>
      <w:r w:rsidRPr="00D822A3">
        <w:rPr>
          <w:highlight w:val="white"/>
          <w:lang w:val="en-GB"/>
        </w:rPr>
        <w:t xml:space="preserve">    stream-&gt;temporary = FALSE;</w:t>
      </w:r>
    </w:p>
    <w:p w14:paraId="7787BAF9" w14:textId="77777777" w:rsidR="000644C3" w:rsidRPr="00D822A3" w:rsidRDefault="000644C3" w:rsidP="00390D2A">
      <w:pPr>
        <w:pStyle w:val="Code"/>
        <w:rPr>
          <w:highlight w:val="white"/>
          <w:lang w:val="en-GB"/>
        </w:rPr>
      </w:pPr>
      <w:r w:rsidRPr="00D822A3">
        <w:rPr>
          <w:highlight w:val="white"/>
          <w:lang w:val="en-GB"/>
        </w:rPr>
        <w:t xml:space="preserve">    return stream;</w:t>
      </w:r>
    </w:p>
    <w:p w14:paraId="2D1CDACB" w14:textId="77777777" w:rsidR="000644C3" w:rsidRPr="00D822A3" w:rsidRDefault="000644C3" w:rsidP="00390D2A">
      <w:pPr>
        <w:pStyle w:val="Code"/>
        <w:rPr>
          <w:highlight w:val="white"/>
          <w:lang w:val="en-GB"/>
        </w:rPr>
      </w:pPr>
      <w:r w:rsidRPr="00D822A3">
        <w:rPr>
          <w:highlight w:val="white"/>
          <w:lang w:val="en-GB"/>
        </w:rPr>
        <w:t xml:space="preserve">  }</w:t>
      </w:r>
    </w:p>
    <w:p w14:paraId="47026CCC" w14:textId="77777777" w:rsidR="000644C3" w:rsidRPr="00D822A3" w:rsidRDefault="000644C3" w:rsidP="00390D2A">
      <w:pPr>
        <w:pStyle w:val="Code"/>
        <w:rPr>
          <w:highlight w:val="white"/>
          <w:lang w:val="en-GB"/>
        </w:rPr>
      </w:pPr>
      <w:r w:rsidRPr="00D822A3">
        <w:rPr>
          <w:highlight w:val="white"/>
          <w:lang w:val="en-GB"/>
        </w:rPr>
        <w:t xml:space="preserve">  else {</w:t>
      </w:r>
    </w:p>
    <w:p w14:paraId="431499C9" w14:textId="77777777" w:rsidR="000644C3" w:rsidRPr="00D822A3" w:rsidRDefault="000644C3" w:rsidP="00390D2A">
      <w:pPr>
        <w:pStyle w:val="Code"/>
        <w:rPr>
          <w:highlight w:val="white"/>
          <w:lang w:val="en-GB"/>
        </w:rPr>
      </w:pPr>
      <w:r w:rsidRPr="00D822A3">
        <w:rPr>
          <w:highlight w:val="white"/>
          <w:lang w:val="en-GB"/>
        </w:rPr>
        <w:t xml:space="preserve">    stream-&gt;open = FALSE;</w:t>
      </w:r>
    </w:p>
    <w:p w14:paraId="085C9F65"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45BA454" w14:textId="77777777" w:rsidR="000644C3" w:rsidRPr="00D822A3" w:rsidRDefault="000644C3" w:rsidP="00390D2A">
      <w:pPr>
        <w:pStyle w:val="Code"/>
        <w:rPr>
          <w:highlight w:val="white"/>
          <w:lang w:val="en-GB"/>
        </w:rPr>
      </w:pPr>
      <w:r w:rsidRPr="00D822A3">
        <w:rPr>
          <w:highlight w:val="white"/>
          <w:lang w:val="en-GB"/>
        </w:rPr>
        <w:t xml:space="preserve">  }</w:t>
      </w:r>
    </w:p>
    <w:p w14:paraId="2ABC2506" w14:textId="77777777" w:rsidR="000644C3" w:rsidRPr="00D822A3" w:rsidRDefault="000644C3" w:rsidP="00390D2A">
      <w:pPr>
        <w:pStyle w:val="Code"/>
        <w:rPr>
          <w:highlight w:val="white"/>
          <w:lang w:val="en-GB"/>
        </w:rPr>
      </w:pPr>
      <w:r w:rsidRPr="00D822A3">
        <w:rPr>
          <w:highlight w:val="white"/>
          <w:lang w:val="en-GB"/>
        </w:rPr>
        <w:t>}</w:t>
      </w:r>
    </w:p>
    <w:p w14:paraId="0EE53059" w14:textId="77777777" w:rsidR="000644C3" w:rsidRPr="00D822A3" w:rsidRDefault="000644C3" w:rsidP="00390D2A">
      <w:pPr>
        <w:pStyle w:val="Code"/>
        <w:rPr>
          <w:highlight w:val="white"/>
          <w:lang w:val="en-GB"/>
        </w:rPr>
      </w:pPr>
    </w:p>
    <w:p w14:paraId="097C7FA8" w14:textId="77777777" w:rsidR="000644C3" w:rsidRPr="00D822A3" w:rsidRDefault="000644C3" w:rsidP="00390D2A">
      <w:pPr>
        <w:pStyle w:val="Code"/>
        <w:rPr>
          <w:highlight w:val="white"/>
          <w:lang w:val="en-GB"/>
        </w:rPr>
      </w:pPr>
      <w:r w:rsidRPr="00D822A3">
        <w:rPr>
          <w:highlight w:val="white"/>
          <w:lang w:val="en-GB"/>
        </w:rPr>
        <w:t>int fflush(FILE* stream) {</w:t>
      </w:r>
    </w:p>
    <w:p w14:paraId="083A01CA"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46346E0" w14:textId="77777777" w:rsidR="000644C3" w:rsidRPr="00D822A3" w:rsidRDefault="000644C3" w:rsidP="00390D2A">
      <w:pPr>
        <w:pStyle w:val="Code"/>
        <w:rPr>
          <w:highlight w:val="white"/>
          <w:lang w:val="en-GB"/>
        </w:rPr>
      </w:pPr>
      <w:r w:rsidRPr="00D822A3">
        <w:rPr>
          <w:highlight w:val="white"/>
          <w:lang w:val="en-GB"/>
        </w:rPr>
        <w:t xml:space="preserve">    int index;</w:t>
      </w:r>
    </w:p>
    <w:p w14:paraId="5FA2C475" w14:textId="77777777" w:rsidR="000644C3" w:rsidRPr="00D822A3" w:rsidRDefault="000644C3" w:rsidP="00390D2A">
      <w:pPr>
        <w:pStyle w:val="Code"/>
        <w:rPr>
          <w:highlight w:val="white"/>
          <w:lang w:val="en-GB"/>
        </w:rPr>
      </w:pPr>
    </w:p>
    <w:p w14:paraId="0257A87B"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77E7205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78D0A982" w14:textId="77777777" w:rsidR="000644C3" w:rsidRPr="00D822A3" w:rsidRDefault="000644C3" w:rsidP="00390D2A">
      <w:pPr>
        <w:pStyle w:val="Code"/>
        <w:rPr>
          <w:highlight w:val="white"/>
          <w:lang w:val="en-GB"/>
        </w:rPr>
      </w:pPr>
      <w:r w:rsidRPr="00D822A3">
        <w:rPr>
          <w:highlight w:val="white"/>
          <w:lang w:val="en-GB"/>
        </w:rPr>
        <w:t xml:space="preserve">        if (fflush(&amp;g_fileArray[index]) == EOF) {</w:t>
      </w:r>
    </w:p>
    <w:p w14:paraId="7803D363" w14:textId="77777777" w:rsidR="000644C3" w:rsidRPr="00D822A3" w:rsidRDefault="000644C3" w:rsidP="00390D2A">
      <w:pPr>
        <w:pStyle w:val="Code"/>
        <w:rPr>
          <w:highlight w:val="white"/>
          <w:lang w:val="en-GB"/>
        </w:rPr>
      </w:pPr>
      <w:r w:rsidRPr="00D822A3">
        <w:rPr>
          <w:highlight w:val="white"/>
          <w:lang w:val="en-GB"/>
        </w:rPr>
        <w:t xml:space="preserve">          return EOF;</w:t>
      </w:r>
    </w:p>
    <w:p w14:paraId="45D18436" w14:textId="77777777" w:rsidR="000644C3" w:rsidRPr="00D822A3" w:rsidRDefault="000644C3" w:rsidP="00390D2A">
      <w:pPr>
        <w:pStyle w:val="Code"/>
        <w:rPr>
          <w:highlight w:val="white"/>
          <w:lang w:val="en-GB"/>
        </w:rPr>
      </w:pPr>
      <w:r w:rsidRPr="00D822A3">
        <w:rPr>
          <w:highlight w:val="white"/>
          <w:lang w:val="en-GB"/>
        </w:rPr>
        <w:t xml:space="preserve">        }</w:t>
      </w:r>
    </w:p>
    <w:p w14:paraId="11C9E037" w14:textId="77777777" w:rsidR="000644C3" w:rsidRPr="00D822A3" w:rsidRDefault="000644C3" w:rsidP="00390D2A">
      <w:pPr>
        <w:pStyle w:val="Code"/>
        <w:rPr>
          <w:highlight w:val="white"/>
          <w:lang w:val="en-GB"/>
        </w:rPr>
      </w:pPr>
      <w:r w:rsidRPr="00D822A3">
        <w:rPr>
          <w:highlight w:val="white"/>
          <w:lang w:val="en-GB"/>
        </w:rPr>
        <w:t xml:space="preserve">      }</w:t>
      </w:r>
    </w:p>
    <w:p w14:paraId="08AB543B" w14:textId="77777777" w:rsidR="000644C3" w:rsidRPr="00D822A3" w:rsidRDefault="000644C3" w:rsidP="00390D2A">
      <w:pPr>
        <w:pStyle w:val="Code"/>
        <w:rPr>
          <w:highlight w:val="white"/>
          <w:lang w:val="en-GB"/>
        </w:rPr>
      </w:pPr>
      <w:r w:rsidRPr="00D822A3">
        <w:rPr>
          <w:highlight w:val="white"/>
          <w:lang w:val="en-GB"/>
        </w:rPr>
        <w:t xml:space="preserve">    }</w:t>
      </w:r>
    </w:p>
    <w:p w14:paraId="2FCB2264" w14:textId="77777777" w:rsidR="000644C3" w:rsidRPr="00D822A3" w:rsidRDefault="000644C3" w:rsidP="00390D2A">
      <w:pPr>
        <w:pStyle w:val="Code"/>
        <w:rPr>
          <w:highlight w:val="white"/>
          <w:lang w:val="en-GB"/>
        </w:rPr>
      </w:pPr>
      <w:r w:rsidRPr="00D822A3">
        <w:rPr>
          <w:highlight w:val="white"/>
          <w:lang w:val="en-GB"/>
        </w:rPr>
        <w:t xml:space="preserve">  }</w:t>
      </w:r>
    </w:p>
    <w:p w14:paraId="3CC75E40" w14:textId="77777777" w:rsidR="00B44133" w:rsidRPr="00D822A3" w:rsidRDefault="00B44133" w:rsidP="00390D2A">
      <w:pPr>
        <w:pStyle w:val="Code"/>
        <w:rPr>
          <w:highlight w:val="white"/>
          <w:lang w:val="en-GB"/>
        </w:rPr>
      </w:pPr>
    </w:p>
    <w:p w14:paraId="3D15F5DC" w14:textId="04794E8E" w:rsidR="000644C3" w:rsidRPr="00D822A3" w:rsidRDefault="000644C3" w:rsidP="00390D2A">
      <w:pPr>
        <w:pStyle w:val="Code"/>
        <w:rPr>
          <w:highlight w:val="white"/>
          <w:lang w:val="en-GB"/>
        </w:rPr>
      </w:pPr>
      <w:r w:rsidRPr="00D822A3">
        <w:rPr>
          <w:highlight w:val="white"/>
          <w:lang w:val="en-GB"/>
        </w:rPr>
        <w:t xml:space="preserve">  return 0;</w:t>
      </w:r>
    </w:p>
    <w:p w14:paraId="0E85D277" w14:textId="77777777" w:rsidR="000644C3" w:rsidRPr="00D822A3" w:rsidRDefault="000644C3" w:rsidP="00390D2A">
      <w:pPr>
        <w:pStyle w:val="Code"/>
        <w:rPr>
          <w:highlight w:val="white"/>
          <w:lang w:val="en-GB"/>
        </w:rPr>
      </w:pPr>
      <w:r w:rsidRPr="00D822A3">
        <w:rPr>
          <w:highlight w:val="white"/>
          <w:lang w:val="en-GB"/>
        </w:rPr>
        <w:t>}</w:t>
      </w:r>
    </w:p>
    <w:p w14:paraId="3EE7D508" w14:textId="77777777" w:rsidR="000644C3" w:rsidRPr="00D822A3" w:rsidRDefault="000644C3" w:rsidP="00390D2A">
      <w:pPr>
        <w:pStyle w:val="Code"/>
        <w:rPr>
          <w:highlight w:val="white"/>
          <w:lang w:val="en-GB"/>
        </w:rPr>
      </w:pPr>
    </w:p>
    <w:p w14:paraId="5EE4576A" w14:textId="77777777" w:rsidR="000644C3" w:rsidRPr="00D822A3" w:rsidRDefault="000644C3" w:rsidP="00390D2A">
      <w:pPr>
        <w:pStyle w:val="Code"/>
        <w:rPr>
          <w:highlight w:val="white"/>
          <w:lang w:val="en-GB"/>
        </w:rPr>
      </w:pPr>
      <w:r w:rsidRPr="00D822A3">
        <w:rPr>
          <w:highlight w:val="white"/>
          <w:lang w:val="en-GB"/>
        </w:rPr>
        <w:t>int fclose(FILE* stream) {</w:t>
      </w:r>
    </w:p>
    <w:p w14:paraId="78FA7098"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ABE776C" w14:textId="77777777" w:rsidR="000644C3" w:rsidRPr="00D822A3" w:rsidRDefault="000644C3" w:rsidP="00390D2A">
      <w:pPr>
        <w:pStyle w:val="Code"/>
        <w:rPr>
          <w:highlight w:val="white"/>
          <w:lang w:val="en-GB"/>
        </w:rPr>
      </w:pPr>
      <w:r w:rsidRPr="00D822A3">
        <w:rPr>
          <w:highlight w:val="white"/>
          <w:lang w:val="en-GB"/>
        </w:rPr>
        <w:t xml:space="preserve">    int handle = stream-&gt;handle;</w:t>
      </w:r>
    </w:p>
    <w:p w14:paraId="37F83BFB" w14:textId="77777777" w:rsidR="000644C3" w:rsidRPr="00D822A3" w:rsidRDefault="000644C3" w:rsidP="00390D2A">
      <w:pPr>
        <w:pStyle w:val="Code"/>
        <w:rPr>
          <w:highlight w:val="white"/>
          <w:lang w:val="en-GB"/>
        </w:rPr>
      </w:pPr>
    </w:p>
    <w:p w14:paraId="4921EC8B" w14:textId="77777777" w:rsidR="000644C3" w:rsidRPr="00D822A3" w:rsidRDefault="000644C3" w:rsidP="00390D2A">
      <w:pPr>
        <w:pStyle w:val="Code"/>
        <w:rPr>
          <w:highlight w:val="white"/>
          <w:lang w:val="en-GB"/>
        </w:rPr>
      </w:pPr>
      <w:r w:rsidRPr="00D822A3">
        <w:rPr>
          <w:highlight w:val="white"/>
          <w:lang w:val="en-GB"/>
        </w:rPr>
        <w:t xml:space="preserve">    load_register(ah, 0x3Es);</w:t>
      </w:r>
    </w:p>
    <w:p w14:paraId="357C5A9A"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7EAC9212"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3D6CAB5C" w14:textId="77777777" w:rsidR="000644C3" w:rsidRPr="00D822A3" w:rsidRDefault="000644C3" w:rsidP="00390D2A">
      <w:pPr>
        <w:pStyle w:val="Code"/>
        <w:rPr>
          <w:highlight w:val="white"/>
          <w:lang w:val="en-GB"/>
        </w:rPr>
      </w:pPr>
    </w:p>
    <w:p w14:paraId="0CF6B4C7" w14:textId="77777777" w:rsidR="000644C3" w:rsidRPr="00D822A3" w:rsidRDefault="000644C3" w:rsidP="00390D2A">
      <w:pPr>
        <w:pStyle w:val="Code"/>
        <w:rPr>
          <w:highlight w:val="white"/>
          <w:lang w:val="en-GB"/>
        </w:rPr>
      </w:pPr>
      <w:r w:rsidRPr="00D822A3">
        <w:rPr>
          <w:highlight w:val="white"/>
          <w:lang w:val="en-GB"/>
        </w:rPr>
        <w:t xml:space="preserve">    { int handle;</w:t>
      </w:r>
    </w:p>
    <w:p w14:paraId="6F81ED4A"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66791628"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4E53FA7C"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06BD4DDA" w14:textId="77777777" w:rsidR="000644C3" w:rsidRPr="00D822A3" w:rsidRDefault="000644C3" w:rsidP="00390D2A">
      <w:pPr>
        <w:pStyle w:val="Code"/>
        <w:rPr>
          <w:highlight w:val="white"/>
          <w:lang w:val="en-GB"/>
        </w:rPr>
      </w:pPr>
    </w:p>
    <w:p w14:paraId="27605FC4"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3746A531" w14:textId="77777777" w:rsidR="000644C3" w:rsidRPr="00D822A3" w:rsidRDefault="000644C3" w:rsidP="00390D2A">
      <w:pPr>
        <w:pStyle w:val="Code"/>
        <w:rPr>
          <w:highlight w:val="white"/>
          <w:lang w:val="en-GB"/>
        </w:rPr>
      </w:pPr>
      <w:r w:rsidRPr="00D822A3">
        <w:rPr>
          <w:highlight w:val="white"/>
          <w:lang w:val="en-GB"/>
        </w:rPr>
        <w:t xml:space="preserve">        return 0;</w:t>
      </w:r>
    </w:p>
    <w:p w14:paraId="2C3C0B1D" w14:textId="77777777" w:rsidR="000644C3" w:rsidRPr="00D822A3" w:rsidRDefault="000644C3" w:rsidP="00390D2A">
      <w:pPr>
        <w:pStyle w:val="Code"/>
        <w:rPr>
          <w:highlight w:val="white"/>
          <w:lang w:val="en-GB"/>
        </w:rPr>
      </w:pPr>
      <w:r w:rsidRPr="00D822A3">
        <w:rPr>
          <w:highlight w:val="white"/>
          <w:lang w:val="en-GB"/>
        </w:rPr>
        <w:t xml:space="preserve">      }</w:t>
      </w:r>
    </w:p>
    <w:p w14:paraId="168327DC" w14:textId="77777777" w:rsidR="000644C3" w:rsidRPr="00D822A3" w:rsidRDefault="000644C3" w:rsidP="00390D2A">
      <w:pPr>
        <w:pStyle w:val="Code"/>
        <w:rPr>
          <w:highlight w:val="white"/>
          <w:lang w:val="en-GB"/>
        </w:rPr>
      </w:pPr>
      <w:r w:rsidRPr="00D822A3">
        <w:rPr>
          <w:highlight w:val="white"/>
          <w:lang w:val="en-GB"/>
        </w:rPr>
        <w:t xml:space="preserve">      else {</w:t>
      </w:r>
    </w:p>
    <w:p w14:paraId="409CF1F9"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5FFBA922" w14:textId="77777777" w:rsidR="000644C3" w:rsidRPr="00D822A3" w:rsidRDefault="000644C3" w:rsidP="00390D2A">
      <w:pPr>
        <w:pStyle w:val="Code"/>
        <w:rPr>
          <w:highlight w:val="white"/>
          <w:lang w:val="en-GB"/>
        </w:rPr>
      </w:pPr>
      <w:r w:rsidRPr="00D822A3">
        <w:rPr>
          <w:highlight w:val="white"/>
          <w:lang w:val="en-GB"/>
        </w:rPr>
        <w:t xml:space="preserve">        return -1;</w:t>
      </w:r>
    </w:p>
    <w:p w14:paraId="549468B9" w14:textId="77777777" w:rsidR="000644C3" w:rsidRPr="00D822A3" w:rsidRDefault="000644C3" w:rsidP="00390D2A">
      <w:pPr>
        <w:pStyle w:val="Code"/>
        <w:rPr>
          <w:highlight w:val="white"/>
          <w:lang w:val="en-GB"/>
        </w:rPr>
      </w:pPr>
      <w:r w:rsidRPr="00D822A3">
        <w:rPr>
          <w:highlight w:val="white"/>
          <w:lang w:val="en-GB"/>
        </w:rPr>
        <w:t xml:space="preserve">      }</w:t>
      </w:r>
    </w:p>
    <w:p w14:paraId="5C826635" w14:textId="77777777" w:rsidR="000644C3" w:rsidRPr="00D822A3" w:rsidRDefault="000644C3" w:rsidP="00390D2A">
      <w:pPr>
        <w:pStyle w:val="Code"/>
        <w:rPr>
          <w:highlight w:val="white"/>
          <w:lang w:val="en-GB"/>
        </w:rPr>
      </w:pPr>
      <w:r w:rsidRPr="00D822A3">
        <w:rPr>
          <w:highlight w:val="white"/>
          <w:lang w:val="en-GB"/>
        </w:rPr>
        <w:t xml:space="preserve">    }</w:t>
      </w:r>
    </w:p>
    <w:p w14:paraId="639AE14C" w14:textId="77777777" w:rsidR="000644C3" w:rsidRPr="00D822A3" w:rsidRDefault="000644C3" w:rsidP="00390D2A">
      <w:pPr>
        <w:pStyle w:val="Code"/>
        <w:rPr>
          <w:highlight w:val="white"/>
          <w:lang w:val="en-GB"/>
        </w:rPr>
      </w:pPr>
      <w:r w:rsidRPr="00D822A3">
        <w:rPr>
          <w:highlight w:val="white"/>
          <w:lang w:val="en-GB"/>
        </w:rPr>
        <w:t xml:space="preserve">  }</w:t>
      </w:r>
    </w:p>
    <w:p w14:paraId="47C20BC2" w14:textId="77777777" w:rsidR="000644C3" w:rsidRPr="00D822A3" w:rsidRDefault="000644C3" w:rsidP="00390D2A">
      <w:pPr>
        <w:pStyle w:val="Code"/>
        <w:rPr>
          <w:highlight w:val="white"/>
          <w:lang w:val="en-GB"/>
        </w:rPr>
      </w:pPr>
      <w:r w:rsidRPr="00D822A3">
        <w:rPr>
          <w:highlight w:val="white"/>
          <w:lang w:val="en-GB"/>
        </w:rPr>
        <w:t xml:space="preserve">  else {</w:t>
      </w:r>
    </w:p>
    <w:p w14:paraId="7A49E192" w14:textId="77777777" w:rsidR="000644C3" w:rsidRPr="00D822A3" w:rsidRDefault="000644C3" w:rsidP="00390D2A">
      <w:pPr>
        <w:pStyle w:val="Code"/>
        <w:rPr>
          <w:highlight w:val="white"/>
          <w:lang w:val="en-GB"/>
        </w:rPr>
      </w:pPr>
      <w:r w:rsidRPr="00D822A3">
        <w:rPr>
          <w:highlight w:val="white"/>
          <w:lang w:val="en-GB"/>
        </w:rPr>
        <w:t xml:space="preserve">    int index;</w:t>
      </w:r>
    </w:p>
    <w:p w14:paraId="7F5FA4E8" w14:textId="77777777" w:rsidR="000644C3" w:rsidRPr="00D822A3" w:rsidRDefault="000644C3" w:rsidP="00390D2A">
      <w:pPr>
        <w:pStyle w:val="Code"/>
        <w:rPr>
          <w:highlight w:val="white"/>
          <w:lang w:val="en-GB"/>
        </w:rPr>
      </w:pPr>
    </w:p>
    <w:p w14:paraId="134656B0"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0C7861E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015084BB" w14:textId="77777777" w:rsidR="000644C3" w:rsidRPr="00D822A3" w:rsidRDefault="000644C3" w:rsidP="00390D2A">
      <w:pPr>
        <w:pStyle w:val="Code"/>
        <w:rPr>
          <w:highlight w:val="white"/>
          <w:lang w:val="en-GB"/>
        </w:rPr>
      </w:pPr>
      <w:r w:rsidRPr="00D822A3">
        <w:rPr>
          <w:highlight w:val="white"/>
          <w:lang w:val="en-GB"/>
        </w:rPr>
        <w:t xml:space="preserve">        if (fclose(&amp;g_fileArray[index]) == EOF) {</w:t>
      </w:r>
    </w:p>
    <w:p w14:paraId="0900BB0D" w14:textId="77777777" w:rsidR="000644C3" w:rsidRPr="00D822A3" w:rsidRDefault="000644C3" w:rsidP="00390D2A">
      <w:pPr>
        <w:pStyle w:val="Code"/>
        <w:rPr>
          <w:highlight w:val="white"/>
          <w:lang w:val="en-GB"/>
        </w:rPr>
      </w:pPr>
      <w:r w:rsidRPr="00D822A3">
        <w:rPr>
          <w:highlight w:val="white"/>
          <w:lang w:val="en-GB"/>
        </w:rPr>
        <w:t xml:space="preserve">          return EOF;</w:t>
      </w:r>
    </w:p>
    <w:p w14:paraId="7C148F47" w14:textId="77777777" w:rsidR="000644C3" w:rsidRPr="00D822A3" w:rsidRDefault="000644C3" w:rsidP="00390D2A">
      <w:pPr>
        <w:pStyle w:val="Code"/>
        <w:rPr>
          <w:highlight w:val="white"/>
          <w:lang w:val="en-GB"/>
        </w:rPr>
      </w:pPr>
      <w:r w:rsidRPr="00D822A3">
        <w:rPr>
          <w:highlight w:val="white"/>
          <w:lang w:val="en-GB"/>
        </w:rPr>
        <w:t xml:space="preserve">        }</w:t>
      </w:r>
    </w:p>
    <w:p w14:paraId="3BC98CEB" w14:textId="77777777" w:rsidR="000644C3" w:rsidRPr="00D822A3" w:rsidRDefault="000644C3" w:rsidP="00390D2A">
      <w:pPr>
        <w:pStyle w:val="Code"/>
        <w:rPr>
          <w:highlight w:val="white"/>
          <w:lang w:val="en-GB"/>
        </w:rPr>
      </w:pPr>
      <w:r w:rsidRPr="00D822A3">
        <w:rPr>
          <w:highlight w:val="white"/>
          <w:lang w:val="en-GB"/>
        </w:rPr>
        <w:t xml:space="preserve">      }</w:t>
      </w:r>
    </w:p>
    <w:p w14:paraId="3E2FE7D1" w14:textId="77777777" w:rsidR="000644C3" w:rsidRPr="00D822A3" w:rsidRDefault="000644C3" w:rsidP="00390D2A">
      <w:pPr>
        <w:pStyle w:val="Code"/>
        <w:rPr>
          <w:highlight w:val="white"/>
          <w:lang w:val="en-GB"/>
        </w:rPr>
      </w:pPr>
      <w:r w:rsidRPr="00D822A3">
        <w:rPr>
          <w:highlight w:val="white"/>
          <w:lang w:val="en-GB"/>
        </w:rPr>
        <w:t xml:space="preserve">    }</w:t>
      </w:r>
    </w:p>
    <w:p w14:paraId="4EDD0B9A" w14:textId="77777777" w:rsidR="000644C3" w:rsidRPr="00D822A3" w:rsidRDefault="000644C3" w:rsidP="00390D2A">
      <w:pPr>
        <w:pStyle w:val="Code"/>
        <w:rPr>
          <w:highlight w:val="white"/>
          <w:lang w:val="en-GB"/>
        </w:rPr>
      </w:pPr>
    </w:p>
    <w:p w14:paraId="1112E226" w14:textId="77777777" w:rsidR="000644C3" w:rsidRPr="00D822A3" w:rsidRDefault="000644C3" w:rsidP="00390D2A">
      <w:pPr>
        <w:pStyle w:val="Code"/>
        <w:rPr>
          <w:highlight w:val="white"/>
          <w:lang w:val="en-GB"/>
        </w:rPr>
      </w:pPr>
      <w:r w:rsidRPr="00D822A3">
        <w:rPr>
          <w:highlight w:val="white"/>
          <w:lang w:val="en-GB"/>
        </w:rPr>
        <w:t xml:space="preserve">    return 0;</w:t>
      </w:r>
    </w:p>
    <w:p w14:paraId="1C7A7F0F" w14:textId="77777777" w:rsidR="000644C3" w:rsidRPr="00D822A3" w:rsidRDefault="000644C3" w:rsidP="00390D2A">
      <w:pPr>
        <w:pStyle w:val="Code"/>
        <w:rPr>
          <w:highlight w:val="white"/>
          <w:lang w:val="en-GB"/>
        </w:rPr>
      </w:pPr>
      <w:r w:rsidRPr="00D822A3">
        <w:rPr>
          <w:highlight w:val="white"/>
          <w:lang w:val="en-GB"/>
        </w:rPr>
        <w:t xml:space="preserve">  }</w:t>
      </w:r>
    </w:p>
    <w:p w14:paraId="22691F38" w14:textId="77777777" w:rsidR="000644C3" w:rsidRPr="00D822A3" w:rsidRDefault="000644C3" w:rsidP="00390D2A">
      <w:pPr>
        <w:pStyle w:val="Code"/>
        <w:rPr>
          <w:highlight w:val="white"/>
          <w:lang w:val="en-GB"/>
        </w:rPr>
      </w:pPr>
      <w:r w:rsidRPr="00D822A3">
        <w:rPr>
          <w:highlight w:val="white"/>
          <w:lang w:val="en-GB"/>
        </w:rPr>
        <w:t>}</w:t>
      </w:r>
    </w:p>
    <w:p w14:paraId="35DF66BC" w14:textId="77777777" w:rsidR="000644C3" w:rsidRPr="00D822A3" w:rsidRDefault="000644C3" w:rsidP="00390D2A">
      <w:pPr>
        <w:pStyle w:val="Code"/>
        <w:rPr>
          <w:highlight w:val="white"/>
          <w:lang w:val="en-GB"/>
        </w:rPr>
      </w:pPr>
    </w:p>
    <w:p w14:paraId="56750766" w14:textId="77777777" w:rsidR="000644C3" w:rsidRPr="00D822A3" w:rsidRDefault="000644C3" w:rsidP="00390D2A">
      <w:pPr>
        <w:pStyle w:val="Code"/>
        <w:rPr>
          <w:highlight w:val="white"/>
          <w:lang w:val="en-GB"/>
        </w:rPr>
      </w:pPr>
      <w:r w:rsidRPr="00D822A3">
        <w:rPr>
          <w:highlight w:val="white"/>
          <w:lang w:val="en-GB"/>
        </w:rPr>
        <w:t>int remove(const char* name) {</w:t>
      </w:r>
    </w:p>
    <w:p w14:paraId="62A9AA5F" w14:textId="77777777" w:rsidR="000644C3" w:rsidRPr="00D822A3" w:rsidRDefault="000644C3" w:rsidP="00390D2A">
      <w:pPr>
        <w:pStyle w:val="Code"/>
        <w:rPr>
          <w:highlight w:val="white"/>
          <w:lang w:val="en-GB"/>
        </w:rPr>
      </w:pPr>
      <w:r w:rsidRPr="00D822A3">
        <w:rPr>
          <w:highlight w:val="white"/>
          <w:lang w:val="en-GB"/>
        </w:rPr>
        <w:t xml:space="preserve">  load_register(ah, 0x41s);</w:t>
      </w:r>
    </w:p>
    <w:p w14:paraId="21F9E1F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A5DB5D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4814CF8B"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616ADF4F" w14:textId="77777777" w:rsidR="000644C3" w:rsidRPr="00D822A3" w:rsidRDefault="000644C3" w:rsidP="00390D2A">
      <w:pPr>
        <w:pStyle w:val="Code"/>
        <w:rPr>
          <w:highlight w:val="white"/>
          <w:lang w:val="en-GB"/>
        </w:rPr>
      </w:pPr>
    </w:p>
    <w:p w14:paraId="5C05D568"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D8CC59"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6245CCF" w14:textId="77777777" w:rsidR="000644C3" w:rsidRPr="00D822A3" w:rsidRDefault="000644C3" w:rsidP="00390D2A">
      <w:pPr>
        <w:pStyle w:val="Code"/>
        <w:rPr>
          <w:highlight w:val="white"/>
          <w:lang w:val="en-GB"/>
        </w:rPr>
      </w:pPr>
    </w:p>
    <w:p w14:paraId="5C0928F2"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674AB25" w14:textId="77777777" w:rsidR="000644C3" w:rsidRPr="00D822A3" w:rsidRDefault="000644C3" w:rsidP="00390D2A">
      <w:pPr>
        <w:pStyle w:val="Code"/>
        <w:rPr>
          <w:highlight w:val="white"/>
          <w:lang w:val="en-GB"/>
        </w:rPr>
      </w:pPr>
      <w:r w:rsidRPr="00D822A3">
        <w:rPr>
          <w:highlight w:val="white"/>
          <w:lang w:val="en-GB"/>
        </w:rPr>
        <w:t xml:space="preserve">      errno = FREMOVE;</w:t>
      </w:r>
    </w:p>
    <w:p w14:paraId="24D6A57A" w14:textId="77777777" w:rsidR="000644C3" w:rsidRPr="00D822A3" w:rsidRDefault="000644C3" w:rsidP="00390D2A">
      <w:pPr>
        <w:pStyle w:val="Code"/>
        <w:rPr>
          <w:highlight w:val="white"/>
          <w:lang w:val="en-GB"/>
        </w:rPr>
      </w:pPr>
      <w:r w:rsidRPr="00D822A3">
        <w:rPr>
          <w:highlight w:val="white"/>
          <w:lang w:val="en-GB"/>
        </w:rPr>
        <w:t xml:space="preserve">      return EOF;</w:t>
      </w:r>
    </w:p>
    <w:p w14:paraId="5996F689" w14:textId="77777777" w:rsidR="000644C3" w:rsidRPr="00D822A3" w:rsidRDefault="000644C3" w:rsidP="00390D2A">
      <w:pPr>
        <w:pStyle w:val="Code"/>
        <w:rPr>
          <w:highlight w:val="white"/>
          <w:lang w:val="en-GB"/>
        </w:rPr>
      </w:pPr>
      <w:r w:rsidRPr="00D822A3">
        <w:rPr>
          <w:highlight w:val="white"/>
          <w:lang w:val="en-GB"/>
        </w:rPr>
        <w:t xml:space="preserve">    }</w:t>
      </w:r>
    </w:p>
    <w:p w14:paraId="0F7CCEF9" w14:textId="77777777" w:rsidR="000644C3" w:rsidRPr="00D822A3" w:rsidRDefault="000644C3" w:rsidP="00390D2A">
      <w:pPr>
        <w:pStyle w:val="Code"/>
        <w:rPr>
          <w:highlight w:val="white"/>
          <w:lang w:val="en-GB"/>
        </w:rPr>
      </w:pPr>
      <w:r w:rsidRPr="00D822A3">
        <w:rPr>
          <w:highlight w:val="white"/>
          <w:lang w:val="en-GB"/>
        </w:rPr>
        <w:t>*/</w:t>
      </w:r>
    </w:p>
    <w:p w14:paraId="421CDAD5" w14:textId="77777777" w:rsidR="000644C3" w:rsidRPr="00D822A3" w:rsidRDefault="000644C3" w:rsidP="00390D2A">
      <w:pPr>
        <w:pStyle w:val="Code"/>
        <w:rPr>
          <w:highlight w:val="white"/>
          <w:lang w:val="en-GB"/>
        </w:rPr>
      </w:pPr>
      <w:r w:rsidRPr="00D822A3">
        <w:rPr>
          <w:highlight w:val="white"/>
          <w:lang w:val="en-GB"/>
        </w:rPr>
        <w:t xml:space="preserve">    return 0;</w:t>
      </w:r>
    </w:p>
    <w:p w14:paraId="6803F5F1" w14:textId="77777777" w:rsidR="000644C3" w:rsidRPr="00D822A3" w:rsidRDefault="000644C3" w:rsidP="00390D2A">
      <w:pPr>
        <w:pStyle w:val="Code"/>
        <w:rPr>
          <w:highlight w:val="white"/>
          <w:lang w:val="en-GB"/>
        </w:rPr>
      </w:pPr>
      <w:r w:rsidRPr="00D822A3">
        <w:rPr>
          <w:highlight w:val="white"/>
          <w:lang w:val="en-GB"/>
        </w:rPr>
        <w:t xml:space="preserve">  }</w:t>
      </w:r>
    </w:p>
    <w:p w14:paraId="7AFF1336" w14:textId="77777777" w:rsidR="000644C3" w:rsidRPr="00D822A3" w:rsidRDefault="000644C3" w:rsidP="00390D2A">
      <w:pPr>
        <w:pStyle w:val="Code"/>
        <w:rPr>
          <w:highlight w:val="white"/>
          <w:lang w:val="en-GB"/>
        </w:rPr>
      </w:pPr>
      <w:r w:rsidRPr="00D822A3">
        <w:rPr>
          <w:highlight w:val="white"/>
          <w:lang w:val="en-GB"/>
        </w:rPr>
        <w:t>}</w:t>
      </w:r>
    </w:p>
    <w:p w14:paraId="2690F7B4" w14:textId="77777777" w:rsidR="000644C3" w:rsidRPr="00D822A3" w:rsidRDefault="000644C3" w:rsidP="00390D2A">
      <w:pPr>
        <w:pStyle w:val="Code"/>
        <w:rPr>
          <w:highlight w:val="white"/>
          <w:lang w:val="en-GB"/>
        </w:rPr>
      </w:pPr>
    </w:p>
    <w:p w14:paraId="227B7C40" w14:textId="77777777" w:rsidR="000644C3" w:rsidRPr="00D822A3" w:rsidRDefault="000644C3" w:rsidP="00390D2A">
      <w:pPr>
        <w:pStyle w:val="Code"/>
        <w:rPr>
          <w:highlight w:val="white"/>
          <w:lang w:val="en-GB"/>
        </w:rPr>
      </w:pPr>
      <w:r w:rsidRPr="00D822A3">
        <w:rPr>
          <w:highlight w:val="white"/>
          <w:lang w:val="en-GB"/>
        </w:rPr>
        <w:t>int rename(const char* oldName, const char* newName) {</w:t>
      </w:r>
    </w:p>
    <w:p w14:paraId="765A5E24" w14:textId="77777777" w:rsidR="000644C3" w:rsidRPr="00D822A3" w:rsidRDefault="000644C3" w:rsidP="00390D2A">
      <w:pPr>
        <w:pStyle w:val="Code"/>
        <w:rPr>
          <w:highlight w:val="white"/>
          <w:lang w:val="en-GB"/>
        </w:rPr>
      </w:pPr>
      <w:r w:rsidRPr="00D822A3">
        <w:rPr>
          <w:highlight w:val="white"/>
          <w:lang w:val="en-GB"/>
        </w:rPr>
        <w:t xml:space="preserve">  load_register(ah, 0x56s);</w:t>
      </w:r>
    </w:p>
    <w:p w14:paraId="03DA827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70CAEA29" w14:textId="77777777" w:rsidR="000644C3" w:rsidRPr="00D822A3" w:rsidRDefault="000644C3" w:rsidP="00390D2A">
      <w:pPr>
        <w:pStyle w:val="Code"/>
        <w:rPr>
          <w:highlight w:val="white"/>
          <w:lang w:val="en-GB"/>
        </w:rPr>
      </w:pPr>
      <w:r w:rsidRPr="00D822A3">
        <w:rPr>
          <w:highlight w:val="white"/>
          <w:lang w:val="en-GB"/>
        </w:rPr>
        <w:t xml:space="preserve">  load_register(dx, oldName);</w:t>
      </w:r>
    </w:p>
    <w:p w14:paraId="3386212E" w14:textId="77777777" w:rsidR="000644C3" w:rsidRPr="00D822A3" w:rsidRDefault="000644C3" w:rsidP="00390D2A">
      <w:pPr>
        <w:pStyle w:val="Code"/>
        <w:rPr>
          <w:highlight w:val="white"/>
          <w:lang w:val="en-GB"/>
        </w:rPr>
      </w:pPr>
      <w:r w:rsidRPr="00D822A3">
        <w:rPr>
          <w:highlight w:val="white"/>
          <w:lang w:val="en-GB"/>
        </w:rPr>
        <w:t xml:space="preserve">  load_register(di, newName);</w:t>
      </w:r>
    </w:p>
    <w:p w14:paraId="3BB3A5F9"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75F30723" w14:textId="77777777" w:rsidR="000644C3" w:rsidRPr="00D822A3" w:rsidRDefault="000644C3" w:rsidP="00390D2A">
      <w:pPr>
        <w:pStyle w:val="Code"/>
        <w:rPr>
          <w:highlight w:val="white"/>
          <w:lang w:val="en-GB"/>
        </w:rPr>
      </w:pPr>
    </w:p>
    <w:p w14:paraId="0765C713"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92D308"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B6BD6A" w14:textId="77777777" w:rsidR="000644C3" w:rsidRPr="00D822A3" w:rsidRDefault="000644C3" w:rsidP="00390D2A">
      <w:pPr>
        <w:pStyle w:val="Code"/>
        <w:rPr>
          <w:highlight w:val="white"/>
          <w:lang w:val="en-GB"/>
        </w:rPr>
      </w:pPr>
    </w:p>
    <w:p w14:paraId="628D4760"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0F80CBC" w14:textId="77777777" w:rsidR="000644C3" w:rsidRPr="00D822A3" w:rsidRDefault="000644C3" w:rsidP="00390D2A">
      <w:pPr>
        <w:pStyle w:val="Code"/>
        <w:rPr>
          <w:highlight w:val="white"/>
          <w:lang w:val="en-GB"/>
        </w:rPr>
      </w:pPr>
      <w:r w:rsidRPr="00D822A3">
        <w:rPr>
          <w:highlight w:val="white"/>
          <w:lang w:val="en-GB"/>
        </w:rPr>
        <w:t xml:space="preserve">      errno = errno = FRENAME;</w:t>
      </w:r>
    </w:p>
    <w:p w14:paraId="270D607D" w14:textId="77777777" w:rsidR="000644C3" w:rsidRPr="00D822A3" w:rsidRDefault="000644C3" w:rsidP="00390D2A">
      <w:pPr>
        <w:pStyle w:val="Code"/>
        <w:rPr>
          <w:highlight w:val="white"/>
          <w:lang w:val="en-GB"/>
        </w:rPr>
      </w:pPr>
      <w:r w:rsidRPr="00D822A3">
        <w:rPr>
          <w:highlight w:val="white"/>
          <w:lang w:val="en-GB"/>
        </w:rPr>
        <w:t xml:space="preserve">      return EOF;</w:t>
      </w:r>
    </w:p>
    <w:p w14:paraId="473B6D3B" w14:textId="77777777" w:rsidR="000644C3" w:rsidRPr="00D822A3" w:rsidRDefault="000644C3" w:rsidP="00390D2A">
      <w:pPr>
        <w:pStyle w:val="Code"/>
        <w:rPr>
          <w:highlight w:val="white"/>
          <w:lang w:val="en-GB"/>
        </w:rPr>
      </w:pPr>
      <w:r w:rsidRPr="00D822A3">
        <w:rPr>
          <w:highlight w:val="white"/>
          <w:lang w:val="en-GB"/>
        </w:rPr>
        <w:t xml:space="preserve">    }*/</w:t>
      </w:r>
    </w:p>
    <w:p w14:paraId="4DDA57C2" w14:textId="77777777" w:rsidR="000644C3" w:rsidRPr="00D822A3" w:rsidRDefault="000644C3" w:rsidP="00390D2A">
      <w:pPr>
        <w:pStyle w:val="Code"/>
        <w:rPr>
          <w:highlight w:val="white"/>
          <w:lang w:val="en-GB"/>
        </w:rPr>
      </w:pPr>
    </w:p>
    <w:p w14:paraId="4C6599D3" w14:textId="77777777" w:rsidR="000644C3" w:rsidRPr="00D822A3" w:rsidRDefault="000644C3" w:rsidP="00390D2A">
      <w:pPr>
        <w:pStyle w:val="Code"/>
        <w:rPr>
          <w:highlight w:val="white"/>
          <w:lang w:val="en-GB"/>
        </w:rPr>
      </w:pPr>
      <w:r w:rsidRPr="00D822A3">
        <w:rPr>
          <w:highlight w:val="white"/>
          <w:lang w:val="en-GB"/>
        </w:rPr>
        <w:t xml:space="preserve">    return 0;</w:t>
      </w:r>
    </w:p>
    <w:p w14:paraId="70CB0027" w14:textId="77777777" w:rsidR="000644C3" w:rsidRPr="00D822A3" w:rsidRDefault="000644C3" w:rsidP="00390D2A">
      <w:pPr>
        <w:pStyle w:val="Code"/>
        <w:rPr>
          <w:highlight w:val="white"/>
          <w:lang w:val="en-GB"/>
        </w:rPr>
      </w:pPr>
      <w:r w:rsidRPr="00D822A3">
        <w:rPr>
          <w:highlight w:val="white"/>
          <w:lang w:val="en-GB"/>
        </w:rPr>
        <w:t xml:space="preserve">  }</w:t>
      </w:r>
    </w:p>
    <w:p w14:paraId="36D1C377" w14:textId="77777777" w:rsidR="000644C3" w:rsidRPr="00D822A3" w:rsidRDefault="000644C3" w:rsidP="00390D2A">
      <w:pPr>
        <w:pStyle w:val="Code"/>
        <w:rPr>
          <w:highlight w:val="white"/>
          <w:lang w:val="en-GB"/>
        </w:rPr>
      </w:pPr>
      <w:r w:rsidRPr="00D822A3">
        <w:rPr>
          <w:highlight w:val="white"/>
          <w:lang w:val="en-GB"/>
        </w:rPr>
        <w:t>}</w:t>
      </w:r>
    </w:p>
    <w:p w14:paraId="28448A44" w14:textId="77777777" w:rsidR="000644C3" w:rsidRPr="00D822A3" w:rsidRDefault="000644C3" w:rsidP="00390D2A">
      <w:pPr>
        <w:pStyle w:val="Code"/>
        <w:rPr>
          <w:highlight w:val="white"/>
          <w:lang w:val="en-GB"/>
        </w:rPr>
      </w:pPr>
    </w:p>
    <w:p w14:paraId="68792AF7" w14:textId="77777777" w:rsidR="000644C3" w:rsidRPr="00D822A3" w:rsidRDefault="000644C3" w:rsidP="00390D2A">
      <w:pPr>
        <w:pStyle w:val="Code"/>
        <w:rPr>
          <w:highlight w:val="white"/>
          <w:lang w:val="en-GB"/>
        </w:rPr>
      </w:pPr>
      <w:r w:rsidRPr="00D822A3">
        <w:rPr>
          <w:highlight w:val="white"/>
          <w:lang w:val="en-GB"/>
        </w:rPr>
        <w:t>int setvbuf(FILE* /* stream */, char* /* buffer */, int /* mode */, size_t /* size */) {</w:t>
      </w:r>
    </w:p>
    <w:p w14:paraId="0B7244E3" w14:textId="77777777" w:rsidR="000644C3" w:rsidRPr="00D822A3" w:rsidRDefault="000644C3" w:rsidP="00390D2A">
      <w:pPr>
        <w:pStyle w:val="Code"/>
        <w:rPr>
          <w:highlight w:val="white"/>
          <w:lang w:val="en-GB"/>
        </w:rPr>
      </w:pPr>
      <w:r w:rsidRPr="00D822A3">
        <w:rPr>
          <w:highlight w:val="white"/>
          <w:lang w:val="en-GB"/>
        </w:rPr>
        <w:t xml:space="preserve">  return 0;</w:t>
      </w:r>
    </w:p>
    <w:p w14:paraId="39C9754F" w14:textId="77777777" w:rsidR="000644C3" w:rsidRPr="00D822A3" w:rsidRDefault="000644C3" w:rsidP="00390D2A">
      <w:pPr>
        <w:pStyle w:val="Code"/>
        <w:rPr>
          <w:highlight w:val="white"/>
          <w:lang w:val="en-GB"/>
        </w:rPr>
      </w:pPr>
    </w:p>
    <w:p w14:paraId="00A61E10" w14:textId="77777777" w:rsidR="000644C3" w:rsidRPr="00D822A3" w:rsidRDefault="000644C3" w:rsidP="00390D2A">
      <w:pPr>
        <w:pStyle w:val="Code"/>
        <w:rPr>
          <w:highlight w:val="white"/>
          <w:lang w:val="en-GB"/>
        </w:rPr>
      </w:pPr>
      <w:r w:rsidRPr="00D822A3">
        <w:rPr>
          <w:highlight w:val="white"/>
          <w:lang w:val="en-GB"/>
        </w:rPr>
        <w:t>/*</w:t>
      </w:r>
    </w:p>
    <w:p w14:paraId="7FDBEE6D"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3356C8A8" w14:textId="77777777" w:rsidR="000644C3" w:rsidRPr="00D822A3" w:rsidRDefault="000644C3" w:rsidP="00390D2A">
      <w:pPr>
        <w:pStyle w:val="Code"/>
        <w:rPr>
          <w:highlight w:val="white"/>
          <w:lang w:val="en-GB"/>
        </w:rPr>
      </w:pPr>
      <w:r w:rsidRPr="00D822A3">
        <w:rPr>
          <w:highlight w:val="white"/>
          <w:lang w:val="en-GB"/>
        </w:rPr>
        <w:t xml:space="preserve">    buffer = malloc(size);</w:t>
      </w:r>
    </w:p>
    <w:p w14:paraId="235C9A31" w14:textId="77777777" w:rsidR="000644C3" w:rsidRPr="00D822A3" w:rsidRDefault="000644C3" w:rsidP="00390D2A">
      <w:pPr>
        <w:pStyle w:val="Code"/>
        <w:rPr>
          <w:highlight w:val="white"/>
          <w:lang w:val="en-GB"/>
        </w:rPr>
      </w:pPr>
    </w:p>
    <w:p w14:paraId="32941661"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762B5323" w14:textId="77777777" w:rsidR="000644C3" w:rsidRPr="00D822A3" w:rsidRDefault="000644C3" w:rsidP="00390D2A">
      <w:pPr>
        <w:pStyle w:val="Code"/>
        <w:rPr>
          <w:highlight w:val="white"/>
          <w:lang w:val="en-GB"/>
        </w:rPr>
      </w:pPr>
      <w:r w:rsidRPr="00D822A3">
        <w:rPr>
          <w:highlight w:val="white"/>
          <w:lang w:val="en-GB"/>
        </w:rPr>
        <w:t xml:space="preserve">      return -1;</w:t>
      </w:r>
    </w:p>
    <w:p w14:paraId="772165FD" w14:textId="77777777" w:rsidR="000644C3" w:rsidRPr="00D822A3" w:rsidRDefault="000644C3" w:rsidP="00390D2A">
      <w:pPr>
        <w:pStyle w:val="Code"/>
        <w:rPr>
          <w:highlight w:val="white"/>
          <w:lang w:val="en-GB"/>
        </w:rPr>
      </w:pPr>
      <w:r w:rsidRPr="00D822A3">
        <w:rPr>
          <w:highlight w:val="white"/>
          <w:lang w:val="en-GB"/>
        </w:rPr>
        <w:t xml:space="preserve">    }</w:t>
      </w:r>
    </w:p>
    <w:p w14:paraId="575299EA" w14:textId="77777777" w:rsidR="000644C3" w:rsidRPr="00D822A3" w:rsidRDefault="000644C3" w:rsidP="00390D2A">
      <w:pPr>
        <w:pStyle w:val="Code"/>
        <w:rPr>
          <w:highlight w:val="white"/>
          <w:lang w:val="en-GB"/>
        </w:rPr>
      </w:pPr>
      <w:r w:rsidRPr="00D822A3">
        <w:rPr>
          <w:highlight w:val="white"/>
          <w:lang w:val="en-GB"/>
        </w:rPr>
        <w:t xml:space="preserve">  }</w:t>
      </w:r>
    </w:p>
    <w:p w14:paraId="16E77B5B" w14:textId="77777777" w:rsidR="000644C3" w:rsidRPr="00D822A3" w:rsidRDefault="000644C3" w:rsidP="00390D2A">
      <w:pPr>
        <w:pStyle w:val="Code"/>
        <w:rPr>
          <w:highlight w:val="white"/>
          <w:lang w:val="en-GB"/>
        </w:rPr>
      </w:pPr>
    </w:p>
    <w:p w14:paraId="49740143" w14:textId="77777777" w:rsidR="000644C3" w:rsidRPr="00D822A3" w:rsidRDefault="000644C3" w:rsidP="00390D2A">
      <w:pPr>
        <w:pStyle w:val="Code"/>
        <w:rPr>
          <w:highlight w:val="white"/>
          <w:lang w:val="en-GB"/>
        </w:rPr>
      </w:pPr>
      <w:r w:rsidRPr="00D822A3">
        <w:rPr>
          <w:highlight w:val="white"/>
          <w:lang w:val="en-GB"/>
        </w:rPr>
        <w:t xml:space="preserve">  stream-&gt;buffer = buffer;</w:t>
      </w:r>
    </w:p>
    <w:p w14:paraId="026151D1" w14:textId="77777777" w:rsidR="000644C3" w:rsidRPr="00D822A3" w:rsidRDefault="000644C3" w:rsidP="00390D2A">
      <w:pPr>
        <w:pStyle w:val="Code"/>
        <w:rPr>
          <w:highlight w:val="white"/>
          <w:lang w:val="en-GB"/>
        </w:rPr>
      </w:pPr>
      <w:r w:rsidRPr="00D822A3">
        <w:rPr>
          <w:highlight w:val="white"/>
          <w:lang w:val="en-GB"/>
        </w:rPr>
        <w:t xml:space="preserve">  stream-&gt;bufferMode = mode;</w:t>
      </w:r>
    </w:p>
    <w:p w14:paraId="6A8C76AC" w14:textId="77777777" w:rsidR="000644C3" w:rsidRPr="00D822A3" w:rsidRDefault="000644C3" w:rsidP="00390D2A">
      <w:pPr>
        <w:pStyle w:val="Code"/>
        <w:rPr>
          <w:highlight w:val="white"/>
          <w:lang w:val="en-GB"/>
        </w:rPr>
      </w:pPr>
      <w:r w:rsidRPr="00D822A3">
        <w:rPr>
          <w:highlight w:val="white"/>
          <w:lang w:val="en-GB"/>
        </w:rPr>
        <w:t xml:space="preserve">  stream-&gt;bufferMaxSize = size;</w:t>
      </w:r>
    </w:p>
    <w:p w14:paraId="29B183B9" w14:textId="77777777" w:rsidR="000644C3" w:rsidRPr="00D822A3" w:rsidRDefault="000644C3" w:rsidP="00390D2A">
      <w:pPr>
        <w:pStyle w:val="Code"/>
        <w:rPr>
          <w:highlight w:val="white"/>
          <w:lang w:val="en-GB"/>
        </w:rPr>
      </w:pPr>
      <w:r w:rsidRPr="00D822A3">
        <w:rPr>
          <w:highlight w:val="white"/>
          <w:lang w:val="en-GB"/>
        </w:rPr>
        <w:t xml:space="preserve">  return 0;*/</w:t>
      </w:r>
    </w:p>
    <w:p w14:paraId="1A171585" w14:textId="77777777" w:rsidR="000644C3" w:rsidRPr="00D822A3" w:rsidRDefault="000644C3" w:rsidP="00390D2A">
      <w:pPr>
        <w:pStyle w:val="Code"/>
        <w:rPr>
          <w:highlight w:val="white"/>
          <w:lang w:val="en-GB"/>
        </w:rPr>
      </w:pPr>
      <w:r w:rsidRPr="00D822A3">
        <w:rPr>
          <w:highlight w:val="white"/>
          <w:lang w:val="en-GB"/>
        </w:rPr>
        <w:t>}</w:t>
      </w:r>
    </w:p>
    <w:p w14:paraId="02A14378" w14:textId="77777777" w:rsidR="000644C3" w:rsidRPr="00D822A3" w:rsidRDefault="000644C3" w:rsidP="00390D2A">
      <w:pPr>
        <w:pStyle w:val="Code"/>
        <w:rPr>
          <w:highlight w:val="white"/>
          <w:lang w:val="en-GB"/>
        </w:rPr>
      </w:pPr>
    </w:p>
    <w:p w14:paraId="7FA61640" w14:textId="77777777" w:rsidR="000644C3" w:rsidRPr="00D822A3" w:rsidRDefault="000644C3" w:rsidP="00390D2A">
      <w:pPr>
        <w:pStyle w:val="Code"/>
        <w:rPr>
          <w:highlight w:val="white"/>
          <w:lang w:val="en-GB"/>
        </w:rPr>
      </w:pPr>
      <w:r w:rsidRPr="00D822A3">
        <w:rPr>
          <w:highlight w:val="white"/>
          <w:lang w:val="en-GB"/>
        </w:rPr>
        <w:t>void setbuf(FILE* /* stream */, char* /* buffer */) {</w:t>
      </w:r>
    </w:p>
    <w:p w14:paraId="21B09648" w14:textId="77777777" w:rsidR="000644C3" w:rsidRPr="00D822A3" w:rsidRDefault="000644C3" w:rsidP="00390D2A">
      <w:pPr>
        <w:pStyle w:val="Code"/>
        <w:rPr>
          <w:highlight w:val="white"/>
          <w:lang w:val="en-GB"/>
        </w:rPr>
      </w:pPr>
      <w:r w:rsidRPr="00D822A3">
        <w:rPr>
          <w:highlight w:val="white"/>
          <w:lang w:val="en-GB"/>
        </w:rPr>
        <w:t>/*</w:t>
      </w:r>
    </w:p>
    <w:p w14:paraId="0E820A79"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2DD86DEB" w14:textId="77777777" w:rsidR="000644C3" w:rsidRPr="00D822A3" w:rsidRDefault="000644C3" w:rsidP="00390D2A">
      <w:pPr>
        <w:pStyle w:val="Code"/>
        <w:rPr>
          <w:highlight w:val="white"/>
          <w:lang w:val="en-GB"/>
        </w:rPr>
      </w:pPr>
      <w:r w:rsidRPr="00D822A3">
        <w:rPr>
          <w:highlight w:val="white"/>
          <w:lang w:val="en-GB"/>
        </w:rPr>
        <w:t xml:space="preserve">    free(stream-&gt;buffer);</w:t>
      </w:r>
    </w:p>
    <w:p w14:paraId="62FD9F6B" w14:textId="77777777" w:rsidR="000644C3" w:rsidRPr="00D822A3" w:rsidRDefault="000644C3" w:rsidP="00390D2A">
      <w:pPr>
        <w:pStyle w:val="Code"/>
        <w:rPr>
          <w:highlight w:val="white"/>
          <w:lang w:val="en-GB"/>
        </w:rPr>
      </w:pPr>
      <w:r w:rsidRPr="00D822A3">
        <w:rPr>
          <w:highlight w:val="white"/>
          <w:lang w:val="en-GB"/>
        </w:rPr>
        <w:t xml:space="preserve">    stream-&gt;buffer = NULL;</w:t>
      </w:r>
    </w:p>
    <w:p w14:paraId="36D9BDEA" w14:textId="77777777" w:rsidR="000644C3" w:rsidRPr="00D822A3" w:rsidRDefault="000644C3" w:rsidP="00390D2A">
      <w:pPr>
        <w:pStyle w:val="Code"/>
        <w:rPr>
          <w:highlight w:val="white"/>
          <w:lang w:val="en-GB"/>
        </w:rPr>
      </w:pPr>
      <w:r w:rsidRPr="00D822A3">
        <w:rPr>
          <w:highlight w:val="white"/>
          <w:lang w:val="en-GB"/>
        </w:rPr>
        <w:t xml:space="preserve">    stream-&gt;bufferMode = _IONBF;</w:t>
      </w:r>
    </w:p>
    <w:p w14:paraId="5A577F04" w14:textId="77777777" w:rsidR="000644C3" w:rsidRPr="00D822A3" w:rsidRDefault="000644C3" w:rsidP="00390D2A">
      <w:pPr>
        <w:pStyle w:val="Code"/>
        <w:rPr>
          <w:highlight w:val="white"/>
          <w:lang w:val="en-GB"/>
        </w:rPr>
      </w:pPr>
      <w:r w:rsidRPr="00D822A3">
        <w:rPr>
          <w:highlight w:val="white"/>
          <w:lang w:val="en-GB"/>
        </w:rPr>
        <w:t xml:space="preserve">  }</w:t>
      </w:r>
    </w:p>
    <w:p w14:paraId="69B0A174" w14:textId="77777777" w:rsidR="000644C3" w:rsidRPr="00D822A3" w:rsidRDefault="000644C3" w:rsidP="00390D2A">
      <w:pPr>
        <w:pStyle w:val="Code"/>
        <w:rPr>
          <w:highlight w:val="white"/>
          <w:lang w:val="en-GB"/>
        </w:rPr>
      </w:pPr>
      <w:r w:rsidRPr="00D822A3">
        <w:rPr>
          <w:highlight w:val="white"/>
          <w:lang w:val="en-GB"/>
        </w:rPr>
        <w:t xml:space="preserve">  else {</w:t>
      </w:r>
    </w:p>
    <w:p w14:paraId="382ED9A6" w14:textId="77777777" w:rsidR="000644C3" w:rsidRPr="00D822A3" w:rsidRDefault="000644C3" w:rsidP="00390D2A">
      <w:pPr>
        <w:pStyle w:val="Code"/>
        <w:rPr>
          <w:highlight w:val="white"/>
          <w:lang w:val="en-GB"/>
        </w:rPr>
      </w:pPr>
      <w:r w:rsidRPr="00D822A3">
        <w:rPr>
          <w:highlight w:val="white"/>
          <w:lang w:val="en-GB"/>
        </w:rPr>
        <w:t xml:space="preserve">    setvbuf(stream, buffer, _IOFBF, BUFSIZ);</w:t>
      </w:r>
    </w:p>
    <w:p w14:paraId="78608E77" w14:textId="77777777" w:rsidR="000644C3" w:rsidRPr="00D822A3" w:rsidRDefault="000644C3" w:rsidP="00390D2A">
      <w:pPr>
        <w:pStyle w:val="Code"/>
        <w:rPr>
          <w:highlight w:val="white"/>
          <w:lang w:val="en-GB"/>
        </w:rPr>
      </w:pPr>
      <w:r w:rsidRPr="00D822A3">
        <w:rPr>
          <w:highlight w:val="white"/>
          <w:lang w:val="en-GB"/>
        </w:rPr>
        <w:t xml:space="preserve">  }*/</w:t>
      </w:r>
    </w:p>
    <w:p w14:paraId="2B467147" w14:textId="77777777" w:rsidR="000644C3" w:rsidRPr="00D822A3" w:rsidRDefault="000644C3" w:rsidP="00390D2A">
      <w:pPr>
        <w:pStyle w:val="Code"/>
        <w:rPr>
          <w:highlight w:val="white"/>
          <w:lang w:val="en-GB"/>
        </w:rPr>
      </w:pPr>
      <w:r w:rsidRPr="00D822A3">
        <w:rPr>
          <w:highlight w:val="white"/>
          <w:lang w:val="en-GB"/>
        </w:rPr>
        <w:t>}</w:t>
      </w:r>
    </w:p>
    <w:p w14:paraId="6D37C9E7" w14:textId="77777777" w:rsidR="00EC0A27" w:rsidRPr="00D822A3" w:rsidRDefault="00EC0A27" w:rsidP="00390D2A">
      <w:pPr>
        <w:pStyle w:val="Code"/>
        <w:rPr>
          <w:highlight w:val="white"/>
          <w:lang w:val="en-GB"/>
        </w:rPr>
      </w:pPr>
    </w:p>
    <w:p w14:paraId="28E9D8B5" w14:textId="527BAA0E" w:rsidR="000644C3" w:rsidRPr="00D822A3" w:rsidRDefault="000644C3" w:rsidP="00390D2A">
      <w:pPr>
        <w:pStyle w:val="Code"/>
        <w:rPr>
          <w:highlight w:val="white"/>
          <w:lang w:val="en-GB"/>
        </w:rPr>
      </w:pPr>
      <w:r w:rsidRPr="00D822A3">
        <w:rPr>
          <w:highlight w:val="white"/>
          <w:lang w:val="en-GB"/>
        </w:rPr>
        <w:t>int fgetc(FILE* stream) {</w:t>
      </w:r>
    </w:p>
    <w:p w14:paraId="2E2B52B9" w14:textId="77777777" w:rsidR="000644C3" w:rsidRPr="00D822A3" w:rsidRDefault="000644C3" w:rsidP="00390D2A">
      <w:pPr>
        <w:pStyle w:val="Code"/>
        <w:rPr>
          <w:highlight w:val="white"/>
          <w:lang w:val="en-GB"/>
        </w:rPr>
      </w:pPr>
      <w:r w:rsidRPr="00D822A3">
        <w:rPr>
          <w:highlight w:val="white"/>
          <w:lang w:val="en-GB"/>
        </w:rPr>
        <w:t xml:space="preserve">  char c = '\0';</w:t>
      </w:r>
    </w:p>
    <w:p w14:paraId="4F115B2C" w14:textId="77777777" w:rsidR="000644C3" w:rsidRPr="00D822A3" w:rsidRDefault="000644C3" w:rsidP="00390D2A">
      <w:pPr>
        <w:pStyle w:val="Code"/>
        <w:rPr>
          <w:highlight w:val="white"/>
          <w:lang w:val="en-GB"/>
        </w:rPr>
      </w:pPr>
    </w:p>
    <w:p w14:paraId="67E38A43" w14:textId="77777777" w:rsidR="000644C3" w:rsidRPr="00D822A3" w:rsidRDefault="000644C3" w:rsidP="00390D2A">
      <w:pPr>
        <w:pStyle w:val="Code"/>
        <w:rPr>
          <w:highlight w:val="white"/>
          <w:lang w:val="en-GB"/>
        </w:rPr>
      </w:pPr>
      <w:r w:rsidRPr="00D822A3">
        <w:rPr>
          <w:highlight w:val="white"/>
          <w:lang w:val="en-GB"/>
        </w:rPr>
        <w:t xml:space="preserve">  if (fread(&amp;c, sizeof (char), 1, stream) &gt; 0) {</w:t>
      </w:r>
    </w:p>
    <w:p w14:paraId="1F3C2008" w14:textId="77777777" w:rsidR="000644C3" w:rsidRPr="00D822A3" w:rsidRDefault="000644C3" w:rsidP="00390D2A">
      <w:pPr>
        <w:pStyle w:val="Code"/>
        <w:rPr>
          <w:highlight w:val="white"/>
          <w:lang w:val="en-GB"/>
        </w:rPr>
      </w:pPr>
      <w:r w:rsidRPr="00D822A3">
        <w:rPr>
          <w:highlight w:val="white"/>
          <w:lang w:val="en-GB"/>
        </w:rPr>
        <w:t xml:space="preserve">    return (int) c;</w:t>
      </w:r>
    </w:p>
    <w:p w14:paraId="60A597C4" w14:textId="77777777" w:rsidR="000644C3" w:rsidRPr="00D822A3" w:rsidRDefault="000644C3" w:rsidP="00390D2A">
      <w:pPr>
        <w:pStyle w:val="Code"/>
        <w:rPr>
          <w:highlight w:val="white"/>
          <w:lang w:val="en-GB"/>
        </w:rPr>
      </w:pPr>
      <w:r w:rsidRPr="00D822A3">
        <w:rPr>
          <w:highlight w:val="white"/>
          <w:lang w:val="en-GB"/>
        </w:rPr>
        <w:t xml:space="preserve">  }</w:t>
      </w:r>
    </w:p>
    <w:p w14:paraId="4BBC1145" w14:textId="77777777" w:rsidR="000644C3" w:rsidRPr="00D822A3" w:rsidRDefault="000644C3" w:rsidP="00390D2A">
      <w:pPr>
        <w:pStyle w:val="Code"/>
        <w:rPr>
          <w:highlight w:val="white"/>
          <w:lang w:val="en-GB"/>
        </w:rPr>
      </w:pPr>
    </w:p>
    <w:p w14:paraId="08EF6075" w14:textId="77777777" w:rsidR="000644C3" w:rsidRPr="00D822A3" w:rsidRDefault="000644C3" w:rsidP="00390D2A">
      <w:pPr>
        <w:pStyle w:val="Code"/>
        <w:rPr>
          <w:highlight w:val="white"/>
          <w:lang w:val="en-GB"/>
        </w:rPr>
      </w:pPr>
      <w:r w:rsidRPr="00D822A3">
        <w:rPr>
          <w:highlight w:val="white"/>
          <w:lang w:val="en-GB"/>
        </w:rPr>
        <w:t xml:space="preserve">  return EOF;</w:t>
      </w:r>
    </w:p>
    <w:p w14:paraId="62541A8E" w14:textId="77777777" w:rsidR="000644C3" w:rsidRPr="00D822A3" w:rsidRDefault="000644C3" w:rsidP="00390D2A">
      <w:pPr>
        <w:pStyle w:val="Code"/>
        <w:rPr>
          <w:highlight w:val="white"/>
          <w:lang w:val="en-GB"/>
        </w:rPr>
      </w:pPr>
      <w:r w:rsidRPr="00D822A3">
        <w:rPr>
          <w:highlight w:val="white"/>
          <w:lang w:val="en-GB"/>
        </w:rPr>
        <w:t>}</w:t>
      </w:r>
    </w:p>
    <w:p w14:paraId="4F8BA050" w14:textId="77777777" w:rsidR="000644C3" w:rsidRPr="00D822A3" w:rsidRDefault="000644C3" w:rsidP="00390D2A">
      <w:pPr>
        <w:pStyle w:val="Code"/>
        <w:rPr>
          <w:highlight w:val="white"/>
          <w:lang w:val="en-GB"/>
        </w:rPr>
      </w:pPr>
    </w:p>
    <w:p w14:paraId="3A91F807" w14:textId="77777777" w:rsidR="000644C3" w:rsidRPr="00D822A3" w:rsidRDefault="000644C3" w:rsidP="00390D2A">
      <w:pPr>
        <w:pStyle w:val="Code"/>
        <w:rPr>
          <w:highlight w:val="white"/>
          <w:lang w:val="en-GB"/>
        </w:rPr>
      </w:pPr>
      <w:r w:rsidRPr="00D822A3">
        <w:rPr>
          <w:highlight w:val="white"/>
          <w:lang w:val="en-GB"/>
        </w:rPr>
        <w:t>char* fgets(char* text, int size, FILE* stream) {</w:t>
      </w:r>
    </w:p>
    <w:p w14:paraId="0CE4EBA7" w14:textId="77777777" w:rsidR="000644C3" w:rsidRPr="00D822A3" w:rsidRDefault="000644C3" w:rsidP="00390D2A">
      <w:pPr>
        <w:pStyle w:val="Code"/>
        <w:rPr>
          <w:highlight w:val="white"/>
          <w:lang w:val="en-GB"/>
        </w:rPr>
      </w:pPr>
      <w:r w:rsidRPr="00D822A3">
        <w:rPr>
          <w:highlight w:val="white"/>
          <w:lang w:val="en-GB"/>
        </w:rPr>
        <w:t xml:space="preserve">  int count = 0;</w:t>
      </w:r>
    </w:p>
    <w:p w14:paraId="4531279B" w14:textId="77777777" w:rsidR="000644C3" w:rsidRPr="00D822A3" w:rsidRDefault="000644C3" w:rsidP="00390D2A">
      <w:pPr>
        <w:pStyle w:val="Code"/>
        <w:rPr>
          <w:highlight w:val="white"/>
          <w:lang w:val="en-GB"/>
        </w:rPr>
      </w:pPr>
      <w:r w:rsidRPr="00D822A3">
        <w:rPr>
          <w:highlight w:val="white"/>
          <w:lang w:val="en-GB"/>
        </w:rPr>
        <w:t xml:space="preserve">  char prevChar = '\0';</w:t>
      </w:r>
    </w:p>
    <w:p w14:paraId="09C93928" w14:textId="77777777" w:rsidR="000644C3" w:rsidRPr="00D822A3" w:rsidRDefault="000644C3" w:rsidP="00390D2A">
      <w:pPr>
        <w:pStyle w:val="Code"/>
        <w:rPr>
          <w:highlight w:val="white"/>
          <w:lang w:val="en-GB"/>
        </w:rPr>
      </w:pPr>
    </w:p>
    <w:p w14:paraId="07A270D4" w14:textId="77777777" w:rsidR="000644C3" w:rsidRPr="00D822A3" w:rsidRDefault="000644C3" w:rsidP="00390D2A">
      <w:pPr>
        <w:pStyle w:val="Code"/>
        <w:rPr>
          <w:highlight w:val="white"/>
          <w:lang w:val="en-GB"/>
        </w:rPr>
      </w:pPr>
      <w:r w:rsidRPr="00D822A3">
        <w:rPr>
          <w:highlight w:val="white"/>
          <w:lang w:val="en-GB"/>
        </w:rPr>
        <w:t xml:space="preserve">  while ((count &lt; (size - 1))) {</w:t>
      </w:r>
    </w:p>
    <w:p w14:paraId="7DCF1874" w14:textId="77777777" w:rsidR="000644C3" w:rsidRPr="00D822A3" w:rsidRDefault="000644C3" w:rsidP="00390D2A">
      <w:pPr>
        <w:pStyle w:val="Code"/>
        <w:rPr>
          <w:highlight w:val="white"/>
          <w:lang w:val="en-GB"/>
        </w:rPr>
      </w:pPr>
      <w:r w:rsidRPr="00D822A3">
        <w:rPr>
          <w:highlight w:val="white"/>
          <w:lang w:val="en-GB"/>
        </w:rPr>
        <w:t xml:space="preserve">    char currChar = '\0';</w:t>
      </w:r>
    </w:p>
    <w:p w14:paraId="0CEA1720" w14:textId="77777777" w:rsidR="000644C3" w:rsidRPr="00D822A3" w:rsidRDefault="000644C3" w:rsidP="00390D2A">
      <w:pPr>
        <w:pStyle w:val="Code"/>
        <w:rPr>
          <w:highlight w:val="white"/>
          <w:lang w:val="en-GB"/>
        </w:rPr>
      </w:pPr>
      <w:r w:rsidRPr="00D822A3">
        <w:rPr>
          <w:highlight w:val="white"/>
          <w:lang w:val="en-GB"/>
        </w:rPr>
        <w:t xml:space="preserve">    fscanf(stream, "%c", &amp;currChar);</w:t>
      </w:r>
    </w:p>
    <w:p w14:paraId="0B85D935" w14:textId="77777777" w:rsidR="000644C3" w:rsidRPr="00D822A3" w:rsidRDefault="000644C3" w:rsidP="00390D2A">
      <w:pPr>
        <w:pStyle w:val="Code"/>
        <w:rPr>
          <w:highlight w:val="white"/>
          <w:lang w:val="en-GB"/>
        </w:rPr>
      </w:pPr>
    </w:p>
    <w:p w14:paraId="28EA6AAC"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440B069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6090BAC" w14:textId="77777777" w:rsidR="000644C3" w:rsidRPr="00D822A3" w:rsidRDefault="000644C3" w:rsidP="00390D2A">
      <w:pPr>
        <w:pStyle w:val="Code"/>
        <w:rPr>
          <w:highlight w:val="white"/>
          <w:lang w:val="en-GB"/>
        </w:rPr>
      </w:pPr>
      <w:r w:rsidRPr="00D822A3">
        <w:rPr>
          <w:highlight w:val="white"/>
          <w:lang w:val="en-GB"/>
        </w:rPr>
        <w:t xml:space="preserve">      break;</w:t>
      </w:r>
    </w:p>
    <w:p w14:paraId="5411BB7F" w14:textId="77777777" w:rsidR="000644C3" w:rsidRPr="00D822A3" w:rsidRDefault="000644C3" w:rsidP="00390D2A">
      <w:pPr>
        <w:pStyle w:val="Code"/>
        <w:rPr>
          <w:highlight w:val="white"/>
          <w:lang w:val="en-GB"/>
        </w:rPr>
      </w:pPr>
      <w:r w:rsidRPr="00D822A3">
        <w:rPr>
          <w:highlight w:val="white"/>
          <w:lang w:val="en-GB"/>
        </w:rPr>
        <w:t xml:space="preserve">    }</w:t>
      </w:r>
    </w:p>
    <w:p w14:paraId="4752D446" w14:textId="77777777" w:rsidR="000644C3" w:rsidRPr="00D822A3" w:rsidRDefault="000644C3" w:rsidP="00390D2A">
      <w:pPr>
        <w:pStyle w:val="Code"/>
        <w:rPr>
          <w:highlight w:val="white"/>
          <w:lang w:val="en-GB"/>
        </w:rPr>
      </w:pPr>
    </w:p>
    <w:p w14:paraId="4FA652CD"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3AC3665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53A6967" w14:textId="77777777" w:rsidR="000644C3" w:rsidRPr="00D822A3" w:rsidRDefault="000644C3" w:rsidP="00390D2A">
      <w:pPr>
        <w:pStyle w:val="Code"/>
        <w:rPr>
          <w:highlight w:val="white"/>
          <w:lang w:val="en-GB"/>
        </w:rPr>
      </w:pPr>
      <w:r w:rsidRPr="00D822A3">
        <w:rPr>
          <w:highlight w:val="white"/>
          <w:lang w:val="en-GB"/>
        </w:rPr>
        <w:t xml:space="preserve">      break;</w:t>
      </w:r>
    </w:p>
    <w:p w14:paraId="5CEA8509" w14:textId="77777777" w:rsidR="000644C3" w:rsidRPr="00D822A3" w:rsidRDefault="000644C3" w:rsidP="00390D2A">
      <w:pPr>
        <w:pStyle w:val="Code"/>
        <w:rPr>
          <w:highlight w:val="white"/>
          <w:lang w:val="en-GB"/>
        </w:rPr>
      </w:pPr>
      <w:r w:rsidRPr="00D822A3">
        <w:rPr>
          <w:highlight w:val="white"/>
          <w:lang w:val="en-GB"/>
        </w:rPr>
        <w:t xml:space="preserve">    }</w:t>
      </w:r>
    </w:p>
    <w:p w14:paraId="2BFE8469" w14:textId="77777777" w:rsidR="000644C3" w:rsidRPr="00D822A3" w:rsidRDefault="000644C3" w:rsidP="00390D2A">
      <w:pPr>
        <w:pStyle w:val="Code"/>
        <w:rPr>
          <w:highlight w:val="white"/>
          <w:lang w:val="en-GB"/>
        </w:rPr>
      </w:pPr>
    </w:p>
    <w:p w14:paraId="5E2A7753" w14:textId="77777777" w:rsidR="000644C3" w:rsidRPr="00D822A3" w:rsidRDefault="000644C3" w:rsidP="00390D2A">
      <w:pPr>
        <w:pStyle w:val="Code"/>
        <w:rPr>
          <w:highlight w:val="white"/>
          <w:lang w:val="en-GB"/>
        </w:rPr>
      </w:pPr>
      <w:r w:rsidRPr="00D822A3">
        <w:rPr>
          <w:highlight w:val="white"/>
          <w:lang w:val="en-GB"/>
        </w:rPr>
        <w:t xml:space="preserve">    if (currChar == EOF) {</w:t>
      </w:r>
    </w:p>
    <w:p w14:paraId="1E309A6C"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49A0F0F5" w14:textId="77777777" w:rsidR="000644C3" w:rsidRPr="00D822A3" w:rsidRDefault="000644C3" w:rsidP="00390D2A">
      <w:pPr>
        <w:pStyle w:val="Code"/>
        <w:rPr>
          <w:highlight w:val="white"/>
          <w:lang w:val="en-GB"/>
        </w:rPr>
      </w:pPr>
      <w:r w:rsidRPr="00D822A3">
        <w:rPr>
          <w:highlight w:val="white"/>
          <w:lang w:val="en-GB"/>
        </w:rPr>
        <w:t xml:space="preserve">      break;</w:t>
      </w:r>
    </w:p>
    <w:p w14:paraId="3E48CB09" w14:textId="77777777" w:rsidR="000644C3" w:rsidRPr="00D822A3" w:rsidRDefault="000644C3" w:rsidP="00390D2A">
      <w:pPr>
        <w:pStyle w:val="Code"/>
        <w:rPr>
          <w:highlight w:val="white"/>
          <w:lang w:val="en-GB"/>
        </w:rPr>
      </w:pPr>
      <w:r w:rsidRPr="00D822A3">
        <w:rPr>
          <w:highlight w:val="white"/>
          <w:lang w:val="en-GB"/>
        </w:rPr>
        <w:t xml:space="preserve">    }</w:t>
      </w:r>
    </w:p>
    <w:p w14:paraId="09A1DE8E" w14:textId="77777777" w:rsidR="000644C3" w:rsidRPr="00D822A3" w:rsidRDefault="000644C3" w:rsidP="00390D2A">
      <w:pPr>
        <w:pStyle w:val="Code"/>
        <w:rPr>
          <w:highlight w:val="white"/>
          <w:lang w:val="en-GB"/>
        </w:rPr>
      </w:pPr>
      <w:r w:rsidRPr="00D822A3">
        <w:rPr>
          <w:highlight w:val="white"/>
          <w:lang w:val="en-GB"/>
        </w:rPr>
        <w:t xml:space="preserve">    </w:t>
      </w:r>
    </w:p>
    <w:p w14:paraId="21E3AF9A" w14:textId="77777777" w:rsidR="000644C3" w:rsidRPr="00D822A3" w:rsidRDefault="000644C3" w:rsidP="00390D2A">
      <w:pPr>
        <w:pStyle w:val="Code"/>
        <w:rPr>
          <w:highlight w:val="white"/>
          <w:lang w:val="en-GB"/>
        </w:rPr>
      </w:pPr>
      <w:r w:rsidRPr="00D822A3">
        <w:rPr>
          <w:highlight w:val="white"/>
          <w:lang w:val="en-GB"/>
        </w:rPr>
        <w:t xml:space="preserve">    if ((currChar != '\r') &amp;&amp; (currChar != '\n')) {</w:t>
      </w:r>
    </w:p>
    <w:p w14:paraId="36D45B65" w14:textId="77777777" w:rsidR="000644C3" w:rsidRPr="00D822A3" w:rsidRDefault="000644C3" w:rsidP="00390D2A">
      <w:pPr>
        <w:pStyle w:val="Code"/>
        <w:rPr>
          <w:highlight w:val="white"/>
          <w:lang w:val="en-GB"/>
        </w:rPr>
      </w:pPr>
      <w:r w:rsidRPr="00D822A3">
        <w:rPr>
          <w:highlight w:val="white"/>
          <w:lang w:val="en-GB"/>
        </w:rPr>
        <w:t xml:space="preserve">      text[count++] = currChar;</w:t>
      </w:r>
    </w:p>
    <w:p w14:paraId="0BC3113A" w14:textId="77777777" w:rsidR="000644C3" w:rsidRPr="00D822A3" w:rsidRDefault="000644C3" w:rsidP="00390D2A">
      <w:pPr>
        <w:pStyle w:val="Code"/>
        <w:rPr>
          <w:highlight w:val="white"/>
          <w:lang w:val="en-GB"/>
        </w:rPr>
      </w:pPr>
      <w:r w:rsidRPr="00D822A3">
        <w:rPr>
          <w:highlight w:val="white"/>
          <w:lang w:val="en-GB"/>
        </w:rPr>
        <w:t xml:space="preserve">    }</w:t>
      </w:r>
    </w:p>
    <w:p w14:paraId="5578A840" w14:textId="77777777" w:rsidR="000644C3" w:rsidRPr="00D822A3" w:rsidRDefault="000644C3" w:rsidP="00390D2A">
      <w:pPr>
        <w:pStyle w:val="Code"/>
        <w:rPr>
          <w:highlight w:val="white"/>
          <w:lang w:val="en-GB"/>
        </w:rPr>
      </w:pPr>
    </w:p>
    <w:p w14:paraId="10DB7259" w14:textId="77777777" w:rsidR="000644C3" w:rsidRPr="00D822A3" w:rsidRDefault="000644C3" w:rsidP="00390D2A">
      <w:pPr>
        <w:pStyle w:val="Code"/>
        <w:rPr>
          <w:highlight w:val="white"/>
          <w:lang w:val="en-GB"/>
        </w:rPr>
      </w:pPr>
      <w:r w:rsidRPr="00D822A3">
        <w:rPr>
          <w:highlight w:val="white"/>
          <w:lang w:val="en-GB"/>
        </w:rPr>
        <w:t xml:space="preserve">    prevChar = currChar;</w:t>
      </w:r>
    </w:p>
    <w:p w14:paraId="4DBE84AB" w14:textId="77777777" w:rsidR="000644C3" w:rsidRPr="00D822A3" w:rsidRDefault="000644C3" w:rsidP="00390D2A">
      <w:pPr>
        <w:pStyle w:val="Code"/>
        <w:rPr>
          <w:highlight w:val="white"/>
          <w:lang w:val="en-GB"/>
        </w:rPr>
      </w:pPr>
      <w:r w:rsidRPr="00D822A3">
        <w:rPr>
          <w:highlight w:val="white"/>
          <w:lang w:val="en-GB"/>
        </w:rPr>
        <w:t xml:space="preserve">  }</w:t>
      </w:r>
    </w:p>
    <w:p w14:paraId="20F460C6" w14:textId="77777777" w:rsidR="000644C3" w:rsidRPr="00D822A3" w:rsidRDefault="000644C3" w:rsidP="00390D2A">
      <w:pPr>
        <w:pStyle w:val="Code"/>
        <w:rPr>
          <w:highlight w:val="white"/>
          <w:lang w:val="en-GB"/>
        </w:rPr>
      </w:pPr>
    </w:p>
    <w:p w14:paraId="5A315ECD" w14:textId="77777777" w:rsidR="000644C3" w:rsidRPr="00D822A3" w:rsidRDefault="000644C3" w:rsidP="00390D2A">
      <w:pPr>
        <w:pStyle w:val="Code"/>
        <w:rPr>
          <w:highlight w:val="white"/>
          <w:lang w:val="en-GB"/>
        </w:rPr>
      </w:pPr>
      <w:r w:rsidRPr="00D822A3">
        <w:rPr>
          <w:highlight w:val="white"/>
          <w:lang w:val="en-GB"/>
        </w:rPr>
        <w:t xml:space="preserve">  return text;</w:t>
      </w:r>
    </w:p>
    <w:p w14:paraId="330EB444" w14:textId="77777777" w:rsidR="000644C3" w:rsidRPr="00D822A3" w:rsidRDefault="000644C3" w:rsidP="00390D2A">
      <w:pPr>
        <w:pStyle w:val="Code"/>
        <w:rPr>
          <w:highlight w:val="white"/>
          <w:lang w:val="en-GB"/>
        </w:rPr>
      </w:pPr>
      <w:r w:rsidRPr="00D822A3">
        <w:rPr>
          <w:highlight w:val="white"/>
          <w:lang w:val="en-GB"/>
        </w:rPr>
        <w:t>}</w:t>
      </w:r>
    </w:p>
    <w:p w14:paraId="3DB0DF98" w14:textId="77777777" w:rsidR="00C15405" w:rsidRPr="00D822A3" w:rsidRDefault="00C15405" w:rsidP="00390D2A">
      <w:pPr>
        <w:pStyle w:val="Code"/>
        <w:rPr>
          <w:highlight w:val="white"/>
          <w:lang w:val="en-GB"/>
        </w:rPr>
      </w:pPr>
    </w:p>
    <w:p w14:paraId="40D0B211" w14:textId="07720EDD" w:rsidR="000644C3" w:rsidRPr="00D822A3" w:rsidRDefault="000644C3" w:rsidP="00390D2A">
      <w:pPr>
        <w:pStyle w:val="Code"/>
        <w:rPr>
          <w:highlight w:val="white"/>
          <w:lang w:val="en-GB"/>
        </w:rPr>
      </w:pPr>
      <w:r w:rsidRPr="00D822A3">
        <w:rPr>
          <w:highlight w:val="white"/>
          <w:lang w:val="en-GB"/>
        </w:rPr>
        <w:t>int fputs(const char* s, FILE* stream) {</w:t>
      </w:r>
    </w:p>
    <w:p w14:paraId="214C0D52" w14:textId="77777777" w:rsidR="000644C3" w:rsidRPr="00D822A3" w:rsidRDefault="000644C3" w:rsidP="00390D2A">
      <w:pPr>
        <w:pStyle w:val="Code"/>
        <w:rPr>
          <w:highlight w:val="white"/>
          <w:lang w:val="en-GB"/>
        </w:rPr>
      </w:pPr>
      <w:r w:rsidRPr="00D822A3">
        <w:rPr>
          <w:highlight w:val="white"/>
          <w:lang w:val="en-GB"/>
        </w:rPr>
        <w:t xml:space="preserve">  int size = strlen(s) * sizeof (char);</w:t>
      </w:r>
    </w:p>
    <w:p w14:paraId="7DA7BFC7" w14:textId="77777777" w:rsidR="000644C3" w:rsidRPr="00D822A3" w:rsidRDefault="000644C3" w:rsidP="00390D2A">
      <w:pPr>
        <w:pStyle w:val="Code"/>
        <w:rPr>
          <w:highlight w:val="white"/>
          <w:lang w:val="en-GB"/>
        </w:rPr>
      </w:pPr>
      <w:r w:rsidRPr="00D822A3">
        <w:rPr>
          <w:highlight w:val="white"/>
          <w:lang w:val="en-GB"/>
        </w:rPr>
        <w:t xml:space="preserve">  return (fwrite(s, size, 1, stream) == size) ? 0 : EOF;</w:t>
      </w:r>
    </w:p>
    <w:p w14:paraId="27752FF4" w14:textId="77777777" w:rsidR="000644C3" w:rsidRPr="00D822A3" w:rsidRDefault="000644C3" w:rsidP="00390D2A">
      <w:pPr>
        <w:pStyle w:val="Code"/>
        <w:rPr>
          <w:highlight w:val="white"/>
          <w:lang w:val="en-GB"/>
        </w:rPr>
      </w:pPr>
      <w:r w:rsidRPr="00D822A3">
        <w:rPr>
          <w:highlight w:val="white"/>
          <w:lang w:val="en-GB"/>
        </w:rPr>
        <w:t>}</w:t>
      </w:r>
    </w:p>
    <w:p w14:paraId="55BD6474" w14:textId="77777777" w:rsidR="000644C3" w:rsidRPr="00D822A3" w:rsidRDefault="000644C3" w:rsidP="00390D2A">
      <w:pPr>
        <w:pStyle w:val="Code"/>
        <w:rPr>
          <w:highlight w:val="white"/>
          <w:lang w:val="en-GB"/>
        </w:rPr>
      </w:pPr>
    </w:p>
    <w:p w14:paraId="5DC3948C" w14:textId="77777777" w:rsidR="000644C3" w:rsidRPr="00D822A3" w:rsidRDefault="000644C3" w:rsidP="00390D2A">
      <w:pPr>
        <w:pStyle w:val="Code"/>
        <w:rPr>
          <w:highlight w:val="white"/>
          <w:lang w:val="en-GB"/>
        </w:rPr>
      </w:pPr>
      <w:r w:rsidRPr="00D822A3">
        <w:rPr>
          <w:highlight w:val="white"/>
          <w:lang w:val="en-GB"/>
        </w:rPr>
        <w:t>int getchar(void) {</w:t>
      </w:r>
    </w:p>
    <w:p w14:paraId="3326B9F8" w14:textId="77777777" w:rsidR="000644C3" w:rsidRPr="00D822A3" w:rsidRDefault="000644C3" w:rsidP="00390D2A">
      <w:pPr>
        <w:pStyle w:val="Code"/>
        <w:rPr>
          <w:highlight w:val="white"/>
          <w:lang w:val="en-GB"/>
        </w:rPr>
      </w:pPr>
      <w:r w:rsidRPr="00D822A3">
        <w:rPr>
          <w:highlight w:val="white"/>
          <w:lang w:val="en-GB"/>
        </w:rPr>
        <w:t xml:space="preserve">  return fgetc(stdin);</w:t>
      </w:r>
    </w:p>
    <w:p w14:paraId="6FB92347" w14:textId="77777777" w:rsidR="000644C3" w:rsidRPr="00D822A3" w:rsidRDefault="000644C3" w:rsidP="00390D2A">
      <w:pPr>
        <w:pStyle w:val="Code"/>
        <w:rPr>
          <w:highlight w:val="white"/>
          <w:lang w:val="en-GB"/>
        </w:rPr>
      </w:pPr>
      <w:r w:rsidRPr="00D822A3">
        <w:rPr>
          <w:highlight w:val="white"/>
          <w:lang w:val="en-GB"/>
        </w:rPr>
        <w:t>}</w:t>
      </w:r>
    </w:p>
    <w:p w14:paraId="2C8B3FDF" w14:textId="77777777" w:rsidR="000644C3" w:rsidRPr="00D822A3" w:rsidRDefault="000644C3" w:rsidP="00390D2A">
      <w:pPr>
        <w:pStyle w:val="Code"/>
        <w:rPr>
          <w:highlight w:val="white"/>
          <w:lang w:val="en-GB"/>
        </w:rPr>
      </w:pPr>
    </w:p>
    <w:p w14:paraId="751E2932" w14:textId="77777777" w:rsidR="000644C3" w:rsidRPr="00D822A3" w:rsidRDefault="000644C3" w:rsidP="00390D2A">
      <w:pPr>
        <w:pStyle w:val="Code"/>
        <w:rPr>
          <w:highlight w:val="white"/>
          <w:lang w:val="en-GB"/>
        </w:rPr>
      </w:pPr>
      <w:r w:rsidRPr="00D822A3">
        <w:rPr>
          <w:highlight w:val="white"/>
          <w:lang w:val="en-GB"/>
        </w:rPr>
        <w:t>char* gets(char* s) {</w:t>
      </w:r>
    </w:p>
    <w:p w14:paraId="211F658B" w14:textId="77777777" w:rsidR="000644C3" w:rsidRPr="00D822A3" w:rsidRDefault="000644C3" w:rsidP="00390D2A">
      <w:pPr>
        <w:pStyle w:val="Code"/>
        <w:rPr>
          <w:highlight w:val="white"/>
          <w:lang w:val="en-GB"/>
        </w:rPr>
      </w:pPr>
      <w:r w:rsidRPr="00D822A3">
        <w:rPr>
          <w:highlight w:val="white"/>
          <w:lang w:val="en-GB"/>
        </w:rPr>
        <w:t xml:space="preserve">  if (fgets(s, -1, stdin) != NULL) {</w:t>
      </w:r>
    </w:p>
    <w:p w14:paraId="4C873B12" w14:textId="77777777" w:rsidR="000644C3" w:rsidRPr="00D822A3" w:rsidRDefault="000644C3" w:rsidP="00390D2A">
      <w:pPr>
        <w:pStyle w:val="Code"/>
        <w:rPr>
          <w:highlight w:val="white"/>
          <w:lang w:val="en-GB"/>
        </w:rPr>
      </w:pPr>
      <w:r w:rsidRPr="00D822A3">
        <w:rPr>
          <w:highlight w:val="white"/>
          <w:lang w:val="en-GB"/>
        </w:rPr>
        <w:t xml:space="preserve">    int size = strlen(s);</w:t>
      </w:r>
    </w:p>
    <w:p w14:paraId="7AF1F681" w14:textId="77777777" w:rsidR="000644C3" w:rsidRPr="00D822A3" w:rsidRDefault="000644C3" w:rsidP="00390D2A">
      <w:pPr>
        <w:pStyle w:val="Code"/>
        <w:rPr>
          <w:highlight w:val="white"/>
          <w:lang w:val="en-GB"/>
        </w:rPr>
      </w:pPr>
    </w:p>
    <w:p w14:paraId="2F8AB251" w14:textId="77777777" w:rsidR="000644C3" w:rsidRPr="00D822A3" w:rsidRDefault="000644C3" w:rsidP="00390D2A">
      <w:pPr>
        <w:pStyle w:val="Code"/>
        <w:rPr>
          <w:highlight w:val="white"/>
          <w:lang w:val="en-GB"/>
        </w:rPr>
      </w:pPr>
      <w:r w:rsidRPr="00D822A3">
        <w:rPr>
          <w:highlight w:val="white"/>
          <w:lang w:val="en-GB"/>
        </w:rPr>
        <w:t xml:space="preserve">    if (size &gt; 0) {</w:t>
      </w:r>
    </w:p>
    <w:p w14:paraId="76E7A636" w14:textId="77777777" w:rsidR="000644C3" w:rsidRPr="00D822A3" w:rsidRDefault="000644C3" w:rsidP="00390D2A">
      <w:pPr>
        <w:pStyle w:val="Code"/>
        <w:rPr>
          <w:highlight w:val="white"/>
          <w:lang w:val="en-GB"/>
        </w:rPr>
      </w:pPr>
      <w:r w:rsidRPr="00D822A3">
        <w:rPr>
          <w:highlight w:val="white"/>
          <w:lang w:val="en-GB"/>
        </w:rPr>
        <w:t xml:space="preserve">      s[size - 1] = '\0';</w:t>
      </w:r>
    </w:p>
    <w:p w14:paraId="2FE06F30" w14:textId="77777777" w:rsidR="000644C3" w:rsidRPr="00D822A3" w:rsidRDefault="000644C3" w:rsidP="00390D2A">
      <w:pPr>
        <w:pStyle w:val="Code"/>
        <w:rPr>
          <w:highlight w:val="white"/>
          <w:lang w:val="en-GB"/>
        </w:rPr>
      </w:pPr>
      <w:r w:rsidRPr="00D822A3">
        <w:rPr>
          <w:highlight w:val="white"/>
          <w:lang w:val="en-GB"/>
        </w:rPr>
        <w:t xml:space="preserve">    }</w:t>
      </w:r>
    </w:p>
    <w:p w14:paraId="50164ACB" w14:textId="77777777" w:rsidR="000644C3" w:rsidRPr="00D822A3" w:rsidRDefault="000644C3" w:rsidP="00390D2A">
      <w:pPr>
        <w:pStyle w:val="Code"/>
        <w:rPr>
          <w:highlight w:val="white"/>
          <w:lang w:val="en-GB"/>
        </w:rPr>
      </w:pPr>
    </w:p>
    <w:p w14:paraId="02403D18" w14:textId="77777777" w:rsidR="000644C3" w:rsidRPr="00D822A3" w:rsidRDefault="000644C3" w:rsidP="00390D2A">
      <w:pPr>
        <w:pStyle w:val="Code"/>
        <w:rPr>
          <w:highlight w:val="white"/>
          <w:lang w:val="en-GB"/>
        </w:rPr>
      </w:pPr>
      <w:r w:rsidRPr="00D822A3">
        <w:rPr>
          <w:highlight w:val="white"/>
          <w:lang w:val="en-GB"/>
        </w:rPr>
        <w:t xml:space="preserve">    return s;</w:t>
      </w:r>
    </w:p>
    <w:p w14:paraId="7574720B" w14:textId="77777777" w:rsidR="000644C3" w:rsidRPr="00D822A3" w:rsidRDefault="000644C3" w:rsidP="00390D2A">
      <w:pPr>
        <w:pStyle w:val="Code"/>
        <w:rPr>
          <w:highlight w:val="white"/>
          <w:lang w:val="en-GB"/>
        </w:rPr>
      </w:pPr>
      <w:r w:rsidRPr="00D822A3">
        <w:rPr>
          <w:highlight w:val="white"/>
          <w:lang w:val="en-GB"/>
        </w:rPr>
        <w:t xml:space="preserve">  }</w:t>
      </w:r>
    </w:p>
    <w:p w14:paraId="0F481646" w14:textId="77777777" w:rsidR="000644C3" w:rsidRPr="00D822A3" w:rsidRDefault="000644C3" w:rsidP="00390D2A">
      <w:pPr>
        <w:pStyle w:val="Code"/>
        <w:rPr>
          <w:highlight w:val="white"/>
          <w:lang w:val="en-GB"/>
        </w:rPr>
      </w:pPr>
      <w:r w:rsidRPr="00D822A3">
        <w:rPr>
          <w:highlight w:val="white"/>
          <w:lang w:val="en-GB"/>
        </w:rPr>
        <w:t xml:space="preserve">  else {</w:t>
      </w:r>
    </w:p>
    <w:p w14:paraId="5B8B32CD" w14:textId="77777777" w:rsidR="000644C3" w:rsidRPr="00D822A3" w:rsidRDefault="000644C3" w:rsidP="00390D2A">
      <w:pPr>
        <w:pStyle w:val="Code"/>
        <w:rPr>
          <w:highlight w:val="white"/>
          <w:lang w:val="en-GB"/>
        </w:rPr>
      </w:pPr>
      <w:r w:rsidRPr="00D822A3">
        <w:rPr>
          <w:highlight w:val="white"/>
          <w:lang w:val="en-GB"/>
        </w:rPr>
        <w:t xml:space="preserve">    return NULL;</w:t>
      </w:r>
    </w:p>
    <w:p w14:paraId="0628C53B" w14:textId="77777777" w:rsidR="000644C3" w:rsidRPr="00D822A3" w:rsidRDefault="000644C3" w:rsidP="00390D2A">
      <w:pPr>
        <w:pStyle w:val="Code"/>
        <w:rPr>
          <w:highlight w:val="white"/>
          <w:lang w:val="en-GB"/>
        </w:rPr>
      </w:pPr>
      <w:r w:rsidRPr="00D822A3">
        <w:rPr>
          <w:highlight w:val="white"/>
          <w:lang w:val="en-GB"/>
        </w:rPr>
        <w:t xml:space="preserve">  }</w:t>
      </w:r>
    </w:p>
    <w:p w14:paraId="65232B58" w14:textId="77777777" w:rsidR="000644C3" w:rsidRPr="00D822A3" w:rsidRDefault="000644C3" w:rsidP="00390D2A">
      <w:pPr>
        <w:pStyle w:val="Code"/>
        <w:rPr>
          <w:highlight w:val="white"/>
          <w:lang w:val="en-GB"/>
        </w:rPr>
      </w:pPr>
      <w:r w:rsidRPr="00D822A3">
        <w:rPr>
          <w:highlight w:val="white"/>
          <w:lang w:val="en-GB"/>
        </w:rPr>
        <w:t>}</w:t>
      </w:r>
    </w:p>
    <w:p w14:paraId="493C5F9B" w14:textId="77777777" w:rsidR="00D11929" w:rsidRPr="00D822A3" w:rsidRDefault="00D11929" w:rsidP="00390D2A">
      <w:pPr>
        <w:pStyle w:val="Code"/>
        <w:rPr>
          <w:highlight w:val="white"/>
          <w:lang w:val="en-GB"/>
        </w:rPr>
      </w:pPr>
    </w:p>
    <w:p w14:paraId="2E6DD450" w14:textId="7FFDDE0C" w:rsidR="000644C3" w:rsidRPr="00D822A3" w:rsidRDefault="000644C3" w:rsidP="00390D2A">
      <w:pPr>
        <w:pStyle w:val="Code"/>
        <w:rPr>
          <w:highlight w:val="white"/>
          <w:lang w:val="en-GB"/>
        </w:rPr>
      </w:pPr>
      <w:r w:rsidRPr="00D822A3">
        <w:rPr>
          <w:highlight w:val="white"/>
          <w:lang w:val="en-GB"/>
        </w:rPr>
        <w:t>int puts(const char* s) {</w:t>
      </w:r>
    </w:p>
    <w:p w14:paraId="4676D761" w14:textId="77777777" w:rsidR="000644C3" w:rsidRPr="00D822A3" w:rsidRDefault="000644C3" w:rsidP="00390D2A">
      <w:pPr>
        <w:pStyle w:val="Code"/>
        <w:rPr>
          <w:highlight w:val="white"/>
          <w:lang w:val="en-GB"/>
        </w:rPr>
      </w:pPr>
      <w:r w:rsidRPr="00D822A3">
        <w:rPr>
          <w:highlight w:val="white"/>
          <w:lang w:val="en-GB"/>
        </w:rPr>
        <w:t xml:space="preserve">  if (fputs(s, stdout) != 0) {</w:t>
      </w:r>
    </w:p>
    <w:p w14:paraId="583187AB" w14:textId="77777777" w:rsidR="000644C3" w:rsidRPr="00D822A3" w:rsidRDefault="000644C3" w:rsidP="00390D2A">
      <w:pPr>
        <w:pStyle w:val="Code"/>
        <w:rPr>
          <w:highlight w:val="white"/>
          <w:lang w:val="en-GB"/>
        </w:rPr>
      </w:pPr>
      <w:r w:rsidRPr="00D822A3">
        <w:rPr>
          <w:highlight w:val="white"/>
          <w:lang w:val="en-GB"/>
        </w:rPr>
        <w:t xml:space="preserve">    return fputc('\n', stdout);</w:t>
      </w:r>
    </w:p>
    <w:p w14:paraId="7F2E8661" w14:textId="77777777" w:rsidR="000644C3" w:rsidRPr="00D822A3" w:rsidRDefault="000644C3" w:rsidP="00390D2A">
      <w:pPr>
        <w:pStyle w:val="Code"/>
        <w:rPr>
          <w:highlight w:val="white"/>
          <w:lang w:val="en-GB"/>
        </w:rPr>
      </w:pPr>
      <w:r w:rsidRPr="00D822A3">
        <w:rPr>
          <w:highlight w:val="white"/>
          <w:lang w:val="en-GB"/>
        </w:rPr>
        <w:t xml:space="preserve">  }</w:t>
      </w:r>
    </w:p>
    <w:p w14:paraId="36E64095" w14:textId="77777777" w:rsidR="000644C3" w:rsidRPr="00D822A3" w:rsidRDefault="000644C3" w:rsidP="00390D2A">
      <w:pPr>
        <w:pStyle w:val="Code"/>
        <w:rPr>
          <w:highlight w:val="white"/>
          <w:lang w:val="en-GB"/>
        </w:rPr>
      </w:pPr>
    </w:p>
    <w:p w14:paraId="3A486C05" w14:textId="77777777" w:rsidR="000644C3" w:rsidRPr="00D822A3" w:rsidRDefault="000644C3" w:rsidP="00390D2A">
      <w:pPr>
        <w:pStyle w:val="Code"/>
        <w:rPr>
          <w:highlight w:val="white"/>
          <w:lang w:val="en-GB"/>
        </w:rPr>
      </w:pPr>
      <w:r w:rsidRPr="00D822A3">
        <w:rPr>
          <w:highlight w:val="white"/>
          <w:lang w:val="en-GB"/>
        </w:rPr>
        <w:t xml:space="preserve">  return EOF;</w:t>
      </w:r>
    </w:p>
    <w:p w14:paraId="0764D822" w14:textId="77777777" w:rsidR="000644C3" w:rsidRPr="00D822A3" w:rsidRDefault="000644C3" w:rsidP="00390D2A">
      <w:pPr>
        <w:pStyle w:val="Code"/>
        <w:rPr>
          <w:highlight w:val="white"/>
          <w:lang w:val="en-GB"/>
        </w:rPr>
      </w:pPr>
      <w:r w:rsidRPr="00D822A3">
        <w:rPr>
          <w:highlight w:val="white"/>
          <w:lang w:val="en-GB"/>
        </w:rPr>
        <w:t>}</w:t>
      </w:r>
    </w:p>
    <w:p w14:paraId="42C43B6F" w14:textId="77777777" w:rsidR="000644C3" w:rsidRPr="00D822A3" w:rsidRDefault="000644C3" w:rsidP="00390D2A">
      <w:pPr>
        <w:pStyle w:val="Code"/>
        <w:rPr>
          <w:highlight w:val="white"/>
          <w:lang w:val="en-GB"/>
        </w:rPr>
      </w:pPr>
    </w:p>
    <w:p w14:paraId="7D28FC2B" w14:textId="77777777" w:rsidR="000644C3" w:rsidRPr="00D822A3" w:rsidRDefault="000644C3" w:rsidP="00390D2A">
      <w:pPr>
        <w:pStyle w:val="Code"/>
        <w:rPr>
          <w:highlight w:val="white"/>
          <w:lang w:val="en-GB"/>
        </w:rPr>
      </w:pPr>
      <w:r w:rsidRPr="00D822A3">
        <w:rPr>
          <w:highlight w:val="white"/>
          <w:lang w:val="en-GB"/>
        </w:rPr>
        <w:t>int ungetc(int c, FILE* stream) {</w:t>
      </w:r>
    </w:p>
    <w:p w14:paraId="285EFE93" w14:textId="77777777" w:rsidR="000644C3" w:rsidRPr="00D822A3" w:rsidRDefault="000644C3" w:rsidP="00390D2A">
      <w:pPr>
        <w:pStyle w:val="Code"/>
        <w:rPr>
          <w:highlight w:val="white"/>
          <w:lang w:val="en-GB"/>
        </w:rPr>
      </w:pPr>
      <w:r w:rsidRPr="00D822A3">
        <w:rPr>
          <w:highlight w:val="white"/>
          <w:lang w:val="en-GB"/>
        </w:rPr>
        <w:t xml:space="preserve">  if (stream-&gt;ungetc != EOF) {</w:t>
      </w:r>
    </w:p>
    <w:p w14:paraId="5F59181B" w14:textId="77777777" w:rsidR="000644C3" w:rsidRPr="00D822A3" w:rsidRDefault="000644C3" w:rsidP="00390D2A">
      <w:pPr>
        <w:pStyle w:val="Code"/>
        <w:rPr>
          <w:highlight w:val="white"/>
          <w:lang w:val="en-GB"/>
        </w:rPr>
      </w:pPr>
      <w:r w:rsidRPr="00D822A3">
        <w:rPr>
          <w:highlight w:val="white"/>
          <w:lang w:val="en-GB"/>
        </w:rPr>
        <w:t xml:space="preserve">    stream-&gt;ungetc = (char) c;</w:t>
      </w:r>
    </w:p>
    <w:p w14:paraId="77FEA151" w14:textId="77777777" w:rsidR="000644C3" w:rsidRPr="00D822A3" w:rsidRDefault="000644C3" w:rsidP="00390D2A">
      <w:pPr>
        <w:pStyle w:val="Code"/>
        <w:rPr>
          <w:highlight w:val="white"/>
          <w:lang w:val="en-GB"/>
        </w:rPr>
      </w:pPr>
      <w:r w:rsidRPr="00D822A3">
        <w:rPr>
          <w:highlight w:val="white"/>
          <w:lang w:val="en-GB"/>
        </w:rPr>
        <w:t xml:space="preserve">  }</w:t>
      </w:r>
    </w:p>
    <w:p w14:paraId="7E7F94A3" w14:textId="77777777" w:rsidR="000644C3" w:rsidRPr="00D822A3" w:rsidRDefault="000644C3" w:rsidP="00390D2A">
      <w:pPr>
        <w:pStyle w:val="Code"/>
        <w:rPr>
          <w:highlight w:val="white"/>
          <w:lang w:val="en-GB"/>
        </w:rPr>
      </w:pPr>
    </w:p>
    <w:p w14:paraId="7F7626EC" w14:textId="77777777" w:rsidR="000644C3" w:rsidRPr="00D822A3" w:rsidRDefault="000644C3" w:rsidP="00390D2A">
      <w:pPr>
        <w:pStyle w:val="Code"/>
        <w:rPr>
          <w:highlight w:val="white"/>
          <w:lang w:val="en-GB"/>
        </w:rPr>
      </w:pPr>
      <w:r w:rsidRPr="00D822A3">
        <w:rPr>
          <w:highlight w:val="white"/>
          <w:lang w:val="en-GB"/>
        </w:rPr>
        <w:t xml:space="preserve">  return c;</w:t>
      </w:r>
    </w:p>
    <w:p w14:paraId="72C039B9" w14:textId="77777777" w:rsidR="000644C3" w:rsidRPr="00D822A3" w:rsidRDefault="000644C3" w:rsidP="00390D2A">
      <w:pPr>
        <w:pStyle w:val="Code"/>
        <w:rPr>
          <w:highlight w:val="white"/>
          <w:lang w:val="en-GB"/>
        </w:rPr>
      </w:pPr>
      <w:r w:rsidRPr="00D822A3">
        <w:rPr>
          <w:highlight w:val="white"/>
          <w:lang w:val="en-GB"/>
        </w:rPr>
        <w:t>}</w:t>
      </w:r>
    </w:p>
    <w:p w14:paraId="53735023" w14:textId="77777777" w:rsidR="000644C3" w:rsidRPr="00D822A3" w:rsidRDefault="000644C3" w:rsidP="00A95198">
      <w:pPr>
        <w:pStyle w:val="Code"/>
        <w:rPr>
          <w:highlight w:val="white"/>
          <w:lang w:val="en-GB"/>
        </w:rPr>
      </w:pPr>
    </w:p>
    <w:p w14:paraId="09D63825" w14:textId="77777777" w:rsidR="000644C3" w:rsidRPr="00D822A3" w:rsidRDefault="000644C3" w:rsidP="00A95198">
      <w:pPr>
        <w:pStyle w:val="Code"/>
        <w:rPr>
          <w:highlight w:val="white"/>
          <w:lang w:val="en-GB"/>
        </w:rPr>
      </w:pPr>
      <w:r w:rsidRPr="00D822A3">
        <w:rPr>
          <w:highlight w:val="white"/>
          <w:lang w:val="en-GB"/>
        </w:rPr>
        <w:t>size_t fread(void* ptr, size_t size, size_t nobj, FILE* stream) {</w:t>
      </w:r>
    </w:p>
    <w:p w14:paraId="7A34865B" w14:textId="77777777" w:rsidR="000644C3" w:rsidRPr="00D822A3" w:rsidRDefault="000644C3" w:rsidP="00A95198">
      <w:pPr>
        <w:pStyle w:val="Code"/>
        <w:rPr>
          <w:highlight w:val="white"/>
          <w:lang w:val="en-GB"/>
        </w:rPr>
      </w:pPr>
      <w:r w:rsidRPr="00D822A3">
        <w:rPr>
          <w:highlight w:val="white"/>
          <w:lang w:val="en-GB"/>
        </w:rPr>
        <w:t>/*  if (((size * nobj) &gt; 0) &amp;&amp; (stream-&gt;ungetc != EOF)) {</w:t>
      </w:r>
    </w:p>
    <w:p w14:paraId="4C1343A0" w14:textId="77777777" w:rsidR="000644C3" w:rsidRPr="00D822A3" w:rsidRDefault="000644C3" w:rsidP="004B0675">
      <w:pPr>
        <w:pStyle w:val="Code"/>
        <w:rPr>
          <w:highlight w:val="white"/>
          <w:lang w:val="en-GB"/>
        </w:rPr>
      </w:pPr>
      <w:r w:rsidRPr="00D822A3">
        <w:rPr>
          <w:highlight w:val="white"/>
          <w:lang w:val="en-GB"/>
        </w:rPr>
        <w:t xml:space="preserve">    char c = stream-&gt;ungetc;</w:t>
      </w:r>
    </w:p>
    <w:p w14:paraId="1A1620A0" w14:textId="77777777" w:rsidR="000644C3" w:rsidRPr="00D822A3" w:rsidRDefault="000644C3" w:rsidP="004B0675">
      <w:pPr>
        <w:pStyle w:val="Code"/>
        <w:rPr>
          <w:highlight w:val="white"/>
          <w:lang w:val="en-GB"/>
        </w:rPr>
      </w:pPr>
      <w:r w:rsidRPr="00D822A3">
        <w:rPr>
          <w:highlight w:val="white"/>
          <w:lang w:val="en-GB"/>
        </w:rPr>
        <w:t xml:space="preserve">    memcpy(ptr, &amp;c, 1);</w:t>
      </w:r>
    </w:p>
    <w:p w14:paraId="5DEE693F" w14:textId="77777777" w:rsidR="000644C3" w:rsidRPr="00D822A3" w:rsidRDefault="000644C3" w:rsidP="004B0675">
      <w:pPr>
        <w:pStyle w:val="Code"/>
        <w:rPr>
          <w:highlight w:val="white"/>
          <w:lang w:val="en-GB"/>
        </w:rPr>
      </w:pPr>
      <w:r w:rsidRPr="00D822A3">
        <w:rPr>
          <w:highlight w:val="white"/>
          <w:lang w:val="en-GB"/>
        </w:rPr>
        <w:t xml:space="preserve">    stream-&gt;ungetc = EOF;</w:t>
      </w:r>
    </w:p>
    <w:p w14:paraId="1E488EE6" w14:textId="77777777" w:rsidR="000644C3" w:rsidRPr="00D822A3" w:rsidRDefault="000644C3" w:rsidP="004B0675">
      <w:pPr>
        <w:pStyle w:val="Code"/>
        <w:rPr>
          <w:highlight w:val="white"/>
          <w:lang w:val="en-GB"/>
        </w:rPr>
      </w:pPr>
      <w:r w:rsidRPr="00D822A3">
        <w:rPr>
          <w:highlight w:val="white"/>
          <w:lang w:val="en-GB"/>
        </w:rPr>
        <w:t xml:space="preserve">    return fread(((char*) ptr) + 1, (size * nobj) - 1, 1, stream);</w:t>
      </w:r>
    </w:p>
    <w:p w14:paraId="609ECE71" w14:textId="77777777" w:rsidR="000644C3" w:rsidRPr="00D822A3" w:rsidRDefault="000644C3" w:rsidP="004B0675">
      <w:pPr>
        <w:pStyle w:val="Code"/>
        <w:rPr>
          <w:highlight w:val="white"/>
          <w:lang w:val="en-GB"/>
        </w:rPr>
      </w:pPr>
      <w:r w:rsidRPr="00D822A3">
        <w:rPr>
          <w:highlight w:val="white"/>
          <w:lang w:val="en-GB"/>
        </w:rPr>
        <w:t xml:space="preserve">  }*/</w:t>
      </w:r>
    </w:p>
    <w:p w14:paraId="4762AA6E" w14:textId="77777777" w:rsidR="000644C3" w:rsidRPr="00D822A3" w:rsidRDefault="000644C3" w:rsidP="004B0675">
      <w:pPr>
        <w:pStyle w:val="Code"/>
        <w:rPr>
          <w:highlight w:val="white"/>
          <w:lang w:val="en-GB"/>
        </w:rPr>
      </w:pPr>
    </w:p>
    <w:p w14:paraId="2F310E96"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0809550E" w14:textId="77777777" w:rsidR="000644C3" w:rsidRPr="00D822A3" w:rsidRDefault="000644C3" w:rsidP="004B0675">
      <w:pPr>
        <w:pStyle w:val="Code"/>
        <w:rPr>
          <w:highlight w:val="white"/>
          <w:lang w:val="en-GB"/>
        </w:rPr>
      </w:pPr>
    </w:p>
    <w:p w14:paraId="6910B547" w14:textId="77777777" w:rsidR="000644C3" w:rsidRPr="00D822A3" w:rsidRDefault="000644C3" w:rsidP="004B0675">
      <w:pPr>
        <w:pStyle w:val="Code"/>
        <w:rPr>
          <w:highlight w:val="white"/>
          <w:lang w:val="en-GB"/>
        </w:rPr>
      </w:pPr>
      <w:r w:rsidRPr="00D822A3">
        <w:rPr>
          <w:highlight w:val="white"/>
          <w:lang w:val="en-GB"/>
        </w:rPr>
        <w:t xml:space="preserve">  load_register(ah, 0x3Fs);</w:t>
      </w:r>
    </w:p>
    <w:p w14:paraId="410751AA"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50D4BDAD"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0C7D644D"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17D984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0A474EAF" w14:textId="77777777" w:rsidR="000644C3" w:rsidRPr="00D822A3" w:rsidRDefault="000644C3" w:rsidP="004B0675">
      <w:pPr>
        <w:pStyle w:val="Code"/>
        <w:rPr>
          <w:highlight w:val="white"/>
          <w:lang w:val="en-GB"/>
        </w:rPr>
      </w:pPr>
    </w:p>
    <w:p w14:paraId="6CA24B37"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292C6D4D"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2869E13D" w14:textId="77777777" w:rsidR="000644C3" w:rsidRPr="00D822A3" w:rsidRDefault="000644C3" w:rsidP="004B0675">
      <w:pPr>
        <w:pStyle w:val="Code"/>
        <w:rPr>
          <w:highlight w:val="white"/>
          <w:lang w:val="en-GB"/>
        </w:rPr>
      </w:pPr>
    </w:p>
    <w:p w14:paraId="00F2B8D5"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AA9646B" w14:textId="77777777" w:rsidR="000644C3" w:rsidRPr="00D822A3" w:rsidRDefault="000644C3" w:rsidP="004B0675">
      <w:pPr>
        <w:pStyle w:val="Code"/>
        <w:rPr>
          <w:highlight w:val="white"/>
          <w:lang w:val="en-GB"/>
        </w:rPr>
      </w:pPr>
      <w:r w:rsidRPr="00D822A3">
        <w:rPr>
          <w:highlight w:val="white"/>
          <w:lang w:val="en-GB"/>
        </w:rPr>
        <w:t xml:space="preserve">      stream-&gt;errno = errno = FREAD;</w:t>
      </w:r>
    </w:p>
    <w:p w14:paraId="4F7E610C" w14:textId="77777777" w:rsidR="000644C3" w:rsidRPr="00D822A3" w:rsidRDefault="000644C3" w:rsidP="004B0675">
      <w:pPr>
        <w:pStyle w:val="Code"/>
        <w:rPr>
          <w:highlight w:val="white"/>
          <w:lang w:val="en-GB"/>
        </w:rPr>
      </w:pPr>
      <w:r w:rsidRPr="00D822A3">
        <w:rPr>
          <w:highlight w:val="white"/>
          <w:lang w:val="en-GB"/>
        </w:rPr>
        <w:t xml:space="preserve">      return 0;</w:t>
      </w:r>
    </w:p>
    <w:p w14:paraId="3E5DD842" w14:textId="77777777" w:rsidR="000644C3" w:rsidRPr="00D822A3" w:rsidRDefault="000644C3" w:rsidP="004B0675">
      <w:pPr>
        <w:pStyle w:val="Code"/>
        <w:rPr>
          <w:highlight w:val="white"/>
          <w:lang w:val="en-GB"/>
        </w:rPr>
      </w:pPr>
      <w:r w:rsidRPr="00D822A3">
        <w:rPr>
          <w:highlight w:val="white"/>
          <w:lang w:val="en-GB"/>
        </w:rPr>
        <w:t xml:space="preserve">    }</w:t>
      </w:r>
    </w:p>
    <w:p w14:paraId="313E4015" w14:textId="77777777" w:rsidR="000644C3" w:rsidRPr="00D822A3" w:rsidRDefault="000644C3" w:rsidP="004B0675">
      <w:pPr>
        <w:pStyle w:val="Code"/>
        <w:rPr>
          <w:highlight w:val="white"/>
          <w:lang w:val="en-GB"/>
        </w:rPr>
      </w:pPr>
      <w:r w:rsidRPr="00D822A3">
        <w:rPr>
          <w:highlight w:val="white"/>
          <w:lang w:val="en-GB"/>
        </w:rPr>
        <w:t xml:space="preserve">    else {</w:t>
      </w:r>
    </w:p>
    <w:p w14:paraId="3C2D32E1" w14:textId="77777777" w:rsidR="000644C3" w:rsidRPr="00D822A3" w:rsidRDefault="000644C3" w:rsidP="004B0675">
      <w:pPr>
        <w:pStyle w:val="Code"/>
        <w:rPr>
          <w:highlight w:val="white"/>
          <w:lang w:val="en-GB"/>
        </w:rPr>
      </w:pPr>
      <w:r w:rsidRPr="00D822A3">
        <w:rPr>
          <w:highlight w:val="white"/>
          <w:lang w:val="en-GB"/>
        </w:rPr>
        <w:t xml:space="preserve">      int count;</w:t>
      </w:r>
    </w:p>
    <w:p w14:paraId="2D05C5FE"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51897C76" w14:textId="77777777" w:rsidR="000644C3" w:rsidRPr="00D822A3" w:rsidRDefault="000644C3" w:rsidP="004B0675">
      <w:pPr>
        <w:pStyle w:val="Code"/>
        <w:rPr>
          <w:highlight w:val="white"/>
          <w:lang w:val="en-GB"/>
        </w:rPr>
      </w:pPr>
      <w:r w:rsidRPr="00D822A3">
        <w:rPr>
          <w:highlight w:val="white"/>
          <w:lang w:val="en-GB"/>
        </w:rPr>
        <w:t>//      stream-&gt;position += count;</w:t>
      </w:r>
    </w:p>
    <w:p w14:paraId="227896E2" w14:textId="77777777" w:rsidR="000644C3" w:rsidRPr="00D822A3" w:rsidRDefault="000644C3" w:rsidP="004B0675">
      <w:pPr>
        <w:pStyle w:val="Code"/>
        <w:rPr>
          <w:highlight w:val="white"/>
          <w:lang w:val="en-GB"/>
        </w:rPr>
      </w:pPr>
      <w:r w:rsidRPr="00D822A3">
        <w:rPr>
          <w:highlight w:val="white"/>
          <w:lang w:val="en-GB"/>
        </w:rPr>
        <w:t xml:space="preserve">      return count;</w:t>
      </w:r>
    </w:p>
    <w:p w14:paraId="074111AE" w14:textId="77777777" w:rsidR="000644C3" w:rsidRPr="00D822A3" w:rsidRDefault="000644C3" w:rsidP="004B0675">
      <w:pPr>
        <w:pStyle w:val="Code"/>
        <w:rPr>
          <w:highlight w:val="white"/>
          <w:lang w:val="en-GB"/>
        </w:rPr>
      </w:pPr>
      <w:r w:rsidRPr="00D822A3">
        <w:rPr>
          <w:highlight w:val="white"/>
          <w:lang w:val="en-GB"/>
        </w:rPr>
        <w:t xml:space="preserve">    }</w:t>
      </w:r>
    </w:p>
    <w:p w14:paraId="664FEED0" w14:textId="77777777" w:rsidR="000644C3" w:rsidRPr="00D822A3" w:rsidRDefault="000644C3" w:rsidP="004B0675">
      <w:pPr>
        <w:pStyle w:val="Code"/>
        <w:rPr>
          <w:highlight w:val="white"/>
          <w:lang w:val="en-GB"/>
        </w:rPr>
      </w:pPr>
      <w:r w:rsidRPr="00D822A3">
        <w:rPr>
          <w:highlight w:val="white"/>
          <w:lang w:val="en-GB"/>
        </w:rPr>
        <w:t xml:space="preserve">  }</w:t>
      </w:r>
    </w:p>
    <w:p w14:paraId="2389A105" w14:textId="77777777" w:rsidR="000644C3" w:rsidRPr="00D822A3" w:rsidRDefault="000644C3" w:rsidP="004B0675">
      <w:pPr>
        <w:pStyle w:val="Code"/>
        <w:rPr>
          <w:highlight w:val="white"/>
          <w:lang w:val="en-GB"/>
        </w:rPr>
      </w:pPr>
      <w:r w:rsidRPr="00D822A3">
        <w:rPr>
          <w:highlight w:val="white"/>
          <w:lang w:val="en-GB"/>
        </w:rPr>
        <w:t>}</w:t>
      </w:r>
    </w:p>
    <w:p w14:paraId="71F2EF2A" w14:textId="77777777" w:rsidR="000644C3" w:rsidRPr="00D822A3" w:rsidRDefault="000644C3" w:rsidP="004B0675">
      <w:pPr>
        <w:pStyle w:val="Code"/>
        <w:rPr>
          <w:highlight w:val="white"/>
          <w:lang w:val="en-GB"/>
        </w:rPr>
      </w:pPr>
    </w:p>
    <w:p w14:paraId="0FCE20DC" w14:textId="77777777" w:rsidR="000644C3" w:rsidRPr="00D822A3" w:rsidRDefault="000644C3" w:rsidP="004B0675">
      <w:pPr>
        <w:pStyle w:val="Code"/>
        <w:rPr>
          <w:highlight w:val="white"/>
          <w:lang w:val="en-GB"/>
        </w:rPr>
      </w:pPr>
      <w:r w:rsidRPr="00D822A3">
        <w:rPr>
          <w:highlight w:val="white"/>
          <w:lang w:val="en-GB"/>
        </w:rPr>
        <w:t>size_t fwrite(const void* ptr, size_t size, size_t nobj, FILE* stream) {</w:t>
      </w:r>
    </w:p>
    <w:p w14:paraId="71CF6279"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3C01B1E5" w14:textId="77777777" w:rsidR="000644C3" w:rsidRPr="00D822A3" w:rsidRDefault="000644C3" w:rsidP="004B0675">
      <w:pPr>
        <w:pStyle w:val="Code"/>
        <w:rPr>
          <w:highlight w:val="white"/>
          <w:lang w:val="en-GB"/>
        </w:rPr>
      </w:pPr>
    </w:p>
    <w:p w14:paraId="28127470" w14:textId="77777777" w:rsidR="000644C3" w:rsidRPr="00D822A3" w:rsidRDefault="000644C3" w:rsidP="004B0675">
      <w:pPr>
        <w:pStyle w:val="Code"/>
        <w:rPr>
          <w:highlight w:val="white"/>
          <w:lang w:val="en-GB"/>
        </w:rPr>
      </w:pPr>
      <w:r w:rsidRPr="00D822A3">
        <w:rPr>
          <w:highlight w:val="white"/>
          <w:lang w:val="en-GB"/>
        </w:rPr>
        <w:t xml:space="preserve">  load_register(ah, 0x40s);</w:t>
      </w:r>
    </w:p>
    <w:p w14:paraId="6709A2C9"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77B6D866"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3C98CA06"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C8B238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10DE68E8" w14:textId="77777777" w:rsidR="000644C3" w:rsidRPr="00D822A3" w:rsidRDefault="000644C3" w:rsidP="004B0675">
      <w:pPr>
        <w:pStyle w:val="Code"/>
        <w:rPr>
          <w:highlight w:val="white"/>
          <w:lang w:val="en-GB"/>
        </w:rPr>
      </w:pPr>
      <w:r w:rsidRPr="00D822A3">
        <w:rPr>
          <w:highlight w:val="white"/>
          <w:lang w:val="en-GB"/>
        </w:rPr>
        <w:t xml:space="preserve"> </w:t>
      </w:r>
    </w:p>
    <w:p w14:paraId="3F6B399D"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0F8E11C2"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584BEB29" w14:textId="77777777" w:rsidR="000644C3" w:rsidRPr="00D822A3" w:rsidRDefault="000644C3" w:rsidP="004B0675">
      <w:pPr>
        <w:pStyle w:val="Code"/>
        <w:rPr>
          <w:highlight w:val="white"/>
          <w:lang w:val="en-GB"/>
        </w:rPr>
      </w:pPr>
    </w:p>
    <w:p w14:paraId="738959C2"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7456DD2" w14:textId="77777777" w:rsidR="000644C3" w:rsidRPr="00D822A3" w:rsidRDefault="000644C3" w:rsidP="004B0675">
      <w:pPr>
        <w:pStyle w:val="Code"/>
        <w:rPr>
          <w:highlight w:val="white"/>
          <w:lang w:val="en-GB"/>
        </w:rPr>
      </w:pPr>
      <w:r w:rsidRPr="00D822A3">
        <w:rPr>
          <w:highlight w:val="white"/>
          <w:lang w:val="en-GB"/>
        </w:rPr>
        <w:t xml:space="preserve">      stream-&gt;errno = errno = FWRITE;</w:t>
      </w:r>
    </w:p>
    <w:p w14:paraId="3D93055A" w14:textId="77777777" w:rsidR="000644C3" w:rsidRPr="00D822A3" w:rsidRDefault="000644C3" w:rsidP="004B0675">
      <w:pPr>
        <w:pStyle w:val="Code"/>
        <w:rPr>
          <w:highlight w:val="white"/>
          <w:lang w:val="en-GB"/>
        </w:rPr>
      </w:pPr>
      <w:r w:rsidRPr="00D822A3">
        <w:rPr>
          <w:highlight w:val="white"/>
          <w:lang w:val="en-GB"/>
        </w:rPr>
        <w:t xml:space="preserve">      return 0;</w:t>
      </w:r>
    </w:p>
    <w:p w14:paraId="4C413578" w14:textId="77777777" w:rsidR="000644C3" w:rsidRPr="00D822A3" w:rsidRDefault="000644C3" w:rsidP="004B0675">
      <w:pPr>
        <w:pStyle w:val="Code"/>
        <w:rPr>
          <w:highlight w:val="white"/>
          <w:lang w:val="en-GB"/>
        </w:rPr>
      </w:pPr>
      <w:r w:rsidRPr="00D822A3">
        <w:rPr>
          <w:highlight w:val="white"/>
          <w:lang w:val="en-GB"/>
        </w:rPr>
        <w:t xml:space="preserve">    }</w:t>
      </w:r>
    </w:p>
    <w:p w14:paraId="7CAD2C62" w14:textId="77777777" w:rsidR="000644C3" w:rsidRPr="00D822A3" w:rsidRDefault="000644C3" w:rsidP="004B0675">
      <w:pPr>
        <w:pStyle w:val="Code"/>
        <w:rPr>
          <w:highlight w:val="white"/>
          <w:lang w:val="en-GB"/>
        </w:rPr>
      </w:pPr>
      <w:r w:rsidRPr="00D822A3">
        <w:rPr>
          <w:highlight w:val="white"/>
          <w:lang w:val="en-GB"/>
        </w:rPr>
        <w:t xml:space="preserve">    else {</w:t>
      </w:r>
    </w:p>
    <w:p w14:paraId="1A8CAC1B" w14:textId="77777777" w:rsidR="000644C3" w:rsidRPr="00D822A3" w:rsidRDefault="000644C3" w:rsidP="004B0675">
      <w:pPr>
        <w:pStyle w:val="Code"/>
        <w:rPr>
          <w:highlight w:val="white"/>
          <w:lang w:val="en-GB"/>
        </w:rPr>
      </w:pPr>
      <w:r w:rsidRPr="00D822A3">
        <w:rPr>
          <w:highlight w:val="white"/>
          <w:lang w:val="en-GB"/>
        </w:rPr>
        <w:t xml:space="preserve">      int count;</w:t>
      </w:r>
    </w:p>
    <w:p w14:paraId="21B34F11"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76ED0F0C" w14:textId="77777777" w:rsidR="000644C3" w:rsidRPr="00D822A3" w:rsidRDefault="000644C3" w:rsidP="00A95198">
      <w:pPr>
        <w:pStyle w:val="Code"/>
        <w:rPr>
          <w:highlight w:val="white"/>
          <w:lang w:val="en-GB"/>
        </w:rPr>
      </w:pPr>
      <w:r w:rsidRPr="00D822A3">
        <w:rPr>
          <w:highlight w:val="white"/>
          <w:lang w:val="en-GB"/>
        </w:rPr>
        <w:t>//      stream-&gt;position += count;</w:t>
      </w:r>
    </w:p>
    <w:p w14:paraId="7F673152" w14:textId="77777777" w:rsidR="000644C3" w:rsidRPr="00D822A3" w:rsidRDefault="000644C3" w:rsidP="00A95198">
      <w:pPr>
        <w:pStyle w:val="Code"/>
        <w:rPr>
          <w:highlight w:val="white"/>
          <w:lang w:val="en-GB"/>
        </w:rPr>
      </w:pPr>
      <w:r w:rsidRPr="00D822A3">
        <w:rPr>
          <w:highlight w:val="white"/>
          <w:lang w:val="en-GB"/>
        </w:rPr>
        <w:t>//      stream-&gt;size = MAX(stream-&gt;size, stream-&gt;position);</w:t>
      </w:r>
    </w:p>
    <w:p w14:paraId="34DC21A2" w14:textId="77777777" w:rsidR="000644C3" w:rsidRPr="00D822A3" w:rsidRDefault="000644C3" w:rsidP="00A95198">
      <w:pPr>
        <w:pStyle w:val="Code"/>
        <w:rPr>
          <w:highlight w:val="white"/>
          <w:lang w:val="en-GB"/>
        </w:rPr>
      </w:pPr>
      <w:r w:rsidRPr="00D822A3">
        <w:rPr>
          <w:highlight w:val="white"/>
          <w:lang w:val="en-GB"/>
        </w:rPr>
        <w:t xml:space="preserve">      return count;</w:t>
      </w:r>
    </w:p>
    <w:p w14:paraId="7C030DA7" w14:textId="77777777" w:rsidR="000644C3" w:rsidRPr="00D822A3" w:rsidRDefault="000644C3" w:rsidP="00390D2A">
      <w:pPr>
        <w:pStyle w:val="Code"/>
        <w:rPr>
          <w:highlight w:val="white"/>
          <w:lang w:val="en-GB"/>
        </w:rPr>
      </w:pPr>
      <w:r w:rsidRPr="00D822A3">
        <w:rPr>
          <w:highlight w:val="white"/>
          <w:lang w:val="en-GB"/>
        </w:rPr>
        <w:t xml:space="preserve">    }</w:t>
      </w:r>
    </w:p>
    <w:p w14:paraId="1C2FBCA7" w14:textId="77777777" w:rsidR="000644C3" w:rsidRPr="00D822A3" w:rsidRDefault="000644C3" w:rsidP="00390D2A">
      <w:pPr>
        <w:pStyle w:val="Code"/>
        <w:rPr>
          <w:highlight w:val="white"/>
          <w:lang w:val="en-GB"/>
        </w:rPr>
      </w:pPr>
      <w:r w:rsidRPr="00D822A3">
        <w:rPr>
          <w:highlight w:val="white"/>
          <w:lang w:val="en-GB"/>
        </w:rPr>
        <w:t xml:space="preserve">  }</w:t>
      </w:r>
    </w:p>
    <w:p w14:paraId="6E65053E" w14:textId="77777777" w:rsidR="000644C3" w:rsidRPr="00D822A3" w:rsidRDefault="000644C3" w:rsidP="00390D2A">
      <w:pPr>
        <w:pStyle w:val="Code"/>
        <w:rPr>
          <w:highlight w:val="white"/>
          <w:lang w:val="en-GB"/>
        </w:rPr>
      </w:pPr>
      <w:r w:rsidRPr="00D822A3">
        <w:rPr>
          <w:highlight w:val="white"/>
          <w:lang w:val="en-GB"/>
        </w:rPr>
        <w:t>}</w:t>
      </w:r>
    </w:p>
    <w:p w14:paraId="34870CAB" w14:textId="77777777" w:rsidR="000644C3" w:rsidRPr="00D822A3" w:rsidRDefault="000644C3" w:rsidP="00390D2A">
      <w:pPr>
        <w:pStyle w:val="Code"/>
        <w:rPr>
          <w:highlight w:val="white"/>
          <w:lang w:val="en-GB"/>
        </w:rPr>
      </w:pPr>
    </w:p>
    <w:p w14:paraId="3BFDBA63" w14:textId="77777777" w:rsidR="000644C3" w:rsidRPr="00D822A3" w:rsidRDefault="000644C3" w:rsidP="00390D2A">
      <w:pPr>
        <w:pStyle w:val="Code"/>
        <w:rPr>
          <w:highlight w:val="white"/>
          <w:lang w:val="en-GB"/>
        </w:rPr>
      </w:pPr>
      <w:r w:rsidRPr="00D822A3">
        <w:rPr>
          <w:highlight w:val="white"/>
          <w:lang w:val="en-GB"/>
        </w:rPr>
        <w:t>long fseek(FILE* stream, long offset, int origin) {</w:t>
      </w:r>
    </w:p>
    <w:p w14:paraId="0FE43FA2" w14:textId="77777777" w:rsidR="000644C3" w:rsidRPr="00D822A3" w:rsidRDefault="000644C3" w:rsidP="00390D2A">
      <w:pPr>
        <w:pStyle w:val="Code"/>
        <w:rPr>
          <w:highlight w:val="white"/>
          <w:lang w:val="en-GB"/>
        </w:rPr>
      </w:pPr>
      <w:r w:rsidRPr="00D822A3">
        <w:rPr>
          <w:highlight w:val="white"/>
          <w:lang w:val="en-GB"/>
        </w:rPr>
        <w:t xml:space="preserve">  load_register(al, (short) origin);</w:t>
      </w:r>
    </w:p>
    <w:p w14:paraId="4269F142"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75594EC9" w14:textId="77777777" w:rsidR="000644C3" w:rsidRPr="00D822A3" w:rsidRDefault="000644C3" w:rsidP="00390D2A">
      <w:pPr>
        <w:pStyle w:val="Code"/>
        <w:rPr>
          <w:highlight w:val="white"/>
          <w:lang w:val="en-GB"/>
        </w:rPr>
      </w:pPr>
      <w:r w:rsidRPr="00D822A3">
        <w:rPr>
          <w:highlight w:val="white"/>
          <w:lang w:val="en-GB"/>
        </w:rPr>
        <w:t xml:space="preserve">  load_register(bx, stream-&gt;handle);</w:t>
      </w:r>
    </w:p>
    <w:p w14:paraId="7E305EBD" w14:textId="77777777" w:rsidR="000644C3" w:rsidRPr="00D822A3" w:rsidRDefault="000644C3" w:rsidP="00390D2A">
      <w:pPr>
        <w:pStyle w:val="Code"/>
        <w:rPr>
          <w:highlight w:val="white"/>
          <w:lang w:val="en-GB"/>
        </w:rPr>
      </w:pPr>
      <w:r w:rsidRPr="00D822A3">
        <w:rPr>
          <w:highlight w:val="white"/>
          <w:lang w:val="en-GB"/>
        </w:rPr>
        <w:t xml:space="preserve">  load_register(cx, (int) (offset &gt;&gt; 16));</w:t>
      </w:r>
    </w:p>
    <w:p w14:paraId="20AF8441" w14:textId="77777777" w:rsidR="000644C3" w:rsidRPr="00D822A3" w:rsidRDefault="000644C3" w:rsidP="00390D2A">
      <w:pPr>
        <w:pStyle w:val="Code"/>
        <w:rPr>
          <w:highlight w:val="white"/>
          <w:lang w:val="en-GB"/>
        </w:rPr>
      </w:pPr>
      <w:r w:rsidRPr="00D822A3">
        <w:rPr>
          <w:highlight w:val="white"/>
          <w:lang w:val="en-GB"/>
        </w:rPr>
        <w:t xml:space="preserve">  load_register(dx, (int) offset);</w:t>
      </w:r>
    </w:p>
    <w:p w14:paraId="08717461"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038A5AA6" w14:textId="77777777" w:rsidR="000644C3" w:rsidRPr="00D822A3" w:rsidRDefault="000644C3" w:rsidP="00390D2A">
      <w:pPr>
        <w:pStyle w:val="Code"/>
        <w:rPr>
          <w:highlight w:val="white"/>
          <w:lang w:val="en-GB"/>
        </w:rPr>
      </w:pPr>
    </w:p>
    <w:p w14:paraId="6DC448A0" w14:textId="77777777" w:rsidR="000644C3" w:rsidRPr="00D822A3" w:rsidRDefault="000644C3" w:rsidP="00390D2A">
      <w:pPr>
        <w:pStyle w:val="Code"/>
        <w:rPr>
          <w:highlight w:val="white"/>
          <w:lang w:val="en-GB"/>
        </w:rPr>
      </w:pPr>
      <w:r w:rsidRPr="00D822A3">
        <w:rPr>
          <w:highlight w:val="white"/>
          <w:lang w:val="en-GB"/>
        </w:rPr>
        <w:t xml:space="preserve">  { int highPosition, lowPositionHandle;</w:t>
      </w:r>
    </w:p>
    <w:p w14:paraId="1E23166B" w14:textId="77777777" w:rsidR="000644C3" w:rsidRPr="00D822A3" w:rsidRDefault="000644C3" w:rsidP="00390D2A">
      <w:pPr>
        <w:pStyle w:val="Code"/>
        <w:rPr>
          <w:highlight w:val="white"/>
          <w:lang w:val="en-GB"/>
        </w:rPr>
      </w:pPr>
    </w:p>
    <w:p w14:paraId="431FB6C0" w14:textId="77777777" w:rsidR="000644C3" w:rsidRPr="00D822A3" w:rsidRDefault="000644C3" w:rsidP="00390D2A">
      <w:pPr>
        <w:pStyle w:val="Code"/>
        <w:rPr>
          <w:highlight w:val="white"/>
          <w:lang w:val="en-GB"/>
        </w:rPr>
      </w:pPr>
      <w:r w:rsidRPr="00D822A3">
        <w:rPr>
          <w:highlight w:val="white"/>
          <w:lang w:val="en-GB"/>
        </w:rPr>
        <w:t xml:space="preserve">    store_register(dx, highPosition);</w:t>
      </w:r>
    </w:p>
    <w:p w14:paraId="32B2C036" w14:textId="77777777" w:rsidR="000644C3" w:rsidRPr="00D822A3" w:rsidRDefault="000644C3" w:rsidP="00390D2A">
      <w:pPr>
        <w:pStyle w:val="Code"/>
        <w:rPr>
          <w:highlight w:val="white"/>
          <w:lang w:val="en-GB"/>
        </w:rPr>
      </w:pPr>
      <w:r w:rsidRPr="00D822A3">
        <w:rPr>
          <w:highlight w:val="white"/>
          <w:lang w:val="en-GB"/>
        </w:rPr>
        <w:t xml:space="preserve">    store_register(ax, lowPositionHandle);</w:t>
      </w:r>
    </w:p>
    <w:p w14:paraId="0E84B701" w14:textId="77777777" w:rsidR="000644C3" w:rsidRPr="00D822A3" w:rsidRDefault="000644C3" w:rsidP="00390D2A">
      <w:pPr>
        <w:pStyle w:val="Code"/>
        <w:rPr>
          <w:highlight w:val="white"/>
          <w:lang w:val="en-GB"/>
        </w:rPr>
      </w:pPr>
    </w:p>
    <w:p w14:paraId="146D5D9C"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42ACDEA5"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7CE649E3"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AD8386" w14:textId="77777777" w:rsidR="000644C3" w:rsidRPr="00D822A3" w:rsidRDefault="000644C3" w:rsidP="00390D2A">
      <w:pPr>
        <w:pStyle w:val="Code"/>
        <w:rPr>
          <w:highlight w:val="white"/>
          <w:lang w:val="en-GB"/>
        </w:rPr>
      </w:pPr>
    </w:p>
    <w:p w14:paraId="009B817A"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8C2D7F8" w14:textId="77777777" w:rsidR="000644C3" w:rsidRPr="00D822A3" w:rsidRDefault="000644C3" w:rsidP="00390D2A">
      <w:pPr>
        <w:pStyle w:val="Code"/>
        <w:rPr>
          <w:highlight w:val="white"/>
          <w:lang w:val="en-GB"/>
        </w:rPr>
      </w:pPr>
      <w:r w:rsidRPr="00D822A3">
        <w:rPr>
          <w:highlight w:val="white"/>
          <w:lang w:val="en-GB"/>
        </w:rPr>
        <w:t xml:space="preserve">      stream-&gt;position = (((unsigned long) highPosition) &lt;&lt; 16) +</w:t>
      </w:r>
    </w:p>
    <w:p w14:paraId="15E43D35" w14:textId="77777777" w:rsidR="000644C3" w:rsidRPr="00D822A3" w:rsidRDefault="000644C3" w:rsidP="00390D2A">
      <w:pPr>
        <w:pStyle w:val="Code"/>
        <w:rPr>
          <w:highlight w:val="white"/>
          <w:lang w:val="en-GB"/>
        </w:rPr>
      </w:pPr>
      <w:r w:rsidRPr="00D822A3">
        <w:rPr>
          <w:highlight w:val="white"/>
          <w:lang w:val="en-GB"/>
        </w:rPr>
        <w:t xml:space="preserve">                         ((unsigned long) lowPositionHandle);</w:t>
      </w:r>
    </w:p>
    <w:p w14:paraId="700CDFB6" w14:textId="77777777" w:rsidR="000644C3" w:rsidRPr="00D822A3" w:rsidRDefault="000644C3" w:rsidP="00390D2A">
      <w:pPr>
        <w:pStyle w:val="Code"/>
        <w:rPr>
          <w:highlight w:val="white"/>
          <w:lang w:val="en-GB"/>
        </w:rPr>
      </w:pPr>
      <w:r w:rsidRPr="00D822A3">
        <w:rPr>
          <w:highlight w:val="white"/>
          <w:lang w:val="en-GB"/>
        </w:rPr>
        <w:t xml:space="preserve">      return stream-&gt;position;</w:t>
      </w:r>
    </w:p>
    <w:p w14:paraId="38EF3191" w14:textId="77777777" w:rsidR="000644C3" w:rsidRPr="00D822A3" w:rsidRDefault="000644C3" w:rsidP="00390D2A">
      <w:pPr>
        <w:pStyle w:val="Code"/>
        <w:rPr>
          <w:highlight w:val="white"/>
          <w:lang w:val="en-GB"/>
        </w:rPr>
      </w:pPr>
      <w:r w:rsidRPr="00D822A3">
        <w:rPr>
          <w:highlight w:val="white"/>
          <w:lang w:val="en-GB"/>
        </w:rPr>
        <w:t xml:space="preserve">    }</w:t>
      </w:r>
    </w:p>
    <w:p w14:paraId="4B4D699B" w14:textId="77777777" w:rsidR="000644C3" w:rsidRPr="00D822A3" w:rsidRDefault="000644C3" w:rsidP="00390D2A">
      <w:pPr>
        <w:pStyle w:val="Code"/>
        <w:rPr>
          <w:highlight w:val="white"/>
          <w:lang w:val="en-GB"/>
        </w:rPr>
      </w:pPr>
      <w:r w:rsidRPr="00D822A3">
        <w:rPr>
          <w:highlight w:val="white"/>
          <w:lang w:val="en-GB"/>
        </w:rPr>
        <w:t xml:space="preserve">    else {</w:t>
      </w:r>
    </w:p>
    <w:p w14:paraId="73D948A8" w14:textId="77777777" w:rsidR="000644C3" w:rsidRPr="00D822A3" w:rsidRDefault="000644C3" w:rsidP="00390D2A">
      <w:pPr>
        <w:pStyle w:val="Code"/>
        <w:rPr>
          <w:highlight w:val="white"/>
          <w:lang w:val="en-GB"/>
        </w:rPr>
      </w:pPr>
      <w:r w:rsidRPr="00D822A3">
        <w:rPr>
          <w:highlight w:val="white"/>
          <w:lang w:val="en-GB"/>
        </w:rPr>
        <w:t xml:space="preserve">      stream-&gt;errno = (errno = lowPositionHandle);</w:t>
      </w:r>
    </w:p>
    <w:p w14:paraId="71C53DB4" w14:textId="77777777" w:rsidR="000644C3" w:rsidRPr="00D822A3" w:rsidRDefault="000644C3" w:rsidP="00390D2A">
      <w:pPr>
        <w:pStyle w:val="Code"/>
        <w:rPr>
          <w:highlight w:val="white"/>
          <w:lang w:val="en-GB"/>
        </w:rPr>
      </w:pPr>
      <w:r w:rsidRPr="00D822A3">
        <w:rPr>
          <w:highlight w:val="white"/>
          <w:lang w:val="en-GB"/>
        </w:rPr>
        <w:t xml:space="preserve">      return -1l;</w:t>
      </w:r>
    </w:p>
    <w:p w14:paraId="36DD1927" w14:textId="77777777" w:rsidR="000644C3" w:rsidRPr="00D822A3" w:rsidRDefault="000644C3" w:rsidP="00390D2A">
      <w:pPr>
        <w:pStyle w:val="Code"/>
        <w:rPr>
          <w:highlight w:val="white"/>
          <w:lang w:val="en-GB"/>
        </w:rPr>
      </w:pPr>
      <w:r w:rsidRPr="00D822A3">
        <w:rPr>
          <w:highlight w:val="white"/>
          <w:lang w:val="en-GB"/>
        </w:rPr>
        <w:t xml:space="preserve">    }</w:t>
      </w:r>
    </w:p>
    <w:p w14:paraId="5B1AC342" w14:textId="77777777" w:rsidR="000644C3" w:rsidRPr="00D822A3" w:rsidRDefault="000644C3" w:rsidP="00390D2A">
      <w:pPr>
        <w:pStyle w:val="Code"/>
        <w:rPr>
          <w:highlight w:val="white"/>
          <w:lang w:val="en-GB"/>
        </w:rPr>
      </w:pPr>
      <w:r w:rsidRPr="00D822A3">
        <w:rPr>
          <w:highlight w:val="white"/>
          <w:lang w:val="en-GB"/>
        </w:rPr>
        <w:t xml:space="preserve">  }</w:t>
      </w:r>
    </w:p>
    <w:p w14:paraId="2CC1AFDE" w14:textId="77777777" w:rsidR="000644C3" w:rsidRPr="00D822A3" w:rsidRDefault="000644C3" w:rsidP="00390D2A">
      <w:pPr>
        <w:pStyle w:val="Code"/>
        <w:rPr>
          <w:highlight w:val="white"/>
          <w:lang w:val="en-GB"/>
        </w:rPr>
      </w:pPr>
      <w:r w:rsidRPr="00D822A3">
        <w:rPr>
          <w:highlight w:val="white"/>
          <w:lang w:val="en-GB"/>
        </w:rPr>
        <w:t>}</w:t>
      </w:r>
    </w:p>
    <w:p w14:paraId="1D8498EA" w14:textId="77777777" w:rsidR="000644C3" w:rsidRPr="00D822A3" w:rsidRDefault="000644C3" w:rsidP="00390D2A">
      <w:pPr>
        <w:pStyle w:val="Code"/>
        <w:rPr>
          <w:highlight w:val="white"/>
          <w:lang w:val="en-GB"/>
        </w:rPr>
      </w:pPr>
    </w:p>
    <w:p w14:paraId="02EB0481" w14:textId="77777777" w:rsidR="000644C3" w:rsidRPr="00D822A3" w:rsidRDefault="000644C3" w:rsidP="00390D2A">
      <w:pPr>
        <w:pStyle w:val="Code"/>
        <w:rPr>
          <w:highlight w:val="white"/>
          <w:lang w:val="en-GB"/>
        </w:rPr>
      </w:pPr>
      <w:r w:rsidRPr="00D822A3">
        <w:rPr>
          <w:highlight w:val="white"/>
          <w:lang w:val="en-GB"/>
        </w:rPr>
        <w:t>long ftell(FILE* stream) {</w:t>
      </w:r>
    </w:p>
    <w:p w14:paraId="0D1884E2" w14:textId="77777777" w:rsidR="000644C3" w:rsidRPr="00D822A3" w:rsidRDefault="000644C3" w:rsidP="00390D2A">
      <w:pPr>
        <w:pStyle w:val="Code"/>
        <w:rPr>
          <w:highlight w:val="white"/>
          <w:lang w:val="en-GB"/>
        </w:rPr>
      </w:pPr>
      <w:r w:rsidRPr="00D822A3">
        <w:rPr>
          <w:highlight w:val="white"/>
          <w:lang w:val="en-GB"/>
        </w:rPr>
        <w:t xml:space="preserve">  return fseek(stream, 0L, (int) SEEK_CUR);</w:t>
      </w:r>
    </w:p>
    <w:p w14:paraId="00AE988A" w14:textId="77777777" w:rsidR="000644C3" w:rsidRPr="00D822A3" w:rsidRDefault="000644C3" w:rsidP="00390D2A">
      <w:pPr>
        <w:pStyle w:val="Code"/>
        <w:rPr>
          <w:highlight w:val="white"/>
          <w:lang w:val="en-GB"/>
        </w:rPr>
      </w:pPr>
      <w:r w:rsidRPr="00D822A3">
        <w:rPr>
          <w:highlight w:val="white"/>
          <w:lang w:val="en-GB"/>
        </w:rPr>
        <w:t>}</w:t>
      </w:r>
    </w:p>
    <w:p w14:paraId="451EA6B6" w14:textId="77777777" w:rsidR="000644C3" w:rsidRPr="00D822A3" w:rsidRDefault="000644C3" w:rsidP="00390D2A">
      <w:pPr>
        <w:pStyle w:val="Code"/>
        <w:rPr>
          <w:highlight w:val="white"/>
          <w:lang w:val="en-GB"/>
        </w:rPr>
      </w:pPr>
    </w:p>
    <w:p w14:paraId="43EE74BB" w14:textId="77777777" w:rsidR="000644C3" w:rsidRPr="00D822A3" w:rsidRDefault="000644C3" w:rsidP="00390D2A">
      <w:pPr>
        <w:pStyle w:val="Code"/>
        <w:rPr>
          <w:highlight w:val="white"/>
          <w:lang w:val="en-GB"/>
        </w:rPr>
      </w:pPr>
      <w:r w:rsidRPr="00D822A3">
        <w:rPr>
          <w:highlight w:val="white"/>
          <w:lang w:val="en-GB"/>
        </w:rPr>
        <w:t>void rewind(FILE* stream) {</w:t>
      </w:r>
    </w:p>
    <w:p w14:paraId="2E00F576" w14:textId="77777777" w:rsidR="000644C3" w:rsidRPr="00D822A3" w:rsidRDefault="000644C3" w:rsidP="00390D2A">
      <w:pPr>
        <w:pStyle w:val="Code"/>
        <w:rPr>
          <w:highlight w:val="white"/>
          <w:lang w:val="en-GB"/>
        </w:rPr>
      </w:pPr>
      <w:r w:rsidRPr="00D822A3">
        <w:rPr>
          <w:highlight w:val="white"/>
          <w:lang w:val="en-GB"/>
        </w:rPr>
        <w:t xml:space="preserve">  (void) fseek(stream, 0L, (int) SEEK_SET);</w:t>
      </w:r>
    </w:p>
    <w:p w14:paraId="75D58D4D" w14:textId="77777777" w:rsidR="000644C3" w:rsidRPr="00D822A3" w:rsidRDefault="000644C3" w:rsidP="00390D2A">
      <w:pPr>
        <w:pStyle w:val="Code"/>
        <w:rPr>
          <w:highlight w:val="white"/>
          <w:lang w:val="en-GB"/>
        </w:rPr>
      </w:pPr>
      <w:r w:rsidRPr="00D822A3">
        <w:rPr>
          <w:highlight w:val="white"/>
          <w:lang w:val="en-GB"/>
        </w:rPr>
        <w:t>}</w:t>
      </w:r>
    </w:p>
    <w:p w14:paraId="1C9AB038" w14:textId="77777777" w:rsidR="000644C3" w:rsidRPr="00D822A3" w:rsidRDefault="000644C3" w:rsidP="00390D2A">
      <w:pPr>
        <w:pStyle w:val="Code"/>
        <w:rPr>
          <w:highlight w:val="white"/>
          <w:lang w:val="en-GB"/>
        </w:rPr>
      </w:pPr>
    </w:p>
    <w:p w14:paraId="756727E3" w14:textId="77777777" w:rsidR="000644C3" w:rsidRPr="00D822A3" w:rsidRDefault="000644C3" w:rsidP="00390D2A">
      <w:pPr>
        <w:pStyle w:val="Code"/>
        <w:rPr>
          <w:highlight w:val="white"/>
          <w:lang w:val="en-GB"/>
        </w:rPr>
      </w:pPr>
      <w:r w:rsidRPr="00D822A3">
        <w:rPr>
          <w:highlight w:val="white"/>
          <w:lang w:val="en-GB"/>
        </w:rPr>
        <w:t>int fgetpos(FILE* stream, fpos_t* ptr) {</w:t>
      </w:r>
    </w:p>
    <w:p w14:paraId="11721D9D" w14:textId="77777777" w:rsidR="000644C3" w:rsidRPr="00D822A3" w:rsidRDefault="000644C3" w:rsidP="00390D2A">
      <w:pPr>
        <w:pStyle w:val="Code"/>
        <w:rPr>
          <w:highlight w:val="white"/>
          <w:lang w:val="en-GB"/>
        </w:rPr>
      </w:pPr>
      <w:r w:rsidRPr="00D822A3">
        <w:rPr>
          <w:highlight w:val="white"/>
          <w:lang w:val="en-GB"/>
        </w:rPr>
        <w:t xml:space="preserve">  *ptr = (fpos_t) ftell(stream);</w:t>
      </w:r>
    </w:p>
    <w:p w14:paraId="61E6C41C" w14:textId="77777777" w:rsidR="000644C3" w:rsidRPr="00D822A3" w:rsidRDefault="000644C3" w:rsidP="00390D2A">
      <w:pPr>
        <w:pStyle w:val="Code"/>
        <w:rPr>
          <w:highlight w:val="white"/>
          <w:lang w:val="en-GB"/>
        </w:rPr>
      </w:pPr>
      <w:r w:rsidRPr="00D822A3">
        <w:rPr>
          <w:highlight w:val="white"/>
          <w:lang w:val="en-GB"/>
        </w:rPr>
        <w:t xml:space="preserve">  return 0;</w:t>
      </w:r>
    </w:p>
    <w:p w14:paraId="6CFE493A" w14:textId="77777777" w:rsidR="000644C3" w:rsidRPr="00D822A3" w:rsidRDefault="000644C3" w:rsidP="00390D2A">
      <w:pPr>
        <w:pStyle w:val="Code"/>
        <w:rPr>
          <w:highlight w:val="white"/>
          <w:lang w:val="en-GB"/>
        </w:rPr>
      </w:pPr>
      <w:r w:rsidRPr="00D822A3">
        <w:rPr>
          <w:highlight w:val="white"/>
          <w:lang w:val="en-GB"/>
        </w:rPr>
        <w:t>}</w:t>
      </w:r>
    </w:p>
    <w:p w14:paraId="724C14DA" w14:textId="77777777" w:rsidR="000644C3" w:rsidRPr="00D822A3" w:rsidRDefault="000644C3" w:rsidP="00390D2A">
      <w:pPr>
        <w:pStyle w:val="Code"/>
        <w:rPr>
          <w:highlight w:val="white"/>
          <w:lang w:val="en-GB"/>
        </w:rPr>
      </w:pPr>
    </w:p>
    <w:p w14:paraId="6BC8E6DA" w14:textId="77777777" w:rsidR="000644C3" w:rsidRPr="00D822A3" w:rsidRDefault="000644C3" w:rsidP="00390D2A">
      <w:pPr>
        <w:pStyle w:val="Code"/>
        <w:rPr>
          <w:highlight w:val="white"/>
          <w:lang w:val="en-GB"/>
        </w:rPr>
      </w:pPr>
      <w:r w:rsidRPr="00D822A3">
        <w:rPr>
          <w:highlight w:val="white"/>
          <w:lang w:val="en-GB"/>
        </w:rPr>
        <w:t>int fsetpos(FILE* stream, const fpos_t* ptr) {</w:t>
      </w:r>
    </w:p>
    <w:p w14:paraId="154D3C8C" w14:textId="77777777" w:rsidR="000644C3" w:rsidRPr="00D822A3" w:rsidRDefault="000644C3" w:rsidP="00390D2A">
      <w:pPr>
        <w:pStyle w:val="Code"/>
        <w:rPr>
          <w:highlight w:val="white"/>
          <w:lang w:val="en-GB"/>
        </w:rPr>
      </w:pPr>
      <w:r w:rsidRPr="00D822A3">
        <w:rPr>
          <w:highlight w:val="white"/>
          <w:lang w:val="en-GB"/>
        </w:rPr>
        <w:t xml:space="preserve">  return ((int) fseek(stream, *ptr, (int) SEEK_SET));</w:t>
      </w:r>
    </w:p>
    <w:p w14:paraId="4F188A5F" w14:textId="77777777" w:rsidR="000644C3" w:rsidRPr="00D822A3" w:rsidRDefault="000644C3" w:rsidP="00390D2A">
      <w:pPr>
        <w:pStyle w:val="Code"/>
        <w:rPr>
          <w:highlight w:val="white"/>
          <w:lang w:val="en-GB"/>
        </w:rPr>
      </w:pPr>
      <w:r w:rsidRPr="00D822A3">
        <w:rPr>
          <w:highlight w:val="white"/>
          <w:lang w:val="en-GB"/>
        </w:rPr>
        <w:t>}</w:t>
      </w:r>
    </w:p>
    <w:p w14:paraId="7B812B3C" w14:textId="77777777" w:rsidR="000644C3" w:rsidRPr="00D822A3" w:rsidRDefault="000644C3" w:rsidP="00390D2A">
      <w:pPr>
        <w:pStyle w:val="Code"/>
        <w:rPr>
          <w:highlight w:val="white"/>
          <w:lang w:val="en-GB"/>
        </w:rPr>
      </w:pPr>
    </w:p>
    <w:p w14:paraId="25649D00" w14:textId="77777777" w:rsidR="000644C3" w:rsidRPr="00D822A3" w:rsidRDefault="000644C3" w:rsidP="00390D2A">
      <w:pPr>
        <w:pStyle w:val="Code"/>
        <w:rPr>
          <w:highlight w:val="white"/>
          <w:lang w:val="en-GB"/>
        </w:rPr>
      </w:pPr>
      <w:r w:rsidRPr="00D822A3">
        <w:rPr>
          <w:highlight w:val="white"/>
          <w:lang w:val="en-GB"/>
        </w:rPr>
        <w:t>void clearerr(FILE* stream) {</w:t>
      </w:r>
    </w:p>
    <w:p w14:paraId="1FE7DAC0" w14:textId="77777777" w:rsidR="000644C3" w:rsidRPr="00D822A3" w:rsidRDefault="000644C3" w:rsidP="00390D2A">
      <w:pPr>
        <w:pStyle w:val="Code"/>
        <w:rPr>
          <w:highlight w:val="white"/>
          <w:lang w:val="en-GB"/>
        </w:rPr>
      </w:pPr>
      <w:r w:rsidRPr="00D822A3">
        <w:rPr>
          <w:highlight w:val="white"/>
          <w:lang w:val="en-GB"/>
        </w:rPr>
        <w:t xml:space="preserve">  stream-&gt;errno = errno = 0;</w:t>
      </w:r>
    </w:p>
    <w:p w14:paraId="1CBFB1BF" w14:textId="77777777" w:rsidR="000644C3" w:rsidRPr="00D822A3" w:rsidRDefault="000644C3" w:rsidP="00390D2A">
      <w:pPr>
        <w:pStyle w:val="Code"/>
        <w:rPr>
          <w:highlight w:val="white"/>
          <w:lang w:val="en-GB"/>
        </w:rPr>
      </w:pPr>
      <w:r w:rsidRPr="00D822A3">
        <w:rPr>
          <w:highlight w:val="white"/>
          <w:lang w:val="en-GB"/>
        </w:rPr>
        <w:t>}</w:t>
      </w:r>
    </w:p>
    <w:p w14:paraId="0112B67F" w14:textId="77777777" w:rsidR="000644C3" w:rsidRPr="00D822A3" w:rsidRDefault="000644C3" w:rsidP="00390D2A">
      <w:pPr>
        <w:pStyle w:val="Code"/>
        <w:rPr>
          <w:highlight w:val="white"/>
          <w:lang w:val="en-GB"/>
        </w:rPr>
      </w:pPr>
    </w:p>
    <w:p w14:paraId="45EFCBE7" w14:textId="77777777" w:rsidR="000644C3" w:rsidRPr="00D822A3" w:rsidRDefault="000644C3" w:rsidP="00390D2A">
      <w:pPr>
        <w:pStyle w:val="Code"/>
        <w:rPr>
          <w:highlight w:val="white"/>
          <w:lang w:val="en-GB"/>
        </w:rPr>
      </w:pPr>
      <w:r w:rsidRPr="00D822A3">
        <w:rPr>
          <w:highlight w:val="white"/>
          <w:lang w:val="en-GB"/>
        </w:rPr>
        <w:t>BOOL feof(FILE* stream) {</w:t>
      </w:r>
    </w:p>
    <w:p w14:paraId="1B6E2561" w14:textId="77777777" w:rsidR="000644C3" w:rsidRPr="00D822A3" w:rsidRDefault="000644C3" w:rsidP="00390D2A">
      <w:pPr>
        <w:pStyle w:val="Code"/>
        <w:rPr>
          <w:highlight w:val="white"/>
          <w:lang w:val="en-GB"/>
        </w:rPr>
      </w:pPr>
      <w:r w:rsidRPr="00D822A3">
        <w:rPr>
          <w:highlight w:val="white"/>
          <w:lang w:val="en-GB"/>
        </w:rPr>
        <w:t xml:space="preserve">  long unsigned currPosition = fseek(stream, 0L, (int) SEEK_CUR);</w:t>
      </w:r>
    </w:p>
    <w:p w14:paraId="6B9CAB9D" w14:textId="77777777" w:rsidR="000644C3" w:rsidRPr="00D822A3" w:rsidRDefault="000644C3" w:rsidP="00390D2A">
      <w:pPr>
        <w:pStyle w:val="Code"/>
        <w:rPr>
          <w:highlight w:val="white"/>
          <w:lang w:val="en-GB"/>
        </w:rPr>
      </w:pPr>
      <w:r w:rsidRPr="00D822A3">
        <w:rPr>
          <w:highlight w:val="white"/>
          <w:lang w:val="en-GB"/>
        </w:rPr>
        <w:t xml:space="preserve">  long unsigned lastPosition = fseek(stream, 0L, (int)SEEK_END);</w:t>
      </w:r>
    </w:p>
    <w:p w14:paraId="74709AC5" w14:textId="77777777" w:rsidR="000644C3" w:rsidRPr="00D822A3" w:rsidRDefault="000644C3" w:rsidP="00390D2A">
      <w:pPr>
        <w:pStyle w:val="Code"/>
        <w:rPr>
          <w:highlight w:val="white"/>
          <w:lang w:val="en-GB"/>
        </w:rPr>
      </w:pPr>
      <w:r w:rsidRPr="00D822A3">
        <w:rPr>
          <w:highlight w:val="white"/>
          <w:lang w:val="en-GB"/>
        </w:rPr>
        <w:t xml:space="preserve">  fseek(stream, currPosition, (int) SEEK_SET);</w:t>
      </w:r>
    </w:p>
    <w:p w14:paraId="1EEE77C5" w14:textId="77777777" w:rsidR="000644C3" w:rsidRPr="00D822A3" w:rsidRDefault="000644C3" w:rsidP="00390D2A">
      <w:pPr>
        <w:pStyle w:val="Code"/>
        <w:rPr>
          <w:highlight w:val="white"/>
          <w:lang w:val="en-GB"/>
        </w:rPr>
      </w:pPr>
    </w:p>
    <w:p w14:paraId="3D759250" w14:textId="77777777" w:rsidR="000644C3" w:rsidRPr="00D822A3" w:rsidRDefault="000644C3" w:rsidP="00390D2A">
      <w:pPr>
        <w:pStyle w:val="Code"/>
        <w:rPr>
          <w:highlight w:val="white"/>
          <w:lang w:val="en-GB"/>
        </w:rPr>
      </w:pPr>
      <w:r w:rsidRPr="00D822A3">
        <w:rPr>
          <w:highlight w:val="white"/>
          <w:lang w:val="en-GB"/>
        </w:rPr>
        <w:t xml:space="preserve">  { BOOL endOfFile = (currPosition == lastPosition);</w:t>
      </w:r>
    </w:p>
    <w:p w14:paraId="627AE76B" w14:textId="77777777" w:rsidR="000644C3" w:rsidRPr="00D822A3" w:rsidRDefault="000644C3" w:rsidP="00390D2A">
      <w:pPr>
        <w:pStyle w:val="Code"/>
        <w:rPr>
          <w:highlight w:val="white"/>
          <w:lang w:val="en-GB"/>
        </w:rPr>
      </w:pPr>
      <w:r w:rsidRPr="00D822A3">
        <w:rPr>
          <w:highlight w:val="white"/>
          <w:lang w:val="en-GB"/>
        </w:rPr>
        <w:t xml:space="preserve">    return endOfFile;</w:t>
      </w:r>
    </w:p>
    <w:p w14:paraId="200CE457" w14:textId="77777777" w:rsidR="000644C3" w:rsidRPr="00D822A3" w:rsidRDefault="000644C3" w:rsidP="00390D2A">
      <w:pPr>
        <w:pStyle w:val="Code"/>
        <w:rPr>
          <w:highlight w:val="white"/>
          <w:lang w:val="en-GB"/>
        </w:rPr>
      </w:pPr>
      <w:r w:rsidRPr="00D822A3">
        <w:rPr>
          <w:highlight w:val="white"/>
          <w:lang w:val="en-GB"/>
        </w:rPr>
        <w:t xml:space="preserve">  }</w:t>
      </w:r>
    </w:p>
    <w:p w14:paraId="29A0A9BC" w14:textId="77777777" w:rsidR="000644C3" w:rsidRPr="00D822A3" w:rsidRDefault="000644C3" w:rsidP="00390D2A">
      <w:pPr>
        <w:pStyle w:val="Code"/>
        <w:rPr>
          <w:highlight w:val="white"/>
          <w:lang w:val="en-GB"/>
        </w:rPr>
      </w:pPr>
      <w:r w:rsidRPr="00D822A3">
        <w:rPr>
          <w:highlight w:val="white"/>
          <w:lang w:val="en-GB"/>
        </w:rPr>
        <w:t>}</w:t>
      </w:r>
    </w:p>
    <w:p w14:paraId="139C59C1" w14:textId="77777777" w:rsidR="000644C3" w:rsidRPr="00D822A3" w:rsidRDefault="000644C3" w:rsidP="00390D2A">
      <w:pPr>
        <w:pStyle w:val="Code"/>
        <w:rPr>
          <w:highlight w:val="white"/>
          <w:lang w:val="en-GB"/>
        </w:rPr>
      </w:pPr>
    </w:p>
    <w:p w14:paraId="702C0D63" w14:textId="77777777" w:rsidR="000644C3" w:rsidRPr="00D822A3" w:rsidRDefault="000644C3" w:rsidP="00390D2A">
      <w:pPr>
        <w:pStyle w:val="Code"/>
        <w:rPr>
          <w:highlight w:val="white"/>
          <w:lang w:val="en-GB"/>
        </w:rPr>
      </w:pPr>
      <w:r w:rsidRPr="00D822A3">
        <w:rPr>
          <w:highlight w:val="white"/>
          <w:lang w:val="en-GB"/>
        </w:rPr>
        <w:t>int ferror(FILE* stream) {</w:t>
      </w:r>
    </w:p>
    <w:p w14:paraId="650A8BB8" w14:textId="77777777" w:rsidR="000644C3" w:rsidRPr="00D822A3" w:rsidRDefault="000644C3" w:rsidP="00390D2A">
      <w:pPr>
        <w:pStyle w:val="Code"/>
        <w:rPr>
          <w:highlight w:val="white"/>
          <w:lang w:val="en-GB"/>
        </w:rPr>
      </w:pPr>
      <w:r w:rsidRPr="00D822A3">
        <w:rPr>
          <w:highlight w:val="white"/>
          <w:lang w:val="en-GB"/>
        </w:rPr>
        <w:t xml:space="preserve">  return stream-&gt;errno;</w:t>
      </w:r>
    </w:p>
    <w:p w14:paraId="609EFC51" w14:textId="77777777" w:rsidR="000644C3" w:rsidRPr="00D822A3" w:rsidRDefault="000644C3" w:rsidP="00390D2A">
      <w:pPr>
        <w:pStyle w:val="Code"/>
        <w:rPr>
          <w:highlight w:val="white"/>
          <w:lang w:val="en-GB"/>
        </w:rPr>
      </w:pPr>
      <w:r w:rsidRPr="00D822A3">
        <w:rPr>
          <w:highlight w:val="white"/>
          <w:lang w:val="en-GB"/>
        </w:rPr>
        <w:t>}</w:t>
      </w:r>
    </w:p>
    <w:p w14:paraId="4E428D89" w14:textId="77777777" w:rsidR="000644C3" w:rsidRPr="00D822A3" w:rsidRDefault="000644C3" w:rsidP="00390D2A">
      <w:pPr>
        <w:pStyle w:val="Code"/>
        <w:rPr>
          <w:highlight w:val="white"/>
          <w:lang w:val="en-GB"/>
        </w:rPr>
      </w:pPr>
    </w:p>
    <w:p w14:paraId="47CC78C4" w14:textId="77777777" w:rsidR="000644C3" w:rsidRPr="00D822A3" w:rsidRDefault="000644C3" w:rsidP="00390D2A">
      <w:pPr>
        <w:pStyle w:val="Code"/>
        <w:rPr>
          <w:highlight w:val="white"/>
          <w:lang w:val="en-GB"/>
        </w:rPr>
      </w:pPr>
      <w:r w:rsidRPr="00D822A3">
        <w:rPr>
          <w:highlight w:val="white"/>
          <w:lang w:val="en-GB"/>
        </w:rPr>
        <w:t>void perror(const char* s) {</w:t>
      </w:r>
    </w:p>
    <w:p w14:paraId="0A41CC7A" w14:textId="77777777" w:rsidR="000644C3" w:rsidRPr="00D822A3" w:rsidRDefault="000644C3" w:rsidP="00390D2A">
      <w:pPr>
        <w:pStyle w:val="Code"/>
        <w:rPr>
          <w:highlight w:val="white"/>
          <w:lang w:val="en-GB"/>
        </w:rPr>
      </w:pPr>
      <w:r w:rsidRPr="00D822A3">
        <w:rPr>
          <w:highlight w:val="white"/>
          <w:lang w:val="en-GB"/>
        </w:rPr>
        <w:t xml:space="preserve">  printf("%s: %s.\n", s, strerror(errno));</w:t>
      </w:r>
    </w:p>
    <w:p w14:paraId="6EA6EFC3" w14:textId="194E0C8F" w:rsidR="000644C3" w:rsidRPr="00D822A3" w:rsidRDefault="000644C3" w:rsidP="00390D2A">
      <w:pPr>
        <w:pStyle w:val="Code"/>
        <w:rPr>
          <w:lang w:val="en-GB"/>
        </w:rPr>
      </w:pPr>
      <w:r w:rsidRPr="00D822A3">
        <w:rPr>
          <w:highlight w:val="white"/>
          <w:lang w:val="en-GB"/>
        </w:rPr>
        <w:t>}</w:t>
      </w:r>
    </w:p>
    <w:p w14:paraId="428D7C4D" w14:textId="63A9D82B" w:rsidR="00D62A8B" w:rsidRPr="00D822A3" w:rsidRDefault="004007C3" w:rsidP="00265BDF">
      <w:pPr>
        <w:pStyle w:val="Rubrik2"/>
        <w:rPr>
          <w:lang w:val="en-GB"/>
        </w:rPr>
      </w:pPr>
      <w:bookmarkStart w:id="484" w:name="_Toc54119999"/>
      <w:r w:rsidRPr="00D822A3">
        <w:rPr>
          <w:lang w:val="en-GB"/>
        </w:rPr>
        <w:t>The Standard Library</w:t>
      </w:r>
      <w:bookmarkEnd w:id="484"/>
    </w:p>
    <w:p w14:paraId="6289FDFB" w14:textId="4B5A32CA" w:rsidR="003420EA" w:rsidRPr="00D822A3" w:rsidRDefault="004B0675" w:rsidP="003420EA">
      <w:pPr>
        <w:pStyle w:val="CodeListing"/>
        <w:rPr>
          <w:lang w:val="en-GB"/>
        </w:rPr>
      </w:pPr>
      <w:r w:rsidRPr="00D822A3">
        <w:rPr>
          <w:lang w:val="en-GB"/>
        </w:rPr>
        <w:t>s</w:t>
      </w:r>
      <w:r w:rsidR="003420EA" w:rsidRPr="00D822A3">
        <w:rPr>
          <w:lang w:val="en-GB"/>
        </w:rPr>
        <w:t>td</w:t>
      </w:r>
      <w:r w:rsidRPr="00D822A3">
        <w:rPr>
          <w:lang w:val="en-GB"/>
        </w:rPr>
        <w:t>l</w:t>
      </w:r>
      <w:r w:rsidR="003420EA" w:rsidRPr="00D822A3">
        <w:rPr>
          <w:lang w:val="en-GB"/>
        </w:rPr>
        <w:t>ib.h</w:t>
      </w:r>
    </w:p>
    <w:p w14:paraId="1EB5D179" w14:textId="77777777" w:rsidR="006B43FE" w:rsidRPr="00D822A3" w:rsidRDefault="006B43FE" w:rsidP="006B43FE">
      <w:pPr>
        <w:pStyle w:val="Code"/>
        <w:rPr>
          <w:highlight w:val="white"/>
          <w:lang w:val="en-GB"/>
        </w:rPr>
      </w:pPr>
      <w:r w:rsidRPr="00D822A3">
        <w:rPr>
          <w:highlight w:val="white"/>
          <w:lang w:val="en-GB"/>
        </w:rPr>
        <w:t>#ifndef __STDLIB_H__</w:t>
      </w:r>
    </w:p>
    <w:p w14:paraId="4031BE63" w14:textId="77777777" w:rsidR="006B43FE" w:rsidRPr="00D822A3" w:rsidRDefault="006B43FE" w:rsidP="006B43FE">
      <w:pPr>
        <w:pStyle w:val="Code"/>
        <w:rPr>
          <w:highlight w:val="white"/>
          <w:lang w:val="en-GB"/>
        </w:rPr>
      </w:pPr>
      <w:r w:rsidRPr="00D822A3">
        <w:rPr>
          <w:highlight w:val="white"/>
          <w:lang w:val="en-GB"/>
        </w:rPr>
        <w:t>#define __STDLIB_H__</w:t>
      </w:r>
    </w:p>
    <w:p w14:paraId="4F61B4FB" w14:textId="77777777" w:rsidR="006B43FE" w:rsidRPr="00D822A3" w:rsidRDefault="006B43FE" w:rsidP="006B43FE">
      <w:pPr>
        <w:pStyle w:val="Code"/>
        <w:rPr>
          <w:highlight w:val="white"/>
          <w:lang w:val="en-GB"/>
        </w:rPr>
      </w:pPr>
    </w:p>
    <w:p w14:paraId="7268D2ED" w14:textId="77777777" w:rsidR="006B43FE" w:rsidRPr="00D822A3" w:rsidRDefault="006B43FE" w:rsidP="006B43FE">
      <w:pPr>
        <w:pStyle w:val="Code"/>
        <w:rPr>
          <w:highlight w:val="white"/>
          <w:lang w:val="en-GB"/>
        </w:rPr>
      </w:pPr>
      <w:r w:rsidRPr="00D822A3">
        <w:rPr>
          <w:highlight w:val="white"/>
          <w:lang w:val="en-GB"/>
        </w:rPr>
        <w:t>#define NULL ((void*) 0)</w:t>
      </w:r>
    </w:p>
    <w:p w14:paraId="3A70D4D2" w14:textId="77777777" w:rsidR="006B43FE" w:rsidRPr="00D822A3" w:rsidRDefault="006B43FE" w:rsidP="006B43FE">
      <w:pPr>
        <w:pStyle w:val="Code"/>
        <w:rPr>
          <w:highlight w:val="white"/>
          <w:lang w:val="en-GB"/>
        </w:rPr>
      </w:pPr>
    </w:p>
    <w:p w14:paraId="15A1468C" w14:textId="77777777" w:rsidR="006B43FE" w:rsidRPr="00D822A3" w:rsidRDefault="006B43FE" w:rsidP="006B43FE">
      <w:pPr>
        <w:pStyle w:val="Code"/>
        <w:rPr>
          <w:highlight w:val="white"/>
          <w:lang w:val="en-GB"/>
        </w:rPr>
      </w:pPr>
      <w:r w:rsidRPr="00D822A3">
        <w:rPr>
          <w:highlight w:val="white"/>
          <w:lang w:val="en-GB"/>
        </w:rPr>
        <w:t>double atof(char* s);</w:t>
      </w:r>
    </w:p>
    <w:p w14:paraId="671C1C8F" w14:textId="77777777" w:rsidR="006B43FE" w:rsidRPr="00D822A3" w:rsidRDefault="006B43FE" w:rsidP="006B43FE">
      <w:pPr>
        <w:pStyle w:val="Code"/>
        <w:rPr>
          <w:highlight w:val="white"/>
          <w:lang w:val="en-GB"/>
        </w:rPr>
      </w:pPr>
      <w:r w:rsidRPr="00D822A3">
        <w:rPr>
          <w:highlight w:val="white"/>
          <w:lang w:val="en-GB"/>
        </w:rPr>
        <w:t>int atoi(char* s);</w:t>
      </w:r>
    </w:p>
    <w:p w14:paraId="3C808087" w14:textId="77777777" w:rsidR="006B43FE" w:rsidRPr="00D822A3" w:rsidRDefault="006B43FE" w:rsidP="006B43FE">
      <w:pPr>
        <w:pStyle w:val="Code"/>
        <w:rPr>
          <w:highlight w:val="white"/>
          <w:lang w:val="en-GB"/>
        </w:rPr>
      </w:pPr>
      <w:r w:rsidRPr="00D822A3">
        <w:rPr>
          <w:highlight w:val="white"/>
          <w:lang w:val="en-GB"/>
        </w:rPr>
        <w:t>long atol(char* s);</w:t>
      </w:r>
    </w:p>
    <w:p w14:paraId="28CF8812" w14:textId="77777777" w:rsidR="006B43FE" w:rsidRPr="00D822A3" w:rsidRDefault="006B43FE" w:rsidP="006B43FE">
      <w:pPr>
        <w:pStyle w:val="Code"/>
        <w:rPr>
          <w:highlight w:val="white"/>
          <w:lang w:val="en-GB"/>
        </w:rPr>
      </w:pPr>
    </w:p>
    <w:p w14:paraId="3CA3E9E3" w14:textId="77777777" w:rsidR="006B43FE" w:rsidRPr="00D822A3" w:rsidRDefault="006B43FE" w:rsidP="006B43FE">
      <w:pPr>
        <w:pStyle w:val="Code"/>
        <w:rPr>
          <w:highlight w:val="white"/>
          <w:lang w:val="en-GB"/>
        </w:rPr>
      </w:pPr>
      <w:r w:rsidRPr="00D822A3">
        <w:rPr>
          <w:highlight w:val="white"/>
          <w:lang w:val="en-GB"/>
        </w:rPr>
        <w:t>double strtod(char* s, char** endp);</w:t>
      </w:r>
    </w:p>
    <w:p w14:paraId="77509103" w14:textId="77777777" w:rsidR="006B43FE" w:rsidRPr="00D822A3" w:rsidRDefault="006B43FE" w:rsidP="006B43FE">
      <w:pPr>
        <w:pStyle w:val="Code"/>
        <w:rPr>
          <w:highlight w:val="white"/>
          <w:lang w:val="en-GB"/>
        </w:rPr>
      </w:pPr>
      <w:r w:rsidRPr="00D822A3">
        <w:rPr>
          <w:highlight w:val="white"/>
          <w:lang w:val="en-GB"/>
        </w:rPr>
        <w:t>long strtol(char* s, char** endp, int base);</w:t>
      </w:r>
    </w:p>
    <w:p w14:paraId="68D82157" w14:textId="77777777" w:rsidR="006B43FE" w:rsidRPr="00D822A3" w:rsidRDefault="006B43FE" w:rsidP="006B43FE">
      <w:pPr>
        <w:pStyle w:val="Code"/>
        <w:rPr>
          <w:highlight w:val="white"/>
          <w:lang w:val="en-GB"/>
        </w:rPr>
      </w:pPr>
      <w:r w:rsidRPr="00D822A3">
        <w:rPr>
          <w:highlight w:val="white"/>
          <w:lang w:val="en-GB"/>
        </w:rPr>
        <w:t>unsigned long strtoul(char* s, char** endp, int base);</w:t>
      </w:r>
    </w:p>
    <w:p w14:paraId="4683ED2F" w14:textId="77777777" w:rsidR="006B43FE" w:rsidRPr="00D822A3" w:rsidRDefault="006B43FE" w:rsidP="006B43FE">
      <w:pPr>
        <w:pStyle w:val="Code"/>
        <w:rPr>
          <w:highlight w:val="white"/>
          <w:lang w:val="en-GB"/>
        </w:rPr>
      </w:pPr>
    </w:p>
    <w:p w14:paraId="4E2EF11A" w14:textId="77777777" w:rsidR="006B43FE" w:rsidRPr="00D822A3" w:rsidRDefault="006B43FE" w:rsidP="006B43FE">
      <w:pPr>
        <w:pStyle w:val="Code"/>
        <w:rPr>
          <w:highlight w:val="white"/>
          <w:lang w:val="en-GB"/>
        </w:rPr>
      </w:pPr>
      <w:r w:rsidRPr="00D822A3">
        <w:rPr>
          <w:highlight w:val="white"/>
          <w:lang w:val="en-GB"/>
        </w:rPr>
        <w:t>int rand(void);</w:t>
      </w:r>
    </w:p>
    <w:p w14:paraId="79E441CB" w14:textId="77777777" w:rsidR="006B43FE" w:rsidRPr="00D822A3" w:rsidRDefault="006B43FE" w:rsidP="006B43FE">
      <w:pPr>
        <w:pStyle w:val="Code"/>
        <w:rPr>
          <w:highlight w:val="white"/>
          <w:lang w:val="en-GB"/>
        </w:rPr>
      </w:pPr>
      <w:r w:rsidRPr="00D822A3">
        <w:rPr>
          <w:highlight w:val="white"/>
          <w:lang w:val="en-GB"/>
        </w:rPr>
        <w:t>void srand(unsigned int seed);</w:t>
      </w:r>
    </w:p>
    <w:p w14:paraId="44BCF04C" w14:textId="77777777" w:rsidR="006B43FE" w:rsidRPr="00D822A3" w:rsidRDefault="006B43FE" w:rsidP="006B43FE">
      <w:pPr>
        <w:pStyle w:val="Code"/>
        <w:rPr>
          <w:highlight w:val="white"/>
          <w:lang w:val="en-GB"/>
        </w:rPr>
      </w:pPr>
    </w:p>
    <w:p w14:paraId="1F5B6EA6" w14:textId="77777777" w:rsidR="006B43FE" w:rsidRPr="00D822A3" w:rsidRDefault="006B43FE" w:rsidP="006B43FE">
      <w:pPr>
        <w:pStyle w:val="Code"/>
        <w:rPr>
          <w:highlight w:val="white"/>
          <w:lang w:val="en-GB"/>
        </w:rPr>
      </w:pPr>
      <w:r w:rsidRPr="00D822A3">
        <w:rPr>
          <w:highlight w:val="white"/>
          <w:lang w:val="en-GB"/>
        </w:rPr>
        <w:t>char* getenv(const char* name);</w:t>
      </w:r>
    </w:p>
    <w:p w14:paraId="11B0A462" w14:textId="77777777" w:rsidR="006B43FE" w:rsidRPr="00D822A3" w:rsidRDefault="006B43FE" w:rsidP="006B43FE">
      <w:pPr>
        <w:pStyle w:val="Code"/>
        <w:rPr>
          <w:highlight w:val="white"/>
          <w:lang w:val="en-GB"/>
        </w:rPr>
      </w:pPr>
      <w:r w:rsidRPr="00D822A3">
        <w:rPr>
          <w:highlight w:val="white"/>
          <w:lang w:val="en-GB"/>
        </w:rPr>
        <w:t>int system(const char* command);</w:t>
      </w:r>
    </w:p>
    <w:p w14:paraId="409F016B" w14:textId="77777777" w:rsidR="006B43FE" w:rsidRPr="00D822A3" w:rsidRDefault="006B43FE" w:rsidP="006B43FE">
      <w:pPr>
        <w:pStyle w:val="Code"/>
        <w:rPr>
          <w:highlight w:val="white"/>
          <w:lang w:val="en-GB"/>
        </w:rPr>
      </w:pPr>
    </w:p>
    <w:p w14:paraId="2F063A18" w14:textId="77777777" w:rsidR="006B43FE" w:rsidRPr="00D822A3" w:rsidRDefault="006B43FE" w:rsidP="006B43FE">
      <w:pPr>
        <w:pStyle w:val="Code"/>
        <w:rPr>
          <w:highlight w:val="white"/>
          <w:lang w:val="en-GB"/>
        </w:rPr>
      </w:pPr>
      <w:r w:rsidRPr="00D822A3">
        <w:rPr>
          <w:highlight w:val="white"/>
          <w:lang w:val="en-GB"/>
        </w:rPr>
        <w:t>void abort(void);</w:t>
      </w:r>
    </w:p>
    <w:p w14:paraId="1CEF647E" w14:textId="77777777" w:rsidR="006B43FE" w:rsidRPr="00D822A3" w:rsidRDefault="006B43FE" w:rsidP="006B43FE">
      <w:pPr>
        <w:pStyle w:val="Code"/>
        <w:rPr>
          <w:highlight w:val="white"/>
          <w:lang w:val="en-GB"/>
        </w:rPr>
      </w:pPr>
      <w:r w:rsidRPr="00D822A3">
        <w:rPr>
          <w:highlight w:val="white"/>
          <w:lang w:val="en-GB"/>
        </w:rPr>
        <w:t>void exit(int status);</w:t>
      </w:r>
    </w:p>
    <w:p w14:paraId="26EEEAF9" w14:textId="77777777" w:rsidR="006B43FE" w:rsidRPr="00D822A3" w:rsidRDefault="006B43FE" w:rsidP="006B43FE">
      <w:pPr>
        <w:pStyle w:val="Code"/>
        <w:rPr>
          <w:highlight w:val="white"/>
          <w:lang w:val="en-GB"/>
        </w:rPr>
      </w:pPr>
    </w:p>
    <w:p w14:paraId="36B92AF3" w14:textId="77777777" w:rsidR="006B43FE" w:rsidRPr="00D822A3" w:rsidRDefault="006B43FE" w:rsidP="006B43FE">
      <w:pPr>
        <w:pStyle w:val="Code"/>
        <w:rPr>
          <w:highlight w:val="white"/>
          <w:lang w:val="en-GB"/>
        </w:rPr>
      </w:pPr>
      <w:r w:rsidRPr="00D822A3">
        <w:rPr>
          <w:highlight w:val="white"/>
          <w:lang w:val="en-GB"/>
        </w:rPr>
        <w:t>#define FUNC_MAX 256</w:t>
      </w:r>
    </w:p>
    <w:p w14:paraId="78B1739B" w14:textId="77777777" w:rsidR="006B43FE" w:rsidRPr="00D822A3" w:rsidRDefault="006B43FE" w:rsidP="006B43FE">
      <w:pPr>
        <w:pStyle w:val="Code"/>
        <w:rPr>
          <w:highlight w:val="white"/>
          <w:lang w:val="en-GB"/>
        </w:rPr>
      </w:pPr>
      <w:r w:rsidRPr="00D822A3">
        <w:rPr>
          <w:highlight w:val="white"/>
          <w:lang w:val="en-GB"/>
        </w:rPr>
        <w:t>#define OPEN_MAX 16</w:t>
      </w:r>
    </w:p>
    <w:p w14:paraId="4AACFE83" w14:textId="77777777" w:rsidR="006B43FE" w:rsidRPr="00D822A3" w:rsidRDefault="006B43FE" w:rsidP="006B43FE">
      <w:pPr>
        <w:pStyle w:val="Code"/>
        <w:rPr>
          <w:highlight w:val="white"/>
          <w:lang w:val="en-GB"/>
        </w:rPr>
      </w:pPr>
    </w:p>
    <w:p w14:paraId="69ACD582" w14:textId="77777777" w:rsidR="006B43FE" w:rsidRPr="00D822A3" w:rsidRDefault="006B43FE" w:rsidP="006B43FE">
      <w:pPr>
        <w:pStyle w:val="Code"/>
        <w:rPr>
          <w:highlight w:val="white"/>
          <w:lang w:val="en-GB"/>
        </w:rPr>
      </w:pPr>
      <w:r w:rsidRPr="00D822A3">
        <w:rPr>
          <w:highlight w:val="white"/>
          <w:lang w:val="en-GB"/>
        </w:rPr>
        <w:t>typedef void(*FCN)(void);</w:t>
      </w:r>
    </w:p>
    <w:p w14:paraId="2687C7FA" w14:textId="77777777" w:rsidR="006B43FE" w:rsidRPr="00D822A3" w:rsidRDefault="006B43FE" w:rsidP="006B43FE">
      <w:pPr>
        <w:pStyle w:val="Code"/>
        <w:rPr>
          <w:highlight w:val="white"/>
          <w:lang w:val="en-GB"/>
        </w:rPr>
      </w:pPr>
      <w:r w:rsidRPr="00D822A3">
        <w:rPr>
          <w:highlight w:val="white"/>
          <w:lang w:val="en-GB"/>
        </w:rPr>
        <w:t>int atexit(FCN fcn);</w:t>
      </w:r>
    </w:p>
    <w:p w14:paraId="420F7CF0" w14:textId="77777777" w:rsidR="006B43FE" w:rsidRPr="00D822A3" w:rsidRDefault="006B43FE" w:rsidP="006B43FE">
      <w:pPr>
        <w:pStyle w:val="Code"/>
        <w:rPr>
          <w:highlight w:val="white"/>
          <w:lang w:val="en-GB"/>
        </w:rPr>
      </w:pPr>
    </w:p>
    <w:p w14:paraId="6738E917" w14:textId="77777777" w:rsidR="006B43FE" w:rsidRPr="00D822A3" w:rsidRDefault="006B43FE" w:rsidP="006B43FE">
      <w:pPr>
        <w:pStyle w:val="Code"/>
        <w:rPr>
          <w:highlight w:val="white"/>
          <w:lang w:val="en-GB"/>
        </w:rPr>
      </w:pPr>
      <w:r w:rsidRPr="00D822A3">
        <w:rPr>
          <w:highlight w:val="white"/>
          <w:lang w:val="en-GB"/>
        </w:rPr>
        <w:t>int abs(int value);</w:t>
      </w:r>
    </w:p>
    <w:p w14:paraId="0D52F266" w14:textId="77777777" w:rsidR="006B43FE" w:rsidRPr="00D822A3" w:rsidRDefault="006B43FE" w:rsidP="006B43FE">
      <w:pPr>
        <w:pStyle w:val="Code"/>
        <w:rPr>
          <w:highlight w:val="white"/>
          <w:lang w:val="en-GB"/>
        </w:rPr>
      </w:pPr>
      <w:r w:rsidRPr="00D822A3">
        <w:rPr>
          <w:highlight w:val="white"/>
          <w:lang w:val="en-GB"/>
        </w:rPr>
        <w:t>long labs(long value);</w:t>
      </w:r>
    </w:p>
    <w:p w14:paraId="4229DAC4" w14:textId="77777777" w:rsidR="006B43FE" w:rsidRPr="00D822A3" w:rsidRDefault="006B43FE" w:rsidP="006B43FE">
      <w:pPr>
        <w:pStyle w:val="Code"/>
        <w:rPr>
          <w:highlight w:val="white"/>
          <w:lang w:val="en-GB"/>
        </w:rPr>
      </w:pPr>
    </w:p>
    <w:p w14:paraId="5ABA7562" w14:textId="77777777" w:rsidR="006B43FE" w:rsidRPr="00D822A3" w:rsidRDefault="006B43FE" w:rsidP="006B43FE">
      <w:pPr>
        <w:pStyle w:val="Code"/>
        <w:rPr>
          <w:highlight w:val="white"/>
          <w:lang w:val="en-GB"/>
        </w:rPr>
      </w:pPr>
      <w:r w:rsidRPr="00D822A3">
        <w:rPr>
          <w:highlight w:val="white"/>
          <w:lang w:val="en-GB"/>
        </w:rPr>
        <w:t>void* malloc(size_t size);</w:t>
      </w:r>
    </w:p>
    <w:p w14:paraId="3E3604D2" w14:textId="77777777" w:rsidR="006B43FE" w:rsidRPr="00D822A3" w:rsidRDefault="006B43FE" w:rsidP="006B43FE">
      <w:pPr>
        <w:pStyle w:val="Code"/>
        <w:rPr>
          <w:highlight w:val="white"/>
          <w:lang w:val="en-GB"/>
        </w:rPr>
      </w:pPr>
      <w:r w:rsidRPr="00D822A3">
        <w:rPr>
          <w:highlight w:val="white"/>
          <w:lang w:val="en-GB"/>
        </w:rPr>
        <w:t>void* realloc(void* ptr, size_t newSize);</w:t>
      </w:r>
    </w:p>
    <w:p w14:paraId="3963CC6C" w14:textId="77777777" w:rsidR="006B43FE" w:rsidRPr="00D822A3" w:rsidRDefault="006B43FE" w:rsidP="006B43FE">
      <w:pPr>
        <w:pStyle w:val="Code"/>
        <w:rPr>
          <w:highlight w:val="white"/>
          <w:lang w:val="en-GB"/>
        </w:rPr>
      </w:pPr>
      <w:r w:rsidRPr="00D822A3">
        <w:rPr>
          <w:highlight w:val="white"/>
          <w:lang w:val="en-GB"/>
        </w:rPr>
        <w:t>void* calloc(size_t num, size_t size);</w:t>
      </w:r>
    </w:p>
    <w:p w14:paraId="44A626CC" w14:textId="77777777" w:rsidR="006B43FE" w:rsidRPr="00D822A3" w:rsidRDefault="006B43FE" w:rsidP="006B43FE">
      <w:pPr>
        <w:pStyle w:val="Code"/>
        <w:rPr>
          <w:highlight w:val="white"/>
          <w:lang w:val="en-GB"/>
        </w:rPr>
      </w:pPr>
      <w:r w:rsidRPr="00D822A3">
        <w:rPr>
          <w:highlight w:val="white"/>
          <w:lang w:val="en-GB"/>
        </w:rPr>
        <w:t>void free(void* ptr);</w:t>
      </w:r>
    </w:p>
    <w:p w14:paraId="352B389A" w14:textId="77777777" w:rsidR="006B43FE" w:rsidRPr="00D822A3" w:rsidRDefault="006B43FE" w:rsidP="006B43FE">
      <w:pPr>
        <w:pStyle w:val="Code"/>
        <w:rPr>
          <w:highlight w:val="white"/>
          <w:lang w:val="en-GB"/>
        </w:rPr>
      </w:pPr>
    </w:p>
    <w:p w14:paraId="56273347" w14:textId="77777777" w:rsidR="006B43FE" w:rsidRPr="00D822A3" w:rsidRDefault="006B43FE" w:rsidP="006B43FE">
      <w:pPr>
        <w:pStyle w:val="Code"/>
        <w:rPr>
          <w:highlight w:val="white"/>
          <w:lang w:val="en-GB"/>
        </w:rPr>
      </w:pPr>
      <w:r w:rsidRPr="00D822A3">
        <w:rPr>
          <w:highlight w:val="white"/>
          <w:lang w:val="en-GB"/>
        </w:rPr>
        <w:t>void qsort(const void* valueList, size_t listSize, size_t valueSize,</w:t>
      </w:r>
    </w:p>
    <w:p w14:paraId="38E701A3" w14:textId="77777777" w:rsidR="006B43FE" w:rsidRPr="00D822A3" w:rsidRDefault="006B43FE" w:rsidP="006B43FE">
      <w:pPr>
        <w:pStyle w:val="Code"/>
        <w:rPr>
          <w:highlight w:val="white"/>
          <w:lang w:val="en-GB"/>
        </w:rPr>
      </w:pPr>
      <w:r w:rsidRPr="00D822A3">
        <w:rPr>
          <w:highlight w:val="white"/>
          <w:lang w:val="en-GB"/>
        </w:rPr>
        <w:t xml:space="preserve">           int (*compare)(const void*, const void*), ...);</w:t>
      </w:r>
    </w:p>
    <w:p w14:paraId="113691B3" w14:textId="77777777" w:rsidR="006B43FE" w:rsidRPr="00D822A3" w:rsidRDefault="006B43FE" w:rsidP="006B43FE">
      <w:pPr>
        <w:pStyle w:val="Code"/>
        <w:rPr>
          <w:highlight w:val="white"/>
          <w:lang w:val="en-GB"/>
        </w:rPr>
      </w:pPr>
    </w:p>
    <w:p w14:paraId="69BA3E23" w14:textId="77777777" w:rsidR="006B43FE" w:rsidRPr="00D822A3" w:rsidRDefault="006B43FE" w:rsidP="006B43FE">
      <w:pPr>
        <w:pStyle w:val="Code"/>
        <w:rPr>
          <w:highlight w:val="white"/>
          <w:lang w:val="en-GB"/>
        </w:rPr>
      </w:pPr>
      <w:r w:rsidRPr="00D822A3">
        <w:rPr>
          <w:highlight w:val="white"/>
          <w:lang w:val="en-GB"/>
        </w:rPr>
        <w:t>void* bsearch(const void* key, const void* valueList, size_t listSize,</w:t>
      </w:r>
    </w:p>
    <w:p w14:paraId="53E85AA7" w14:textId="62AD82D0" w:rsidR="006B43FE" w:rsidRPr="00D822A3" w:rsidRDefault="006B43FE" w:rsidP="006B43FE">
      <w:pPr>
        <w:pStyle w:val="Code"/>
        <w:rPr>
          <w:highlight w:val="white"/>
          <w:lang w:val="en-GB"/>
        </w:rPr>
      </w:pPr>
      <w:r w:rsidRPr="00D822A3">
        <w:rPr>
          <w:highlight w:val="white"/>
          <w:lang w:val="en-GB"/>
        </w:rPr>
        <w:t xml:space="preserve">              size_t valueSize, int (*compare)(const void*, const void*));</w:t>
      </w:r>
    </w:p>
    <w:p w14:paraId="13EA9E33" w14:textId="77777777" w:rsidR="006B43FE" w:rsidRPr="00D822A3" w:rsidRDefault="006B43FE" w:rsidP="006B43FE">
      <w:pPr>
        <w:pStyle w:val="Code"/>
        <w:rPr>
          <w:highlight w:val="white"/>
          <w:lang w:val="en-GB"/>
        </w:rPr>
      </w:pPr>
    </w:p>
    <w:p w14:paraId="2AC3C2BA" w14:textId="77777777" w:rsidR="006B43FE" w:rsidRPr="00D822A3" w:rsidRDefault="006B43FE" w:rsidP="006B43FE">
      <w:pPr>
        <w:pStyle w:val="Code"/>
        <w:rPr>
          <w:highlight w:val="white"/>
          <w:lang w:val="en-GB"/>
        </w:rPr>
      </w:pPr>
      <w:r w:rsidRPr="00D822A3">
        <w:rPr>
          <w:highlight w:val="white"/>
          <w:lang w:val="en-GB"/>
        </w:rPr>
        <w:t>int abs(int value);</w:t>
      </w:r>
    </w:p>
    <w:p w14:paraId="331215E4" w14:textId="77777777" w:rsidR="006B43FE" w:rsidRPr="00D822A3" w:rsidRDefault="006B43FE" w:rsidP="006B43FE">
      <w:pPr>
        <w:pStyle w:val="Code"/>
        <w:rPr>
          <w:highlight w:val="white"/>
          <w:lang w:val="en-GB"/>
        </w:rPr>
      </w:pPr>
      <w:r w:rsidRPr="00D822A3">
        <w:rPr>
          <w:highlight w:val="white"/>
          <w:lang w:val="en-GB"/>
        </w:rPr>
        <w:t>long labs(long value);</w:t>
      </w:r>
    </w:p>
    <w:p w14:paraId="57DE87C5" w14:textId="77777777" w:rsidR="006B43FE" w:rsidRPr="00D822A3" w:rsidRDefault="006B43FE" w:rsidP="006B43FE">
      <w:pPr>
        <w:pStyle w:val="Code"/>
        <w:rPr>
          <w:highlight w:val="white"/>
          <w:lang w:val="en-GB"/>
        </w:rPr>
      </w:pPr>
    </w:p>
    <w:p w14:paraId="0F0B7666" w14:textId="77777777" w:rsidR="006B43FE" w:rsidRPr="00D822A3" w:rsidRDefault="006B43FE" w:rsidP="006B43FE">
      <w:pPr>
        <w:pStyle w:val="Code"/>
        <w:rPr>
          <w:highlight w:val="white"/>
          <w:lang w:val="en-GB"/>
        </w:rPr>
      </w:pPr>
      <w:r w:rsidRPr="00D822A3">
        <w:rPr>
          <w:highlight w:val="white"/>
          <w:lang w:val="en-GB"/>
        </w:rPr>
        <w:t>typedef struct {</w:t>
      </w:r>
    </w:p>
    <w:p w14:paraId="45C9D4C3" w14:textId="77777777" w:rsidR="006B43FE" w:rsidRPr="00D822A3" w:rsidRDefault="006B43FE" w:rsidP="006B43FE">
      <w:pPr>
        <w:pStyle w:val="Code"/>
        <w:rPr>
          <w:highlight w:val="white"/>
          <w:lang w:val="en-GB"/>
        </w:rPr>
      </w:pPr>
      <w:r w:rsidRPr="00D822A3">
        <w:rPr>
          <w:highlight w:val="white"/>
          <w:lang w:val="en-GB"/>
        </w:rPr>
        <w:t xml:space="preserve">  int quot, rem;</w:t>
      </w:r>
    </w:p>
    <w:p w14:paraId="6AF40F09" w14:textId="77777777" w:rsidR="006B43FE" w:rsidRPr="00D822A3" w:rsidRDefault="006B43FE" w:rsidP="006B43FE">
      <w:pPr>
        <w:pStyle w:val="Code"/>
        <w:rPr>
          <w:highlight w:val="white"/>
          <w:lang w:val="en-GB"/>
        </w:rPr>
      </w:pPr>
      <w:r w:rsidRPr="00D822A3">
        <w:rPr>
          <w:highlight w:val="white"/>
          <w:lang w:val="en-GB"/>
        </w:rPr>
        <w:t>} div_t;</w:t>
      </w:r>
    </w:p>
    <w:p w14:paraId="2FF1B013" w14:textId="77777777" w:rsidR="006B43FE" w:rsidRPr="00D822A3" w:rsidRDefault="006B43FE" w:rsidP="006B43FE">
      <w:pPr>
        <w:pStyle w:val="Code"/>
        <w:rPr>
          <w:highlight w:val="white"/>
          <w:lang w:val="en-GB"/>
        </w:rPr>
      </w:pPr>
    </w:p>
    <w:p w14:paraId="65FCA0A4" w14:textId="77777777" w:rsidR="006B43FE" w:rsidRPr="00D822A3" w:rsidRDefault="006B43FE" w:rsidP="006B43FE">
      <w:pPr>
        <w:pStyle w:val="Code"/>
        <w:rPr>
          <w:highlight w:val="white"/>
          <w:lang w:val="en-GB"/>
        </w:rPr>
      </w:pPr>
      <w:r w:rsidRPr="00D822A3">
        <w:rPr>
          <w:highlight w:val="white"/>
          <w:lang w:val="en-GB"/>
        </w:rPr>
        <w:t>div_t div(int num, int denum);</w:t>
      </w:r>
    </w:p>
    <w:p w14:paraId="27ABA851" w14:textId="77777777" w:rsidR="006B43FE" w:rsidRPr="00D822A3" w:rsidRDefault="006B43FE" w:rsidP="006B43FE">
      <w:pPr>
        <w:pStyle w:val="Code"/>
        <w:rPr>
          <w:highlight w:val="white"/>
          <w:lang w:val="en-GB"/>
        </w:rPr>
      </w:pPr>
    </w:p>
    <w:p w14:paraId="7F65051D" w14:textId="77777777" w:rsidR="006B43FE" w:rsidRPr="00D822A3" w:rsidRDefault="006B43FE" w:rsidP="006B43FE">
      <w:pPr>
        <w:pStyle w:val="Code"/>
        <w:rPr>
          <w:highlight w:val="white"/>
          <w:lang w:val="en-GB"/>
        </w:rPr>
      </w:pPr>
      <w:r w:rsidRPr="00D822A3">
        <w:rPr>
          <w:highlight w:val="white"/>
          <w:lang w:val="en-GB"/>
        </w:rPr>
        <w:t>typedef struct {</w:t>
      </w:r>
    </w:p>
    <w:p w14:paraId="618213A2" w14:textId="77777777" w:rsidR="006B43FE" w:rsidRPr="00D822A3" w:rsidRDefault="006B43FE" w:rsidP="006B43FE">
      <w:pPr>
        <w:pStyle w:val="Code"/>
        <w:rPr>
          <w:highlight w:val="white"/>
          <w:lang w:val="en-GB"/>
        </w:rPr>
      </w:pPr>
      <w:r w:rsidRPr="00D822A3">
        <w:rPr>
          <w:highlight w:val="white"/>
          <w:lang w:val="en-GB"/>
        </w:rPr>
        <w:t xml:space="preserve">  long quot, rem;</w:t>
      </w:r>
    </w:p>
    <w:p w14:paraId="56380F7B" w14:textId="77777777" w:rsidR="006B43FE" w:rsidRPr="00D822A3" w:rsidRDefault="006B43FE" w:rsidP="006B43FE">
      <w:pPr>
        <w:pStyle w:val="Code"/>
        <w:rPr>
          <w:highlight w:val="white"/>
          <w:lang w:val="en-GB"/>
        </w:rPr>
      </w:pPr>
      <w:r w:rsidRPr="00D822A3">
        <w:rPr>
          <w:highlight w:val="white"/>
          <w:lang w:val="en-GB"/>
        </w:rPr>
        <w:t>} ldiv_t;</w:t>
      </w:r>
    </w:p>
    <w:p w14:paraId="3FB6D586" w14:textId="77777777" w:rsidR="006B43FE" w:rsidRPr="00D822A3" w:rsidRDefault="006B43FE" w:rsidP="006B43FE">
      <w:pPr>
        <w:pStyle w:val="Code"/>
        <w:rPr>
          <w:highlight w:val="white"/>
          <w:lang w:val="en-GB"/>
        </w:rPr>
      </w:pPr>
    </w:p>
    <w:p w14:paraId="642A4879" w14:textId="77777777" w:rsidR="006B43FE" w:rsidRPr="00D822A3" w:rsidRDefault="006B43FE" w:rsidP="006B43FE">
      <w:pPr>
        <w:pStyle w:val="Code"/>
        <w:rPr>
          <w:highlight w:val="white"/>
          <w:lang w:val="en-GB"/>
        </w:rPr>
      </w:pPr>
      <w:r w:rsidRPr="00D822A3">
        <w:rPr>
          <w:highlight w:val="white"/>
          <w:lang w:val="en-GB"/>
        </w:rPr>
        <w:t>ldiv_t ldiv(long num, long denum);</w:t>
      </w:r>
    </w:p>
    <w:p w14:paraId="24BA330A" w14:textId="27820A69" w:rsidR="003420EA" w:rsidRPr="00D822A3" w:rsidRDefault="006B43FE" w:rsidP="006B43FE">
      <w:pPr>
        <w:pStyle w:val="Code"/>
        <w:rPr>
          <w:lang w:val="en-GB"/>
        </w:rPr>
      </w:pPr>
      <w:r w:rsidRPr="00D822A3">
        <w:rPr>
          <w:highlight w:val="white"/>
          <w:lang w:val="en-GB"/>
        </w:rPr>
        <w:t>#endif</w:t>
      </w:r>
    </w:p>
    <w:p w14:paraId="42D61D02" w14:textId="0D9E79D9" w:rsidR="008977FB" w:rsidRPr="00D822A3" w:rsidRDefault="004B0675" w:rsidP="008977FB">
      <w:pPr>
        <w:pStyle w:val="CodeListing"/>
        <w:rPr>
          <w:lang w:val="en-GB"/>
        </w:rPr>
      </w:pPr>
      <w:r w:rsidRPr="00D822A3">
        <w:rPr>
          <w:lang w:val="en-GB"/>
        </w:rPr>
        <w:t>s</w:t>
      </w:r>
      <w:r w:rsidR="008977FB" w:rsidRPr="00D822A3">
        <w:rPr>
          <w:lang w:val="en-GB"/>
        </w:rPr>
        <w:t>td</w:t>
      </w:r>
      <w:r w:rsidRPr="00D822A3">
        <w:rPr>
          <w:lang w:val="en-GB"/>
        </w:rPr>
        <w:t>l</w:t>
      </w:r>
      <w:r w:rsidR="008977FB" w:rsidRPr="00D822A3">
        <w:rPr>
          <w:lang w:val="en-GB"/>
        </w:rPr>
        <w:t>ib.c</w:t>
      </w:r>
    </w:p>
    <w:p w14:paraId="2FA31B4D" w14:textId="504186CD"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1F5B1A9D" w14:textId="57FD2614"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518B103" w14:textId="2304628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1F4B6781" w14:textId="0CDD685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ACE882C" w14:textId="1AB5639A"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504ABE53" w14:textId="4B5B9EE3" w:rsidR="008977FB" w:rsidRPr="00D822A3" w:rsidRDefault="008977FB" w:rsidP="00F836A8">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5E7454C9" w14:textId="52651504"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2FE58CAB" w14:textId="50E383BC" w:rsidR="008977FB" w:rsidRPr="00D822A3" w:rsidRDefault="008977FB" w:rsidP="00F836A8">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14525A4F" w14:textId="77777777" w:rsidR="008977FB" w:rsidRPr="00D822A3" w:rsidRDefault="008977FB" w:rsidP="00F836A8">
      <w:pPr>
        <w:pStyle w:val="Code"/>
        <w:rPr>
          <w:highlight w:val="white"/>
          <w:lang w:val="en-GB"/>
        </w:rPr>
      </w:pPr>
    </w:p>
    <w:p w14:paraId="365F488A" w14:textId="77777777" w:rsidR="008977FB" w:rsidRPr="00D822A3" w:rsidRDefault="008977FB" w:rsidP="00F836A8">
      <w:pPr>
        <w:pStyle w:val="Code"/>
        <w:rPr>
          <w:highlight w:val="white"/>
          <w:lang w:val="en-GB"/>
        </w:rPr>
      </w:pPr>
      <w:r w:rsidRPr="00D822A3">
        <w:rPr>
          <w:highlight w:val="white"/>
          <w:lang w:val="en-GB"/>
        </w:rPr>
        <w:t>extern FILE g_fileArray[];</w:t>
      </w:r>
    </w:p>
    <w:p w14:paraId="006EA6AF" w14:textId="77777777" w:rsidR="008977FB" w:rsidRPr="00D822A3" w:rsidRDefault="008977FB" w:rsidP="00F836A8">
      <w:pPr>
        <w:pStyle w:val="Code"/>
        <w:rPr>
          <w:highlight w:val="white"/>
          <w:lang w:val="en-GB"/>
        </w:rPr>
      </w:pPr>
    </w:p>
    <w:p w14:paraId="2FFD452B" w14:textId="77777777" w:rsidR="008977FB" w:rsidRPr="00D822A3" w:rsidRDefault="008977FB" w:rsidP="00F836A8">
      <w:pPr>
        <w:pStyle w:val="Code"/>
        <w:rPr>
          <w:highlight w:val="white"/>
          <w:lang w:val="en-GB"/>
        </w:rPr>
      </w:pPr>
      <w:r w:rsidRPr="00D822A3">
        <w:rPr>
          <w:highlight w:val="white"/>
          <w:lang w:val="en-GB"/>
        </w:rPr>
        <w:t>int atoi(char* s) {</w:t>
      </w:r>
    </w:p>
    <w:p w14:paraId="225341F0" w14:textId="77777777" w:rsidR="008977FB" w:rsidRPr="00D822A3" w:rsidRDefault="008977FB" w:rsidP="00F836A8">
      <w:pPr>
        <w:pStyle w:val="Code"/>
        <w:rPr>
          <w:highlight w:val="white"/>
          <w:lang w:val="en-GB"/>
        </w:rPr>
      </w:pPr>
      <w:r w:rsidRPr="00D822A3">
        <w:rPr>
          <w:highlight w:val="white"/>
          <w:lang w:val="en-GB"/>
        </w:rPr>
        <w:t xml:space="preserve">  return (int) strtol(s, (char**) NULL, 10);</w:t>
      </w:r>
    </w:p>
    <w:p w14:paraId="6F1565D2" w14:textId="77777777" w:rsidR="008977FB" w:rsidRPr="00D822A3" w:rsidRDefault="008977FB" w:rsidP="00F836A8">
      <w:pPr>
        <w:pStyle w:val="Code"/>
        <w:rPr>
          <w:highlight w:val="white"/>
          <w:lang w:val="en-GB"/>
        </w:rPr>
      </w:pPr>
      <w:r w:rsidRPr="00D822A3">
        <w:rPr>
          <w:highlight w:val="white"/>
          <w:lang w:val="en-GB"/>
        </w:rPr>
        <w:t>}</w:t>
      </w:r>
    </w:p>
    <w:p w14:paraId="22F01261" w14:textId="77777777" w:rsidR="008977FB" w:rsidRPr="00D822A3" w:rsidRDefault="008977FB" w:rsidP="00F836A8">
      <w:pPr>
        <w:pStyle w:val="Code"/>
        <w:rPr>
          <w:highlight w:val="white"/>
          <w:lang w:val="en-GB"/>
        </w:rPr>
      </w:pPr>
    </w:p>
    <w:p w14:paraId="6EFDD074" w14:textId="77777777" w:rsidR="008977FB" w:rsidRPr="00D822A3" w:rsidRDefault="008977FB" w:rsidP="00F836A8">
      <w:pPr>
        <w:pStyle w:val="Code"/>
        <w:rPr>
          <w:highlight w:val="white"/>
          <w:lang w:val="en-GB"/>
        </w:rPr>
      </w:pPr>
      <w:r w:rsidRPr="00D822A3">
        <w:rPr>
          <w:highlight w:val="white"/>
          <w:lang w:val="en-GB"/>
        </w:rPr>
        <w:t>long atol(char* s) {</w:t>
      </w:r>
    </w:p>
    <w:p w14:paraId="1A32DB58" w14:textId="77777777" w:rsidR="008977FB" w:rsidRPr="00D822A3" w:rsidRDefault="008977FB" w:rsidP="00F836A8">
      <w:pPr>
        <w:pStyle w:val="Code"/>
        <w:rPr>
          <w:highlight w:val="white"/>
          <w:lang w:val="en-GB"/>
        </w:rPr>
      </w:pPr>
      <w:r w:rsidRPr="00D822A3">
        <w:rPr>
          <w:highlight w:val="white"/>
          <w:lang w:val="en-GB"/>
        </w:rPr>
        <w:t xml:space="preserve">  return strtol(s, (char**) NULL, 10);</w:t>
      </w:r>
    </w:p>
    <w:p w14:paraId="2C157358" w14:textId="77777777" w:rsidR="008977FB" w:rsidRPr="00D822A3" w:rsidRDefault="008977FB" w:rsidP="00F836A8">
      <w:pPr>
        <w:pStyle w:val="Code"/>
        <w:rPr>
          <w:highlight w:val="white"/>
          <w:lang w:val="en-GB"/>
        </w:rPr>
      </w:pPr>
      <w:r w:rsidRPr="00D822A3">
        <w:rPr>
          <w:highlight w:val="white"/>
          <w:lang w:val="en-GB"/>
        </w:rPr>
        <w:t>}</w:t>
      </w:r>
    </w:p>
    <w:p w14:paraId="4DF6CF89" w14:textId="77777777" w:rsidR="008977FB" w:rsidRPr="00D822A3" w:rsidRDefault="008977FB" w:rsidP="00F836A8">
      <w:pPr>
        <w:pStyle w:val="Code"/>
        <w:rPr>
          <w:highlight w:val="white"/>
          <w:lang w:val="en-GB"/>
        </w:rPr>
      </w:pPr>
    </w:p>
    <w:p w14:paraId="10848913" w14:textId="77777777" w:rsidR="008977FB" w:rsidRPr="00D822A3" w:rsidRDefault="008977FB" w:rsidP="00F836A8">
      <w:pPr>
        <w:pStyle w:val="Code"/>
        <w:rPr>
          <w:highlight w:val="white"/>
          <w:lang w:val="en-GB"/>
        </w:rPr>
      </w:pPr>
      <w:r w:rsidRPr="00D822A3">
        <w:rPr>
          <w:highlight w:val="white"/>
          <w:lang w:val="en-GB"/>
        </w:rPr>
        <w:t>long strtol(char* s, char** endp, int /* base */) {</w:t>
      </w:r>
    </w:p>
    <w:p w14:paraId="478B4A42"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45ACB432" w14:textId="77777777" w:rsidR="008977FB" w:rsidRPr="00D822A3" w:rsidRDefault="008977FB" w:rsidP="00F836A8">
      <w:pPr>
        <w:pStyle w:val="Code"/>
        <w:rPr>
          <w:highlight w:val="white"/>
          <w:lang w:val="en-GB"/>
        </w:rPr>
      </w:pPr>
      <w:r w:rsidRPr="00D822A3">
        <w:rPr>
          <w:highlight w:val="white"/>
          <w:lang w:val="en-GB"/>
        </w:rPr>
        <w:t xml:space="preserve">  long value = 0;</w:t>
      </w:r>
    </w:p>
    <w:p w14:paraId="0D89C36D" w14:textId="77777777" w:rsidR="008977FB" w:rsidRPr="00D822A3" w:rsidRDefault="008977FB" w:rsidP="00F836A8">
      <w:pPr>
        <w:pStyle w:val="Code"/>
        <w:rPr>
          <w:highlight w:val="white"/>
          <w:lang w:val="en-GB"/>
        </w:rPr>
      </w:pPr>
      <w:r w:rsidRPr="00D822A3">
        <w:rPr>
          <w:highlight w:val="white"/>
          <w:lang w:val="en-GB"/>
        </w:rPr>
        <w:t xml:space="preserve">  sscanf(s, "%li%n", &amp;value, &amp;chars);</w:t>
      </w:r>
    </w:p>
    <w:p w14:paraId="791AD73B" w14:textId="77777777" w:rsidR="008977FB" w:rsidRPr="00D822A3" w:rsidRDefault="008977FB" w:rsidP="00F836A8">
      <w:pPr>
        <w:pStyle w:val="Code"/>
        <w:rPr>
          <w:highlight w:val="white"/>
          <w:lang w:val="en-GB"/>
        </w:rPr>
      </w:pPr>
    </w:p>
    <w:p w14:paraId="15BFD9D6"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7C14B3B1"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413E7C0C" w14:textId="77777777" w:rsidR="008977FB" w:rsidRPr="00D822A3" w:rsidRDefault="008977FB" w:rsidP="00F836A8">
      <w:pPr>
        <w:pStyle w:val="Code"/>
        <w:rPr>
          <w:highlight w:val="white"/>
          <w:lang w:val="en-GB"/>
        </w:rPr>
      </w:pPr>
      <w:r w:rsidRPr="00D822A3">
        <w:rPr>
          <w:highlight w:val="white"/>
          <w:lang w:val="en-GB"/>
        </w:rPr>
        <w:t xml:space="preserve">  }</w:t>
      </w:r>
    </w:p>
    <w:p w14:paraId="15299DD2" w14:textId="77777777" w:rsidR="008977FB" w:rsidRPr="00D822A3" w:rsidRDefault="008977FB" w:rsidP="00F836A8">
      <w:pPr>
        <w:pStyle w:val="Code"/>
        <w:rPr>
          <w:highlight w:val="white"/>
          <w:lang w:val="en-GB"/>
        </w:rPr>
      </w:pPr>
    </w:p>
    <w:p w14:paraId="7898435F"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045D9BA9" w14:textId="77777777" w:rsidR="008977FB" w:rsidRPr="00D822A3" w:rsidRDefault="008977FB" w:rsidP="00F836A8">
      <w:pPr>
        <w:pStyle w:val="Code"/>
        <w:rPr>
          <w:highlight w:val="white"/>
          <w:lang w:val="en-GB"/>
        </w:rPr>
      </w:pPr>
      <w:r w:rsidRPr="00D822A3">
        <w:rPr>
          <w:highlight w:val="white"/>
          <w:lang w:val="en-GB"/>
        </w:rPr>
        <w:t>}</w:t>
      </w:r>
    </w:p>
    <w:p w14:paraId="16295786" w14:textId="77777777" w:rsidR="008977FB" w:rsidRPr="00D822A3" w:rsidRDefault="008977FB" w:rsidP="00F836A8">
      <w:pPr>
        <w:pStyle w:val="Code"/>
        <w:rPr>
          <w:highlight w:val="white"/>
          <w:lang w:val="en-GB"/>
        </w:rPr>
      </w:pPr>
    </w:p>
    <w:p w14:paraId="4B0F5AD7" w14:textId="77777777" w:rsidR="008977FB" w:rsidRPr="00D822A3" w:rsidRDefault="008977FB" w:rsidP="00F836A8">
      <w:pPr>
        <w:pStyle w:val="Code"/>
        <w:rPr>
          <w:highlight w:val="white"/>
          <w:lang w:val="en-GB"/>
        </w:rPr>
      </w:pPr>
      <w:r w:rsidRPr="00D822A3">
        <w:rPr>
          <w:highlight w:val="white"/>
          <w:lang w:val="en-GB"/>
        </w:rPr>
        <w:t>unsigned long strtoul(char* s, char** endp, int /* base */) {</w:t>
      </w:r>
    </w:p>
    <w:p w14:paraId="271CB58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136E056B" w14:textId="77777777" w:rsidR="008977FB" w:rsidRPr="00D822A3" w:rsidRDefault="008977FB" w:rsidP="00F836A8">
      <w:pPr>
        <w:pStyle w:val="Code"/>
        <w:rPr>
          <w:highlight w:val="white"/>
          <w:lang w:val="en-GB"/>
        </w:rPr>
      </w:pPr>
      <w:r w:rsidRPr="00D822A3">
        <w:rPr>
          <w:highlight w:val="white"/>
          <w:lang w:val="en-GB"/>
        </w:rPr>
        <w:t xml:space="preserve">  unsigned long value = 0;</w:t>
      </w:r>
    </w:p>
    <w:p w14:paraId="7ED2A4DF" w14:textId="77777777" w:rsidR="008977FB" w:rsidRPr="00D822A3" w:rsidRDefault="008977FB" w:rsidP="00F836A8">
      <w:pPr>
        <w:pStyle w:val="Code"/>
        <w:rPr>
          <w:highlight w:val="white"/>
          <w:lang w:val="en-GB"/>
        </w:rPr>
      </w:pPr>
      <w:r w:rsidRPr="00D822A3">
        <w:rPr>
          <w:highlight w:val="white"/>
          <w:lang w:val="en-GB"/>
        </w:rPr>
        <w:t xml:space="preserve">  sscanf(s, "%lu%n", &amp;value, &amp;chars);</w:t>
      </w:r>
    </w:p>
    <w:p w14:paraId="720BF865" w14:textId="77777777" w:rsidR="008977FB" w:rsidRPr="00D822A3" w:rsidRDefault="008977FB" w:rsidP="00F836A8">
      <w:pPr>
        <w:pStyle w:val="Code"/>
        <w:rPr>
          <w:highlight w:val="white"/>
          <w:lang w:val="en-GB"/>
        </w:rPr>
      </w:pPr>
    </w:p>
    <w:p w14:paraId="50451E6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06ACE616"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32038D18" w14:textId="77777777" w:rsidR="008977FB" w:rsidRPr="00D822A3" w:rsidRDefault="008977FB" w:rsidP="00F836A8">
      <w:pPr>
        <w:pStyle w:val="Code"/>
        <w:rPr>
          <w:highlight w:val="white"/>
          <w:lang w:val="en-GB"/>
        </w:rPr>
      </w:pPr>
      <w:r w:rsidRPr="00D822A3">
        <w:rPr>
          <w:highlight w:val="white"/>
          <w:lang w:val="en-GB"/>
        </w:rPr>
        <w:t xml:space="preserve">  }</w:t>
      </w:r>
    </w:p>
    <w:p w14:paraId="4D48A6E9" w14:textId="77777777" w:rsidR="008977FB" w:rsidRPr="00D822A3" w:rsidRDefault="008977FB" w:rsidP="00F836A8">
      <w:pPr>
        <w:pStyle w:val="Code"/>
        <w:rPr>
          <w:highlight w:val="white"/>
          <w:lang w:val="en-GB"/>
        </w:rPr>
      </w:pPr>
    </w:p>
    <w:p w14:paraId="773826A3"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402F2DEE" w14:textId="77777777" w:rsidR="008977FB" w:rsidRPr="00D822A3" w:rsidRDefault="008977FB" w:rsidP="00F836A8">
      <w:pPr>
        <w:pStyle w:val="Code"/>
        <w:rPr>
          <w:highlight w:val="white"/>
          <w:lang w:val="en-GB"/>
        </w:rPr>
      </w:pPr>
      <w:r w:rsidRPr="00D822A3">
        <w:rPr>
          <w:highlight w:val="white"/>
          <w:lang w:val="en-GB"/>
        </w:rPr>
        <w:t>}</w:t>
      </w:r>
    </w:p>
    <w:p w14:paraId="6D01E0E5" w14:textId="77777777" w:rsidR="008977FB" w:rsidRPr="00D822A3" w:rsidRDefault="008977FB" w:rsidP="00F836A8">
      <w:pPr>
        <w:pStyle w:val="Code"/>
        <w:rPr>
          <w:highlight w:val="white"/>
          <w:lang w:val="en-GB"/>
        </w:rPr>
      </w:pPr>
    </w:p>
    <w:p w14:paraId="7C1D9E6F" w14:textId="77777777" w:rsidR="008977FB" w:rsidRPr="00D822A3" w:rsidRDefault="008977FB" w:rsidP="00F836A8">
      <w:pPr>
        <w:pStyle w:val="Code"/>
        <w:rPr>
          <w:highlight w:val="white"/>
          <w:lang w:val="en-GB"/>
        </w:rPr>
      </w:pPr>
      <w:r w:rsidRPr="00D822A3">
        <w:rPr>
          <w:highlight w:val="white"/>
          <w:lang w:val="en-GB"/>
        </w:rPr>
        <w:t>double atof(char* s) {</w:t>
      </w:r>
    </w:p>
    <w:p w14:paraId="1754023C" w14:textId="77777777" w:rsidR="008977FB" w:rsidRPr="00D822A3" w:rsidRDefault="008977FB" w:rsidP="00F836A8">
      <w:pPr>
        <w:pStyle w:val="Code"/>
        <w:rPr>
          <w:highlight w:val="white"/>
          <w:lang w:val="en-GB"/>
        </w:rPr>
      </w:pPr>
      <w:r w:rsidRPr="00D822A3">
        <w:rPr>
          <w:highlight w:val="white"/>
          <w:lang w:val="en-GB"/>
        </w:rPr>
        <w:t xml:space="preserve">  return strtod(s, (char**) NULL);</w:t>
      </w:r>
    </w:p>
    <w:p w14:paraId="0CE67FA8" w14:textId="77777777" w:rsidR="008977FB" w:rsidRPr="00D822A3" w:rsidRDefault="008977FB" w:rsidP="00F836A8">
      <w:pPr>
        <w:pStyle w:val="Code"/>
        <w:rPr>
          <w:highlight w:val="white"/>
          <w:lang w:val="en-GB"/>
        </w:rPr>
      </w:pPr>
      <w:r w:rsidRPr="00D822A3">
        <w:rPr>
          <w:highlight w:val="white"/>
          <w:lang w:val="en-GB"/>
        </w:rPr>
        <w:t>}</w:t>
      </w:r>
    </w:p>
    <w:p w14:paraId="01BC0AEE" w14:textId="77777777" w:rsidR="008977FB" w:rsidRPr="00D822A3" w:rsidRDefault="008977FB" w:rsidP="00F836A8">
      <w:pPr>
        <w:pStyle w:val="Code"/>
        <w:rPr>
          <w:highlight w:val="white"/>
          <w:lang w:val="en-GB"/>
        </w:rPr>
      </w:pPr>
    </w:p>
    <w:p w14:paraId="25FBF719" w14:textId="77777777" w:rsidR="008977FB" w:rsidRPr="00D822A3" w:rsidRDefault="008977FB" w:rsidP="00F836A8">
      <w:pPr>
        <w:pStyle w:val="Code"/>
        <w:rPr>
          <w:highlight w:val="white"/>
          <w:lang w:val="en-GB"/>
        </w:rPr>
      </w:pPr>
      <w:r w:rsidRPr="00D822A3">
        <w:rPr>
          <w:highlight w:val="white"/>
          <w:lang w:val="en-GB"/>
        </w:rPr>
        <w:t>double strtod(char* s, char** endp) {</w:t>
      </w:r>
    </w:p>
    <w:p w14:paraId="4E433B1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043FF838" w14:textId="77777777" w:rsidR="008977FB" w:rsidRPr="00D822A3" w:rsidRDefault="008977FB" w:rsidP="00F836A8">
      <w:pPr>
        <w:pStyle w:val="Code"/>
        <w:rPr>
          <w:highlight w:val="white"/>
          <w:lang w:val="en-GB"/>
        </w:rPr>
      </w:pPr>
      <w:r w:rsidRPr="00D822A3">
        <w:rPr>
          <w:highlight w:val="white"/>
          <w:lang w:val="en-GB"/>
        </w:rPr>
        <w:t xml:space="preserve">  double value = 0;</w:t>
      </w:r>
    </w:p>
    <w:p w14:paraId="25223BA9" w14:textId="77777777" w:rsidR="008977FB" w:rsidRPr="00D822A3" w:rsidRDefault="008977FB" w:rsidP="00F836A8">
      <w:pPr>
        <w:pStyle w:val="Code"/>
        <w:rPr>
          <w:highlight w:val="white"/>
          <w:lang w:val="en-GB"/>
        </w:rPr>
      </w:pPr>
      <w:r w:rsidRPr="00D822A3">
        <w:rPr>
          <w:highlight w:val="white"/>
          <w:lang w:val="en-GB"/>
        </w:rPr>
        <w:t xml:space="preserve">  sscanf(s, "%lf%n", &amp;value, &amp;chars);</w:t>
      </w:r>
    </w:p>
    <w:p w14:paraId="2D578887" w14:textId="77777777" w:rsidR="008977FB" w:rsidRPr="00D822A3" w:rsidRDefault="008977FB" w:rsidP="00F836A8">
      <w:pPr>
        <w:pStyle w:val="Code"/>
        <w:rPr>
          <w:highlight w:val="white"/>
          <w:lang w:val="en-GB"/>
        </w:rPr>
      </w:pPr>
    </w:p>
    <w:p w14:paraId="121D7D7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1063BABE"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5CFFC371" w14:textId="77777777" w:rsidR="008977FB" w:rsidRPr="00D822A3" w:rsidRDefault="008977FB" w:rsidP="00F836A8">
      <w:pPr>
        <w:pStyle w:val="Code"/>
        <w:rPr>
          <w:highlight w:val="white"/>
          <w:lang w:val="en-GB"/>
        </w:rPr>
      </w:pPr>
      <w:r w:rsidRPr="00D822A3">
        <w:rPr>
          <w:highlight w:val="white"/>
          <w:lang w:val="en-GB"/>
        </w:rPr>
        <w:t xml:space="preserve">  }</w:t>
      </w:r>
    </w:p>
    <w:p w14:paraId="5AF9BDA3" w14:textId="77777777" w:rsidR="008977FB" w:rsidRPr="00D822A3" w:rsidRDefault="008977FB" w:rsidP="00F836A8">
      <w:pPr>
        <w:pStyle w:val="Code"/>
        <w:rPr>
          <w:highlight w:val="white"/>
          <w:lang w:val="en-GB"/>
        </w:rPr>
      </w:pPr>
    </w:p>
    <w:p w14:paraId="39ECEC29"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512CA17B" w14:textId="77777777" w:rsidR="008977FB" w:rsidRPr="00D822A3" w:rsidRDefault="008977FB" w:rsidP="00F836A8">
      <w:pPr>
        <w:pStyle w:val="Code"/>
        <w:rPr>
          <w:highlight w:val="white"/>
          <w:lang w:val="en-GB"/>
        </w:rPr>
      </w:pPr>
      <w:r w:rsidRPr="00D822A3">
        <w:rPr>
          <w:highlight w:val="white"/>
          <w:lang w:val="en-GB"/>
        </w:rPr>
        <w:t>}</w:t>
      </w:r>
    </w:p>
    <w:p w14:paraId="29EDFA00" w14:textId="77777777" w:rsidR="008977FB" w:rsidRPr="00D822A3" w:rsidRDefault="008977FB" w:rsidP="00F836A8">
      <w:pPr>
        <w:pStyle w:val="Code"/>
        <w:rPr>
          <w:highlight w:val="white"/>
          <w:lang w:val="en-GB"/>
        </w:rPr>
      </w:pPr>
      <w:r w:rsidRPr="00D822A3">
        <w:rPr>
          <w:highlight w:val="white"/>
          <w:lang w:val="en-GB"/>
        </w:rPr>
        <w:t>void abort(void) {</w:t>
      </w:r>
    </w:p>
    <w:p w14:paraId="299C8900" w14:textId="77777777" w:rsidR="008977FB" w:rsidRPr="00D822A3" w:rsidRDefault="008977FB" w:rsidP="00F836A8">
      <w:pPr>
        <w:pStyle w:val="Code"/>
        <w:rPr>
          <w:highlight w:val="white"/>
          <w:lang w:val="en-GB"/>
        </w:rPr>
      </w:pPr>
      <w:r w:rsidRPr="00D822A3">
        <w:rPr>
          <w:highlight w:val="white"/>
          <w:lang w:val="en-GB"/>
        </w:rPr>
        <w:t xml:space="preserve">  load_register(ah, 0x4Cs);</w:t>
      </w:r>
    </w:p>
    <w:p w14:paraId="754084E9" w14:textId="77777777" w:rsidR="008977FB" w:rsidRPr="00D822A3" w:rsidRDefault="008977FB" w:rsidP="00F836A8">
      <w:pPr>
        <w:pStyle w:val="Code"/>
        <w:rPr>
          <w:highlight w:val="white"/>
          <w:lang w:val="en-GB"/>
        </w:rPr>
      </w:pPr>
      <w:r w:rsidRPr="00D822A3">
        <w:rPr>
          <w:highlight w:val="white"/>
          <w:lang w:val="en-GB"/>
        </w:rPr>
        <w:t xml:space="preserve">  load_register(al, -1s);</w:t>
      </w:r>
    </w:p>
    <w:p w14:paraId="4737DC86" w14:textId="77777777" w:rsidR="008977FB" w:rsidRPr="00D822A3" w:rsidRDefault="008977FB" w:rsidP="00F836A8">
      <w:pPr>
        <w:pStyle w:val="Code"/>
        <w:rPr>
          <w:highlight w:val="white"/>
          <w:lang w:val="en-GB"/>
        </w:rPr>
      </w:pPr>
      <w:r w:rsidRPr="00D822A3">
        <w:rPr>
          <w:highlight w:val="white"/>
          <w:lang w:val="en-GB"/>
        </w:rPr>
        <w:t xml:space="preserve">  interrupt(0x21s);</w:t>
      </w:r>
    </w:p>
    <w:p w14:paraId="4513E083" w14:textId="77777777" w:rsidR="008977FB" w:rsidRPr="00D822A3" w:rsidRDefault="008977FB" w:rsidP="00F836A8">
      <w:pPr>
        <w:pStyle w:val="Code"/>
        <w:rPr>
          <w:highlight w:val="white"/>
          <w:lang w:val="en-GB"/>
        </w:rPr>
      </w:pPr>
      <w:r w:rsidRPr="00D822A3">
        <w:rPr>
          <w:highlight w:val="white"/>
          <w:lang w:val="en-GB"/>
        </w:rPr>
        <w:t>}</w:t>
      </w:r>
    </w:p>
    <w:p w14:paraId="2698E7A5" w14:textId="77777777" w:rsidR="008977FB" w:rsidRPr="00D822A3" w:rsidRDefault="008977FB" w:rsidP="00F836A8">
      <w:pPr>
        <w:pStyle w:val="Code"/>
        <w:rPr>
          <w:highlight w:val="white"/>
          <w:lang w:val="en-GB"/>
        </w:rPr>
      </w:pPr>
    </w:p>
    <w:p w14:paraId="52FB678D" w14:textId="77777777" w:rsidR="008977FB" w:rsidRPr="00D822A3" w:rsidRDefault="008977FB" w:rsidP="00F836A8">
      <w:pPr>
        <w:pStyle w:val="Code"/>
        <w:rPr>
          <w:highlight w:val="white"/>
          <w:lang w:val="en-GB"/>
        </w:rPr>
      </w:pPr>
      <w:r w:rsidRPr="00D822A3">
        <w:rPr>
          <w:highlight w:val="white"/>
          <w:lang w:val="en-GB"/>
        </w:rPr>
        <w:t>char* getenv(char* /* name */) {</w:t>
      </w:r>
    </w:p>
    <w:p w14:paraId="11C0786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FD885CD" w14:textId="77777777" w:rsidR="008977FB" w:rsidRPr="00D822A3" w:rsidRDefault="008977FB" w:rsidP="00F836A8">
      <w:pPr>
        <w:pStyle w:val="Code"/>
        <w:rPr>
          <w:highlight w:val="white"/>
          <w:lang w:val="en-GB"/>
        </w:rPr>
      </w:pPr>
      <w:r w:rsidRPr="00D822A3">
        <w:rPr>
          <w:highlight w:val="white"/>
          <w:lang w:val="en-GB"/>
        </w:rPr>
        <w:t>}</w:t>
      </w:r>
    </w:p>
    <w:p w14:paraId="5091D6A6" w14:textId="77777777" w:rsidR="008977FB" w:rsidRPr="00D822A3" w:rsidRDefault="008977FB" w:rsidP="00F836A8">
      <w:pPr>
        <w:pStyle w:val="Code"/>
        <w:rPr>
          <w:highlight w:val="white"/>
          <w:lang w:val="en-GB"/>
        </w:rPr>
      </w:pPr>
    </w:p>
    <w:p w14:paraId="05E47B98" w14:textId="77777777" w:rsidR="008977FB" w:rsidRPr="00D822A3" w:rsidRDefault="008977FB" w:rsidP="00F836A8">
      <w:pPr>
        <w:pStyle w:val="Code"/>
        <w:rPr>
          <w:highlight w:val="white"/>
          <w:lang w:val="en-GB"/>
        </w:rPr>
      </w:pPr>
      <w:r w:rsidRPr="00D822A3">
        <w:rPr>
          <w:highlight w:val="white"/>
          <w:lang w:val="en-GB"/>
        </w:rPr>
        <w:t>int system(const char* /* command */) {</w:t>
      </w:r>
    </w:p>
    <w:p w14:paraId="29662F2A" w14:textId="77777777" w:rsidR="008977FB" w:rsidRPr="00D822A3" w:rsidRDefault="008977FB" w:rsidP="00F836A8">
      <w:pPr>
        <w:pStyle w:val="Code"/>
        <w:rPr>
          <w:highlight w:val="white"/>
          <w:lang w:val="en-GB"/>
        </w:rPr>
      </w:pPr>
      <w:r w:rsidRPr="00D822A3">
        <w:rPr>
          <w:highlight w:val="white"/>
          <w:lang w:val="en-GB"/>
        </w:rPr>
        <w:t xml:space="preserve">  return -1;</w:t>
      </w:r>
    </w:p>
    <w:p w14:paraId="502C39E5" w14:textId="77777777" w:rsidR="008977FB" w:rsidRPr="00D822A3" w:rsidRDefault="008977FB" w:rsidP="00F836A8">
      <w:pPr>
        <w:pStyle w:val="Code"/>
        <w:rPr>
          <w:highlight w:val="white"/>
          <w:lang w:val="en-GB"/>
        </w:rPr>
      </w:pPr>
      <w:r w:rsidRPr="00D822A3">
        <w:rPr>
          <w:highlight w:val="white"/>
          <w:lang w:val="en-GB"/>
        </w:rPr>
        <w:t>}</w:t>
      </w:r>
    </w:p>
    <w:p w14:paraId="4BB5E5A6" w14:textId="77777777" w:rsidR="008977FB" w:rsidRPr="00D822A3" w:rsidRDefault="008977FB" w:rsidP="00F836A8">
      <w:pPr>
        <w:pStyle w:val="Code"/>
        <w:rPr>
          <w:highlight w:val="white"/>
          <w:lang w:val="en-GB"/>
        </w:rPr>
      </w:pPr>
    </w:p>
    <w:p w14:paraId="1C37FAE2" w14:textId="77777777" w:rsidR="008977FB" w:rsidRPr="00D822A3" w:rsidRDefault="008977FB" w:rsidP="00F836A8">
      <w:pPr>
        <w:pStyle w:val="Code"/>
        <w:rPr>
          <w:highlight w:val="white"/>
          <w:lang w:val="en-GB"/>
        </w:rPr>
      </w:pPr>
      <w:r w:rsidRPr="00D822A3">
        <w:rPr>
          <w:highlight w:val="white"/>
          <w:lang w:val="en-GB"/>
        </w:rPr>
        <w:t>void memswp(void* value1, void* value2, int valueSize) {</w:t>
      </w:r>
    </w:p>
    <w:p w14:paraId="2AA060F5" w14:textId="77777777" w:rsidR="008977FB" w:rsidRPr="00D822A3" w:rsidRDefault="008977FB" w:rsidP="00F836A8">
      <w:pPr>
        <w:pStyle w:val="Code"/>
        <w:rPr>
          <w:highlight w:val="white"/>
          <w:lang w:val="en-GB"/>
        </w:rPr>
      </w:pPr>
      <w:r w:rsidRPr="00D822A3">
        <w:rPr>
          <w:highlight w:val="white"/>
          <w:lang w:val="en-GB"/>
        </w:rPr>
        <w:t xml:space="preserve">  char* charValue1 = (char*) value1;</w:t>
      </w:r>
    </w:p>
    <w:p w14:paraId="65B45AF6" w14:textId="77777777" w:rsidR="008977FB" w:rsidRPr="00D822A3" w:rsidRDefault="008977FB" w:rsidP="00F836A8">
      <w:pPr>
        <w:pStyle w:val="Code"/>
        <w:rPr>
          <w:highlight w:val="white"/>
          <w:lang w:val="en-GB"/>
        </w:rPr>
      </w:pPr>
      <w:r w:rsidRPr="00D822A3">
        <w:rPr>
          <w:highlight w:val="white"/>
          <w:lang w:val="en-GB"/>
        </w:rPr>
        <w:t xml:space="preserve">  char* charValue2 = (char*) value2;</w:t>
      </w:r>
    </w:p>
    <w:p w14:paraId="531285E7" w14:textId="77777777" w:rsidR="008977FB" w:rsidRPr="00D822A3" w:rsidRDefault="008977FB" w:rsidP="00F836A8">
      <w:pPr>
        <w:pStyle w:val="Code"/>
        <w:rPr>
          <w:highlight w:val="white"/>
          <w:lang w:val="en-GB"/>
        </w:rPr>
      </w:pPr>
    </w:p>
    <w:p w14:paraId="08A7D666" w14:textId="77777777" w:rsidR="008977FB" w:rsidRPr="00D822A3" w:rsidRDefault="008977FB" w:rsidP="00F836A8">
      <w:pPr>
        <w:pStyle w:val="Code"/>
        <w:rPr>
          <w:highlight w:val="white"/>
          <w:lang w:val="en-GB"/>
        </w:rPr>
      </w:pPr>
      <w:r w:rsidRPr="00D822A3">
        <w:rPr>
          <w:highlight w:val="white"/>
          <w:lang w:val="en-GB"/>
        </w:rPr>
        <w:t xml:space="preserve">  int index;</w:t>
      </w:r>
    </w:p>
    <w:p w14:paraId="29D8B49D" w14:textId="77777777" w:rsidR="008977FB" w:rsidRPr="00D822A3" w:rsidRDefault="008977FB" w:rsidP="00F836A8">
      <w:pPr>
        <w:pStyle w:val="Code"/>
        <w:rPr>
          <w:highlight w:val="white"/>
          <w:lang w:val="en-GB"/>
        </w:rPr>
      </w:pPr>
      <w:r w:rsidRPr="00D822A3">
        <w:rPr>
          <w:highlight w:val="white"/>
          <w:lang w:val="en-GB"/>
        </w:rPr>
        <w:t xml:space="preserve">  for (index = 0; index &lt; valueSize; ++index) {</w:t>
      </w:r>
    </w:p>
    <w:p w14:paraId="7995AF4B" w14:textId="77777777" w:rsidR="008977FB" w:rsidRPr="00D822A3" w:rsidRDefault="008977FB" w:rsidP="00F836A8">
      <w:pPr>
        <w:pStyle w:val="Code"/>
        <w:rPr>
          <w:highlight w:val="white"/>
          <w:lang w:val="en-GB"/>
        </w:rPr>
      </w:pPr>
      <w:r w:rsidRPr="00D822A3">
        <w:rPr>
          <w:highlight w:val="white"/>
          <w:lang w:val="en-GB"/>
        </w:rPr>
        <w:t xml:space="preserve">    char tempValue = charValue1[index];</w:t>
      </w:r>
    </w:p>
    <w:p w14:paraId="7E72BC4A" w14:textId="77777777" w:rsidR="008977FB" w:rsidRPr="00D822A3" w:rsidRDefault="008977FB" w:rsidP="00F836A8">
      <w:pPr>
        <w:pStyle w:val="Code"/>
        <w:rPr>
          <w:highlight w:val="white"/>
          <w:lang w:val="en-GB"/>
        </w:rPr>
      </w:pPr>
      <w:r w:rsidRPr="00D822A3">
        <w:rPr>
          <w:highlight w:val="white"/>
          <w:lang w:val="en-GB"/>
        </w:rPr>
        <w:t xml:space="preserve">    charValue1[index] = charValue2[index];</w:t>
      </w:r>
    </w:p>
    <w:p w14:paraId="12AE6064" w14:textId="77777777" w:rsidR="008977FB" w:rsidRPr="00D822A3" w:rsidRDefault="008977FB" w:rsidP="00F836A8">
      <w:pPr>
        <w:pStyle w:val="Code"/>
        <w:rPr>
          <w:highlight w:val="white"/>
          <w:lang w:val="en-GB"/>
        </w:rPr>
      </w:pPr>
      <w:r w:rsidRPr="00D822A3">
        <w:rPr>
          <w:highlight w:val="white"/>
          <w:lang w:val="en-GB"/>
        </w:rPr>
        <w:t xml:space="preserve">    charValue2[index] = tempValue;</w:t>
      </w:r>
    </w:p>
    <w:p w14:paraId="46B49965" w14:textId="77777777" w:rsidR="008977FB" w:rsidRPr="00D822A3" w:rsidRDefault="008977FB" w:rsidP="00F836A8">
      <w:pPr>
        <w:pStyle w:val="Code"/>
        <w:rPr>
          <w:highlight w:val="white"/>
          <w:lang w:val="en-GB"/>
        </w:rPr>
      </w:pPr>
      <w:r w:rsidRPr="00D822A3">
        <w:rPr>
          <w:highlight w:val="white"/>
          <w:lang w:val="en-GB"/>
        </w:rPr>
        <w:t xml:space="preserve">  }</w:t>
      </w:r>
    </w:p>
    <w:p w14:paraId="196D92F5" w14:textId="77777777" w:rsidR="008977FB" w:rsidRPr="00D822A3" w:rsidRDefault="008977FB" w:rsidP="00F836A8">
      <w:pPr>
        <w:pStyle w:val="Code"/>
        <w:rPr>
          <w:highlight w:val="white"/>
          <w:lang w:val="en-GB"/>
        </w:rPr>
      </w:pPr>
      <w:r w:rsidRPr="00D822A3">
        <w:rPr>
          <w:highlight w:val="white"/>
          <w:lang w:val="en-GB"/>
        </w:rPr>
        <w:t>}</w:t>
      </w:r>
    </w:p>
    <w:p w14:paraId="73710061" w14:textId="1BAB7DA0" w:rsidR="008977FB" w:rsidRPr="00D822A3" w:rsidRDefault="008977FB" w:rsidP="00F836A8">
      <w:pPr>
        <w:pStyle w:val="Code"/>
        <w:rPr>
          <w:lang w:val="en-GB"/>
        </w:rPr>
      </w:pPr>
    </w:p>
    <w:p w14:paraId="4C3EFBF3" w14:textId="77777777" w:rsidR="00F836A8" w:rsidRPr="00D822A3" w:rsidRDefault="008977FB" w:rsidP="00F836A8">
      <w:pPr>
        <w:pStyle w:val="Code"/>
        <w:rPr>
          <w:highlight w:val="white"/>
          <w:lang w:val="en-GB"/>
        </w:rPr>
      </w:pPr>
      <w:r w:rsidRPr="00D822A3">
        <w:rPr>
          <w:highlight w:val="white"/>
          <w:lang w:val="en-GB"/>
        </w:rPr>
        <w:t>void* bsearch(const void* keyPtr, const void* valueList, size_t listSize,</w:t>
      </w:r>
    </w:p>
    <w:p w14:paraId="75279744" w14:textId="1DDEADA7" w:rsidR="008977FB" w:rsidRPr="00D822A3" w:rsidRDefault="00F836A8" w:rsidP="00F836A8">
      <w:pPr>
        <w:pStyle w:val="Code"/>
        <w:rPr>
          <w:highlight w:val="white"/>
          <w:lang w:val="en-GB"/>
        </w:rPr>
      </w:pPr>
      <w:r w:rsidRPr="00D822A3">
        <w:rPr>
          <w:highlight w:val="white"/>
          <w:lang w:val="en-GB"/>
        </w:rPr>
        <w:t xml:space="preserve">             </w:t>
      </w:r>
      <w:r w:rsidR="008977FB" w:rsidRPr="00D822A3">
        <w:rPr>
          <w:highlight w:val="white"/>
          <w:lang w:val="en-GB"/>
        </w:rPr>
        <w:t xml:space="preserve"> size_t valueSize,</w:t>
      </w:r>
      <w:r w:rsidRPr="00D822A3">
        <w:rPr>
          <w:highlight w:val="white"/>
          <w:lang w:val="en-GB"/>
        </w:rPr>
        <w:t xml:space="preserve"> </w:t>
      </w:r>
      <w:r w:rsidR="008977FB" w:rsidRPr="00D822A3">
        <w:rPr>
          <w:highlight w:val="white"/>
          <w:lang w:val="en-GB"/>
        </w:rPr>
        <w:t>int (*compare)(const void*, const void*)) {</w:t>
      </w:r>
    </w:p>
    <w:p w14:paraId="40C5D234" w14:textId="77777777" w:rsidR="008977FB" w:rsidRPr="00D822A3" w:rsidRDefault="008977FB" w:rsidP="00F836A8">
      <w:pPr>
        <w:pStyle w:val="Code"/>
        <w:rPr>
          <w:highlight w:val="white"/>
          <w:lang w:val="en-GB"/>
        </w:rPr>
      </w:pPr>
      <w:r w:rsidRPr="00D822A3">
        <w:rPr>
          <w:highlight w:val="white"/>
          <w:lang w:val="en-GB"/>
        </w:rPr>
        <w:t xml:space="preserve">  int firstIndex = 0, lastIndex = listSize - 1;</w:t>
      </w:r>
    </w:p>
    <w:p w14:paraId="001DDC60" w14:textId="77777777" w:rsidR="008977FB" w:rsidRPr="00D822A3" w:rsidRDefault="008977FB" w:rsidP="00F836A8">
      <w:pPr>
        <w:pStyle w:val="Code"/>
        <w:rPr>
          <w:highlight w:val="white"/>
          <w:lang w:val="en-GB"/>
        </w:rPr>
      </w:pPr>
    </w:p>
    <w:p w14:paraId="149C0D4B" w14:textId="77777777" w:rsidR="008977FB" w:rsidRPr="00D822A3" w:rsidRDefault="008977FB" w:rsidP="00F836A8">
      <w:pPr>
        <w:pStyle w:val="Code"/>
        <w:rPr>
          <w:highlight w:val="white"/>
          <w:lang w:val="en-GB"/>
        </w:rPr>
      </w:pPr>
      <w:r w:rsidRPr="00D822A3">
        <w:rPr>
          <w:highlight w:val="white"/>
          <w:lang w:val="en-GB"/>
        </w:rPr>
        <w:t xml:space="preserve">  if (listSize == 0) {</w:t>
      </w:r>
    </w:p>
    <w:p w14:paraId="41B6B57D"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95D49F2" w14:textId="77777777" w:rsidR="008977FB" w:rsidRPr="00D822A3" w:rsidRDefault="008977FB" w:rsidP="00F836A8">
      <w:pPr>
        <w:pStyle w:val="Code"/>
        <w:rPr>
          <w:highlight w:val="white"/>
          <w:lang w:val="en-GB"/>
        </w:rPr>
      </w:pPr>
      <w:r w:rsidRPr="00D822A3">
        <w:rPr>
          <w:highlight w:val="white"/>
          <w:lang w:val="en-GB"/>
        </w:rPr>
        <w:t xml:space="preserve">  }</w:t>
      </w:r>
    </w:p>
    <w:p w14:paraId="2AEA842F" w14:textId="77777777" w:rsidR="008977FB" w:rsidRPr="00D822A3" w:rsidRDefault="008977FB" w:rsidP="00F836A8">
      <w:pPr>
        <w:pStyle w:val="Code"/>
        <w:rPr>
          <w:highlight w:val="white"/>
          <w:lang w:val="en-GB"/>
        </w:rPr>
      </w:pPr>
    </w:p>
    <w:p w14:paraId="01DDCC8E" w14:textId="77777777" w:rsidR="008977FB" w:rsidRPr="00D822A3" w:rsidRDefault="008977FB" w:rsidP="00F836A8">
      <w:pPr>
        <w:pStyle w:val="Code"/>
        <w:rPr>
          <w:highlight w:val="white"/>
          <w:lang w:val="en-GB"/>
        </w:rPr>
      </w:pPr>
      <w:r w:rsidRPr="00D822A3">
        <w:rPr>
          <w:highlight w:val="white"/>
          <w:lang w:val="en-GB"/>
        </w:rPr>
        <w:t xml:space="preserve">  while (TRUE) {</w:t>
      </w:r>
    </w:p>
    <w:p w14:paraId="34FD1005" w14:textId="77777777" w:rsidR="008977FB" w:rsidRPr="00D822A3" w:rsidRDefault="008977FB" w:rsidP="00F836A8">
      <w:pPr>
        <w:pStyle w:val="Code"/>
        <w:rPr>
          <w:highlight w:val="white"/>
          <w:lang w:val="en-GB"/>
        </w:rPr>
      </w:pPr>
      <w:r w:rsidRPr="00D822A3">
        <w:rPr>
          <w:highlight w:val="white"/>
          <w:lang w:val="en-GB"/>
        </w:rPr>
        <w:t xml:space="preserve">    { char* firstValuePtr = ((char*) valueList) + (firstIndex * valueSize);</w:t>
      </w:r>
    </w:p>
    <w:p w14:paraId="6B5C5EA4" w14:textId="77777777" w:rsidR="008977FB" w:rsidRPr="00D822A3" w:rsidRDefault="008977FB" w:rsidP="00F836A8">
      <w:pPr>
        <w:pStyle w:val="Code"/>
        <w:rPr>
          <w:highlight w:val="white"/>
          <w:lang w:val="en-GB"/>
        </w:rPr>
      </w:pPr>
      <w:r w:rsidRPr="00D822A3">
        <w:rPr>
          <w:highlight w:val="white"/>
          <w:lang w:val="en-GB"/>
        </w:rPr>
        <w:t xml:space="preserve">      int firstCompare = compare(keyPtr, firstValuePtr);</w:t>
      </w:r>
    </w:p>
    <w:p w14:paraId="70A33A3F" w14:textId="77777777" w:rsidR="008977FB" w:rsidRPr="00D822A3" w:rsidRDefault="008977FB" w:rsidP="00F836A8">
      <w:pPr>
        <w:pStyle w:val="Code"/>
        <w:rPr>
          <w:highlight w:val="white"/>
          <w:lang w:val="en-GB"/>
        </w:rPr>
      </w:pPr>
    </w:p>
    <w:p w14:paraId="40FE7FA5" w14:textId="77777777" w:rsidR="008977FB" w:rsidRPr="00D822A3" w:rsidRDefault="008977FB" w:rsidP="00F836A8">
      <w:pPr>
        <w:pStyle w:val="Code"/>
        <w:rPr>
          <w:highlight w:val="white"/>
          <w:lang w:val="en-GB"/>
        </w:rPr>
      </w:pPr>
      <w:r w:rsidRPr="00D822A3">
        <w:rPr>
          <w:highlight w:val="white"/>
          <w:lang w:val="en-GB"/>
        </w:rPr>
        <w:t xml:space="preserve">      if (firstCompare &lt; 0) {</w:t>
      </w:r>
    </w:p>
    <w:p w14:paraId="7E73A10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34F64DD5" w14:textId="77777777" w:rsidR="008977FB" w:rsidRPr="00D822A3" w:rsidRDefault="008977FB" w:rsidP="00F836A8">
      <w:pPr>
        <w:pStyle w:val="Code"/>
        <w:rPr>
          <w:highlight w:val="white"/>
          <w:lang w:val="en-GB"/>
        </w:rPr>
      </w:pPr>
      <w:r w:rsidRPr="00D822A3">
        <w:rPr>
          <w:highlight w:val="white"/>
          <w:lang w:val="en-GB"/>
        </w:rPr>
        <w:t xml:space="preserve">      }</w:t>
      </w:r>
    </w:p>
    <w:p w14:paraId="6814C39C" w14:textId="77777777" w:rsidR="008977FB" w:rsidRPr="00D822A3" w:rsidRDefault="008977FB" w:rsidP="00F836A8">
      <w:pPr>
        <w:pStyle w:val="Code"/>
        <w:rPr>
          <w:highlight w:val="white"/>
          <w:lang w:val="en-GB"/>
        </w:rPr>
      </w:pPr>
      <w:r w:rsidRPr="00D822A3">
        <w:rPr>
          <w:highlight w:val="white"/>
          <w:lang w:val="en-GB"/>
        </w:rPr>
        <w:t xml:space="preserve">      else if (firstCompare == 0) {</w:t>
      </w:r>
    </w:p>
    <w:p w14:paraId="7FA132B3" w14:textId="77777777" w:rsidR="008977FB" w:rsidRPr="00D822A3" w:rsidRDefault="008977FB" w:rsidP="00F836A8">
      <w:pPr>
        <w:pStyle w:val="Code"/>
        <w:rPr>
          <w:highlight w:val="white"/>
          <w:lang w:val="en-GB"/>
        </w:rPr>
      </w:pPr>
      <w:r w:rsidRPr="00D822A3">
        <w:rPr>
          <w:highlight w:val="white"/>
          <w:lang w:val="en-GB"/>
        </w:rPr>
        <w:t xml:space="preserve">        return firstValuePtr;</w:t>
      </w:r>
    </w:p>
    <w:p w14:paraId="662306F8" w14:textId="77777777" w:rsidR="008977FB" w:rsidRPr="00D822A3" w:rsidRDefault="008977FB" w:rsidP="00F836A8">
      <w:pPr>
        <w:pStyle w:val="Code"/>
        <w:rPr>
          <w:highlight w:val="white"/>
          <w:lang w:val="en-GB"/>
        </w:rPr>
      </w:pPr>
      <w:r w:rsidRPr="00D822A3">
        <w:rPr>
          <w:highlight w:val="white"/>
          <w:lang w:val="en-GB"/>
        </w:rPr>
        <w:t xml:space="preserve">      }</w:t>
      </w:r>
    </w:p>
    <w:p w14:paraId="68CF415E" w14:textId="77777777" w:rsidR="008977FB" w:rsidRPr="00D822A3" w:rsidRDefault="008977FB" w:rsidP="00F836A8">
      <w:pPr>
        <w:pStyle w:val="Code"/>
        <w:rPr>
          <w:highlight w:val="white"/>
          <w:lang w:val="en-GB"/>
        </w:rPr>
      </w:pPr>
      <w:r w:rsidRPr="00D822A3">
        <w:rPr>
          <w:highlight w:val="white"/>
          <w:lang w:val="en-GB"/>
        </w:rPr>
        <w:t xml:space="preserve">    }</w:t>
      </w:r>
    </w:p>
    <w:p w14:paraId="720B94DA" w14:textId="77777777" w:rsidR="008977FB" w:rsidRPr="00D822A3" w:rsidRDefault="008977FB" w:rsidP="00F836A8">
      <w:pPr>
        <w:pStyle w:val="Code"/>
        <w:rPr>
          <w:highlight w:val="white"/>
          <w:lang w:val="en-GB"/>
        </w:rPr>
      </w:pPr>
    </w:p>
    <w:p w14:paraId="415A6A01" w14:textId="77777777" w:rsidR="008977FB" w:rsidRPr="00D822A3" w:rsidRDefault="008977FB" w:rsidP="00F836A8">
      <w:pPr>
        <w:pStyle w:val="Code"/>
        <w:rPr>
          <w:highlight w:val="white"/>
          <w:lang w:val="en-GB"/>
        </w:rPr>
      </w:pPr>
      <w:r w:rsidRPr="00D822A3">
        <w:rPr>
          <w:highlight w:val="white"/>
          <w:lang w:val="en-GB"/>
        </w:rPr>
        <w:t xml:space="preserve">    { char* lastValuePtr = ((char*) valueList) + (lastIndex * valueSize);</w:t>
      </w:r>
    </w:p>
    <w:p w14:paraId="44A1771D" w14:textId="77777777" w:rsidR="008977FB" w:rsidRPr="00D822A3" w:rsidRDefault="008977FB" w:rsidP="00F836A8">
      <w:pPr>
        <w:pStyle w:val="Code"/>
        <w:rPr>
          <w:highlight w:val="white"/>
          <w:lang w:val="en-GB"/>
        </w:rPr>
      </w:pPr>
      <w:r w:rsidRPr="00D822A3">
        <w:rPr>
          <w:highlight w:val="white"/>
          <w:lang w:val="en-GB"/>
        </w:rPr>
        <w:t xml:space="preserve">      int lastCompare = compare(keyPtr, lastValuePtr);</w:t>
      </w:r>
    </w:p>
    <w:p w14:paraId="33CB089C" w14:textId="77777777" w:rsidR="008977FB" w:rsidRPr="00D822A3" w:rsidRDefault="008977FB" w:rsidP="00F836A8">
      <w:pPr>
        <w:pStyle w:val="Code"/>
        <w:rPr>
          <w:highlight w:val="white"/>
          <w:lang w:val="en-GB"/>
        </w:rPr>
      </w:pPr>
    </w:p>
    <w:p w14:paraId="0F161002" w14:textId="77777777" w:rsidR="008977FB" w:rsidRPr="00D822A3" w:rsidRDefault="008977FB" w:rsidP="00F836A8">
      <w:pPr>
        <w:pStyle w:val="Code"/>
        <w:rPr>
          <w:highlight w:val="white"/>
          <w:lang w:val="en-GB"/>
        </w:rPr>
      </w:pPr>
      <w:r w:rsidRPr="00D822A3">
        <w:rPr>
          <w:highlight w:val="white"/>
          <w:lang w:val="en-GB"/>
        </w:rPr>
        <w:t xml:space="preserve">      if (lastCompare &gt; 0) {</w:t>
      </w:r>
    </w:p>
    <w:p w14:paraId="5C70CD34" w14:textId="77777777" w:rsidR="008977FB" w:rsidRPr="00D822A3" w:rsidRDefault="008977FB" w:rsidP="00F836A8">
      <w:pPr>
        <w:pStyle w:val="Code"/>
        <w:rPr>
          <w:highlight w:val="white"/>
          <w:lang w:val="en-GB"/>
        </w:rPr>
      </w:pPr>
      <w:r w:rsidRPr="00D822A3">
        <w:rPr>
          <w:highlight w:val="white"/>
          <w:lang w:val="en-GB"/>
        </w:rPr>
        <w:t xml:space="preserve">        return NULL;</w:t>
      </w:r>
    </w:p>
    <w:p w14:paraId="6E7D31BC" w14:textId="77777777" w:rsidR="008977FB" w:rsidRPr="00D822A3" w:rsidRDefault="008977FB" w:rsidP="00F836A8">
      <w:pPr>
        <w:pStyle w:val="Code"/>
        <w:rPr>
          <w:highlight w:val="white"/>
          <w:lang w:val="en-GB"/>
        </w:rPr>
      </w:pPr>
      <w:r w:rsidRPr="00D822A3">
        <w:rPr>
          <w:highlight w:val="white"/>
          <w:lang w:val="en-GB"/>
        </w:rPr>
        <w:t xml:space="preserve">      }</w:t>
      </w:r>
    </w:p>
    <w:p w14:paraId="53E9DE13" w14:textId="77777777" w:rsidR="008977FB" w:rsidRPr="00D822A3" w:rsidRDefault="008977FB" w:rsidP="00F836A8">
      <w:pPr>
        <w:pStyle w:val="Code"/>
        <w:rPr>
          <w:highlight w:val="white"/>
          <w:lang w:val="en-GB"/>
        </w:rPr>
      </w:pPr>
      <w:r w:rsidRPr="00D822A3">
        <w:rPr>
          <w:highlight w:val="white"/>
          <w:lang w:val="en-GB"/>
        </w:rPr>
        <w:t xml:space="preserve">      else if (lastCompare == 0) {</w:t>
      </w:r>
    </w:p>
    <w:p w14:paraId="4DF96494" w14:textId="77777777" w:rsidR="008977FB" w:rsidRPr="00D822A3" w:rsidRDefault="008977FB" w:rsidP="00F836A8">
      <w:pPr>
        <w:pStyle w:val="Code"/>
        <w:rPr>
          <w:highlight w:val="white"/>
          <w:lang w:val="en-GB"/>
        </w:rPr>
      </w:pPr>
      <w:r w:rsidRPr="00D822A3">
        <w:rPr>
          <w:highlight w:val="white"/>
          <w:lang w:val="en-GB"/>
        </w:rPr>
        <w:t xml:space="preserve">        return lastValuePtr;</w:t>
      </w:r>
    </w:p>
    <w:p w14:paraId="73946E42" w14:textId="77777777" w:rsidR="008977FB" w:rsidRPr="00D822A3" w:rsidRDefault="008977FB" w:rsidP="00F836A8">
      <w:pPr>
        <w:pStyle w:val="Code"/>
        <w:rPr>
          <w:highlight w:val="white"/>
          <w:lang w:val="en-GB"/>
        </w:rPr>
      </w:pPr>
      <w:r w:rsidRPr="00D822A3">
        <w:rPr>
          <w:highlight w:val="white"/>
          <w:lang w:val="en-GB"/>
        </w:rPr>
        <w:t xml:space="preserve">      }</w:t>
      </w:r>
    </w:p>
    <w:p w14:paraId="2056DAC8" w14:textId="77777777" w:rsidR="008977FB" w:rsidRPr="00D822A3" w:rsidRDefault="008977FB" w:rsidP="00F836A8">
      <w:pPr>
        <w:pStyle w:val="Code"/>
        <w:rPr>
          <w:highlight w:val="white"/>
          <w:lang w:val="en-GB"/>
        </w:rPr>
      </w:pPr>
      <w:r w:rsidRPr="00D822A3">
        <w:rPr>
          <w:highlight w:val="white"/>
          <w:lang w:val="en-GB"/>
        </w:rPr>
        <w:t xml:space="preserve">    }</w:t>
      </w:r>
    </w:p>
    <w:p w14:paraId="3F13E76C" w14:textId="77777777" w:rsidR="008977FB" w:rsidRPr="00D822A3" w:rsidRDefault="008977FB" w:rsidP="00F836A8">
      <w:pPr>
        <w:pStyle w:val="Code"/>
        <w:rPr>
          <w:highlight w:val="white"/>
          <w:lang w:val="en-GB"/>
        </w:rPr>
      </w:pPr>
    </w:p>
    <w:p w14:paraId="79A1FFFC" w14:textId="658470CE" w:rsidR="008977FB" w:rsidRPr="00D822A3" w:rsidRDefault="008977FB" w:rsidP="00F836A8">
      <w:pPr>
        <w:pStyle w:val="Code"/>
        <w:rPr>
          <w:highlight w:val="white"/>
          <w:lang w:val="en-GB"/>
        </w:rPr>
      </w:pPr>
      <w:r w:rsidRPr="00D822A3">
        <w:rPr>
          <w:highlight w:val="white"/>
          <w:lang w:val="en-GB"/>
        </w:rPr>
        <w:t xml:space="preserve">    { int middleIndex = (firstIndex + lastIndex) / 2;</w:t>
      </w:r>
    </w:p>
    <w:p w14:paraId="56E65A03" w14:textId="77777777" w:rsidR="008977FB" w:rsidRPr="00D822A3" w:rsidRDefault="008977FB" w:rsidP="00F836A8">
      <w:pPr>
        <w:pStyle w:val="Code"/>
        <w:rPr>
          <w:highlight w:val="white"/>
          <w:lang w:val="en-GB"/>
        </w:rPr>
      </w:pPr>
      <w:r w:rsidRPr="00D822A3">
        <w:rPr>
          <w:highlight w:val="white"/>
          <w:lang w:val="en-GB"/>
        </w:rPr>
        <w:t xml:space="preserve">      char* middleValuePtr = ((char*) valueList) + (middleIndex * valueSize);</w:t>
      </w:r>
    </w:p>
    <w:p w14:paraId="5E17FB7B" w14:textId="77777777" w:rsidR="008977FB" w:rsidRPr="00D822A3" w:rsidRDefault="008977FB" w:rsidP="00F836A8">
      <w:pPr>
        <w:pStyle w:val="Code"/>
        <w:rPr>
          <w:highlight w:val="white"/>
          <w:lang w:val="en-GB"/>
        </w:rPr>
      </w:pPr>
      <w:r w:rsidRPr="00D822A3">
        <w:rPr>
          <w:highlight w:val="white"/>
          <w:lang w:val="en-GB"/>
        </w:rPr>
        <w:t xml:space="preserve">      int middleCompare = compare(keyPtr, middleValuePtr);</w:t>
      </w:r>
    </w:p>
    <w:p w14:paraId="049CB429" w14:textId="77777777" w:rsidR="00ED3FFC" w:rsidRPr="00D822A3" w:rsidRDefault="00ED3FFC" w:rsidP="00F836A8">
      <w:pPr>
        <w:pStyle w:val="Code"/>
        <w:rPr>
          <w:highlight w:val="white"/>
          <w:lang w:val="en-GB"/>
        </w:rPr>
      </w:pPr>
    </w:p>
    <w:p w14:paraId="0D567E2F" w14:textId="24E87351" w:rsidR="008977FB" w:rsidRPr="00D822A3" w:rsidRDefault="008977FB" w:rsidP="00F836A8">
      <w:pPr>
        <w:pStyle w:val="Code"/>
        <w:rPr>
          <w:highlight w:val="white"/>
          <w:lang w:val="en-GB"/>
        </w:rPr>
      </w:pPr>
      <w:r w:rsidRPr="00D822A3">
        <w:rPr>
          <w:highlight w:val="white"/>
          <w:lang w:val="en-GB"/>
        </w:rPr>
        <w:t xml:space="preserve">      if (middleCompare &lt; 0) {</w:t>
      </w:r>
    </w:p>
    <w:p w14:paraId="4A337963" w14:textId="77777777" w:rsidR="008977FB" w:rsidRPr="00D822A3" w:rsidRDefault="008977FB" w:rsidP="00F836A8">
      <w:pPr>
        <w:pStyle w:val="Code"/>
        <w:rPr>
          <w:highlight w:val="white"/>
          <w:lang w:val="en-GB"/>
        </w:rPr>
      </w:pPr>
      <w:r w:rsidRPr="00D822A3">
        <w:rPr>
          <w:highlight w:val="white"/>
          <w:lang w:val="en-GB"/>
        </w:rPr>
        <w:t xml:space="preserve">        lastIndex = middleIndex;</w:t>
      </w:r>
    </w:p>
    <w:p w14:paraId="33C49A2A" w14:textId="77777777" w:rsidR="008977FB" w:rsidRPr="00D822A3" w:rsidRDefault="008977FB" w:rsidP="00F836A8">
      <w:pPr>
        <w:pStyle w:val="Code"/>
        <w:rPr>
          <w:highlight w:val="white"/>
          <w:lang w:val="en-GB"/>
        </w:rPr>
      </w:pPr>
      <w:r w:rsidRPr="00D822A3">
        <w:rPr>
          <w:highlight w:val="white"/>
          <w:lang w:val="en-GB"/>
        </w:rPr>
        <w:t xml:space="preserve">      }</w:t>
      </w:r>
    </w:p>
    <w:p w14:paraId="185B16E0" w14:textId="77777777" w:rsidR="008977FB" w:rsidRPr="00D822A3" w:rsidRDefault="008977FB" w:rsidP="00F836A8">
      <w:pPr>
        <w:pStyle w:val="Code"/>
        <w:rPr>
          <w:highlight w:val="white"/>
          <w:lang w:val="en-GB"/>
        </w:rPr>
      </w:pPr>
      <w:r w:rsidRPr="00D822A3">
        <w:rPr>
          <w:highlight w:val="white"/>
          <w:lang w:val="en-GB"/>
        </w:rPr>
        <w:t xml:space="preserve">      else if (middleCompare &gt; 0) {</w:t>
      </w:r>
    </w:p>
    <w:p w14:paraId="79894C23" w14:textId="77777777" w:rsidR="008977FB" w:rsidRPr="00D822A3" w:rsidRDefault="008977FB" w:rsidP="00F836A8">
      <w:pPr>
        <w:pStyle w:val="Code"/>
        <w:rPr>
          <w:highlight w:val="white"/>
          <w:lang w:val="en-GB"/>
        </w:rPr>
      </w:pPr>
      <w:r w:rsidRPr="00D822A3">
        <w:rPr>
          <w:highlight w:val="white"/>
          <w:lang w:val="en-GB"/>
        </w:rPr>
        <w:t xml:space="preserve">        firstIndex = middleIndex;</w:t>
      </w:r>
    </w:p>
    <w:p w14:paraId="233AE6D5" w14:textId="77777777" w:rsidR="008977FB" w:rsidRPr="00D822A3" w:rsidRDefault="008977FB" w:rsidP="00F836A8">
      <w:pPr>
        <w:pStyle w:val="Code"/>
        <w:rPr>
          <w:highlight w:val="white"/>
          <w:lang w:val="en-GB"/>
        </w:rPr>
      </w:pPr>
      <w:r w:rsidRPr="00D822A3">
        <w:rPr>
          <w:highlight w:val="white"/>
          <w:lang w:val="en-GB"/>
        </w:rPr>
        <w:t xml:space="preserve">      }</w:t>
      </w:r>
    </w:p>
    <w:p w14:paraId="25B646A2" w14:textId="77777777" w:rsidR="008977FB" w:rsidRPr="00D822A3" w:rsidRDefault="008977FB" w:rsidP="00F836A8">
      <w:pPr>
        <w:pStyle w:val="Code"/>
        <w:rPr>
          <w:highlight w:val="white"/>
          <w:lang w:val="en-GB"/>
        </w:rPr>
      </w:pPr>
      <w:r w:rsidRPr="00D822A3">
        <w:rPr>
          <w:highlight w:val="white"/>
          <w:lang w:val="en-GB"/>
        </w:rPr>
        <w:t xml:space="preserve">      else {</w:t>
      </w:r>
    </w:p>
    <w:p w14:paraId="5CC072BE" w14:textId="77777777" w:rsidR="008977FB" w:rsidRPr="00D822A3" w:rsidRDefault="008977FB" w:rsidP="00F836A8">
      <w:pPr>
        <w:pStyle w:val="Code"/>
        <w:rPr>
          <w:highlight w:val="white"/>
          <w:lang w:val="en-GB"/>
        </w:rPr>
      </w:pPr>
      <w:r w:rsidRPr="00D822A3">
        <w:rPr>
          <w:highlight w:val="white"/>
          <w:lang w:val="en-GB"/>
        </w:rPr>
        <w:t xml:space="preserve">        return middleValuePtr;</w:t>
      </w:r>
    </w:p>
    <w:p w14:paraId="5DFEBE36" w14:textId="77777777" w:rsidR="008977FB" w:rsidRPr="00D822A3" w:rsidRDefault="008977FB" w:rsidP="00F836A8">
      <w:pPr>
        <w:pStyle w:val="Code"/>
        <w:rPr>
          <w:highlight w:val="white"/>
          <w:lang w:val="en-GB"/>
        </w:rPr>
      </w:pPr>
      <w:r w:rsidRPr="00D822A3">
        <w:rPr>
          <w:highlight w:val="white"/>
          <w:lang w:val="en-GB"/>
        </w:rPr>
        <w:t xml:space="preserve">      }</w:t>
      </w:r>
    </w:p>
    <w:p w14:paraId="10D3F9A2" w14:textId="77777777" w:rsidR="008977FB" w:rsidRPr="00D822A3" w:rsidRDefault="008977FB" w:rsidP="00F836A8">
      <w:pPr>
        <w:pStyle w:val="Code"/>
        <w:rPr>
          <w:highlight w:val="white"/>
          <w:lang w:val="en-GB"/>
        </w:rPr>
      </w:pPr>
      <w:r w:rsidRPr="00D822A3">
        <w:rPr>
          <w:highlight w:val="white"/>
          <w:lang w:val="en-GB"/>
        </w:rPr>
        <w:t xml:space="preserve">    }</w:t>
      </w:r>
    </w:p>
    <w:p w14:paraId="2F1C716D" w14:textId="77777777" w:rsidR="008977FB" w:rsidRPr="00D822A3" w:rsidRDefault="008977FB" w:rsidP="00F836A8">
      <w:pPr>
        <w:pStyle w:val="Code"/>
        <w:rPr>
          <w:highlight w:val="white"/>
          <w:lang w:val="en-GB"/>
        </w:rPr>
      </w:pPr>
      <w:r w:rsidRPr="00D822A3">
        <w:rPr>
          <w:highlight w:val="white"/>
          <w:lang w:val="en-GB"/>
        </w:rPr>
        <w:t xml:space="preserve">  }</w:t>
      </w:r>
    </w:p>
    <w:p w14:paraId="71383790" w14:textId="77777777" w:rsidR="008977FB" w:rsidRPr="00D822A3" w:rsidRDefault="008977FB" w:rsidP="00F836A8">
      <w:pPr>
        <w:pStyle w:val="Code"/>
        <w:rPr>
          <w:highlight w:val="white"/>
          <w:lang w:val="en-GB"/>
        </w:rPr>
      </w:pPr>
      <w:r w:rsidRPr="00D822A3">
        <w:rPr>
          <w:highlight w:val="white"/>
          <w:lang w:val="en-GB"/>
        </w:rPr>
        <w:t>}</w:t>
      </w:r>
    </w:p>
    <w:p w14:paraId="1CFF1495" w14:textId="14B88EC5" w:rsidR="008977FB" w:rsidRPr="00D822A3" w:rsidRDefault="008977FB" w:rsidP="00F836A8">
      <w:pPr>
        <w:pStyle w:val="Code"/>
        <w:rPr>
          <w:lang w:val="en-GB"/>
        </w:rPr>
      </w:pPr>
    </w:p>
    <w:p w14:paraId="2F915B6B" w14:textId="77777777" w:rsidR="008977FB" w:rsidRPr="00D822A3" w:rsidRDefault="008977FB" w:rsidP="00F836A8">
      <w:pPr>
        <w:pStyle w:val="Code"/>
        <w:rPr>
          <w:highlight w:val="white"/>
          <w:lang w:val="en-GB"/>
        </w:rPr>
      </w:pPr>
      <w:r w:rsidRPr="00D822A3">
        <w:rPr>
          <w:highlight w:val="white"/>
          <w:lang w:val="en-GB"/>
        </w:rPr>
        <w:t>static long g_randValue;</w:t>
      </w:r>
    </w:p>
    <w:p w14:paraId="766CE1D3" w14:textId="77777777" w:rsidR="008977FB" w:rsidRPr="00D822A3" w:rsidRDefault="008977FB" w:rsidP="00F836A8">
      <w:pPr>
        <w:pStyle w:val="Code"/>
        <w:rPr>
          <w:highlight w:val="white"/>
          <w:lang w:val="en-GB"/>
        </w:rPr>
      </w:pPr>
    </w:p>
    <w:p w14:paraId="4A204035" w14:textId="77777777" w:rsidR="008977FB" w:rsidRPr="00D822A3" w:rsidRDefault="008977FB" w:rsidP="00F836A8">
      <w:pPr>
        <w:pStyle w:val="Code"/>
        <w:rPr>
          <w:highlight w:val="white"/>
          <w:lang w:val="en-GB"/>
        </w:rPr>
      </w:pPr>
      <w:r w:rsidRPr="00D822A3">
        <w:rPr>
          <w:highlight w:val="white"/>
          <w:lang w:val="en-GB"/>
        </w:rPr>
        <w:t>#define A 1664525l</w:t>
      </w:r>
    </w:p>
    <w:p w14:paraId="524C021A" w14:textId="77777777" w:rsidR="008977FB" w:rsidRPr="00D822A3" w:rsidRDefault="008977FB" w:rsidP="00F836A8">
      <w:pPr>
        <w:pStyle w:val="Code"/>
        <w:rPr>
          <w:highlight w:val="white"/>
          <w:lang w:val="en-GB"/>
        </w:rPr>
      </w:pPr>
      <w:r w:rsidRPr="00D822A3">
        <w:rPr>
          <w:highlight w:val="white"/>
          <w:lang w:val="en-GB"/>
        </w:rPr>
        <w:t>#define C 1013904223l</w:t>
      </w:r>
    </w:p>
    <w:p w14:paraId="48F978E9" w14:textId="77777777" w:rsidR="008977FB" w:rsidRPr="00D822A3" w:rsidRDefault="008977FB" w:rsidP="00F836A8">
      <w:pPr>
        <w:pStyle w:val="Code"/>
        <w:rPr>
          <w:highlight w:val="white"/>
          <w:lang w:val="en-GB"/>
        </w:rPr>
      </w:pPr>
      <w:r w:rsidRPr="00D822A3">
        <w:rPr>
          <w:highlight w:val="white"/>
          <w:lang w:val="en-GB"/>
        </w:rPr>
        <w:t>#define RAND_MAX 127 // 32767</w:t>
      </w:r>
    </w:p>
    <w:p w14:paraId="25A057D7" w14:textId="77777777" w:rsidR="008977FB" w:rsidRPr="00D822A3" w:rsidRDefault="008977FB" w:rsidP="00F836A8">
      <w:pPr>
        <w:pStyle w:val="Code"/>
        <w:rPr>
          <w:highlight w:val="white"/>
          <w:lang w:val="en-GB"/>
        </w:rPr>
      </w:pPr>
    </w:p>
    <w:p w14:paraId="13569ABD" w14:textId="77777777" w:rsidR="008977FB" w:rsidRPr="00D822A3" w:rsidRDefault="008977FB" w:rsidP="00F836A8">
      <w:pPr>
        <w:pStyle w:val="Code"/>
        <w:rPr>
          <w:highlight w:val="white"/>
          <w:lang w:val="en-GB"/>
        </w:rPr>
      </w:pPr>
      <w:r w:rsidRPr="00D822A3">
        <w:rPr>
          <w:highlight w:val="white"/>
          <w:lang w:val="en-GB"/>
        </w:rPr>
        <w:t>int rand(void) {</w:t>
      </w:r>
    </w:p>
    <w:p w14:paraId="7C7B1102" w14:textId="77777777" w:rsidR="008977FB" w:rsidRPr="00D822A3" w:rsidRDefault="008977FB" w:rsidP="00F836A8">
      <w:pPr>
        <w:pStyle w:val="Code"/>
        <w:rPr>
          <w:highlight w:val="white"/>
          <w:lang w:val="en-GB"/>
        </w:rPr>
      </w:pPr>
      <w:r w:rsidRPr="00D822A3">
        <w:rPr>
          <w:highlight w:val="white"/>
          <w:lang w:val="en-GB"/>
        </w:rPr>
        <w:t xml:space="preserve">  g_randValue = ((A * g_randValue) + C) % RAND_MAX;</w:t>
      </w:r>
    </w:p>
    <w:p w14:paraId="30018B35" w14:textId="77777777" w:rsidR="008977FB" w:rsidRPr="00D822A3" w:rsidRDefault="008977FB" w:rsidP="00F836A8">
      <w:pPr>
        <w:pStyle w:val="Code"/>
        <w:rPr>
          <w:highlight w:val="white"/>
          <w:lang w:val="en-GB"/>
        </w:rPr>
      </w:pPr>
      <w:r w:rsidRPr="00D822A3">
        <w:rPr>
          <w:highlight w:val="white"/>
          <w:lang w:val="en-GB"/>
        </w:rPr>
        <w:t xml:space="preserve">  return (int) g_randValue;</w:t>
      </w:r>
    </w:p>
    <w:p w14:paraId="46462F58" w14:textId="77777777" w:rsidR="008977FB" w:rsidRPr="00D822A3" w:rsidRDefault="008977FB" w:rsidP="00F836A8">
      <w:pPr>
        <w:pStyle w:val="Code"/>
        <w:rPr>
          <w:highlight w:val="white"/>
          <w:lang w:val="en-GB"/>
        </w:rPr>
      </w:pPr>
      <w:r w:rsidRPr="00D822A3">
        <w:rPr>
          <w:highlight w:val="white"/>
          <w:lang w:val="en-GB"/>
        </w:rPr>
        <w:t>}</w:t>
      </w:r>
    </w:p>
    <w:p w14:paraId="0D931A90" w14:textId="77777777" w:rsidR="008977FB" w:rsidRPr="00D822A3" w:rsidRDefault="008977FB" w:rsidP="00F836A8">
      <w:pPr>
        <w:pStyle w:val="Code"/>
        <w:rPr>
          <w:highlight w:val="white"/>
          <w:lang w:val="en-GB"/>
        </w:rPr>
      </w:pPr>
    </w:p>
    <w:p w14:paraId="5F6EC6C0" w14:textId="77777777" w:rsidR="008977FB" w:rsidRPr="00D822A3" w:rsidRDefault="008977FB" w:rsidP="00F836A8">
      <w:pPr>
        <w:pStyle w:val="Code"/>
        <w:rPr>
          <w:highlight w:val="white"/>
          <w:lang w:val="en-GB"/>
        </w:rPr>
      </w:pPr>
      <w:r w:rsidRPr="00D822A3">
        <w:rPr>
          <w:highlight w:val="white"/>
          <w:lang w:val="en-GB"/>
        </w:rPr>
        <w:t>void srand(unsigned int seed) {</w:t>
      </w:r>
    </w:p>
    <w:p w14:paraId="37CB95AF" w14:textId="77777777" w:rsidR="008977FB" w:rsidRPr="00D822A3" w:rsidRDefault="008977FB" w:rsidP="00F836A8">
      <w:pPr>
        <w:pStyle w:val="Code"/>
        <w:rPr>
          <w:highlight w:val="white"/>
          <w:lang w:val="en-GB"/>
        </w:rPr>
      </w:pPr>
      <w:r w:rsidRPr="00D822A3">
        <w:rPr>
          <w:highlight w:val="white"/>
          <w:lang w:val="en-GB"/>
        </w:rPr>
        <w:t xml:space="preserve">  g_randValue = (long) seed;</w:t>
      </w:r>
    </w:p>
    <w:p w14:paraId="088CDFA1" w14:textId="77777777" w:rsidR="008977FB" w:rsidRPr="00D822A3" w:rsidRDefault="008977FB" w:rsidP="00F836A8">
      <w:pPr>
        <w:pStyle w:val="Code"/>
        <w:rPr>
          <w:highlight w:val="white"/>
          <w:lang w:val="en-GB"/>
        </w:rPr>
      </w:pPr>
      <w:r w:rsidRPr="00D822A3">
        <w:rPr>
          <w:highlight w:val="white"/>
          <w:lang w:val="en-GB"/>
        </w:rPr>
        <w:t>}</w:t>
      </w:r>
    </w:p>
    <w:p w14:paraId="01ECD522" w14:textId="77777777" w:rsidR="00E90638" w:rsidRPr="00D822A3" w:rsidRDefault="00E90638" w:rsidP="00F836A8">
      <w:pPr>
        <w:pStyle w:val="Code"/>
        <w:rPr>
          <w:highlight w:val="white"/>
          <w:lang w:val="en-GB"/>
        </w:rPr>
      </w:pPr>
    </w:p>
    <w:p w14:paraId="5339EE71" w14:textId="6C5131B5" w:rsidR="00E90638" w:rsidRPr="00D822A3" w:rsidRDefault="00E90638" w:rsidP="00F836A8">
      <w:pPr>
        <w:pStyle w:val="Code"/>
        <w:rPr>
          <w:highlight w:val="white"/>
          <w:lang w:val="en-GB"/>
        </w:rPr>
      </w:pPr>
      <w:r w:rsidRPr="00D822A3">
        <w:rPr>
          <w:highlight w:val="white"/>
          <w:lang w:val="en-GB"/>
        </w:rPr>
        <w:t>FCN g_funcArray[FUNC_MAX] = {NULL};</w:t>
      </w:r>
    </w:p>
    <w:p w14:paraId="707D3632" w14:textId="77777777" w:rsidR="00E90638" w:rsidRPr="00D822A3" w:rsidRDefault="00E90638" w:rsidP="00F836A8">
      <w:pPr>
        <w:pStyle w:val="Code"/>
        <w:rPr>
          <w:highlight w:val="white"/>
          <w:lang w:val="en-GB"/>
        </w:rPr>
      </w:pPr>
    </w:p>
    <w:p w14:paraId="0E951181" w14:textId="77777777" w:rsidR="00E90638" w:rsidRPr="00D822A3" w:rsidRDefault="00E90638" w:rsidP="00F836A8">
      <w:pPr>
        <w:pStyle w:val="Code"/>
        <w:rPr>
          <w:highlight w:val="white"/>
          <w:lang w:val="en-GB"/>
        </w:rPr>
      </w:pPr>
      <w:r w:rsidRPr="00D822A3">
        <w:rPr>
          <w:highlight w:val="white"/>
          <w:lang w:val="en-GB"/>
        </w:rPr>
        <w:t>int atexit(FCN fcn) {</w:t>
      </w:r>
    </w:p>
    <w:p w14:paraId="07CD46BA" w14:textId="77777777" w:rsidR="00E90638" w:rsidRPr="00D822A3" w:rsidRDefault="00E90638" w:rsidP="00F836A8">
      <w:pPr>
        <w:pStyle w:val="Code"/>
        <w:rPr>
          <w:highlight w:val="white"/>
          <w:lang w:val="en-GB"/>
        </w:rPr>
      </w:pPr>
      <w:r w:rsidRPr="00D822A3">
        <w:rPr>
          <w:highlight w:val="white"/>
          <w:lang w:val="en-GB"/>
        </w:rPr>
        <w:t xml:space="preserve">  int index;</w:t>
      </w:r>
    </w:p>
    <w:p w14:paraId="691EFE46" w14:textId="77777777" w:rsidR="00E90638" w:rsidRPr="00D822A3" w:rsidRDefault="00E90638" w:rsidP="00F836A8">
      <w:pPr>
        <w:pStyle w:val="Code"/>
        <w:rPr>
          <w:highlight w:val="white"/>
          <w:lang w:val="en-GB"/>
        </w:rPr>
      </w:pPr>
    </w:p>
    <w:p w14:paraId="650D9FD0" w14:textId="77777777" w:rsidR="00E90638" w:rsidRPr="00D822A3" w:rsidRDefault="00E90638" w:rsidP="00F836A8">
      <w:pPr>
        <w:pStyle w:val="Code"/>
        <w:rPr>
          <w:highlight w:val="white"/>
          <w:lang w:val="en-GB"/>
        </w:rPr>
      </w:pPr>
      <w:r w:rsidRPr="00D822A3">
        <w:rPr>
          <w:highlight w:val="white"/>
          <w:lang w:val="en-GB"/>
        </w:rPr>
        <w:t xml:space="preserve">  for (index = 0; index &lt; FUNC_MAX; ++index) {</w:t>
      </w:r>
    </w:p>
    <w:p w14:paraId="56B8ED57" w14:textId="77777777" w:rsidR="00E90638" w:rsidRPr="00D822A3" w:rsidRDefault="00E90638" w:rsidP="00F836A8">
      <w:pPr>
        <w:pStyle w:val="Code"/>
        <w:rPr>
          <w:highlight w:val="white"/>
          <w:lang w:val="en-GB"/>
        </w:rPr>
      </w:pPr>
      <w:r w:rsidRPr="00D822A3">
        <w:rPr>
          <w:highlight w:val="white"/>
          <w:lang w:val="en-GB"/>
        </w:rPr>
        <w:t xml:space="preserve">    if (g_funcArray[index] == NULL) {</w:t>
      </w:r>
    </w:p>
    <w:p w14:paraId="0F760956" w14:textId="77777777" w:rsidR="00E90638" w:rsidRPr="00D822A3" w:rsidRDefault="00E90638" w:rsidP="00F836A8">
      <w:pPr>
        <w:pStyle w:val="Code"/>
        <w:rPr>
          <w:highlight w:val="white"/>
          <w:lang w:val="en-GB"/>
        </w:rPr>
      </w:pPr>
      <w:r w:rsidRPr="00D822A3">
        <w:rPr>
          <w:highlight w:val="white"/>
          <w:lang w:val="en-GB"/>
        </w:rPr>
        <w:t xml:space="preserve">      g_funcArray[index] = fcn;</w:t>
      </w:r>
    </w:p>
    <w:p w14:paraId="3E50DCD8" w14:textId="77777777" w:rsidR="00E90638" w:rsidRPr="00D822A3" w:rsidRDefault="00E90638" w:rsidP="00F836A8">
      <w:pPr>
        <w:pStyle w:val="Code"/>
        <w:rPr>
          <w:highlight w:val="white"/>
          <w:lang w:val="en-GB"/>
        </w:rPr>
      </w:pPr>
      <w:r w:rsidRPr="00D822A3">
        <w:rPr>
          <w:highlight w:val="white"/>
          <w:lang w:val="en-GB"/>
        </w:rPr>
        <w:t xml:space="preserve">      return 0;</w:t>
      </w:r>
    </w:p>
    <w:p w14:paraId="3F351193" w14:textId="77777777" w:rsidR="00E90638" w:rsidRPr="00D822A3" w:rsidRDefault="00E90638" w:rsidP="00F836A8">
      <w:pPr>
        <w:pStyle w:val="Code"/>
        <w:rPr>
          <w:highlight w:val="white"/>
          <w:lang w:val="en-GB"/>
        </w:rPr>
      </w:pPr>
      <w:r w:rsidRPr="00D822A3">
        <w:rPr>
          <w:highlight w:val="white"/>
          <w:lang w:val="en-GB"/>
        </w:rPr>
        <w:t xml:space="preserve">    }</w:t>
      </w:r>
    </w:p>
    <w:p w14:paraId="71F01CB3" w14:textId="77777777" w:rsidR="00E90638" w:rsidRPr="00D822A3" w:rsidRDefault="00E90638" w:rsidP="00F836A8">
      <w:pPr>
        <w:pStyle w:val="Code"/>
        <w:rPr>
          <w:highlight w:val="white"/>
          <w:lang w:val="en-GB"/>
        </w:rPr>
      </w:pPr>
      <w:r w:rsidRPr="00D822A3">
        <w:rPr>
          <w:highlight w:val="white"/>
          <w:lang w:val="en-GB"/>
        </w:rPr>
        <w:t xml:space="preserve">  }</w:t>
      </w:r>
    </w:p>
    <w:p w14:paraId="2389F93D" w14:textId="77777777" w:rsidR="00E90638" w:rsidRPr="00D822A3" w:rsidRDefault="00E90638" w:rsidP="00F836A8">
      <w:pPr>
        <w:pStyle w:val="Code"/>
        <w:rPr>
          <w:highlight w:val="white"/>
          <w:lang w:val="en-GB"/>
        </w:rPr>
      </w:pPr>
    </w:p>
    <w:p w14:paraId="7F2B5686" w14:textId="77777777" w:rsidR="00E90638" w:rsidRPr="00D822A3" w:rsidRDefault="00E90638" w:rsidP="00F836A8">
      <w:pPr>
        <w:pStyle w:val="Code"/>
        <w:rPr>
          <w:highlight w:val="white"/>
          <w:lang w:val="en-GB"/>
        </w:rPr>
      </w:pPr>
      <w:r w:rsidRPr="00D822A3">
        <w:rPr>
          <w:highlight w:val="white"/>
          <w:lang w:val="en-GB"/>
        </w:rPr>
        <w:t xml:space="preserve">  return -1;</w:t>
      </w:r>
    </w:p>
    <w:p w14:paraId="3CA349D1" w14:textId="77777777" w:rsidR="00E90638" w:rsidRPr="00D822A3" w:rsidRDefault="00E90638" w:rsidP="00F836A8">
      <w:pPr>
        <w:pStyle w:val="Code"/>
        <w:rPr>
          <w:highlight w:val="white"/>
          <w:lang w:val="en-GB"/>
        </w:rPr>
      </w:pPr>
      <w:r w:rsidRPr="00D822A3">
        <w:rPr>
          <w:highlight w:val="white"/>
          <w:lang w:val="en-GB"/>
        </w:rPr>
        <w:t>}</w:t>
      </w:r>
    </w:p>
    <w:p w14:paraId="5F53A992" w14:textId="77777777" w:rsidR="00E90638" w:rsidRPr="00D822A3" w:rsidRDefault="00E90638" w:rsidP="00F836A8">
      <w:pPr>
        <w:pStyle w:val="Code"/>
        <w:rPr>
          <w:highlight w:val="white"/>
          <w:lang w:val="en-GB"/>
        </w:rPr>
      </w:pPr>
    </w:p>
    <w:p w14:paraId="279D2D4B" w14:textId="77777777" w:rsidR="00E90638" w:rsidRPr="00D822A3" w:rsidRDefault="00E90638" w:rsidP="00F836A8">
      <w:pPr>
        <w:pStyle w:val="Code"/>
        <w:rPr>
          <w:highlight w:val="white"/>
          <w:lang w:val="en-GB"/>
        </w:rPr>
      </w:pPr>
      <w:r w:rsidRPr="00D822A3">
        <w:rPr>
          <w:highlight w:val="white"/>
          <w:lang w:val="en-GB"/>
        </w:rPr>
        <w:t>void exit(int status) {</w:t>
      </w:r>
    </w:p>
    <w:p w14:paraId="53DF5543" w14:textId="77777777" w:rsidR="00E90638" w:rsidRPr="00D822A3" w:rsidRDefault="00E90638" w:rsidP="00F836A8">
      <w:pPr>
        <w:pStyle w:val="Code"/>
        <w:rPr>
          <w:highlight w:val="white"/>
          <w:lang w:val="en-GB"/>
        </w:rPr>
      </w:pPr>
      <w:r w:rsidRPr="00D822A3">
        <w:rPr>
          <w:highlight w:val="white"/>
          <w:lang w:val="en-GB"/>
        </w:rPr>
        <w:t xml:space="preserve">  int index;</w:t>
      </w:r>
    </w:p>
    <w:p w14:paraId="39D6BBF7" w14:textId="77777777" w:rsidR="00E90638" w:rsidRPr="00D822A3" w:rsidRDefault="00E90638" w:rsidP="00F836A8">
      <w:pPr>
        <w:pStyle w:val="Code"/>
        <w:rPr>
          <w:highlight w:val="white"/>
          <w:lang w:val="en-GB"/>
        </w:rPr>
      </w:pPr>
      <w:r w:rsidRPr="00D822A3">
        <w:rPr>
          <w:highlight w:val="white"/>
          <w:lang w:val="en-GB"/>
        </w:rPr>
        <w:t xml:space="preserve">  </w:t>
      </w:r>
    </w:p>
    <w:p w14:paraId="7DF5B749" w14:textId="77777777" w:rsidR="00E90638" w:rsidRPr="00D822A3" w:rsidRDefault="00E90638" w:rsidP="00F836A8">
      <w:pPr>
        <w:pStyle w:val="Code"/>
        <w:rPr>
          <w:highlight w:val="white"/>
          <w:lang w:val="en-GB"/>
        </w:rPr>
      </w:pPr>
      <w:r w:rsidRPr="00D822A3">
        <w:rPr>
          <w:highlight w:val="white"/>
          <w:lang w:val="en-GB"/>
        </w:rPr>
        <w:t xml:space="preserve">  for (index = 0; index &lt; OPEN_MAX; ++index) {</w:t>
      </w:r>
    </w:p>
    <w:p w14:paraId="56857370" w14:textId="77777777" w:rsidR="00E90638" w:rsidRPr="00D822A3" w:rsidRDefault="00E90638" w:rsidP="00F836A8">
      <w:pPr>
        <w:pStyle w:val="Code"/>
        <w:rPr>
          <w:highlight w:val="white"/>
          <w:lang w:val="en-GB"/>
        </w:rPr>
      </w:pPr>
      <w:r w:rsidRPr="00D822A3">
        <w:rPr>
          <w:highlight w:val="white"/>
          <w:lang w:val="en-GB"/>
        </w:rPr>
        <w:t xml:space="preserve">    if (g_fileArray[index].open) {</w:t>
      </w:r>
    </w:p>
    <w:p w14:paraId="58AA7CB5" w14:textId="2456F344" w:rsidR="00E90638" w:rsidRPr="00D822A3" w:rsidRDefault="00E90638" w:rsidP="00F836A8">
      <w:pPr>
        <w:pStyle w:val="Code"/>
        <w:rPr>
          <w:highlight w:val="white"/>
          <w:lang w:val="en-GB"/>
        </w:rPr>
      </w:pPr>
      <w:r w:rsidRPr="00D822A3">
        <w:rPr>
          <w:highlight w:val="white"/>
          <w:lang w:val="en-GB"/>
        </w:rPr>
        <w:t xml:space="preserve">      fclose(&amp;g_fileArray[index]);</w:t>
      </w:r>
    </w:p>
    <w:p w14:paraId="1F7F109C" w14:textId="77777777" w:rsidR="00E90638" w:rsidRPr="00D822A3" w:rsidRDefault="00E90638" w:rsidP="00F836A8">
      <w:pPr>
        <w:pStyle w:val="Code"/>
        <w:rPr>
          <w:highlight w:val="white"/>
          <w:lang w:val="en-GB"/>
        </w:rPr>
      </w:pPr>
      <w:r w:rsidRPr="00D822A3">
        <w:rPr>
          <w:highlight w:val="white"/>
          <w:lang w:val="en-GB"/>
        </w:rPr>
        <w:t xml:space="preserve">    }</w:t>
      </w:r>
    </w:p>
    <w:p w14:paraId="68ACF6E1" w14:textId="77777777" w:rsidR="00E90638" w:rsidRPr="00D822A3" w:rsidRDefault="00E90638" w:rsidP="00F836A8">
      <w:pPr>
        <w:pStyle w:val="Code"/>
        <w:rPr>
          <w:highlight w:val="white"/>
          <w:lang w:val="en-GB"/>
        </w:rPr>
      </w:pPr>
      <w:r w:rsidRPr="00D822A3">
        <w:rPr>
          <w:highlight w:val="white"/>
          <w:lang w:val="en-GB"/>
        </w:rPr>
        <w:t xml:space="preserve">  }</w:t>
      </w:r>
    </w:p>
    <w:p w14:paraId="4E87F725" w14:textId="77777777" w:rsidR="00E90638" w:rsidRPr="00D822A3" w:rsidRDefault="00E90638" w:rsidP="00F836A8">
      <w:pPr>
        <w:pStyle w:val="Code"/>
        <w:rPr>
          <w:highlight w:val="white"/>
          <w:lang w:val="en-GB"/>
        </w:rPr>
      </w:pPr>
    </w:p>
    <w:p w14:paraId="51212560" w14:textId="77777777" w:rsidR="00E90638" w:rsidRPr="00D822A3" w:rsidRDefault="00E90638" w:rsidP="00F836A8">
      <w:pPr>
        <w:pStyle w:val="Code"/>
        <w:rPr>
          <w:highlight w:val="white"/>
          <w:lang w:val="en-GB"/>
        </w:rPr>
      </w:pPr>
      <w:r w:rsidRPr="00D822A3">
        <w:rPr>
          <w:highlight w:val="white"/>
          <w:lang w:val="en-GB"/>
        </w:rPr>
        <w:t xml:space="preserve">  for (index = (FUNC_MAX - 1); index &gt;= 0; --index) {</w:t>
      </w:r>
    </w:p>
    <w:p w14:paraId="7FA3B308" w14:textId="77777777" w:rsidR="00E90638" w:rsidRPr="00D822A3" w:rsidRDefault="00E90638" w:rsidP="00F836A8">
      <w:pPr>
        <w:pStyle w:val="Code"/>
        <w:rPr>
          <w:highlight w:val="white"/>
          <w:lang w:val="en-GB"/>
        </w:rPr>
      </w:pPr>
      <w:r w:rsidRPr="00D822A3">
        <w:rPr>
          <w:highlight w:val="white"/>
          <w:lang w:val="en-GB"/>
        </w:rPr>
        <w:t xml:space="preserve">    if (g_funcArray[index] != NULL) {</w:t>
      </w:r>
    </w:p>
    <w:p w14:paraId="46182DF8" w14:textId="77777777" w:rsidR="00E90638" w:rsidRPr="00D822A3" w:rsidRDefault="00E90638" w:rsidP="00F836A8">
      <w:pPr>
        <w:pStyle w:val="Code"/>
        <w:rPr>
          <w:highlight w:val="white"/>
          <w:lang w:val="en-GB"/>
        </w:rPr>
      </w:pPr>
      <w:r w:rsidRPr="00D822A3">
        <w:rPr>
          <w:highlight w:val="white"/>
          <w:lang w:val="en-GB"/>
        </w:rPr>
        <w:t xml:space="preserve">      g_funcArray[index]();</w:t>
      </w:r>
    </w:p>
    <w:p w14:paraId="28A86ADF" w14:textId="77777777" w:rsidR="00E90638" w:rsidRPr="00D822A3" w:rsidRDefault="00E90638" w:rsidP="00F836A8">
      <w:pPr>
        <w:pStyle w:val="Code"/>
        <w:rPr>
          <w:highlight w:val="white"/>
          <w:lang w:val="en-GB"/>
        </w:rPr>
      </w:pPr>
      <w:r w:rsidRPr="00D822A3">
        <w:rPr>
          <w:highlight w:val="white"/>
          <w:lang w:val="en-GB"/>
        </w:rPr>
        <w:t xml:space="preserve">    }</w:t>
      </w:r>
    </w:p>
    <w:p w14:paraId="6018B671" w14:textId="77777777" w:rsidR="00E90638" w:rsidRPr="00D822A3" w:rsidRDefault="00E90638" w:rsidP="00F836A8">
      <w:pPr>
        <w:pStyle w:val="Code"/>
        <w:rPr>
          <w:highlight w:val="white"/>
          <w:lang w:val="en-GB"/>
        </w:rPr>
      </w:pPr>
      <w:r w:rsidRPr="00D822A3">
        <w:rPr>
          <w:highlight w:val="white"/>
          <w:lang w:val="en-GB"/>
        </w:rPr>
        <w:t xml:space="preserve">  }</w:t>
      </w:r>
    </w:p>
    <w:p w14:paraId="2F1BE731" w14:textId="77777777" w:rsidR="00E90638" w:rsidRPr="00D822A3" w:rsidRDefault="00E90638" w:rsidP="00F836A8">
      <w:pPr>
        <w:pStyle w:val="Code"/>
        <w:rPr>
          <w:highlight w:val="white"/>
          <w:lang w:val="en-GB"/>
        </w:rPr>
      </w:pPr>
      <w:r w:rsidRPr="00D822A3">
        <w:rPr>
          <w:highlight w:val="white"/>
          <w:lang w:val="en-GB"/>
        </w:rPr>
        <w:t xml:space="preserve">  </w:t>
      </w:r>
    </w:p>
    <w:p w14:paraId="5C8109FB" w14:textId="77777777" w:rsidR="00E90638" w:rsidRPr="00D822A3" w:rsidRDefault="00E90638" w:rsidP="00F836A8">
      <w:pPr>
        <w:pStyle w:val="Code"/>
        <w:rPr>
          <w:highlight w:val="white"/>
          <w:lang w:val="en-GB"/>
        </w:rPr>
      </w:pPr>
      <w:r w:rsidRPr="00D822A3">
        <w:rPr>
          <w:highlight w:val="white"/>
          <w:lang w:val="en-GB"/>
        </w:rPr>
        <w:t xml:space="preserve">  load_register(ah, 0x4Cs);</w:t>
      </w:r>
    </w:p>
    <w:p w14:paraId="5D68D173" w14:textId="77777777" w:rsidR="00E90638" w:rsidRPr="00D822A3" w:rsidRDefault="00E90638" w:rsidP="00F836A8">
      <w:pPr>
        <w:pStyle w:val="Code"/>
        <w:rPr>
          <w:highlight w:val="white"/>
          <w:lang w:val="en-GB"/>
        </w:rPr>
      </w:pPr>
      <w:r w:rsidRPr="00D822A3">
        <w:rPr>
          <w:highlight w:val="white"/>
          <w:lang w:val="en-GB"/>
        </w:rPr>
        <w:t xml:space="preserve">  load_register(al, (short) status);</w:t>
      </w:r>
    </w:p>
    <w:p w14:paraId="19381EDE" w14:textId="77777777" w:rsidR="00E90638" w:rsidRPr="00D822A3" w:rsidRDefault="00E90638" w:rsidP="00F836A8">
      <w:pPr>
        <w:pStyle w:val="Code"/>
        <w:rPr>
          <w:highlight w:val="white"/>
          <w:lang w:val="en-GB"/>
        </w:rPr>
      </w:pPr>
      <w:r w:rsidRPr="00D822A3">
        <w:rPr>
          <w:highlight w:val="white"/>
          <w:lang w:val="en-GB"/>
        </w:rPr>
        <w:t xml:space="preserve">  interrupt(0x21s);</w:t>
      </w:r>
    </w:p>
    <w:p w14:paraId="1904E851" w14:textId="75B92DE0" w:rsidR="00E90638" w:rsidRPr="00D822A3" w:rsidRDefault="00E90638" w:rsidP="00F836A8">
      <w:pPr>
        <w:pStyle w:val="Code"/>
        <w:rPr>
          <w:highlight w:val="white"/>
          <w:lang w:val="en-GB"/>
        </w:rPr>
      </w:pPr>
      <w:r w:rsidRPr="00D822A3">
        <w:rPr>
          <w:highlight w:val="white"/>
          <w:lang w:val="en-GB"/>
        </w:rPr>
        <w:t>}</w:t>
      </w:r>
    </w:p>
    <w:p w14:paraId="5C21D0E1" w14:textId="185724E0" w:rsidR="00E90638" w:rsidRPr="00D822A3" w:rsidRDefault="00E90638" w:rsidP="00F836A8">
      <w:pPr>
        <w:pStyle w:val="Code"/>
        <w:rPr>
          <w:highlight w:val="white"/>
          <w:lang w:val="en-GB"/>
        </w:rPr>
      </w:pPr>
    </w:p>
    <w:p w14:paraId="006FB107" w14:textId="77777777" w:rsidR="00E90638" w:rsidRPr="00D822A3" w:rsidRDefault="00E90638" w:rsidP="00F836A8">
      <w:pPr>
        <w:pStyle w:val="Code"/>
        <w:rPr>
          <w:highlight w:val="white"/>
          <w:lang w:val="en-GB"/>
        </w:rPr>
      </w:pPr>
      <w:r w:rsidRPr="00D822A3">
        <w:rPr>
          <w:highlight w:val="white"/>
          <w:lang w:val="en-GB"/>
        </w:rPr>
        <w:t>void swap(char* leftValuePtr, char* rightValuePtr, int valueSize) {</w:t>
      </w:r>
    </w:p>
    <w:p w14:paraId="57E70F6A" w14:textId="77777777" w:rsidR="00E90638" w:rsidRPr="00D822A3" w:rsidRDefault="00E90638" w:rsidP="00F836A8">
      <w:pPr>
        <w:pStyle w:val="Code"/>
        <w:rPr>
          <w:highlight w:val="white"/>
          <w:lang w:val="en-GB"/>
        </w:rPr>
      </w:pPr>
      <w:r w:rsidRPr="00D822A3">
        <w:rPr>
          <w:highlight w:val="white"/>
          <w:lang w:val="en-GB"/>
        </w:rPr>
        <w:t xml:space="preserve">  int index;</w:t>
      </w:r>
    </w:p>
    <w:p w14:paraId="5647465A" w14:textId="77777777" w:rsidR="00E90638" w:rsidRPr="00D822A3" w:rsidRDefault="00E90638" w:rsidP="00F836A8">
      <w:pPr>
        <w:pStyle w:val="Code"/>
        <w:rPr>
          <w:highlight w:val="white"/>
          <w:lang w:val="en-GB"/>
        </w:rPr>
      </w:pPr>
      <w:r w:rsidRPr="00D822A3">
        <w:rPr>
          <w:highlight w:val="white"/>
          <w:lang w:val="en-GB"/>
        </w:rPr>
        <w:t xml:space="preserve">  for (index = 0; index &lt; valueSize; ++index) {</w:t>
      </w:r>
    </w:p>
    <w:p w14:paraId="0762BEC5" w14:textId="77777777" w:rsidR="00E90638" w:rsidRPr="00D822A3" w:rsidRDefault="00E90638" w:rsidP="00F836A8">
      <w:pPr>
        <w:pStyle w:val="Code"/>
        <w:rPr>
          <w:highlight w:val="white"/>
          <w:lang w:val="en-GB"/>
        </w:rPr>
      </w:pPr>
      <w:r w:rsidRPr="00D822A3">
        <w:rPr>
          <w:highlight w:val="white"/>
          <w:lang w:val="en-GB"/>
        </w:rPr>
        <w:t xml:space="preserve">    char tempValue = leftValuePtr[index];</w:t>
      </w:r>
    </w:p>
    <w:p w14:paraId="723D3766" w14:textId="77777777" w:rsidR="00E90638" w:rsidRPr="00D822A3" w:rsidRDefault="00E90638" w:rsidP="00F836A8">
      <w:pPr>
        <w:pStyle w:val="Code"/>
        <w:rPr>
          <w:highlight w:val="white"/>
          <w:lang w:val="en-GB"/>
        </w:rPr>
      </w:pPr>
      <w:r w:rsidRPr="00D822A3">
        <w:rPr>
          <w:highlight w:val="white"/>
          <w:lang w:val="en-GB"/>
        </w:rPr>
        <w:t xml:space="preserve">    leftValuePtr[index] = rightValuePtr[index];</w:t>
      </w:r>
    </w:p>
    <w:p w14:paraId="318327DC" w14:textId="77777777" w:rsidR="00E90638" w:rsidRPr="00D822A3" w:rsidRDefault="00E90638" w:rsidP="00F836A8">
      <w:pPr>
        <w:pStyle w:val="Code"/>
        <w:rPr>
          <w:highlight w:val="white"/>
          <w:lang w:val="en-GB"/>
        </w:rPr>
      </w:pPr>
      <w:r w:rsidRPr="00D822A3">
        <w:rPr>
          <w:highlight w:val="white"/>
          <w:lang w:val="en-GB"/>
        </w:rPr>
        <w:t xml:space="preserve">    rightValuePtr[index] = tempValue;</w:t>
      </w:r>
    </w:p>
    <w:p w14:paraId="0F9CFAAB" w14:textId="77777777" w:rsidR="00E90638" w:rsidRPr="00D822A3" w:rsidRDefault="00E90638" w:rsidP="00F836A8">
      <w:pPr>
        <w:pStyle w:val="Code"/>
        <w:rPr>
          <w:highlight w:val="white"/>
          <w:lang w:val="en-GB"/>
        </w:rPr>
      </w:pPr>
      <w:r w:rsidRPr="00D822A3">
        <w:rPr>
          <w:highlight w:val="white"/>
          <w:lang w:val="en-GB"/>
        </w:rPr>
        <w:t xml:space="preserve">  }</w:t>
      </w:r>
    </w:p>
    <w:p w14:paraId="14491A23" w14:textId="77777777" w:rsidR="00E90638" w:rsidRPr="00D822A3" w:rsidRDefault="00E90638" w:rsidP="00F836A8">
      <w:pPr>
        <w:pStyle w:val="Code"/>
        <w:rPr>
          <w:highlight w:val="white"/>
          <w:lang w:val="en-GB"/>
        </w:rPr>
      </w:pPr>
      <w:r w:rsidRPr="00D822A3">
        <w:rPr>
          <w:highlight w:val="white"/>
          <w:lang w:val="en-GB"/>
        </w:rPr>
        <w:t>}</w:t>
      </w:r>
    </w:p>
    <w:p w14:paraId="537C640A" w14:textId="77777777" w:rsidR="00E90638" w:rsidRPr="00D822A3" w:rsidRDefault="00E90638" w:rsidP="00F836A8">
      <w:pPr>
        <w:pStyle w:val="Code"/>
        <w:rPr>
          <w:highlight w:val="white"/>
          <w:lang w:val="en-GB"/>
        </w:rPr>
      </w:pPr>
    </w:p>
    <w:p w14:paraId="6616BDBB" w14:textId="77777777" w:rsidR="00E90638" w:rsidRPr="00D822A3" w:rsidRDefault="00E90638" w:rsidP="00F836A8">
      <w:pPr>
        <w:pStyle w:val="Code"/>
        <w:rPr>
          <w:highlight w:val="white"/>
          <w:lang w:val="en-GB"/>
        </w:rPr>
      </w:pPr>
      <w:r w:rsidRPr="00D822A3">
        <w:rPr>
          <w:highlight w:val="white"/>
          <w:lang w:val="en-GB"/>
        </w:rPr>
        <w:t>void qsort(const void* valueList, size_t listSize, size_t valueSize,</w:t>
      </w:r>
    </w:p>
    <w:p w14:paraId="11799091" w14:textId="77777777" w:rsidR="00E90638" w:rsidRPr="00D822A3" w:rsidRDefault="00E90638" w:rsidP="00F836A8">
      <w:pPr>
        <w:pStyle w:val="Code"/>
        <w:rPr>
          <w:highlight w:val="white"/>
          <w:lang w:val="en-GB"/>
        </w:rPr>
      </w:pPr>
      <w:r w:rsidRPr="00D822A3">
        <w:rPr>
          <w:highlight w:val="white"/>
          <w:lang w:val="en-GB"/>
        </w:rPr>
        <w:t xml:space="preserve">           int (*compare)(const void*, const void*)) {</w:t>
      </w:r>
    </w:p>
    <w:p w14:paraId="7FABD826" w14:textId="77777777" w:rsidR="00E90638" w:rsidRPr="00D822A3" w:rsidRDefault="00E90638" w:rsidP="00F836A8">
      <w:pPr>
        <w:pStyle w:val="Code"/>
        <w:rPr>
          <w:highlight w:val="white"/>
          <w:lang w:val="en-GB"/>
        </w:rPr>
      </w:pPr>
      <w:r w:rsidRPr="00D822A3">
        <w:rPr>
          <w:highlight w:val="white"/>
          <w:lang w:val="en-GB"/>
        </w:rPr>
        <w:t xml:space="preserve">  BOOL update;</w:t>
      </w:r>
    </w:p>
    <w:p w14:paraId="7E9022F6" w14:textId="77777777" w:rsidR="00E90638" w:rsidRPr="00D822A3" w:rsidRDefault="00E90638" w:rsidP="00F836A8">
      <w:pPr>
        <w:pStyle w:val="Code"/>
        <w:rPr>
          <w:highlight w:val="white"/>
          <w:lang w:val="en-GB"/>
        </w:rPr>
      </w:pPr>
      <w:r w:rsidRPr="00D822A3">
        <w:rPr>
          <w:highlight w:val="white"/>
          <w:lang w:val="en-GB"/>
        </w:rPr>
        <w:t xml:space="preserve">  char* charList = (char*) valueList;</w:t>
      </w:r>
    </w:p>
    <w:p w14:paraId="7A9A2CA0" w14:textId="77777777" w:rsidR="00E90638" w:rsidRPr="00D822A3" w:rsidRDefault="00E90638" w:rsidP="00F836A8">
      <w:pPr>
        <w:pStyle w:val="Code"/>
        <w:rPr>
          <w:highlight w:val="white"/>
          <w:lang w:val="en-GB"/>
        </w:rPr>
      </w:pPr>
    </w:p>
    <w:p w14:paraId="07AF00AC" w14:textId="77777777" w:rsidR="00E90638" w:rsidRPr="00D822A3" w:rsidRDefault="00E90638" w:rsidP="00F836A8">
      <w:pPr>
        <w:pStyle w:val="Code"/>
        <w:rPr>
          <w:highlight w:val="white"/>
          <w:lang w:val="en-GB"/>
        </w:rPr>
      </w:pPr>
      <w:r w:rsidRPr="00D822A3">
        <w:rPr>
          <w:highlight w:val="white"/>
          <w:lang w:val="en-GB"/>
        </w:rPr>
        <w:t xml:space="preserve">  int index1;</w:t>
      </w:r>
    </w:p>
    <w:p w14:paraId="5FB9746A" w14:textId="77777777" w:rsidR="00E90638" w:rsidRPr="00D822A3" w:rsidRDefault="00E90638" w:rsidP="00F836A8">
      <w:pPr>
        <w:pStyle w:val="Code"/>
        <w:rPr>
          <w:highlight w:val="white"/>
          <w:lang w:val="en-GB"/>
        </w:rPr>
      </w:pPr>
      <w:r w:rsidRPr="00D822A3">
        <w:rPr>
          <w:highlight w:val="white"/>
          <w:lang w:val="en-GB"/>
        </w:rPr>
        <w:t xml:space="preserve">  for (index1 = (listSize - 1); index1 &gt; 0 ; --index1)  {</w:t>
      </w:r>
    </w:p>
    <w:p w14:paraId="59AF511D" w14:textId="77777777" w:rsidR="00E90638" w:rsidRPr="00D822A3" w:rsidRDefault="00E90638" w:rsidP="00F836A8">
      <w:pPr>
        <w:pStyle w:val="Code"/>
        <w:rPr>
          <w:highlight w:val="white"/>
          <w:lang w:val="en-GB"/>
        </w:rPr>
      </w:pPr>
      <w:r w:rsidRPr="00D822A3">
        <w:rPr>
          <w:highlight w:val="white"/>
          <w:lang w:val="en-GB"/>
        </w:rPr>
        <w:t xml:space="preserve">    int index2;</w:t>
      </w:r>
    </w:p>
    <w:p w14:paraId="35C79E67" w14:textId="77777777" w:rsidR="00E90638" w:rsidRPr="00D822A3" w:rsidRDefault="00E90638" w:rsidP="00F836A8">
      <w:pPr>
        <w:pStyle w:val="Code"/>
        <w:rPr>
          <w:highlight w:val="white"/>
          <w:lang w:val="en-GB"/>
        </w:rPr>
      </w:pPr>
      <w:r w:rsidRPr="00D822A3">
        <w:rPr>
          <w:highlight w:val="white"/>
          <w:lang w:val="en-GB"/>
        </w:rPr>
        <w:t xml:space="preserve">    update = FALSE;</w:t>
      </w:r>
    </w:p>
    <w:p w14:paraId="4614993A" w14:textId="77777777" w:rsidR="00E90638" w:rsidRPr="00D822A3" w:rsidRDefault="00E90638" w:rsidP="00F836A8">
      <w:pPr>
        <w:pStyle w:val="Code"/>
        <w:rPr>
          <w:highlight w:val="white"/>
          <w:lang w:val="en-GB"/>
        </w:rPr>
      </w:pPr>
    </w:p>
    <w:p w14:paraId="1F472EAC" w14:textId="77777777" w:rsidR="00E90638" w:rsidRPr="00D822A3" w:rsidRDefault="00E90638" w:rsidP="00F836A8">
      <w:pPr>
        <w:pStyle w:val="Code"/>
        <w:rPr>
          <w:highlight w:val="white"/>
          <w:lang w:val="en-GB"/>
        </w:rPr>
      </w:pPr>
      <w:r w:rsidRPr="00D822A3">
        <w:rPr>
          <w:highlight w:val="white"/>
          <w:lang w:val="en-GB"/>
        </w:rPr>
        <w:t xml:space="preserve">    for (index2 = 0; index2 &lt; index1; ++index2)  {</w:t>
      </w:r>
    </w:p>
    <w:p w14:paraId="1F421C47" w14:textId="77777777" w:rsidR="00E90638" w:rsidRPr="00D822A3" w:rsidRDefault="00E90638" w:rsidP="00F836A8">
      <w:pPr>
        <w:pStyle w:val="Code"/>
        <w:rPr>
          <w:highlight w:val="white"/>
          <w:lang w:val="en-GB"/>
        </w:rPr>
      </w:pPr>
      <w:r w:rsidRPr="00D822A3">
        <w:rPr>
          <w:highlight w:val="white"/>
          <w:lang w:val="en-GB"/>
        </w:rPr>
        <w:t xml:space="preserve">      char* valuePtr1 = charList + (index2 * valueSize);</w:t>
      </w:r>
    </w:p>
    <w:p w14:paraId="46439B19" w14:textId="77777777" w:rsidR="00E90638" w:rsidRPr="00D822A3" w:rsidRDefault="00E90638" w:rsidP="00F836A8">
      <w:pPr>
        <w:pStyle w:val="Code"/>
        <w:rPr>
          <w:highlight w:val="white"/>
          <w:lang w:val="en-GB"/>
        </w:rPr>
      </w:pPr>
      <w:r w:rsidRPr="00D822A3">
        <w:rPr>
          <w:highlight w:val="white"/>
          <w:lang w:val="en-GB"/>
        </w:rPr>
        <w:t xml:space="preserve">      char* valuePtr2 = charList + ((index2 + 1) * valueSize);</w:t>
      </w:r>
    </w:p>
    <w:p w14:paraId="30CFFDCE" w14:textId="77777777" w:rsidR="00E06AC9" w:rsidRPr="00D822A3" w:rsidRDefault="00E06AC9" w:rsidP="00F836A8">
      <w:pPr>
        <w:pStyle w:val="Code"/>
        <w:rPr>
          <w:highlight w:val="white"/>
          <w:lang w:val="en-GB"/>
        </w:rPr>
      </w:pPr>
    </w:p>
    <w:p w14:paraId="0F5C2E93" w14:textId="00AE1108" w:rsidR="00E90638" w:rsidRPr="00D822A3" w:rsidRDefault="00E90638" w:rsidP="00F836A8">
      <w:pPr>
        <w:pStyle w:val="Code"/>
        <w:rPr>
          <w:highlight w:val="white"/>
          <w:lang w:val="en-GB"/>
        </w:rPr>
      </w:pPr>
      <w:r w:rsidRPr="00D822A3">
        <w:rPr>
          <w:highlight w:val="white"/>
          <w:lang w:val="en-GB"/>
        </w:rPr>
        <w:t xml:space="preserve">      if (compare(valuePtr1, valuePtr2) &gt; 0) {</w:t>
      </w:r>
    </w:p>
    <w:p w14:paraId="6EE353CA" w14:textId="77777777" w:rsidR="00E90638" w:rsidRPr="00D822A3" w:rsidRDefault="00E90638" w:rsidP="00F836A8">
      <w:pPr>
        <w:pStyle w:val="Code"/>
        <w:rPr>
          <w:highlight w:val="white"/>
          <w:lang w:val="en-GB"/>
        </w:rPr>
      </w:pPr>
      <w:r w:rsidRPr="00D822A3">
        <w:rPr>
          <w:highlight w:val="white"/>
          <w:lang w:val="en-GB"/>
        </w:rPr>
        <w:t xml:space="preserve">        swap(valuePtr1, valuePtr2, valueSize);</w:t>
      </w:r>
    </w:p>
    <w:p w14:paraId="42250DD8" w14:textId="77777777" w:rsidR="00E90638" w:rsidRPr="00D822A3" w:rsidRDefault="00E90638" w:rsidP="00F836A8">
      <w:pPr>
        <w:pStyle w:val="Code"/>
        <w:rPr>
          <w:highlight w:val="white"/>
          <w:lang w:val="en-GB"/>
        </w:rPr>
      </w:pPr>
      <w:r w:rsidRPr="00D822A3">
        <w:rPr>
          <w:highlight w:val="white"/>
          <w:lang w:val="en-GB"/>
        </w:rPr>
        <w:t xml:space="preserve">        update = TRUE;</w:t>
      </w:r>
    </w:p>
    <w:p w14:paraId="2F7A5EDF" w14:textId="77777777" w:rsidR="00E90638" w:rsidRPr="00D822A3" w:rsidRDefault="00E90638" w:rsidP="00F836A8">
      <w:pPr>
        <w:pStyle w:val="Code"/>
        <w:rPr>
          <w:highlight w:val="white"/>
          <w:lang w:val="en-GB"/>
        </w:rPr>
      </w:pPr>
      <w:r w:rsidRPr="00D822A3">
        <w:rPr>
          <w:highlight w:val="white"/>
          <w:lang w:val="en-GB"/>
        </w:rPr>
        <w:t xml:space="preserve">      }</w:t>
      </w:r>
    </w:p>
    <w:p w14:paraId="64727B66" w14:textId="77777777" w:rsidR="00E90638" w:rsidRPr="00D822A3" w:rsidRDefault="00E90638" w:rsidP="00F836A8">
      <w:pPr>
        <w:pStyle w:val="Code"/>
        <w:rPr>
          <w:highlight w:val="white"/>
          <w:lang w:val="en-GB"/>
        </w:rPr>
      </w:pPr>
      <w:r w:rsidRPr="00D822A3">
        <w:rPr>
          <w:highlight w:val="white"/>
          <w:lang w:val="en-GB"/>
        </w:rPr>
        <w:t xml:space="preserve">    }</w:t>
      </w:r>
    </w:p>
    <w:p w14:paraId="16F4D8DD" w14:textId="77777777" w:rsidR="00E90638" w:rsidRPr="00D822A3" w:rsidRDefault="00E90638" w:rsidP="00F836A8">
      <w:pPr>
        <w:pStyle w:val="Code"/>
        <w:rPr>
          <w:highlight w:val="white"/>
          <w:lang w:val="en-GB"/>
        </w:rPr>
      </w:pPr>
    </w:p>
    <w:p w14:paraId="4A3063D6" w14:textId="77777777" w:rsidR="00E90638" w:rsidRPr="00D822A3" w:rsidRDefault="00E90638" w:rsidP="00F836A8">
      <w:pPr>
        <w:pStyle w:val="Code"/>
        <w:rPr>
          <w:highlight w:val="white"/>
          <w:lang w:val="en-GB"/>
        </w:rPr>
      </w:pPr>
      <w:r w:rsidRPr="00D822A3">
        <w:rPr>
          <w:highlight w:val="white"/>
          <w:lang w:val="en-GB"/>
        </w:rPr>
        <w:t xml:space="preserve">    if (!update) {</w:t>
      </w:r>
    </w:p>
    <w:p w14:paraId="3D72E282" w14:textId="77777777" w:rsidR="00E90638" w:rsidRPr="00D822A3" w:rsidRDefault="00E90638" w:rsidP="00F836A8">
      <w:pPr>
        <w:pStyle w:val="Code"/>
        <w:rPr>
          <w:highlight w:val="white"/>
          <w:lang w:val="en-GB"/>
        </w:rPr>
      </w:pPr>
      <w:r w:rsidRPr="00D822A3">
        <w:rPr>
          <w:highlight w:val="white"/>
          <w:lang w:val="en-GB"/>
        </w:rPr>
        <w:t xml:space="preserve">      break;</w:t>
      </w:r>
    </w:p>
    <w:p w14:paraId="7B685FED" w14:textId="77777777" w:rsidR="00E90638" w:rsidRPr="00D822A3" w:rsidRDefault="00E90638" w:rsidP="00F836A8">
      <w:pPr>
        <w:pStyle w:val="Code"/>
        <w:rPr>
          <w:highlight w:val="white"/>
          <w:lang w:val="en-GB"/>
        </w:rPr>
      </w:pPr>
      <w:r w:rsidRPr="00D822A3">
        <w:rPr>
          <w:highlight w:val="white"/>
          <w:lang w:val="en-GB"/>
        </w:rPr>
        <w:t xml:space="preserve">    }</w:t>
      </w:r>
    </w:p>
    <w:p w14:paraId="6E350AF8" w14:textId="77777777" w:rsidR="00E90638" w:rsidRPr="00D822A3" w:rsidRDefault="00E90638" w:rsidP="00F836A8">
      <w:pPr>
        <w:pStyle w:val="Code"/>
        <w:rPr>
          <w:highlight w:val="white"/>
          <w:lang w:val="en-GB"/>
        </w:rPr>
      </w:pPr>
      <w:r w:rsidRPr="00D822A3">
        <w:rPr>
          <w:highlight w:val="white"/>
          <w:lang w:val="en-GB"/>
        </w:rPr>
        <w:t xml:space="preserve">  }</w:t>
      </w:r>
    </w:p>
    <w:p w14:paraId="03F2C050" w14:textId="77777777" w:rsidR="00E90638" w:rsidRPr="00D822A3" w:rsidRDefault="00E90638" w:rsidP="00F836A8">
      <w:pPr>
        <w:pStyle w:val="Code"/>
        <w:rPr>
          <w:highlight w:val="white"/>
          <w:lang w:val="en-GB"/>
        </w:rPr>
      </w:pPr>
      <w:r w:rsidRPr="00D822A3">
        <w:rPr>
          <w:highlight w:val="white"/>
          <w:lang w:val="en-GB"/>
        </w:rPr>
        <w:t>}</w:t>
      </w:r>
    </w:p>
    <w:p w14:paraId="12C8660D" w14:textId="77777777" w:rsidR="00E90638" w:rsidRPr="00D822A3" w:rsidRDefault="00E90638" w:rsidP="00F836A8">
      <w:pPr>
        <w:pStyle w:val="Code"/>
        <w:rPr>
          <w:highlight w:val="white"/>
          <w:lang w:val="en-GB"/>
        </w:rPr>
      </w:pPr>
    </w:p>
    <w:p w14:paraId="2CFFC1E9" w14:textId="77777777" w:rsidR="00E90638" w:rsidRPr="00D822A3" w:rsidRDefault="00E90638" w:rsidP="00F836A8">
      <w:pPr>
        <w:pStyle w:val="Code"/>
        <w:rPr>
          <w:highlight w:val="white"/>
          <w:lang w:val="en-GB"/>
        </w:rPr>
      </w:pPr>
      <w:r w:rsidRPr="00D822A3">
        <w:rPr>
          <w:highlight w:val="white"/>
          <w:lang w:val="en-GB"/>
        </w:rPr>
        <w:t>int abs(int value) {</w:t>
      </w:r>
    </w:p>
    <w:p w14:paraId="6ABEE288" w14:textId="77777777" w:rsidR="00E90638" w:rsidRPr="00D822A3" w:rsidRDefault="00E90638" w:rsidP="00F836A8">
      <w:pPr>
        <w:pStyle w:val="Code"/>
        <w:rPr>
          <w:highlight w:val="white"/>
          <w:lang w:val="en-GB"/>
        </w:rPr>
      </w:pPr>
      <w:r w:rsidRPr="00D822A3">
        <w:rPr>
          <w:highlight w:val="white"/>
          <w:lang w:val="en-GB"/>
        </w:rPr>
        <w:t xml:space="preserve">  return (value &lt; 0) ? -value : value;</w:t>
      </w:r>
    </w:p>
    <w:p w14:paraId="380561E9" w14:textId="77777777" w:rsidR="00E90638" w:rsidRPr="00D822A3" w:rsidRDefault="00E90638" w:rsidP="00F836A8">
      <w:pPr>
        <w:pStyle w:val="Code"/>
        <w:rPr>
          <w:highlight w:val="white"/>
          <w:lang w:val="en-GB"/>
        </w:rPr>
      </w:pPr>
      <w:r w:rsidRPr="00D822A3">
        <w:rPr>
          <w:highlight w:val="white"/>
          <w:lang w:val="en-GB"/>
        </w:rPr>
        <w:t>}</w:t>
      </w:r>
    </w:p>
    <w:p w14:paraId="4189EDB4" w14:textId="77777777" w:rsidR="00E90638" w:rsidRPr="00D822A3" w:rsidRDefault="00E90638" w:rsidP="00F836A8">
      <w:pPr>
        <w:pStyle w:val="Code"/>
        <w:rPr>
          <w:highlight w:val="white"/>
          <w:lang w:val="en-GB"/>
        </w:rPr>
      </w:pPr>
    </w:p>
    <w:p w14:paraId="6370E5DC" w14:textId="77777777" w:rsidR="00E90638" w:rsidRPr="00D822A3" w:rsidRDefault="00E90638" w:rsidP="00F836A8">
      <w:pPr>
        <w:pStyle w:val="Code"/>
        <w:rPr>
          <w:highlight w:val="white"/>
          <w:lang w:val="en-GB"/>
        </w:rPr>
      </w:pPr>
      <w:r w:rsidRPr="00D822A3">
        <w:rPr>
          <w:highlight w:val="white"/>
          <w:lang w:val="en-GB"/>
        </w:rPr>
        <w:t>long labs(long value) {</w:t>
      </w:r>
    </w:p>
    <w:p w14:paraId="7D2F1018" w14:textId="77777777" w:rsidR="00E90638" w:rsidRPr="00D822A3" w:rsidRDefault="00E90638" w:rsidP="00F836A8">
      <w:pPr>
        <w:pStyle w:val="Code"/>
        <w:rPr>
          <w:highlight w:val="white"/>
          <w:lang w:val="en-GB"/>
        </w:rPr>
      </w:pPr>
      <w:r w:rsidRPr="00D822A3">
        <w:rPr>
          <w:highlight w:val="white"/>
          <w:lang w:val="en-GB"/>
        </w:rPr>
        <w:t xml:space="preserve">  return (value &lt; 0l) ? -value : value;</w:t>
      </w:r>
    </w:p>
    <w:p w14:paraId="11896D7F" w14:textId="77777777" w:rsidR="00E90638" w:rsidRPr="00D822A3" w:rsidRDefault="00E90638" w:rsidP="00F836A8">
      <w:pPr>
        <w:pStyle w:val="Code"/>
        <w:rPr>
          <w:highlight w:val="white"/>
          <w:lang w:val="en-GB"/>
        </w:rPr>
      </w:pPr>
      <w:r w:rsidRPr="00D822A3">
        <w:rPr>
          <w:highlight w:val="white"/>
          <w:lang w:val="en-GB"/>
        </w:rPr>
        <w:t>}</w:t>
      </w:r>
    </w:p>
    <w:p w14:paraId="603A4F84" w14:textId="77777777" w:rsidR="00E90638" w:rsidRPr="00D822A3" w:rsidRDefault="00E90638" w:rsidP="00F836A8">
      <w:pPr>
        <w:pStyle w:val="Code"/>
        <w:rPr>
          <w:highlight w:val="white"/>
          <w:lang w:val="en-GB"/>
        </w:rPr>
      </w:pPr>
    </w:p>
    <w:p w14:paraId="38096581" w14:textId="77777777" w:rsidR="00E90638" w:rsidRPr="00D822A3" w:rsidRDefault="00E90638" w:rsidP="00F836A8">
      <w:pPr>
        <w:pStyle w:val="Code"/>
        <w:rPr>
          <w:highlight w:val="white"/>
          <w:lang w:val="en-GB"/>
        </w:rPr>
      </w:pPr>
      <w:r w:rsidRPr="00D822A3">
        <w:rPr>
          <w:highlight w:val="white"/>
          <w:lang w:val="en-GB"/>
        </w:rPr>
        <w:t>div_t div(int num, int denum) {</w:t>
      </w:r>
    </w:p>
    <w:p w14:paraId="028D3CE2" w14:textId="77777777" w:rsidR="00E90638" w:rsidRPr="00D822A3" w:rsidRDefault="00E90638" w:rsidP="00F836A8">
      <w:pPr>
        <w:pStyle w:val="Code"/>
        <w:rPr>
          <w:highlight w:val="white"/>
          <w:lang w:val="en-GB"/>
        </w:rPr>
      </w:pPr>
      <w:r w:rsidRPr="00D822A3">
        <w:rPr>
          <w:highlight w:val="white"/>
          <w:lang w:val="en-GB"/>
        </w:rPr>
        <w:t xml:space="preserve">  div_t result = {0, 0};</w:t>
      </w:r>
    </w:p>
    <w:p w14:paraId="6E0BD0B7" w14:textId="77777777" w:rsidR="00E90638" w:rsidRPr="00D822A3" w:rsidRDefault="00E90638" w:rsidP="00F836A8">
      <w:pPr>
        <w:pStyle w:val="Code"/>
        <w:rPr>
          <w:highlight w:val="white"/>
          <w:lang w:val="en-GB"/>
        </w:rPr>
      </w:pPr>
    </w:p>
    <w:p w14:paraId="5652E827"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45A0FAC2" w14:textId="77777777" w:rsidR="00E90638" w:rsidRPr="00D822A3" w:rsidRDefault="00E90638" w:rsidP="00F836A8">
      <w:pPr>
        <w:pStyle w:val="Code"/>
        <w:rPr>
          <w:highlight w:val="white"/>
          <w:lang w:val="en-GB"/>
        </w:rPr>
      </w:pPr>
      <w:r w:rsidRPr="00D822A3">
        <w:rPr>
          <w:highlight w:val="white"/>
          <w:lang w:val="en-GB"/>
        </w:rPr>
        <w:t xml:space="preserve">    errno = EDOM;</w:t>
      </w:r>
    </w:p>
    <w:p w14:paraId="4BC0AF1B"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A0A755A" w14:textId="77777777" w:rsidR="00E90638" w:rsidRPr="00D822A3" w:rsidRDefault="00E90638" w:rsidP="00F836A8">
      <w:pPr>
        <w:pStyle w:val="Code"/>
        <w:rPr>
          <w:highlight w:val="white"/>
          <w:lang w:val="en-GB"/>
        </w:rPr>
      </w:pPr>
      <w:r w:rsidRPr="00D822A3">
        <w:rPr>
          <w:highlight w:val="white"/>
          <w:lang w:val="en-GB"/>
        </w:rPr>
        <w:t xml:space="preserve">  }</w:t>
      </w:r>
    </w:p>
    <w:p w14:paraId="3E44CFAB" w14:textId="77777777" w:rsidR="00E90638" w:rsidRPr="00D822A3" w:rsidRDefault="00E90638" w:rsidP="00F836A8">
      <w:pPr>
        <w:pStyle w:val="Code"/>
        <w:rPr>
          <w:highlight w:val="white"/>
          <w:lang w:val="en-GB"/>
        </w:rPr>
      </w:pPr>
    </w:p>
    <w:p w14:paraId="70DFA205"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4E577DEC"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7EE80ECC"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278CA9AA" w14:textId="77777777" w:rsidR="00E90638" w:rsidRPr="00D822A3" w:rsidRDefault="00E90638" w:rsidP="00F836A8">
      <w:pPr>
        <w:pStyle w:val="Code"/>
        <w:rPr>
          <w:highlight w:val="white"/>
          <w:lang w:val="en-GB"/>
        </w:rPr>
      </w:pPr>
      <w:r w:rsidRPr="00D822A3">
        <w:rPr>
          <w:highlight w:val="white"/>
          <w:lang w:val="en-GB"/>
        </w:rPr>
        <w:t>}</w:t>
      </w:r>
    </w:p>
    <w:p w14:paraId="5A55947B" w14:textId="77777777" w:rsidR="00E90638" w:rsidRPr="00D822A3" w:rsidRDefault="00E90638" w:rsidP="00F836A8">
      <w:pPr>
        <w:pStyle w:val="Code"/>
        <w:rPr>
          <w:highlight w:val="white"/>
          <w:lang w:val="en-GB"/>
        </w:rPr>
      </w:pPr>
    </w:p>
    <w:p w14:paraId="202E1597" w14:textId="77777777" w:rsidR="00E90638" w:rsidRPr="00D822A3" w:rsidRDefault="00E90638" w:rsidP="00F836A8">
      <w:pPr>
        <w:pStyle w:val="Code"/>
        <w:rPr>
          <w:highlight w:val="white"/>
          <w:lang w:val="en-GB"/>
        </w:rPr>
      </w:pPr>
      <w:r w:rsidRPr="00D822A3">
        <w:rPr>
          <w:highlight w:val="white"/>
          <w:lang w:val="en-GB"/>
        </w:rPr>
        <w:t>ldiv_t ldiv(long num, long denum) {</w:t>
      </w:r>
    </w:p>
    <w:p w14:paraId="22FF12B5" w14:textId="77777777" w:rsidR="00E90638" w:rsidRPr="00D822A3" w:rsidRDefault="00E90638" w:rsidP="00F836A8">
      <w:pPr>
        <w:pStyle w:val="Code"/>
        <w:rPr>
          <w:highlight w:val="white"/>
          <w:lang w:val="en-GB"/>
        </w:rPr>
      </w:pPr>
      <w:r w:rsidRPr="00D822A3">
        <w:rPr>
          <w:highlight w:val="white"/>
          <w:lang w:val="en-GB"/>
        </w:rPr>
        <w:t xml:space="preserve">  ldiv_t result = {0, 0};</w:t>
      </w:r>
    </w:p>
    <w:p w14:paraId="2E7D5CDB" w14:textId="77777777" w:rsidR="00E90638" w:rsidRPr="00D822A3" w:rsidRDefault="00E90638" w:rsidP="00F836A8">
      <w:pPr>
        <w:pStyle w:val="Code"/>
        <w:rPr>
          <w:highlight w:val="white"/>
          <w:lang w:val="en-GB"/>
        </w:rPr>
      </w:pPr>
      <w:r w:rsidRPr="00D822A3">
        <w:rPr>
          <w:highlight w:val="white"/>
          <w:lang w:val="en-GB"/>
        </w:rPr>
        <w:t xml:space="preserve">  </w:t>
      </w:r>
    </w:p>
    <w:p w14:paraId="1A6012C1"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72BC3DBE" w14:textId="77777777" w:rsidR="00E90638" w:rsidRPr="00D822A3" w:rsidRDefault="00E90638" w:rsidP="00F836A8">
      <w:pPr>
        <w:pStyle w:val="Code"/>
        <w:rPr>
          <w:highlight w:val="white"/>
          <w:lang w:val="en-GB"/>
        </w:rPr>
      </w:pPr>
      <w:r w:rsidRPr="00D822A3">
        <w:rPr>
          <w:highlight w:val="white"/>
          <w:lang w:val="en-GB"/>
        </w:rPr>
        <w:t xml:space="preserve">    errno = EDOM;</w:t>
      </w:r>
    </w:p>
    <w:p w14:paraId="3A9994BD"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0EBF419" w14:textId="77777777" w:rsidR="00E90638" w:rsidRPr="00D822A3" w:rsidRDefault="00E90638" w:rsidP="00F836A8">
      <w:pPr>
        <w:pStyle w:val="Code"/>
        <w:rPr>
          <w:highlight w:val="white"/>
          <w:lang w:val="en-GB"/>
        </w:rPr>
      </w:pPr>
      <w:r w:rsidRPr="00D822A3">
        <w:rPr>
          <w:highlight w:val="white"/>
          <w:lang w:val="en-GB"/>
        </w:rPr>
        <w:t xml:space="preserve">  }</w:t>
      </w:r>
    </w:p>
    <w:p w14:paraId="670029F6" w14:textId="77777777" w:rsidR="00E90638" w:rsidRPr="00D822A3" w:rsidRDefault="00E90638" w:rsidP="00F836A8">
      <w:pPr>
        <w:pStyle w:val="Code"/>
        <w:rPr>
          <w:highlight w:val="white"/>
          <w:lang w:val="en-GB"/>
        </w:rPr>
      </w:pPr>
    </w:p>
    <w:p w14:paraId="0C56BC21"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767BF7D4"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0CDF88EA"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0749CDFF" w14:textId="51039167" w:rsidR="008977FB" w:rsidRPr="00D822A3" w:rsidRDefault="00E90638" w:rsidP="00F836A8">
      <w:pPr>
        <w:pStyle w:val="Code"/>
        <w:rPr>
          <w:highlight w:val="white"/>
          <w:lang w:val="en-GB"/>
        </w:rPr>
      </w:pPr>
      <w:r w:rsidRPr="00D822A3">
        <w:rPr>
          <w:highlight w:val="white"/>
          <w:lang w:val="en-GB"/>
        </w:rPr>
        <w:t>}</w:t>
      </w:r>
    </w:p>
    <w:p w14:paraId="49B8A31E" w14:textId="0F02D175" w:rsidR="00D62A8B" w:rsidRPr="00D822A3" w:rsidRDefault="00966D02" w:rsidP="00265BDF">
      <w:pPr>
        <w:pStyle w:val="Rubrik2"/>
        <w:rPr>
          <w:lang w:val="en-GB"/>
        </w:rPr>
      </w:pPr>
      <w:bookmarkStart w:id="485" w:name="_Toc54120000"/>
      <w:r w:rsidRPr="00D822A3">
        <w:rPr>
          <w:lang w:val="en-GB"/>
        </w:rPr>
        <w:t>T</w:t>
      </w:r>
      <w:r w:rsidR="00D62A8B" w:rsidRPr="00D822A3">
        <w:rPr>
          <w:lang w:val="en-GB"/>
        </w:rPr>
        <w:t>ime</w:t>
      </w:r>
      <w:bookmarkEnd w:id="485"/>
    </w:p>
    <w:p w14:paraId="4B568326" w14:textId="26EBB4A4" w:rsidR="00487292" w:rsidRPr="00D822A3" w:rsidRDefault="004B0675" w:rsidP="00733EAC">
      <w:pPr>
        <w:pStyle w:val="CodeListing"/>
        <w:rPr>
          <w:lang w:val="en-GB"/>
        </w:rPr>
      </w:pPr>
      <w:r w:rsidRPr="00D822A3">
        <w:rPr>
          <w:lang w:val="en-GB"/>
        </w:rPr>
        <w:t>t</w:t>
      </w:r>
      <w:r w:rsidR="00487292" w:rsidRPr="00D822A3">
        <w:rPr>
          <w:lang w:val="en-GB"/>
        </w:rPr>
        <w:t>ime</w:t>
      </w:r>
      <w:r w:rsidR="00966D02" w:rsidRPr="00D822A3">
        <w:rPr>
          <w:lang w:val="en-GB"/>
        </w:rPr>
        <w:t>.h</w:t>
      </w:r>
    </w:p>
    <w:p w14:paraId="5F2D40C8" w14:textId="77777777" w:rsidR="00746B26" w:rsidRPr="00D822A3" w:rsidRDefault="00746B26" w:rsidP="00D67561">
      <w:pPr>
        <w:pStyle w:val="Code"/>
        <w:rPr>
          <w:highlight w:val="white"/>
          <w:lang w:val="en-GB"/>
        </w:rPr>
      </w:pPr>
      <w:r w:rsidRPr="00D822A3">
        <w:rPr>
          <w:highlight w:val="white"/>
          <w:lang w:val="en-GB"/>
        </w:rPr>
        <w:t>#ifndef __TIME_H__</w:t>
      </w:r>
    </w:p>
    <w:p w14:paraId="661B32DD" w14:textId="77777777" w:rsidR="00746B26" w:rsidRPr="00D822A3" w:rsidRDefault="00746B26" w:rsidP="00D67561">
      <w:pPr>
        <w:pStyle w:val="Code"/>
        <w:rPr>
          <w:highlight w:val="white"/>
          <w:lang w:val="en-GB"/>
        </w:rPr>
      </w:pPr>
      <w:r w:rsidRPr="00D822A3">
        <w:rPr>
          <w:highlight w:val="white"/>
          <w:lang w:val="en-GB"/>
        </w:rPr>
        <w:t>#define __TIME_H__</w:t>
      </w:r>
    </w:p>
    <w:p w14:paraId="3C7B2BF1" w14:textId="77777777" w:rsidR="00746B26" w:rsidRPr="00D822A3" w:rsidRDefault="00746B26" w:rsidP="00D67561">
      <w:pPr>
        <w:pStyle w:val="Code"/>
        <w:rPr>
          <w:highlight w:val="white"/>
          <w:lang w:val="en-GB"/>
        </w:rPr>
      </w:pPr>
    </w:p>
    <w:p w14:paraId="5C51865B" w14:textId="77777777" w:rsidR="00746B26" w:rsidRPr="00D822A3" w:rsidRDefault="00746B26" w:rsidP="00D67561">
      <w:pPr>
        <w:pStyle w:val="Code"/>
        <w:rPr>
          <w:highlight w:val="white"/>
          <w:lang w:val="en-GB"/>
        </w:rPr>
      </w:pPr>
      <w:r w:rsidRPr="00D822A3">
        <w:rPr>
          <w:highlight w:val="white"/>
          <w:lang w:val="en-GB"/>
        </w:rPr>
        <w:t>#define size_t int</w:t>
      </w:r>
    </w:p>
    <w:p w14:paraId="3E9C27AD" w14:textId="77777777" w:rsidR="00746B26" w:rsidRPr="00D822A3" w:rsidRDefault="00746B26" w:rsidP="00D67561">
      <w:pPr>
        <w:pStyle w:val="Code"/>
        <w:rPr>
          <w:highlight w:val="white"/>
          <w:lang w:val="en-GB"/>
        </w:rPr>
      </w:pPr>
      <w:r w:rsidRPr="00D822A3">
        <w:rPr>
          <w:highlight w:val="white"/>
          <w:lang w:val="en-GB"/>
        </w:rPr>
        <w:t>#define time_t unsigned long</w:t>
      </w:r>
    </w:p>
    <w:p w14:paraId="07AAF0CB" w14:textId="77777777" w:rsidR="00746B26" w:rsidRPr="00D822A3" w:rsidRDefault="00746B26" w:rsidP="00D67561">
      <w:pPr>
        <w:pStyle w:val="Code"/>
        <w:rPr>
          <w:highlight w:val="white"/>
          <w:lang w:val="en-GB"/>
        </w:rPr>
      </w:pPr>
      <w:r w:rsidRPr="00D822A3">
        <w:rPr>
          <w:highlight w:val="white"/>
          <w:lang w:val="en-GB"/>
        </w:rPr>
        <w:t>#define clock_t long</w:t>
      </w:r>
    </w:p>
    <w:p w14:paraId="43E44029" w14:textId="77777777" w:rsidR="00746B26" w:rsidRPr="00D822A3" w:rsidRDefault="00746B26" w:rsidP="00D67561">
      <w:pPr>
        <w:pStyle w:val="Code"/>
        <w:rPr>
          <w:highlight w:val="white"/>
          <w:lang w:val="en-GB"/>
        </w:rPr>
      </w:pPr>
    </w:p>
    <w:p w14:paraId="267E4960" w14:textId="77777777" w:rsidR="00746B26" w:rsidRPr="00D822A3" w:rsidRDefault="00746B26" w:rsidP="00D67561">
      <w:pPr>
        <w:pStyle w:val="Code"/>
        <w:rPr>
          <w:highlight w:val="white"/>
          <w:lang w:val="en-GB"/>
        </w:rPr>
      </w:pPr>
      <w:r w:rsidRPr="00D822A3">
        <w:rPr>
          <w:highlight w:val="white"/>
          <w:lang w:val="en-GB"/>
        </w:rPr>
        <w:t>struct tm {</w:t>
      </w:r>
    </w:p>
    <w:p w14:paraId="55D1B19A" w14:textId="77777777" w:rsidR="00746B26" w:rsidRPr="00D822A3" w:rsidRDefault="00746B26" w:rsidP="00D67561">
      <w:pPr>
        <w:pStyle w:val="Code"/>
        <w:rPr>
          <w:highlight w:val="white"/>
          <w:lang w:val="en-GB"/>
        </w:rPr>
      </w:pPr>
      <w:r w:rsidRPr="00D822A3">
        <w:rPr>
          <w:highlight w:val="white"/>
          <w:lang w:val="en-GB"/>
        </w:rPr>
        <w:t xml:space="preserve">  int tm_sec;</w:t>
      </w:r>
    </w:p>
    <w:p w14:paraId="689756F5" w14:textId="77777777" w:rsidR="00746B26" w:rsidRPr="00D822A3" w:rsidRDefault="00746B26" w:rsidP="00D67561">
      <w:pPr>
        <w:pStyle w:val="Code"/>
        <w:rPr>
          <w:highlight w:val="white"/>
          <w:lang w:val="en-GB"/>
        </w:rPr>
      </w:pPr>
      <w:r w:rsidRPr="00D822A3">
        <w:rPr>
          <w:highlight w:val="white"/>
          <w:lang w:val="en-GB"/>
        </w:rPr>
        <w:t xml:space="preserve">  int tm_min;</w:t>
      </w:r>
    </w:p>
    <w:p w14:paraId="10EFD211" w14:textId="77777777" w:rsidR="00746B26" w:rsidRPr="00D822A3" w:rsidRDefault="00746B26" w:rsidP="00D67561">
      <w:pPr>
        <w:pStyle w:val="Code"/>
        <w:rPr>
          <w:highlight w:val="white"/>
          <w:lang w:val="en-GB"/>
        </w:rPr>
      </w:pPr>
      <w:r w:rsidRPr="00D822A3">
        <w:rPr>
          <w:highlight w:val="white"/>
          <w:lang w:val="en-GB"/>
        </w:rPr>
        <w:t xml:space="preserve">  int tm_hour;</w:t>
      </w:r>
    </w:p>
    <w:p w14:paraId="5B5AA094" w14:textId="77777777" w:rsidR="00746B26" w:rsidRPr="00D822A3" w:rsidRDefault="00746B26" w:rsidP="00D67561">
      <w:pPr>
        <w:pStyle w:val="Code"/>
        <w:rPr>
          <w:highlight w:val="white"/>
          <w:lang w:val="en-GB"/>
        </w:rPr>
      </w:pPr>
    </w:p>
    <w:p w14:paraId="3ECF35C4" w14:textId="77777777" w:rsidR="00746B26" w:rsidRPr="00D822A3" w:rsidRDefault="00746B26" w:rsidP="00D67561">
      <w:pPr>
        <w:pStyle w:val="Code"/>
        <w:rPr>
          <w:highlight w:val="white"/>
          <w:lang w:val="en-GB"/>
        </w:rPr>
      </w:pPr>
      <w:r w:rsidRPr="00D822A3">
        <w:rPr>
          <w:highlight w:val="white"/>
          <w:lang w:val="en-GB"/>
        </w:rPr>
        <w:t xml:space="preserve">  int tm_mday;</w:t>
      </w:r>
    </w:p>
    <w:p w14:paraId="2E4E7E8A" w14:textId="77777777" w:rsidR="00746B26" w:rsidRPr="00D822A3" w:rsidRDefault="00746B26" w:rsidP="00D67561">
      <w:pPr>
        <w:pStyle w:val="Code"/>
        <w:rPr>
          <w:highlight w:val="white"/>
          <w:lang w:val="en-GB"/>
        </w:rPr>
      </w:pPr>
      <w:r w:rsidRPr="00D822A3">
        <w:rPr>
          <w:highlight w:val="white"/>
          <w:lang w:val="en-GB"/>
        </w:rPr>
        <w:t xml:space="preserve">  int tm_mon;</w:t>
      </w:r>
    </w:p>
    <w:p w14:paraId="145941E9" w14:textId="77777777" w:rsidR="00746B26" w:rsidRPr="00D822A3" w:rsidRDefault="00746B26" w:rsidP="00D67561">
      <w:pPr>
        <w:pStyle w:val="Code"/>
        <w:rPr>
          <w:highlight w:val="white"/>
          <w:lang w:val="en-GB"/>
        </w:rPr>
      </w:pPr>
      <w:r w:rsidRPr="00D822A3">
        <w:rPr>
          <w:highlight w:val="white"/>
          <w:lang w:val="en-GB"/>
        </w:rPr>
        <w:t xml:space="preserve">  int tm_year;</w:t>
      </w:r>
    </w:p>
    <w:p w14:paraId="3F424FF3" w14:textId="77777777" w:rsidR="00746B26" w:rsidRPr="00D822A3" w:rsidRDefault="00746B26" w:rsidP="00D67561">
      <w:pPr>
        <w:pStyle w:val="Code"/>
        <w:rPr>
          <w:highlight w:val="white"/>
          <w:lang w:val="en-GB"/>
        </w:rPr>
      </w:pPr>
    </w:p>
    <w:p w14:paraId="6E0201FA" w14:textId="77777777" w:rsidR="00746B26" w:rsidRPr="00D822A3" w:rsidRDefault="00746B26" w:rsidP="00D67561">
      <w:pPr>
        <w:pStyle w:val="Code"/>
        <w:rPr>
          <w:highlight w:val="white"/>
          <w:lang w:val="en-GB"/>
        </w:rPr>
      </w:pPr>
      <w:r w:rsidRPr="00D822A3">
        <w:rPr>
          <w:highlight w:val="white"/>
          <w:lang w:val="en-GB"/>
        </w:rPr>
        <w:t xml:space="preserve">  int tm_wday;</w:t>
      </w:r>
    </w:p>
    <w:p w14:paraId="5E12D8D1" w14:textId="77777777" w:rsidR="00746B26" w:rsidRPr="00D822A3" w:rsidRDefault="00746B26" w:rsidP="00D67561">
      <w:pPr>
        <w:pStyle w:val="Code"/>
        <w:rPr>
          <w:highlight w:val="white"/>
          <w:lang w:val="en-GB"/>
        </w:rPr>
      </w:pPr>
      <w:r w:rsidRPr="00D822A3">
        <w:rPr>
          <w:highlight w:val="white"/>
          <w:lang w:val="en-GB"/>
        </w:rPr>
        <w:t xml:space="preserve">  int tm_yday;</w:t>
      </w:r>
    </w:p>
    <w:p w14:paraId="1414B3A7" w14:textId="77777777" w:rsidR="00746B26" w:rsidRPr="00D822A3" w:rsidRDefault="00746B26" w:rsidP="00D67561">
      <w:pPr>
        <w:pStyle w:val="Code"/>
        <w:rPr>
          <w:highlight w:val="white"/>
          <w:lang w:val="en-GB"/>
        </w:rPr>
      </w:pPr>
      <w:r w:rsidRPr="00D822A3">
        <w:rPr>
          <w:highlight w:val="white"/>
          <w:lang w:val="en-GB"/>
        </w:rPr>
        <w:t xml:space="preserve">  int tm_isdst;</w:t>
      </w:r>
    </w:p>
    <w:p w14:paraId="793CCC74" w14:textId="77777777" w:rsidR="00746B26" w:rsidRPr="00D822A3" w:rsidRDefault="00746B26" w:rsidP="00D67561">
      <w:pPr>
        <w:pStyle w:val="Code"/>
        <w:rPr>
          <w:highlight w:val="white"/>
          <w:lang w:val="en-GB"/>
        </w:rPr>
      </w:pPr>
      <w:r w:rsidRPr="00D822A3">
        <w:rPr>
          <w:highlight w:val="white"/>
          <w:lang w:val="en-GB"/>
        </w:rPr>
        <w:t>};</w:t>
      </w:r>
    </w:p>
    <w:p w14:paraId="2C7C8696" w14:textId="77777777" w:rsidR="00746B26" w:rsidRPr="00D822A3" w:rsidRDefault="00746B26" w:rsidP="00D67561">
      <w:pPr>
        <w:pStyle w:val="Code"/>
        <w:rPr>
          <w:highlight w:val="white"/>
          <w:lang w:val="en-GB"/>
        </w:rPr>
      </w:pPr>
    </w:p>
    <w:p w14:paraId="4043F97D" w14:textId="77777777" w:rsidR="00746B26" w:rsidRPr="00D822A3" w:rsidRDefault="00746B26" w:rsidP="00D67561">
      <w:pPr>
        <w:pStyle w:val="Code"/>
        <w:rPr>
          <w:highlight w:val="white"/>
          <w:lang w:val="en-GB"/>
        </w:rPr>
      </w:pPr>
      <w:r w:rsidRPr="00D822A3">
        <w:rPr>
          <w:highlight w:val="white"/>
          <w:lang w:val="en-GB"/>
        </w:rPr>
        <w:t>extern clock_t clock(void);</w:t>
      </w:r>
    </w:p>
    <w:p w14:paraId="0AC717D1" w14:textId="77777777" w:rsidR="00746B26" w:rsidRPr="00D822A3" w:rsidRDefault="00746B26" w:rsidP="00D67561">
      <w:pPr>
        <w:pStyle w:val="Code"/>
        <w:rPr>
          <w:highlight w:val="white"/>
          <w:lang w:val="en-GB"/>
        </w:rPr>
      </w:pPr>
      <w:r w:rsidRPr="00D822A3">
        <w:rPr>
          <w:highlight w:val="white"/>
          <w:lang w:val="en-GB"/>
        </w:rPr>
        <w:t>extern time_t time(time_t* time);</w:t>
      </w:r>
    </w:p>
    <w:p w14:paraId="12E95384" w14:textId="77777777" w:rsidR="00746B26" w:rsidRPr="00D822A3" w:rsidRDefault="00746B26" w:rsidP="00D67561">
      <w:pPr>
        <w:pStyle w:val="Code"/>
        <w:rPr>
          <w:highlight w:val="white"/>
          <w:lang w:val="en-GB"/>
        </w:rPr>
      </w:pPr>
      <w:r w:rsidRPr="00D822A3">
        <w:rPr>
          <w:highlight w:val="white"/>
          <w:lang w:val="en-GB"/>
        </w:rPr>
        <w:t>extern double difftime(time_t time2, time_t time1);</w:t>
      </w:r>
    </w:p>
    <w:p w14:paraId="1C35B756" w14:textId="77777777" w:rsidR="00746B26" w:rsidRPr="00D822A3" w:rsidRDefault="00746B26" w:rsidP="00D67561">
      <w:pPr>
        <w:pStyle w:val="Code"/>
        <w:rPr>
          <w:highlight w:val="white"/>
          <w:lang w:val="en-GB"/>
        </w:rPr>
      </w:pPr>
      <w:r w:rsidRPr="00D822A3">
        <w:rPr>
          <w:highlight w:val="white"/>
          <w:lang w:val="en-GB"/>
        </w:rPr>
        <w:t>extern time_t mktime(struct tm* timeStruct);</w:t>
      </w:r>
    </w:p>
    <w:p w14:paraId="53C7238D" w14:textId="77777777" w:rsidR="00746B26" w:rsidRPr="00D822A3" w:rsidRDefault="00746B26" w:rsidP="00D67561">
      <w:pPr>
        <w:pStyle w:val="Code"/>
        <w:rPr>
          <w:highlight w:val="white"/>
          <w:lang w:val="en-GB"/>
        </w:rPr>
      </w:pPr>
    </w:p>
    <w:p w14:paraId="19ABB2BD" w14:textId="77777777" w:rsidR="00746B26" w:rsidRPr="00D822A3" w:rsidRDefault="00746B26" w:rsidP="00D67561">
      <w:pPr>
        <w:pStyle w:val="Code"/>
        <w:rPr>
          <w:highlight w:val="white"/>
          <w:lang w:val="en-GB"/>
        </w:rPr>
      </w:pPr>
      <w:r w:rsidRPr="00D822A3">
        <w:rPr>
          <w:highlight w:val="white"/>
          <w:lang w:val="en-GB"/>
        </w:rPr>
        <w:t>extern char* asctime(const struct tm* timeStruct);</w:t>
      </w:r>
    </w:p>
    <w:p w14:paraId="6AF4C051" w14:textId="77777777" w:rsidR="00746B26" w:rsidRPr="00D822A3" w:rsidRDefault="00746B26" w:rsidP="00D67561">
      <w:pPr>
        <w:pStyle w:val="Code"/>
        <w:rPr>
          <w:highlight w:val="white"/>
          <w:lang w:val="en-GB"/>
        </w:rPr>
      </w:pPr>
      <w:r w:rsidRPr="00D822A3">
        <w:rPr>
          <w:highlight w:val="white"/>
          <w:lang w:val="en-GB"/>
        </w:rPr>
        <w:t>extern char* ctime(const time_t* time);</w:t>
      </w:r>
    </w:p>
    <w:p w14:paraId="4A82E474" w14:textId="77777777" w:rsidR="00746B26" w:rsidRPr="00D822A3" w:rsidRDefault="00746B26" w:rsidP="00D67561">
      <w:pPr>
        <w:pStyle w:val="Code"/>
        <w:rPr>
          <w:highlight w:val="white"/>
          <w:lang w:val="en-GB"/>
        </w:rPr>
      </w:pPr>
      <w:r w:rsidRPr="00D822A3">
        <w:rPr>
          <w:highlight w:val="white"/>
          <w:lang w:val="en-GB"/>
        </w:rPr>
        <w:t>extern struct tm* gmtime(const time_t* time);</w:t>
      </w:r>
    </w:p>
    <w:p w14:paraId="1A8307E4" w14:textId="77777777" w:rsidR="00746B26" w:rsidRPr="00D822A3" w:rsidRDefault="00746B26" w:rsidP="00D67561">
      <w:pPr>
        <w:pStyle w:val="Code"/>
        <w:rPr>
          <w:highlight w:val="white"/>
          <w:lang w:val="en-GB"/>
        </w:rPr>
      </w:pPr>
      <w:r w:rsidRPr="00D822A3">
        <w:rPr>
          <w:highlight w:val="white"/>
          <w:lang w:val="en-GB"/>
        </w:rPr>
        <w:t>extern struct tm* localtime(const time_t* time);</w:t>
      </w:r>
    </w:p>
    <w:p w14:paraId="2FD26FD3" w14:textId="77777777" w:rsidR="00746B26" w:rsidRPr="00D822A3" w:rsidRDefault="00746B26" w:rsidP="00D67561">
      <w:pPr>
        <w:pStyle w:val="Code"/>
        <w:rPr>
          <w:highlight w:val="white"/>
          <w:lang w:val="en-GB"/>
        </w:rPr>
      </w:pPr>
      <w:r w:rsidRPr="00D822A3">
        <w:rPr>
          <w:highlight w:val="white"/>
          <w:lang w:val="en-GB"/>
        </w:rPr>
        <w:t>extern struct tm* localtimeX(const time_t* time);</w:t>
      </w:r>
    </w:p>
    <w:p w14:paraId="3718BBC2" w14:textId="77777777" w:rsidR="00746B26" w:rsidRPr="00D822A3" w:rsidRDefault="00746B26" w:rsidP="00D67561">
      <w:pPr>
        <w:pStyle w:val="Code"/>
        <w:rPr>
          <w:highlight w:val="white"/>
          <w:lang w:val="en-GB"/>
        </w:rPr>
      </w:pPr>
    </w:p>
    <w:p w14:paraId="374DA107" w14:textId="77777777" w:rsidR="00D67561" w:rsidRPr="00D822A3" w:rsidRDefault="00746B26" w:rsidP="00D67561">
      <w:pPr>
        <w:pStyle w:val="Code"/>
        <w:rPr>
          <w:highlight w:val="white"/>
          <w:lang w:val="en-GB"/>
        </w:rPr>
      </w:pPr>
      <w:r w:rsidRPr="00D822A3">
        <w:rPr>
          <w:highlight w:val="white"/>
          <w:lang w:val="en-GB"/>
        </w:rPr>
        <w:t>extern size_t strftime(char* buffer, size_t size,</w:t>
      </w:r>
    </w:p>
    <w:p w14:paraId="4AE7CD9A" w14:textId="551BCDEF" w:rsidR="00746B26" w:rsidRPr="00D822A3" w:rsidRDefault="00D67561" w:rsidP="00D67561">
      <w:pPr>
        <w:pStyle w:val="Code"/>
        <w:rPr>
          <w:highlight w:val="white"/>
          <w:lang w:val="en-GB"/>
        </w:rPr>
      </w:pPr>
      <w:r w:rsidRPr="00D822A3">
        <w:rPr>
          <w:highlight w:val="white"/>
          <w:lang w:val="en-GB"/>
        </w:rPr>
        <w:t xml:space="preserve">                      </w:t>
      </w:r>
      <w:r w:rsidR="00746B26" w:rsidRPr="00D822A3">
        <w:rPr>
          <w:highlight w:val="white"/>
          <w:lang w:val="en-GB"/>
        </w:rPr>
        <w:t xml:space="preserve"> const char* format, const struct tm* timeStruct);</w:t>
      </w:r>
    </w:p>
    <w:p w14:paraId="39C77BC4" w14:textId="77777777" w:rsidR="00746B26" w:rsidRPr="00D822A3" w:rsidRDefault="00746B26" w:rsidP="00D67561">
      <w:pPr>
        <w:pStyle w:val="Code"/>
        <w:rPr>
          <w:highlight w:val="white"/>
          <w:lang w:val="en-GB"/>
        </w:rPr>
      </w:pPr>
    </w:p>
    <w:p w14:paraId="279BE78B" w14:textId="4D347DAB" w:rsidR="00746B26" w:rsidRPr="00D822A3" w:rsidRDefault="00746B26" w:rsidP="00D67561">
      <w:pPr>
        <w:pStyle w:val="Code"/>
        <w:rPr>
          <w:lang w:val="en-GB"/>
        </w:rPr>
      </w:pPr>
      <w:r w:rsidRPr="00D822A3">
        <w:rPr>
          <w:highlight w:val="white"/>
          <w:lang w:val="en-GB"/>
        </w:rPr>
        <w:t>#endif</w:t>
      </w:r>
    </w:p>
    <w:p w14:paraId="71C5F551" w14:textId="7F2B8036" w:rsidR="003211B0" w:rsidRPr="00D822A3" w:rsidRDefault="004B0675" w:rsidP="003211B0">
      <w:pPr>
        <w:pStyle w:val="CodeListing"/>
        <w:rPr>
          <w:lang w:val="en-GB"/>
        </w:rPr>
      </w:pPr>
      <w:r w:rsidRPr="00D822A3">
        <w:rPr>
          <w:lang w:val="en-GB"/>
        </w:rPr>
        <w:t>t</w:t>
      </w:r>
      <w:r w:rsidR="003211B0" w:rsidRPr="00D822A3">
        <w:rPr>
          <w:lang w:val="en-GB"/>
        </w:rPr>
        <w:t>ime.c</w:t>
      </w:r>
    </w:p>
    <w:p w14:paraId="02B75ED5" w14:textId="4B654AC6" w:rsidR="003211B0" w:rsidRPr="00D822A3" w:rsidRDefault="003211B0" w:rsidP="00F206C0">
      <w:pPr>
        <w:pStyle w:val="Code"/>
        <w:rPr>
          <w:highlight w:val="white"/>
          <w:lang w:val="en-GB"/>
        </w:rPr>
      </w:pPr>
      <w:r w:rsidRPr="00D822A3">
        <w:rPr>
          <w:highlight w:val="white"/>
          <w:lang w:val="en-GB"/>
        </w:rPr>
        <w:t xml:space="preserve">#include </w:t>
      </w:r>
      <w:r w:rsidR="007705ED" w:rsidRPr="00D822A3">
        <w:rPr>
          <w:highlight w:val="white"/>
          <w:lang w:val="en-GB"/>
        </w:rPr>
        <w:t>&lt;time.h&gt;</w:t>
      </w:r>
    </w:p>
    <w:p w14:paraId="4FBDD56A" w14:textId="458F8C66" w:rsidR="003211B0" w:rsidRPr="00D822A3" w:rsidRDefault="003211B0" w:rsidP="00F206C0">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40B11AA7" w14:textId="6CCB5D51" w:rsidR="003211B0" w:rsidRPr="00D822A3" w:rsidRDefault="003211B0" w:rsidP="00F206C0">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65584CA9" w14:textId="213526AD"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0781E0FD" w14:textId="79214811"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CA10B7A" w14:textId="354E268B" w:rsidR="003211B0" w:rsidRPr="00D822A3" w:rsidRDefault="003211B0" w:rsidP="00F206C0">
      <w:pPr>
        <w:pStyle w:val="Code"/>
        <w:rPr>
          <w:highlight w:val="white"/>
          <w:lang w:val="en-GB"/>
        </w:rPr>
      </w:pPr>
      <w:r w:rsidRPr="00D822A3">
        <w:rPr>
          <w:highlight w:val="white"/>
          <w:lang w:val="en-GB"/>
        </w:rPr>
        <w:t xml:space="preserve">#include </w:t>
      </w:r>
      <w:r w:rsidR="00694AB8" w:rsidRPr="00D822A3">
        <w:rPr>
          <w:highlight w:val="white"/>
          <w:lang w:val="en-GB"/>
        </w:rPr>
        <w:t>&lt;assert.h&gt;</w:t>
      </w:r>
    </w:p>
    <w:p w14:paraId="6941F852" w14:textId="77777777" w:rsidR="003211B0" w:rsidRPr="00D822A3" w:rsidRDefault="003211B0" w:rsidP="00F206C0">
      <w:pPr>
        <w:pStyle w:val="Code"/>
        <w:rPr>
          <w:highlight w:val="white"/>
          <w:lang w:val="en-GB"/>
        </w:rPr>
      </w:pPr>
    </w:p>
    <w:p w14:paraId="22E05A0D" w14:textId="77777777" w:rsidR="003211B0" w:rsidRPr="00D822A3" w:rsidRDefault="003211B0" w:rsidP="00F206C0">
      <w:pPr>
        <w:pStyle w:val="Code"/>
        <w:rPr>
          <w:highlight w:val="white"/>
          <w:lang w:val="en-GB"/>
        </w:rPr>
      </w:pPr>
      <w:r w:rsidRPr="00D822A3">
        <w:rPr>
          <w:highlight w:val="white"/>
          <w:lang w:val="en-GB"/>
        </w:rPr>
        <w:t>clock_t clock(void) {</w:t>
      </w:r>
    </w:p>
    <w:p w14:paraId="13EB6CA8" w14:textId="77777777" w:rsidR="003211B0" w:rsidRPr="00D822A3" w:rsidRDefault="003211B0" w:rsidP="00F206C0">
      <w:pPr>
        <w:pStyle w:val="Code"/>
        <w:rPr>
          <w:highlight w:val="white"/>
          <w:lang w:val="en-GB"/>
        </w:rPr>
      </w:pPr>
      <w:r w:rsidRPr="00D822A3">
        <w:rPr>
          <w:highlight w:val="white"/>
          <w:lang w:val="en-GB"/>
        </w:rPr>
        <w:t xml:space="preserve">  return -1;</w:t>
      </w:r>
    </w:p>
    <w:p w14:paraId="49B42AE5" w14:textId="77777777" w:rsidR="003211B0" w:rsidRPr="00D822A3" w:rsidRDefault="003211B0" w:rsidP="00F206C0">
      <w:pPr>
        <w:pStyle w:val="Code"/>
        <w:rPr>
          <w:highlight w:val="white"/>
          <w:lang w:val="en-GB"/>
        </w:rPr>
      </w:pPr>
      <w:r w:rsidRPr="00D822A3">
        <w:rPr>
          <w:highlight w:val="white"/>
          <w:lang w:val="en-GB"/>
        </w:rPr>
        <w:t>}</w:t>
      </w:r>
    </w:p>
    <w:p w14:paraId="1FDE6012" w14:textId="77777777" w:rsidR="003211B0" w:rsidRPr="00D822A3" w:rsidRDefault="003211B0" w:rsidP="00F206C0">
      <w:pPr>
        <w:pStyle w:val="Code"/>
        <w:rPr>
          <w:highlight w:val="white"/>
          <w:lang w:val="en-GB"/>
        </w:rPr>
      </w:pPr>
    </w:p>
    <w:p w14:paraId="311853F4" w14:textId="77777777" w:rsidR="003211B0" w:rsidRPr="00D822A3" w:rsidRDefault="003211B0" w:rsidP="00F206C0">
      <w:pPr>
        <w:pStyle w:val="Code"/>
        <w:rPr>
          <w:highlight w:val="white"/>
          <w:lang w:val="en-GB"/>
        </w:rPr>
      </w:pPr>
      <w:r w:rsidRPr="00D822A3">
        <w:rPr>
          <w:highlight w:val="white"/>
          <w:lang w:val="en-GB"/>
        </w:rPr>
        <w:t>time_t time(time_t* timePtr) {</w:t>
      </w:r>
    </w:p>
    <w:p w14:paraId="0D598113" w14:textId="77777777" w:rsidR="003211B0" w:rsidRPr="00D822A3" w:rsidRDefault="003211B0" w:rsidP="00F206C0">
      <w:pPr>
        <w:pStyle w:val="Code"/>
        <w:rPr>
          <w:highlight w:val="white"/>
          <w:lang w:val="en-GB"/>
        </w:rPr>
      </w:pPr>
      <w:r w:rsidRPr="00D822A3">
        <w:rPr>
          <w:highlight w:val="white"/>
          <w:lang w:val="en-GB"/>
        </w:rPr>
        <w:t xml:space="preserve">  int year;</w:t>
      </w:r>
    </w:p>
    <w:p w14:paraId="3DB969AE" w14:textId="7526939C" w:rsidR="003211B0" w:rsidRPr="00D822A3" w:rsidRDefault="003211B0" w:rsidP="00F206C0">
      <w:pPr>
        <w:pStyle w:val="Code"/>
        <w:rPr>
          <w:highlight w:val="white"/>
          <w:lang w:val="en-GB"/>
        </w:rPr>
      </w:pPr>
      <w:r w:rsidRPr="00D822A3">
        <w:rPr>
          <w:highlight w:val="white"/>
          <w:lang w:val="en-GB"/>
        </w:rPr>
        <w:t xml:space="preserve">  short month, monthDay;</w:t>
      </w:r>
    </w:p>
    <w:p w14:paraId="0D17FF65" w14:textId="77777777" w:rsidR="003211B0" w:rsidRPr="00D822A3" w:rsidRDefault="003211B0" w:rsidP="00F206C0">
      <w:pPr>
        <w:pStyle w:val="Code"/>
        <w:rPr>
          <w:highlight w:val="white"/>
          <w:lang w:val="en-GB"/>
        </w:rPr>
      </w:pPr>
      <w:r w:rsidRPr="00D822A3">
        <w:rPr>
          <w:highlight w:val="white"/>
          <w:lang w:val="en-GB"/>
        </w:rPr>
        <w:t xml:space="preserve">  load_register(ah, 0x2As);</w:t>
      </w:r>
    </w:p>
    <w:p w14:paraId="6CAD8E98"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5944534E" w14:textId="77777777" w:rsidR="003211B0" w:rsidRPr="00D822A3" w:rsidRDefault="003211B0" w:rsidP="00F206C0">
      <w:pPr>
        <w:pStyle w:val="Code"/>
        <w:rPr>
          <w:highlight w:val="white"/>
          <w:lang w:val="en-GB"/>
        </w:rPr>
      </w:pPr>
      <w:r w:rsidRPr="00D822A3">
        <w:rPr>
          <w:highlight w:val="white"/>
          <w:lang w:val="en-GB"/>
        </w:rPr>
        <w:t xml:space="preserve">  store_register(cx, year);</w:t>
      </w:r>
    </w:p>
    <w:p w14:paraId="2D3CBB5E" w14:textId="77777777" w:rsidR="003211B0" w:rsidRPr="00D822A3" w:rsidRDefault="003211B0" w:rsidP="00F206C0">
      <w:pPr>
        <w:pStyle w:val="Code"/>
        <w:rPr>
          <w:highlight w:val="white"/>
          <w:lang w:val="en-GB"/>
        </w:rPr>
      </w:pPr>
      <w:r w:rsidRPr="00D822A3">
        <w:rPr>
          <w:highlight w:val="white"/>
          <w:lang w:val="en-GB"/>
        </w:rPr>
        <w:t xml:space="preserve">  store_register(dh, month);</w:t>
      </w:r>
    </w:p>
    <w:p w14:paraId="0DECCB6F" w14:textId="77777777" w:rsidR="003211B0" w:rsidRPr="00D822A3" w:rsidRDefault="003211B0" w:rsidP="00F206C0">
      <w:pPr>
        <w:pStyle w:val="Code"/>
        <w:rPr>
          <w:highlight w:val="white"/>
          <w:lang w:val="en-GB"/>
        </w:rPr>
      </w:pPr>
      <w:r w:rsidRPr="00D822A3">
        <w:rPr>
          <w:highlight w:val="white"/>
          <w:lang w:val="en-GB"/>
        </w:rPr>
        <w:t xml:space="preserve">  store_register(dl, monthDay);</w:t>
      </w:r>
    </w:p>
    <w:p w14:paraId="0769750F" w14:textId="677B02C8" w:rsidR="003211B0" w:rsidRPr="00D822A3" w:rsidRDefault="003211B0" w:rsidP="00F206C0">
      <w:pPr>
        <w:pStyle w:val="Code"/>
        <w:rPr>
          <w:highlight w:val="white"/>
          <w:lang w:val="en-GB"/>
        </w:rPr>
      </w:pPr>
      <w:r w:rsidRPr="00D822A3">
        <w:rPr>
          <w:highlight w:val="white"/>
          <w:lang w:val="en-GB"/>
        </w:rPr>
        <w:t xml:space="preserve"> </w:t>
      </w:r>
    </w:p>
    <w:p w14:paraId="73BC799E"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209292F1" w14:textId="77777777" w:rsidR="003211B0" w:rsidRPr="00D822A3" w:rsidRDefault="003211B0" w:rsidP="00F206C0">
      <w:pPr>
        <w:pStyle w:val="Code"/>
        <w:rPr>
          <w:highlight w:val="white"/>
          <w:lang w:val="en-GB"/>
        </w:rPr>
      </w:pPr>
      <w:r w:rsidRPr="00D822A3">
        <w:rPr>
          <w:highlight w:val="white"/>
          <w:lang w:val="en-GB"/>
        </w:rPr>
        <w:t xml:space="preserve">  year -= 1900;</w:t>
      </w:r>
    </w:p>
    <w:p w14:paraId="321BFACC" w14:textId="77777777" w:rsidR="003211B0" w:rsidRPr="00D822A3" w:rsidRDefault="003211B0" w:rsidP="00F206C0">
      <w:pPr>
        <w:pStyle w:val="Code"/>
        <w:rPr>
          <w:highlight w:val="white"/>
          <w:lang w:val="en-GB"/>
        </w:rPr>
      </w:pPr>
      <w:r w:rsidRPr="00D822A3">
        <w:rPr>
          <w:highlight w:val="white"/>
          <w:lang w:val="en-GB"/>
        </w:rPr>
        <w:t xml:space="preserve">  --month;</w:t>
      </w:r>
    </w:p>
    <w:p w14:paraId="70401202"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64FFD0C8" w14:textId="77777777" w:rsidR="003211B0" w:rsidRPr="00D822A3" w:rsidRDefault="003211B0" w:rsidP="00F206C0">
      <w:pPr>
        <w:pStyle w:val="Code"/>
        <w:rPr>
          <w:highlight w:val="white"/>
          <w:lang w:val="en-GB"/>
        </w:rPr>
      </w:pPr>
    </w:p>
    <w:p w14:paraId="44F984D0" w14:textId="77777777" w:rsidR="003211B0" w:rsidRPr="00D822A3" w:rsidRDefault="003211B0" w:rsidP="00F206C0">
      <w:pPr>
        <w:pStyle w:val="Code"/>
        <w:rPr>
          <w:highlight w:val="white"/>
          <w:lang w:val="en-GB"/>
        </w:rPr>
      </w:pPr>
      <w:r w:rsidRPr="00D822A3">
        <w:rPr>
          <w:highlight w:val="white"/>
          <w:lang w:val="en-GB"/>
        </w:rPr>
        <w:t xml:space="preserve">  short hour, min, sec;</w:t>
      </w:r>
    </w:p>
    <w:p w14:paraId="3368F894" w14:textId="77777777" w:rsidR="003211B0" w:rsidRPr="00D822A3" w:rsidRDefault="003211B0" w:rsidP="00F206C0">
      <w:pPr>
        <w:pStyle w:val="Code"/>
        <w:rPr>
          <w:highlight w:val="white"/>
          <w:lang w:val="en-GB"/>
        </w:rPr>
      </w:pPr>
      <w:r w:rsidRPr="00D822A3">
        <w:rPr>
          <w:highlight w:val="white"/>
          <w:lang w:val="en-GB"/>
        </w:rPr>
        <w:t xml:space="preserve">  load_register(ah, 0x2Cs);</w:t>
      </w:r>
    </w:p>
    <w:p w14:paraId="5D151783"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0D33DCF3" w14:textId="77777777" w:rsidR="003211B0" w:rsidRPr="00D822A3" w:rsidRDefault="003211B0" w:rsidP="00F206C0">
      <w:pPr>
        <w:pStyle w:val="Code"/>
        <w:rPr>
          <w:highlight w:val="white"/>
          <w:lang w:val="en-GB"/>
        </w:rPr>
      </w:pPr>
      <w:r w:rsidRPr="00D822A3">
        <w:rPr>
          <w:highlight w:val="white"/>
          <w:lang w:val="en-GB"/>
        </w:rPr>
        <w:t xml:space="preserve">  store_register(ch, hour);</w:t>
      </w:r>
    </w:p>
    <w:p w14:paraId="19B02062" w14:textId="77777777" w:rsidR="003211B0" w:rsidRPr="00D822A3" w:rsidRDefault="003211B0" w:rsidP="00F206C0">
      <w:pPr>
        <w:pStyle w:val="Code"/>
        <w:rPr>
          <w:highlight w:val="white"/>
          <w:lang w:val="en-GB"/>
        </w:rPr>
      </w:pPr>
      <w:r w:rsidRPr="00D822A3">
        <w:rPr>
          <w:highlight w:val="white"/>
          <w:lang w:val="en-GB"/>
        </w:rPr>
        <w:t xml:space="preserve">  store_register(cl, min);</w:t>
      </w:r>
    </w:p>
    <w:p w14:paraId="14D71BBB" w14:textId="77777777" w:rsidR="003211B0" w:rsidRPr="00D822A3" w:rsidRDefault="003211B0" w:rsidP="00F206C0">
      <w:pPr>
        <w:pStyle w:val="Code"/>
        <w:rPr>
          <w:highlight w:val="white"/>
          <w:lang w:val="en-GB"/>
        </w:rPr>
      </w:pPr>
      <w:r w:rsidRPr="00D822A3">
        <w:rPr>
          <w:highlight w:val="white"/>
          <w:lang w:val="en-GB"/>
        </w:rPr>
        <w:t xml:space="preserve">  store_register(dh, sec);</w:t>
      </w:r>
    </w:p>
    <w:p w14:paraId="1B4F9D64"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69BF6F4A" w14:textId="77777777" w:rsidR="008C4EE4" w:rsidRPr="00D822A3" w:rsidRDefault="008C4EE4" w:rsidP="00F206C0">
      <w:pPr>
        <w:pStyle w:val="Code"/>
        <w:rPr>
          <w:highlight w:val="white"/>
          <w:lang w:val="en-GB"/>
        </w:rPr>
      </w:pPr>
      <w:r w:rsidRPr="00D822A3">
        <w:rPr>
          <w:highlight w:val="white"/>
          <w:lang w:val="en-GB"/>
        </w:rPr>
        <w:t xml:space="preserve">  struct tm s = {sec, min, hour, monthDay, month, year, 0, 0, 1};</w:t>
      </w:r>
    </w:p>
    <w:p w14:paraId="2C6B9609" w14:textId="77777777" w:rsidR="003211B0" w:rsidRPr="00D822A3" w:rsidRDefault="003211B0" w:rsidP="00F206C0">
      <w:pPr>
        <w:pStyle w:val="Code"/>
        <w:rPr>
          <w:highlight w:val="white"/>
          <w:lang w:val="en-GB"/>
        </w:rPr>
      </w:pPr>
      <w:r w:rsidRPr="00D822A3">
        <w:rPr>
          <w:highlight w:val="white"/>
          <w:lang w:val="en-GB"/>
        </w:rPr>
        <w:t xml:space="preserve">  time_t time = mktime(&amp;s);</w:t>
      </w:r>
    </w:p>
    <w:p w14:paraId="3667A69F" w14:textId="77777777" w:rsidR="003211B0" w:rsidRPr="00D822A3" w:rsidRDefault="003211B0" w:rsidP="00F206C0">
      <w:pPr>
        <w:pStyle w:val="Code"/>
        <w:rPr>
          <w:highlight w:val="white"/>
          <w:lang w:val="en-GB"/>
        </w:rPr>
      </w:pPr>
    </w:p>
    <w:p w14:paraId="416FE2F3"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7C625F29" w14:textId="77777777" w:rsidR="003211B0" w:rsidRPr="00D822A3" w:rsidRDefault="003211B0" w:rsidP="00F206C0">
      <w:pPr>
        <w:pStyle w:val="Code"/>
        <w:rPr>
          <w:highlight w:val="white"/>
          <w:lang w:val="en-GB"/>
        </w:rPr>
      </w:pPr>
      <w:r w:rsidRPr="00D822A3">
        <w:rPr>
          <w:highlight w:val="white"/>
          <w:lang w:val="en-GB"/>
        </w:rPr>
        <w:t xml:space="preserve">    *timePtr = time;</w:t>
      </w:r>
    </w:p>
    <w:p w14:paraId="64E9B4C2" w14:textId="77777777" w:rsidR="003211B0" w:rsidRPr="00D822A3" w:rsidRDefault="003211B0" w:rsidP="00F206C0">
      <w:pPr>
        <w:pStyle w:val="Code"/>
        <w:rPr>
          <w:highlight w:val="white"/>
          <w:lang w:val="en-GB"/>
        </w:rPr>
      </w:pPr>
      <w:r w:rsidRPr="00D822A3">
        <w:rPr>
          <w:highlight w:val="white"/>
          <w:lang w:val="en-GB"/>
        </w:rPr>
        <w:t xml:space="preserve">  }</w:t>
      </w:r>
    </w:p>
    <w:p w14:paraId="74C862E5" w14:textId="77777777" w:rsidR="003211B0" w:rsidRPr="00D822A3" w:rsidRDefault="003211B0" w:rsidP="00F206C0">
      <w:pPr>
        <w:pStyle w:val="Code"/>
        <w:rPr>
          <w:highlight w:val="white"/>
          <w:lang w:val="en-GB"/>
        </w:rPr>
      </w:pPr>
    </w:p>
    <w:p w14:paraId="4686E506" w14:textId="77777777" w:rsidR="003211B0" w:rsidRPr="00D822A3" w:rsidRDefault="003211B0" w:rsidP="00F206C0">
      <w:pPr>
        <w:pStyle w:val="Code"/>
        <w:rPr>
          <w:highlight w:val="white"/>
          <w:lang w:val="en-GB"/>
        </w:rPr>
      </w:pPr>
      <w:r w:rsidRPr="00D822A3">
        <w:rPr>
          <w:highlight w:val="white"/>
          <w:lang w:val="en-GB"/>
        </w:rPr>
        <w:t xml:space="preserve">  return time;</w:t>
      </w:r>
    </w:p>
    <w:p w14:paraId="400CFE82" w14:textId="77777777" w:rsidR="003211B0" w:rsidRPr="00D822A3" w:rsidRDefault="003211B0" w:rsidP="00F206C0">
      <w:pPr>
        <w:pStyle w:val="Code"/>
        <w:rPr>
          <w:highlight w:val="white"/>
          <w:lang w:val="en-GB"/>
        </w:rPr>
      </w:pPr>
      <w:r w:rsidRPr="00D822A3">
        <w:rPr>
          <w:highlight w:val="white"/>
          <w:lang w:val="en-GB"/>
        </w:rPr>
        <w:t>}</w:t>
      </w:r>
    </w:p>
    <w:p w14:paraId="4D8C8736" w14:textId="77777777" w:rsidR="003211B0" w:rsidRPr="00D822A3" w:rsidRDefault="003211B0" w:rsidP="00F206C0">
      <w:pPr>
        <w:pStyle w:val="Code"/>
        <w:rPr>
          <w:highlight w:val="white"/>
          <w:lang w:val="en-GB"/>
        </w:rPr>
      </w:pPr>
    </w:p>
    <w:p w14:paraId="232BEF1F" w14:textId="77777777" w:rsidR="003211B0" w:rsidRPr="00D822A3" w:rsidRDefault="003211B0" w:rsidP="00F206C0">
      <w:pPr>
        <w:pStyle w:val="Code"/>
        <w:rPr>
          <w:highlight w:val="white"/>
          <w:lang w:val="en-GB"/>
        </w:rPr>
      </w:pPr>
      <w:r w:rsidRPr="00D822A3">
        <w:rPr>
          <w:highlight w:val="white"/>
          <w:lang w:val="en-GB"/>
        </w:rPr>
        <w:t>time_t mktime(struct tm* tp) {</w:t>
      </w:r>
    </w:p>
    <w:p w14:paraId="2FE613FA" w14:textId="77777777" w:rsidR="003211B0" w:rsidRPr="00D822A3" w:rsidRDefault="003211B0" w:rsidP="00F206C0">
      <w:pPr>
        <w:pStyle w:val="Code"/>
        <w:rPr>
          <w:highlight w:val="white"/>
          <w:lang w:val="en-GB"/>
        </w:rPr>
      </w:pPr>
      <w:r w:rsidRPr="00D822A3">
        <w:rPr>
          <w:highlight w:val="white"/>
          <w:lang w:val="en-GB"/>
        </w:rPr>
        <w:t xml:space="preserve">  int leapDays = ((tp-&gt;tm_year - 69) / 4);</w:t>
      </w:r>
    </w:p>
    <w:p w14:paraId="2899242E" w14:textId="77777777" w:rsidR="003211B0" w:rsidRPr="00D822A3" w:rsidRDefault="003211B0" w:rsidP="00F206C0">
      <w:pPr>
        <w:pStyle w:val="Code"/>
        <w:rPr>
          <w:highlight w:val="white"/>
          <w:lang w:val="en-GB"/>
        </w:rPr>
      </w:pPr>
      <w:r w:rsidRPr="00D822A3">
        <w:rPr>
          <w:highlight w:val="white"/>
          <w:lang w:val="en-GB"/>
        </w:rPr>
        <w:t xml:space="preserve">  int totalDays = 365 * (tp-&gt;tm_year - 69) + leapDays + (tp-&gt;tm_mday - 1);</w:t>
      </w:r>
    </w:p>
    <w:p w14:paraId="160DC1B2" w14:textId="77777777" w:rsidR="003211B0" w:rsidRPr="00D822A3" w:rsidRDefault="003211B0" w:rsidP="00F206C0">
      <w:pPr>
        <w:pStyle w:val="Code"/>
        <w:rPr>
          <w:highlight w:val="white"/>
          <w:lang w:val="en-GB"/>
        </w:rPr>
      </w:pPr>
      <w:r w:rsidRPr="00D822A3">
        <w:rPr>
          <w:highlight w:val="white"/>
          <w:lang w:val="en-GB"/>
        </w:rPr>
        <w:t xml:space="preserve">  BOOL leapYear = ((tp-&gt;tm_year % 4) == 0);</w:t>
      </w:r>
    </w:p>
    <w:p w14:paraId="4770E52E" w14:textId="77777777" w:rsidR="003211B0" w:rsidRPr="00D822A3" w:rsidRDefault="003211B0" w:rsidP="00F206C0">
      <w:pPr>
        <w:pStyle w:val="Code"/>
        <w:rPr>
          <w:highlight w:val="white"/>
          <w:lang w:val="en-GB"/>
        </w:rPr>
      </w:pPr>
    </w:p>
    <w:p w14:paraId="511502BB"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35BC9F97" w14:textId="77777777" w:rsidR="003211B0" w:rsidRPr="00D822A3" w:rsidRDefault="003211B0" w:rsidP="00F206C0">
      <w:pPr>
        <w:pStyle w:val="Code"/>
        <w:rPr>
          <w:highlight w:val="white"/>
          <w:lang w:val="en-GB"/>
        </w:rPr>
      </w:pPr>
      <w:r w:rsidRPr="00D822A3">
        <w:rPr>
          <w:highlight w:val="white"/>
          <w:lang w:val="en-GB"/>
        </w:rPr>
        <w:t xml:space="preserve">    int leapMonths[] = {0, 31, 60, 91, 121, 152, 182, 213, 243, 274, 304, 335};</w:t>
      </w:r>
    </w:p>
    <w:p w14:paraId="20434544" w14:textId="77777777" w:rsidR="003211B0" w:rsidRPr="00D822A3" w:rsidRDefault="003211B0" w:rsidP="00F206C0">
      <w:pPr>
        <w:pStyle w:val="Code"/>
        <w:rPr>
          <w:highlight w:val="white"/>
          <w:lang w:val="en-GB"/>
        </w:rPr>
      </w:pPr>
      <w:r w:rsidRPr="00D822A3">
        <w:rPr>
          <w:highlight w:val="white"/>
          <w:lang w:val="en-GB"/>
        </w:rPr>
        <w:t xml:space="preserve">    totalDays += leapMonths[tp-&gt;tm_mon];</w:t>
      </w:r>
    </w:p>
    <w:p w14:paraId="4FC4FA46" w14:textId="77777777" w:rsidR="003211B0" w:rsidRPr="00D822A3" w:rsidRDefault="003211B0" w:rsidP="00F206C0">
      <w:pPr>
        <w:pStyle w:val="Code"/>
        <w:rPr>
          <w:highlight w:val="white"/>
          <w:lang w:val="en-GB"/>
        </w:rPr>
      </w:pPr>
      <w:r w:rsidRPr="00D822A3">
        <w:rPr>
          <w:highlight w:val="white"/>
          <w:lang w:val="en-GB"/>
        </w:rPr>
        <w:t xml:space="preserve">  }</w:t>
      </w:r>
    </w:p>
    <w:p w14:paraId="52C22E96" w14:textId="77777777" w:rsidR="003211B0" w:rsidRPr="00D822A3" w:rsidRDefault="003211B0" w:rsidP="00F206C0">
      <w:pPr>
        <w:pStyle w:val="Code"/>
        <w:rPr>
          <w:highlight w:val="white"/>
          <w:lang w:val="en-GB"/>
        </w:rPr>
      </w:pPr>
      <w:r w:rsidRPr="00D822A3">
        <w:rPr>
          <w:highlight w:val="white"/>
          <w:lang w:val="en-GB"/>
        </w:rPr>
        <w:t xml:space="preserve">  else {</w:t>
      </w:r>
    </w:p>
    <w:p w14:paraId="61C14349" w14:textId="6B706200" w:rsidR="003211B0" w:rsidRPr="00D822A3" w:rsidRDefault="003211B0" w:rsidP="00F206C0">
      <w:pPr>
        <w:pStyle w:val="Code"/>
        <w:rPr>
          <w:highlight w:val="white"/>
          <w:lang w:val="en-GB"/>
        </w:rPr>
      </w:pPr>
      <w:r w:rsidRPr="00D822A3">
        <w:rPr>
          <w:highlight w:val="white"/>
          <w:lang w:val="en-GB"/>
        </w:rPr>
        <w:t xml:space="preserve">    int regularMonths[]</w:t>
      </w:r>
      <w:r w:rsidR="00D44640" w:rsidRPr="00D822A3">
        <w:rPr>
          <w:highlight w:val="white"/>
          <w:lang w:val="en-GB"/>
        </w:rPr>
        <w:t xml:space="preserve"> </w:t>
      </w:r>
      <w:r w:rsidRPr="00D822A3">
        <w:rPr>
          <w:highlight w:val="white"/>
          <w:lang w:val="en-GB"/>
        </w:rPr>
        <w:t>=</w:t>
      </w:r>
      <w:r w:rsidR="00D44640" w:rsidRPr="00D822A3">
        <w:rPr>
          <w:highlight w:val="white"/>
          <w:lang w:val="en-GB"/>
        </w:rPr>
        <w:t xml:space="preserve"> </w:t>
      </w:r>
      <w:r w:rsidRPr="00D822A3">
        <w:rPr>
          <w:highlight w:val="white"/>
          <w:lang w:val="en-GB"/>
        </w:rPr>
        <w:t>{0, 31, 59, 90, 120, 151, 181, 212, 242, 273, 303,334};</w:t>
      </w:r>
    </w:p>
    <w:p w14:paraId="4E3F3058" w14:textId="77777777" w:rsidR="003211B0" w:rsidRPr="00D822A3" w:rsidRDefault="003211B0" w:rsidP="00F206C0">
      <w:pPr>
        <w:pStyle w:val="Code"/>
        <w:rPr>
          <w:highlight w:val="white"/>
          <w:lang w:val="en-GB"/>
        </w:rPr>
      </w:pPr>
      <w:r w:rsidRPr="00D822A3">
        <w:rPr>
          <w:highlight w:val="white"/>
          <w:lang w:val="en-GB"/>
        </w:rPr>
        <w:t xml:space="preserve">    totalDays += regularMonths[tp-&gt;tm_mon];</w:t>
      </w:r>
    </w:p>
    <w:p w14:paraId="692E7E3A" w14:textId="77777777" w:rsidR="003211B0" w:rsidRPr="00D822A3" w:rsidRDefault="003211B0" w:rsidP="00F206C0">
      <w:pPr>
        <w:pStyle w:val="Code"/>
        <w:rPr>
          <w:highlight w:val="white"/>
          <w:lang w:val="en-GB"/>
        </w:rPr>
      </w:pPr>
      <w:r w:rsidRPr="00D822A3">
        <w:rPr>
          <w:highlight w:val="white"/>
          <w:lang w:val="en-GB"/>
        </w:rPr>
        <w:t xml:space="preserve">  }</w:t>
      </w:r>
    </w:p>
    <w:p w14:paraId="37AD643E" w14:textId="77777777" w:rsidR="003211B0" w:rsidRPr="00D822A3" w:rsidRDefault="003211B0" w:rsidP="00F206C0">
      <w:pPr>
        <w:pStyle w:val="Code"/>
        <w:rPr>
          <w:highlight w:val="white"/>
          <w:lang w:val="en-GB"/>
        </w:rPr>
      </w:pPr>
    </w:p>
    <w:p w14:paraId="61711016" w14:textId="77777777" w:rsidR="00517DEF" w:rsidRPr="00D822A3" w:rsidRDefault="003211B0" w:rsidP="00F206C0">
      <w:pPr>
        <w:pStyle w:val="Code"/>
        <w:rPr>
          <w:highlight w:val="white"/>
          <w:lang w:val="en-GB"/>
        </w:rPr>
      </w:pPr>
      <w:r w:rsidRPr="00D822A3">
        <w:rPr>
          <w:highlight w:val="white"/>
          <w:lang w:val="en-GB"/>
        </w:rPr>
        <w:t xml:space="preserve">  unsigned long totalSeconds = (86400lu * totalDays) + (3600lu * tp-&gt;tm_hour)+</w:t>
      </w:r>
    </w:p>
    <w:p w14:paraId="0F72D09C" w14:textId="23A4F275"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(60lu * tp-&gt;tm_min) + tp-&gt;tm_sec;</w:t>
      </w:r>
    </w:p>
    <w:p w14:paraId="4377DBB8" w14:textId="77777777" w:rsidR="00517DEF" w:rsidRPr="00D822A3" w:rsidRDefault="003211B0" w:rsidP="00F206C0">
      <w:pPr>
        <w:pStyle w:val="Code"/>
        <w:rPr>
          <w:highlight w:val="white"/>
          <w:lang w:val="en-GB"/>
        </w:rPr>
      </w:pPr>
      <w:r w:rsidRPr="00D822A3">
        <w:rPr>
          <w:highlight w:val="white"/>
          <w:lang w:val="en-GB"/>
        </w:rPr>
        <w:t xml:space="preserve">  unsigned long result = (((unsigned long)tp-&gt;tm_isdst) &lt;&lt; 31) |</w:t>
      </w:r>
    </w:p>
    <w:p w14:paraId="42B9AC77" w14:textId="33004D57"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(0x7FFFFFFF &amp; totalSeconds);</w:t>
      </w:r>
    </w:p>
    <w:p w14:paraId="4EA86693" w14:textId="77777777" w:rsidR="003211B0" w:rsidRPr="00D822A3" w:rsidRDefault="003211B0" w:rsidP="00F206C0">
      <w:pPr>
        <w:pStyle w:val="Code"/>
        <w:rPr>
          <w:highlight w:val="white"/>
          <w:lang w:val="en-GB"/>
        </w:rPr>
      </w:pPr>
      <w:r w:rsidRPr="00D822A3">
        <w:rPr>
          <w:highlight w:val="white"/>
          <w:lang w:val="en-GB"/>
        </w:rPr>
        <w:t xml:space="preserve">  return result;</w:t>
      </w:r>
    </w:p>
    <w:p w14:paraId="2D73E6DA" w14:textId="77777777" w:rsidR="003211B0" w:rsidRPr="00D822A3" w:rsidRDefault="003211B0" w:rsidP="00F206C0">
      <w:pPr>
        <w:pStyle w:val="Code"/>
        <w:rPr>
          <w:highlight w:val="white"/>
          <w:lang w:val="en-GB"/>
        </w:rPr>
      </w:pPr>
      <w:r w:rsidRPr="00D822A3">
        <w:rPr>
          <w:highlight w:val="white"/>
          <w:lang w:val="en-GB"/>
        </w:rPr>
        <w:t>}</w:t>
      </w:r>
    </w:p>
    <w:p w14:paraId="526BFDAE" w14:textId="77777777" w:rsidR="003211B0" w:rsidRPr="00D822A3" w:rsidRDefault="003211B0" w:rsidP="00F206C0">
      <w:pPr>
        <w:pStyle w:val="Code"/>
        <w:rPr>
          <w:highlight w:val="white"/>
          <w:lang w:val="en-GB"/>
        </w:rPr>
      </w:pPr>
    </w:p>
    <w:p w14:paraId="13EFD6CD" w14:textId="77777777" w:rsidR="003211B0" w:rsidRPr="00D822A3" w:rsidRDefault="003211B0" w:rsidP="00F206C0">
      <w:pPr>
        <w:pStyle w:val="Code"/>
        <w:rPr>
          <w:highlight w:val="white"/>
          <w:lang w:val="en-GB"/>
        </w:rPr>
      </w:pPr>
      <w:r w:rsidRPr="00D822A3">
        <w:rPr>
          <w:highlight w:val="white"/>
          <w:lang w:val="en-GB"/>
        </w:rPr>
        <w:t>static struct tm g_timeStruct;</w:t>
      </w:r>
    </w:p>
    <w:p w14:paraId="73104119" w14:textId="77777777" w:rsidR="003211B0" w:rsidRPr="00D822A3" w:rsidRDefault="003211B0" w:rsidP="00F206C0">
      <w:pPr>
        <w:pStyle w:val="Code"/>
        <w:rPr>
          <w:highlight w:val="white"/>
          <w:lang w:val="en-GB"/>
        </w:rPr>
      </w:pPr>
      <w:r w:rsidRPr="00D822A3">
        <w:rPr>
          <w:highlight w:val="white"/>
          <w:lang w:val="en-GB"/>
        </w:rPr>
        <w:t>#define JAN_1_1969 3 // Wednesday January 1, 1969</w:t>
      </w:r>
    </w:p>
    <w:p w14:paraId="42C8B3F5" w14:textId="77777777" w:rsidR="003211B0" w:rsidRPr="00D822A3" w:rsidRDefault="003211B0" w:rsidP="00F206C0">
      <w:pPr>
        <w:pStyle w:val="Code"/>
        <w:rPr>
          <w:highlight w:val="white"/>
          <w:lang w:val="en-GB"/>
        </w:rPr>
      </w:pPr>
    </w:p>
    <w:p w14:paraId="28AC93E0" w14:textId="77777777" w:rsidR="003211B0" w:rsidRPr="00D822A3" w:rsidRDefault="003211B0" w:rsidP="00F206C0">
      <w:pPr>
        <w:pStyle w:val="Code"/>
        <w:rPr>
          <w:highlight w:val="white"/>
          <w:lang w:val="en-GB"/>
        </w:rPr>
      </w:pPr>
      <w:r w:rsidRPr="00D822A3">
        <w:rPr>
          <w:highlight w:val="white"/>
          <w:lang w:val="en-GB"/>
        </w:rPr>
        <w:t>#define DAYS_OF_FOUR_YEARS 1461</w:t>
      </w:r>
    </w:p>
    <w:p w14:paraId="7FB1B1FE" w14:textId="77777777" w:rsidR="003211B0" w:rsidRPr="00D822A3" w:rsidRDefault="003211B0" w:rsidP="00F206C0">
      <w:pPr>
        <w:pStyle w:val="Code"/>
        <w:rPr>
          <w:highlight w:val="white"/>
          <w:lang w:val="en-GB"/>
        </w:rPr>
      </w:pPr>
      <w:r w:rsidRPr="00D822A3">
        <w:rPr>
          <w:highlight w:val="white"/>
          <w:lang w:val="en-GB"/>
        </w:rPr>
        <w:t>#define DAYS_OF_ONE_YEAR 365</w:t>
      </w:r>
    </w:p>
    <w:p w14:paraId="5F065143" w14:textId="77777777" w:rsidR="003211B0" w:rsidRPr="00D822A3" w:rsidRDefault="003211B0" w:rsidP="00F206C0">
      <w:pPr>
        <w:pStyle w:val="Code"/>
        <w:rPr>
          <w:highlight w:val="white"/>
          <w:lang w:val="en-GB"/>
        </w:rPr>
      </w:pPr>
    </w:p>
    <w:p w14:paraId="10685813" w14:textId="77777777" w:rsidR="003211B0" w:rsidRPr="00D822A3" w:rsidRDefault="003211B0" w:rsidP="00F206C0">
      <w:pPr>
        <w:pStyle w:val="Code"/>
        <w:rPr>
          <w:highlight w:val="white"/>
          <w:lang w:val="en-GB"/>
        </w:rPr>
      </w:pPr>
      <w:r w:rsidRPr="00D822A3">
        <w:rPr>
          <w:highlight w:val="white"/>
          <w:lang w:val="en-GB"/>
        </w:rPr>
        <w:t>struct tm* localtime(const time_t* timePtr) {</w:t>
      </w:r>
    </w:p>
    <w:p w14:paraId="0E07977D"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544B4DEE"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67F99427"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6CB57D33"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1853641A" w14:textId="77777777" w:rsidR="003211B0" w:rsidRPr="00D822A3" w:rsidRDefault="003211B0" w:rsidP="00F206C0">
      <w:pPr>
        <w:pStyle w:val="Code"/>
        <w:rPr>
          <w:highlight w:val="white"/>
          <w:lang w:val="en-GB"/>
        </w:rPr>
      </w:pPr>
    </w:p>
    <w:p w14:paraId="5233ECD8"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D120B89"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4DEAD800" w14:textId="77777777" w:rsidR="003211B0" w:rsidRPr="00D822A3" w:rsidRDefault="003211B0" w:rsidP="00F206C0">
      <w:pPr>
        <w:pStyle w:val="Code"/>
        <w:rPr>
          <w:highlight w:val="white"/>
          <w:lang w:val="en-GB"/>
        </w:rPr>
      </w:pPr>
      <w:r w:rsidRPr="00D822A3">
        <w:rPr>
          <w:highlight w:val="white"/>
          <w:lang w:val="en-GB"/>
        </w:rPr>
        <w:t xml:space="preserve">      int fourYears = totalDays / DAYS_OF_FOUR_YEARS;</w:t>
      </w:r>
    </w:p>
    <w:p w14:paraId="456D5895" w14:textId="77777777" w:rsidR="003211B0" w:rsidRPr="00D822A3" w:rsidRDefault="003211B0" w:rsidP="00F206C0">
      <w:pPr>
        <w:pStyle w:val="Code"/>
        <w:rPr>
          <w:highlight w:val="white"/>
          <w:lang w:val="en-GB"/>
        </w:rPr>
      </w:pPr>
      <w:r w:rsidRPr="00D822A3">
        <w:rPr>
          <w:highlight w:val="white"/>
          <w:lang w:val="en-GB"/>
        </w:rPr>
        <w:t xml:space="preserve">      totalDays %= DAYS_OF_FOUR_YEARS;</w:t>
      </w:r>
    </w:p>
    <w:p w14:paraId="153FC3D8" w14:textId="77777777" w:rsidR="003211B0" w:rsidRPr="00D822A3" w:rsidRDefault="003211B0" w:rsidP="00F206C0">
      <w:pPr>
        <w:pStyle w:val="Code"/>
        <w:rPr>
          <w:highlight w:val="white"/>
          <w:lang w:val="en-GB"/>
        </w:rPr>
      </w:pPr>
    </w:p>
    <w:p w14:paraId="4A48FF0C" w14:textId="77777777" w:rsidR="003211B0" w:rsidRPr="00D822A3" w:rsidRDefault="003211B0" w:rsidP="00F206C0">
      <w:pPr>
        <w:pStyle w:val="Code"/>
        <w:rPr>
          <w:highlight w:val="white"/>
          <w:lang w:val="en-GB"/>
        </w:rPr>
      </w:pPr>
      <w:r w:rsidRPr="00D822A3">
        <w:rPr>
          <w:highlight w:val="white"/>
          <w:lang w:val="en-GB"/>
        </w:rPr>
        <w:t xml:space="preserve">      int years = totalDays / DAYS_OF_ONE_YEAR;</w:t>
      </w:r>
    </w:p>
    <w:p w14:paraId="6D6D576F" w14:textId="77777777" w:rsidR="003211B0" w:rsidRPr="00D822A3" w:rsidRDefault="003211B0" w:rsidP="00F206C0">
      <w:pPr>
        <w:pStyle w:val="Code"/>
        <w:rPr>
          <w:highlight w:val="white"/>
          <w:lang w:val="en-GB"/>
        </w:rPr>
      </w:pPr>
      <w:r w:rsidRPr="00D822A3">
        <w:rPr>
          <w:highlight w:val="white"/>
          <w:lang w:val="en-GB"/>
        </w:rPr>
        <w:t xml:space="preserve">      totalDays %= DAYS_OF_ONE_YEAR;</w:t>
      </w:r>
    </w:p>
    <w:p w14:paraId="63FD4424" w14:textId="77777777" w:rsidR="003211B0" w:rsidRPr="00D822A3" w:rsidRDefault="003211B0" w:rsidP="00F206C0">
      <w:pPr>
        <w:pStyle w:val="Code"/>
        <w:rPr>
          <w:highlight w:val="white"/>
          <w:lang w:val="en-GB"/>
        </w:rPr>
      </w:pPr>
    </w:p>
    <w:p w14:paraId="062C0820" w14:textId="77777777" w:rsidR="003211B0" w:rsidRPr="00D822A3" w:rsidRDefault="003211B0" w:rsidP="00F206C0">
      <w:pPr>
        <w:pStyle w:val="Code"/>
        <w:rPr>
          <w:highlight w:val="white"/>
          <w:lang w:val="en-GB"/>
        </w:rPr>
      </w:pPr>
      <w:r w:rsidRPr="00D822A3">
        <w:rPr>
          <w:highlight w:val="white"/>
          <w:lang w:val="en-GB"/>
        </w:rPr>
        <w:t xml:space="preserve">      g_timeStruct.tm_year = 69 + (4 * fourYears) + years;</w:t>
      </w:r>
    </w:p>
    <w:p w14:paraId="62406E71"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CD9D571" w14:textId="77777777" w:rsidR="003211B0" w:rsidRPr="00D822A3" w:rsidRDefault="003211B0" w:rsidP="00F206C0">
      <w:pPr>
        <w:pStyle w:val="Code"/>
        <w:rPr>
          <w:highlight w:val="white"/>
          <w:lang w:val="en-GB"/>
        </w:rPr>
      </w:pPr>
      <w:r w:rsidRPr="00D822A3">
        <w:rPr>
          <w:highlight w:val="white"/>
          <w:lang w:val="en-GB"/>
        </w:rPr>
        <w:t xml:space="preserve">      BOOL leapYear = ((g_timeStruct.tm_year % 4) == 0);</w:t>
      </w:r>
    </w:p>
    <w:p w14:paraId="07A042FC" w14:textId="77777777" w:rsidR="003211B0" w:rsidRPr="00D822A3" w:rsidRDefault="003211B0" w:rsidP="00F206C0">
      <w:pPr>
        <w:pStyle w:val="Code"/>
        <w:rPr>
          <w:highlight w:val="white"/>
          <w:lang w:val="en-GB"/>
        </w:rPr>
      </w:pPr>
    </w:p>
    <w:p w14:paraId="2A366316"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2669F039" w14:textId="77777777" w:rsidR="00500D83" w:rsidRPr="00D822A3" w:rsidRDefault="003211B0" w:rsidP="00F206C0">
      <w:pPr>
        <w:pStyle w:val="Code"/>
        <w:rPr>
          <w:highlight w:val="white"/>
          <w:lang w:val="en-GB"/>
        </w:rPr>
      </w:pPr>
      <w:r w:rsidRPr="00D822A3">
        <w:rPr>
          <w:highlight w:val="white"/>
          <w:lang w:val="en-GB"/>
        </w:rPr>
        <w:t xml:space="preserve">        int leapMonths[] = {0, 31, 60, 91, 121, 152,</w:t>
      </w:r>
    </w:p>
    <w:p w14:paraId="03841CE9" w14:textId="1F586B3A" w:rsidR="003211B0" w:rsidRPr="00D822A3" w:rsidRDefault="00500D8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182, 213, 243, 274, 304, 335, 366},</w:t>
      </w:r>
    </w:p>
    <w:p w14:paraId="7E55C8EB" w14:textId="77777777" w:rsidR="003211B0" w:rsidRPr="00D822A3" w:rsidRDefault="003211B0" w:rsidP="00F206C0">
      <w:pPr>
        <w:pStyle w:val="Code"/>
        <w:rPr>
          <w:highlight w:val="white"/>
          <w:lang w:val="en-GB"/>
        </w:rPr>
      </w:pPr>
      <w:r w:rsidRPr="00D822A3">
        <w:rPr>
          <w:highlight w:val="white"/>
          <w:lang w:val="en-GB"/>
        </w:rPr>
        <w:t xml:space="preserve">            arraySize = (sizeof leapMonths) / (sizeof leapMonths[0]), index;</w:t>
      </w:r>
    </w:p>
    <w:p w14:paraId="3C09DB01" w14:textId="77777777" w:rsidR="003211B0" w:rsidRPr="00D822A3" w:rsidRDefault="003211B0" w:rsidP="00F206C0">
      <w:pPr>
        <w:pStyle w:val="Code"/>
        <w:rPr>
          <w:highlight w:val="white"/>
          <w:lang w:val="en-GB"/>
        </w:rPr>
      </w:pPr>
    </w:p>
    <w:p w14:paraId="6123841C"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37D499C" w14:textId="77777777" w:rsidR="003211B0" w:rsidRPr="00D822A3" w:rsidRDefault="003211B0" w:rsidP="00F206C0">
      <w:pPr>
        <w:pStyle w:val="Code"/>
        <w:rPr>
          <w:highlight w:val="white"/>
          <w:lang w:val="en-GB"/>
        </w:rPr>
      </w:pPr>
      <w:r w:rsidRPr="00D822A3">
        <w:rPr>
          <w:highlight w:val="white"/>
          <w:lang w:val="en-GB"/>
        </w:rPr>
        <w:t xml:space="preserve">          if (totalDays &lt; leapMonths[index]) {</w:t>
      </w:r>
    </w:p>
    <w:p w14:paraId="16AB09FF"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3AAB2D77" w14:textId="77777777" w:rsidR="003211B0" w:rsidRPr="00D822A3" w:rsidRDefault="003211B0" w:rsidP="00F206C0">
      <w:pPr>
        <w:pStyle w:val="Code"/>
        <w:rPr>
          <w:highlight w:val="white"/>
          <w:lang w:val="en-GB"/>
        </w:rPr>
      </w:pPr>
      <w:r w:rsidRPr="00D822A3">
        <w:rPr>
          <w:highlight w:val="white"/>
          <w:lang w:val="en-GB"/>
        </w:rPr>
        <w:t xml:space="preserve">            g_timeStruct.tm_mday = (totalDays % leapMonths[index - 1]) + 1;</w:t>
      </w:r>
    </w:p>
    <w:p w14:paraId="53FC000D" w14:textId="77777777" w:rsidR="003211B0" w:rsidRPr="00D822A3" w:rsidRDefault="003211B0" w:rsidP="00F206C0">
      <w:pPr>
        <w:pStyle w:val="Code"/>
        <w:rPr>
          <w:highlight w:val="white"/>
          <w:lang w:val="en-GB"/>
        </w:rPr>
      </w:pPr>
      <w:r w:rsidRPr="00D822A3">
        <w:rPr>
          <w:highlight w:val="white"/>
          <w:lang w:val="en-GB"/>
        </w:rPr>
        <w:t xml:space="preserve">            break;</w:t>
      </w:r>
    </w:p>
    <w:p w14:paraId="059ADA0D" w14:textId="77777777" w:rsidR="003211B0" w:rsidRPr="00D822A3" w:rsidRDefault="003211B0" w:rsidP="00F206C0">
      <w:pPr>
        <w:pStyle w:val="Code"/>
        <w:rPr>
          <w:highlight w:val="white"/>
          <w:lang w:val="en-GB"/>
        </w:rPr>
      </w:pPr>
      <w:r w:rsidRPr="00D822A3">
        <w:rPr>
          <w:highlight w:val="white"/>
          <w:lang w:val="en-GB"/>
        </w:rPr>
        <w:t xml:space="preserve">          }</w:t>
      </w:r>
    </w:p>
    <w:p w14:paraId="20ABEAB5" w14:textId="77777777" w:rsidR="003211B0" w:rsidRPr="00D822A3" w:rsidRDefault="003211B0" w:rsidP="00F206C0">
      <w:pPr>
        <w:pStyle w:val="Code"/>
        <w:rPr>
          <w:highlight w:val="white"/>
          <w:lang w:val="en-GB"/>
        </w:rPr>
      </w:pPr>
      <w:r w:rsidRPr="00D822A3">
        <w:rPr>
          <w:highlight w:val="white"/>
          <w:lang w:val="en-GB"/>
        </w:rPr>
        <w:t xml:space="preserve">        }</w:t>
      </w:r>
    </w:p>
    <w:p w14:paraId="7E57EE41" w14:textId="77777777" w:rsidR="003211B0" w:rsidRPr="00D822A3" w:rsidRDefault="003211B0" w:rsidP="00F206C0">
      <w:pPr>
        <w:pStyle w:val="Code"/>
        <w:rPr>
          <w:highlight w:val="white"/>
          <w:lang w:val="en-GB"/>
        </w:rPr>
      </w:pPr>
      <w:r w:rsidRPr="00D822A3">
        <w:rPr>
          <w:highlight w:val="white"/>
          <w:lang w:val="en-GB"/>
        </w:rPr>
        <w:t xml:space="preserve">      }</w:t>
      </w:r>
    </w:p>
    <w:p w14:paraId="0E5C1EEA" w14:textId="77777777" w:rsidR="003211B0" w:rsidRPr="00D822A3" w:rsidRDefault="003211B0" w:rsidP="00F206C0">
      <w:pPr>
        <w:pStyle w:val="Code"/>
        <w:rPr>
          <w:highlight w:val="white"/>
          <w:lang w:val="en-GB"/>
        </w:rPr>
      </w:pPr>
      <w:r w:rsidRPr="00D822A3">
        <w:rPr>
          <w:highlight w:val="white"/>
          <w:lang w:val="en-GB"/>
        </w:rPr>
        <w:t xml:space="preserve">      else {</w:t>
      </w:r>
    </w:p>
    <w:p w14:paraId="10083AAD" w14:textId="77777777" w:rsidR="00BF384D" w:rsidRPr="00D822A3" w:rsidRDefault="003211B0" w:rsidP="00F206C0">
      <w:pPr>
        <w:pStyle w:val="Code"/>
        <w:rPr>
          <w:highlight w:val="white"/>
          <w:lang w:val="en-GB"/>
        </w:rPr>
      </w:pPr>
      <w:r w:rsidRPr="00D822A3">
        <w:rPr>
          <w:highlight w:val="white"/>
          <w:lang w:val="en-GB"/>
        </w:rPr>
        <w:t xml:space="preserve">        int regularMonths[] = {0, 31, 59, 90, 120, 151,</w:t>
      </w:r>
    </w:p>
    <w:p w14:paraId="7F1AAEAD" w14:textId="38DFBDE0" w:rsidR="003211B0" w:rsidRPr="00D822A3" w:rsidRDefault="005F2CEE"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181, 212, 242, 273, 303, 334, 365},</w:t>
      </w:r>
    </w:p>
    <w:p w14:paraId="1A5634A3" w14:textId="77777777" w:rsidR="00895A05" w:rsidRPr="00D822A3" w:rsidRDefault="003211B0" w:rsidP="00F206C0">
      <w:pPr>
        <w:pStyle w:val="Code"/>
        <w:rPr>
          <w:highlight w:val="white"/>
          <w:lang w:val="en-GB"/>
        </w:rPr>
      </w:pPr>
      <w:r w:rsidRPr="00D822A3">
        <w:rPr>
          <w:highlight w:val="white"/>
          <w:lang w:val="en-GB"/>
        </w:rPr>
        <w:t xml:space="preserve">            arraySize = (sizeof regularMonths) / (sizeof regularMonths[0]),</w:t>
      </w:r>
    </w:p>
    <w:p w14:paraId="3DAC217A" w14:textId="3AA013F4" w:rsidR="003211B0" w:rsidRPr="00D822A3" w:rsidRDefault="00895A05"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index;</w:t>
      </w:r>
    </w:p>
    <w:p w14:paraId="0F8D1E43" w14:textId="77777777" w:rsidR="003211B0" w:rsidRPr="00D822A3" w:rsidRDefault="003211B0" w:rsidP="00F206C0">
      <w:pPr>
        <w:pStyle w:val="Code"/>
        <w:rPr>
          <w:highlight w:val="white"/>
          <w:lang w:val="en-GB"/>
        </w:rPr>
      </w:pPr>
    </w:p>
    <w:p w14:paraId="33CEBB1F"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C2A25BF" w14:textId="77777777" w:rsidR="003211B0" w:rsidRPr="00D822A3" w:rsidRDefault="003211B0" w:rsidP="00F206C0">
      <w:pPr>
        <w:pStyle w:val="Code"/>
        <w:rPr>
          <w:highlight w:val="white"/>
          <w:lang w:val="en-GB"/>
        </w:rPr>
      </w:pPr>
      <w:r w:rsidRPr="00D822A3">
        <w:rPr>
          <w:highlight w:val="white"/>
          <w:lang w:val="en-GB"/>
        </w:rPr>
        <w:t xml:space="preserve">          if (totalDays &lt; regularMonths[index]) {</w:t>
      </w:r>
    </w:p>
    <w:p w14:paraId="71406165"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4DE547B1" w14:textId="77777777" w:rsidR="003211B0" w:rsidRPr="00D822A3" w:rsidRDefault="003211B0" w:rsidP="00F206C0">
      <w:pPr>
        <w:pStyle w:val="Code"/>
        <w:rPr>
          <w:highlight w:val="white"/>
          <w:lang w:val="en-GB"/>
        </w:rPr>
      </w:pPr>
      <w:r w:rsidRPr="00D822A3">
        <w:rPr>
          <w:highlight w:val="white"/>
          <w:lang w:val="en-GB"/>
        </w:rPr>
        <w:t xml:space="preserve">            g_timeStruct.tm_mday = (totalDays % regularMonths[index - 1]) + 1;</w:t>
      </w:r>
    </w:p>
    <w:p w14:paraId="6FFC2FA2" w14:textId="77777777" w:rsidR="003211B0" w:rsidRPr="00D822A3" w:rsidRDefault="003211B0" w:rsidP="00F206C0">
      <w:pPr>
        <w:pStyle w:val="Code"/>
        <w:rPr>
          <w:highlight w:val="white"/>
          <w:lang w:val="en-GB"/>
        </w:rPr>
      </w:pPr>
      <w:r w:rsidRPr="00D822A3">
        <w:rPr>
          <w:highlight w:val="white"/>
          <w:lang w:val="en-GB"/>
        </w:rPr>
        <w:t xml:space="preserve">            break;</w:t>
      </w:r>
    </w:p>
    <w:p w14:paraId="38BC4DFE" w14:textId="77777777" w:rsidR="003211B0" w:rsidRPr="00D822A3" w:rsidRDefault="003211B0" w:rsidP="00F206C0">
      <w:pPr>
        <w:pStyle w:val="Code"/>
        <w:rPr>
          <w:highlight w:val="white"/>
          <w:lang w:val="en-GB"/>
        </w:rPr>
      </w:pPr>
      <w:r w:rsidRPr="00D822A3">
        <w:rPr>
          <w:highlight w:val="white"/>
          <w:lang w:val="en-GB"/>
        </w:rPr>
        <w:t xml:space="preserve">          }</w:t>
      </w:r>
    </w:p>
    <w:p w14:paraId="2B08D1BB" w14:textId="77777777" w:rsidR="003211B0" w:rsidRPr="00D822A3" w:rsidRDefault="003211B0" w:rsidP="00F206C0">
      <w:pPr>
        <w:pStyle w:val="Code"/>
        <w:rPr>
          <w:highlight w:val="white"/>
          <w:lang w:val="en-GB"/>
        </w:rPr>
      </w:pPr>
      <w:r w:rsidRPr="00D822A3">
        <w:rPr>
          <w:highlight w:val="white"/>
          <w:lang w:val="en-GB"/>
        </w:rPr>
        <w:t xml:space="preserve">        }</w:t>
      </w:r>
    </w:p>
    <w:p w14:paraId="0C62BF37" w14:textId="77777777" w:rsidR="003211B0" w:rsidRPr="00D822A3" w:rsidRDefault="003211B0" w:rsidP="00F206C0">
      <w:pPr>
        <w:pStyle w:val="Code"/>
        <w:rPr>
          <w:highlight w:val="white"/>
          <w:lang w:val="en-GB"/>
        </w:rPr>
      </w:pPr>
      <w:r w:rsidRPr="00D822A3">
        <w:rPr>
          <w:highlight w:val="white"/>
          <w:lang w:val="en-GB"/>
        </w:rPr>
        <w:t xml:space="preserve">      }</w:t>
      </w:r>
    </w:p>
    <w:p w14:paraId="434E5102" w14:textId="77777777" w:rsidR="003211B0" w:rsidRPr="00D822A3" w:rsidRDefault="003211B0" w:rsidP="00F206C0">
      <w:pPr>
        <w:pStyle w:val="Code"/>
        <w:rPr>
          <w:highlight w:val="white"/>
          <w:lang w:val="en-GB"/>
        </w:rPr>
      </w:pPr>
      <w:r w:rsidRPr="00D822A3">
        <w:rPr>
          <w:highlight w:val="white"/>
          <w:lang w:val="en-GB"/>
        </w:rPr>
        <w:t xml:space="preserve">    }</w:t>
      </w:r>
    </w:p>
    <w:p w14:paraId="2E86A420" w14:textId="77777777" w:rsidR="003211B0" w:rsidRPr="00D822A3" w:rsidRDefault="003211B0" w:rsidP="00F206C0">
      <w:pPr>
        <w:pStyle w:val="Code"/>
        <w:rPr>
          <w:highlight w:val="white"/>
          <w:lang w:val="en-GB"/>
        </w:rPr>
      </w:pPr>
    </w:p>
    <w:p w14:paraId="7E5336C3"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5968E08F"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w:t>
      </w:r>
    </w:p>
    <w:p w14:paraId="277BA265"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 / 60);</w:t>
      </w:r>
    </w:p>
    <w:p w14:paraId="4D11CB5E"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3EB3A459" w14:textId="77777777" w:rsidR="003211B0" w:rsidRPr="00D822A3" w:rsidRDefault="003211B0" w:rsidP="00F206C0">
      <w:pPr>
        <w:pStyle w:val="Code"/>
        <w:rPr>
          <w:highlight w:val="white"/>
          <w:lang w:val="en-GB"/>
        </w:rPr>
      </w:pPr>
      <w:r w:rsidRPr="00D822A3">
        <w:rPr>
          <w:highlight w:val="white"/>
          <w:lang w:val="en-GB"/>
        </w:rPr>
        <w:t xml:space="preserve">    }</w:t>
      </w:r>
    </w:p>
    <w:p w14:paraId="0CB4C3F3" w14:textId="77777777" w:rsidR="003211B0" w:rsidRPr="00D822A3" w:rsidRDefault="003211B0" w:rsidP="00F206C0">
      <w:pPr>
        <w:pStyle w:val="Code"/>
        <w:rPr>
          <w:highlight w:val="white"/>
          <w:lang w:val="en-GB"/>
        </w:rPr>
      </w:pPr>
    </w:p>
    <w:p w14:paraId="097B1906"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527BB014" w14:textId="77777777" w:rsidR="003211B0" w:rsidRPr="00D822A3" w:rsidRDefault="003211B0" w:rsidP="00F206C0">
      <w:pPr>
        <w:pStyle w:val="Code"/>
        <w:rPr>
          <w:highlight w:val="white"/>
          <w:lang w:val="en-GB"/>
        </w:rPr>
      </w:pPr>
      <w:r w:rsidRPr="00D822A3">
        <w:rPr>
          <w:highlight w:val="white"/>
          <w:lang w:val="en-GB"/>
        </w:rPr>
        <w:t xml:space="preserve">  }</w:t>
      </w:r>
    </w:p>
    <w:p w14:paraId="6E1ED23E" w14:textId="77777777" w:rsidR="003211B0" w:rsidRPr="00D822A3" w:rsidRDefault="003211B0" w:rsidP="00F206C0">
      <w:pPr>
        <w:pStyle w:val="Code"/>
        <w:rPr>
          <w:highlight w:val="white"/>
          <w:lang w:val="en-GB"/>
        </w:rPr>
      </w:pPr>
    </w:p>
    <w:p w14:paraId="2F7492B4" w14:textId="77777777" w:rsidR="003211B0" w:rsidRPr="00D822A3" w:rsidRDefault="003211B0" w:rsidP="00F206C0">
      <w:pPr>
        <w:pStyle w:val="Code"/>
        <w:rPr>
          <w:highlight w:val="white"/>
          <w:lang w:val="en-GB"/>
        </w:rPr>
      </w:pPr>
      <w:r w:rsidRPr="00D822A3">
        <w:rPr>
          <w:highlight w:val="white"/>
          <w:lang w:val="en-GB"/>
        </w:rPr>
        <w:t xml:space="preserve">  return NULL;</w:t>
      </w:r>
    </w:p>
    <w:p w14:paraId="262CD8BC" w14:textId="77777777" w:rsidR="003211B0" w:rsidRPr="00D822A3" w:rsidRDefault="003211B0" w:rsidP="00F206C0">
      <w:pPr>
        <w:pStyle w:val="Code"/>
        <w:rPr>
          <w:highlight w:val="white"/>
          <w:lang w:val="en-GB"/>
        </w:rPr>
      </w:pPr>
      <w:r w:rsidRPr="00D822A3">
        <w:rPr>
          <w:highlight w:val="white"/>
          <w:lang w:val="en-GB"/>
        </w:rPr>
        <w:t>}</w:t>
      </w:r>
    </w:p>
    <w:p w14:paraId="218379DE" w14:textId="77777777" w:rsidR="003211B0" w:rsidRPr="00D822A3" w:rsidRDefault="003211B0" w:rsidP="00F206C0">
      <w:pPr>
        <w:pStyle w:val="Code"/>
        <w:rPr>
          <w:highlight w:val="white"/>
          <w:lang w:val="en-GB"/>
        </w:rPr>
      </w:pPr>
    </w:p>
    <w:p w14:paraId="4BE6FDC2" w14:textId="77777777" w:rsidR="003211B0" w:rsidRPr="00D822A3" w:rsidRDefault="003211B0" w:rsidP="00F206C0">
      <w:pPr>
        <w:pStyle w:val="Code"/>
        <w:rPr>
          <w:highlight w:val="white"/>
          <w:lang w:val="en-GB"/>
        </w:rPr>
      </w:pPr>
      <w:r w:rsidRPr="00D822A3">
        <w:rPr>
          <w:highlight w:val="white"/>
          <w:lang w:val="en-GB"/>
        </w:rPr>
        <w:t>struct tm* localtimeX(const time_t* timePtr) {</w:t>
      </w:r>
    </w:p>
    <w:p w14:paraId="77A1D995"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17252EBB"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087E6A51"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74C1699C"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26F522F1" w14:textId="77777777" w:rsidR="003211B0" w:rsidRPr="00D822A3" w:rsidRDefault="003211B0" w:rsidP="00F206C0">
      <w:pPr>
        <w:pStyle w:val="Code"/>
        <w:rPr>
          <w:highlight w:val="white"/>
          <w:lang w:val="en-GB"/>
        </w:rPr>
      </w:pPr>
    </w:p>
    <w:p w14:paraId="254A2D34"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9B4D977"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2CA7A09E" w14:textId="77777777" w:rsidR="003211B0" w:rsidRPr="00D822A3" w:rsidRDefault="003211B0" w:rsidP="00F206C0">
      <w:pPr>
        <w:pStyle w:val="Code"/>
        <w:rPr>
          <w:highlight w:val="white"/>
          <w:lang w:val="en-GB"/>
        </w:rPr>
      </w:pPr>
    </w:p>
    <w:p w14:paraId="35C9A61D" w14:textId="77777777" w:rsidR="003211B0" w:rsidRPr="00D822A3" w:rsidRDefault="003211B0" w:rsidP="00F206C0">
      <w:pPr>
        <w:pStyle w:val="Code"/>
        <w:rPr>
          <w:highlight w:val="white"/>
          <w:lang w:val="en-GB"/>
        </w:rPr>
      </w:pPr>
      <w:r w:rsidRPr="00D822A3">
        <w:rPr>
          <w:highlight w:val="white"/>
          <w:lang w:val="en-GB"/>
        </w:rPr>
        <w:t xml:space="preserve">      int year;</w:t>
      </w:r>
    </w:p>
    <w:p w14:paraId="13F682C6" w14:textId="77777777" w:rsidR="003211B0" w:rsidRPr="00D822A3" w:rsidRDefault="003211B0" w:rsidP="00F206C0">
      <w:pPr>
        <w:pStyle w:val="Code"/>
        <w:rPr>
          <w:highlight w:val="white"/>
          <w:lang w:val="en-GB"/>
        </w:rPr>
      </w:pPr>
      <w:r w:rsidRPr="00D822A3">
        <w:rPr>
          <w:highlight w:val="white"/>
          <w:lang w:val="en-GB"/>
        </w:rPr>
        <w:t xml:space="preserve">      BOOL leapYear;</w:t>
      </w:r>
    </w:p>
    <w:p w14:paraId="7303B068" w14:textId="77777777" w:rsidR="003211B0" w:rsidRPr="00D822A3" w:rsidRDefault="003211B0" w:rsidP="00F206C0">
      <w:pPr>
        <w:pStyle w:val="Code"/>
        <w:rPr>
          <w:highlight w:val="white"/>
          <w:lang w:val="en-GB"/>
        </w:rPr>
      </w:pPr>
      <w:r w:rsidRPr="00D822A3">
        <w:rPr>
          <w:highlight w:val="white"/>
          <w:lang w:val="en-GB"/>
        </w:rPr>
        <w:t xml:space="preserve">      for (year = 69;; ++year) {</w:t>
      </w:r>
    </w:p>
    <w:p w14:paraId="6F9374BF" w14:textId="77777777" w:rsidR="003211B0" w:rsidRPr="00D822A3" w:rsidRDefault="003211B0" w:rsidP="00F206C0">
      <w:pPr>
        <w:pStyle w:val="Code"/>
        <w:rPr>
          <w:highlight w:val="white"/>
          <w:lang w:val="en-GB"/>
        </w:rPr>
      </w:pPr>
      <w:r w:rsidRPr="00D822A3">
        <w:rPr>
          <w:highlight w:val="white"/>
          <w:lang w:val="en-GB"/>
        </w:rPr>
        <w:t xml:space="preserve">        leapYear = ((year % 4) == 0);</w:t>
      </w:r>
    </w:p>
    <w:p w14:paraId="06F2C40B" w14:textId="77777777" w:rsidR="003211B0" w:rsidRPr="00D822A3" w:rsidRDefault="003211B0" w:rsidP="00F206C0">
      <w:pPr>
        <w:pStyle w:val="Code"/>
        <w:rPr>
          <w:highlight w:val="white"/>
          <w:lang w:val="en-GB"/>
        </w:rPr>
      </w:pPr>
      <w:r w:rsidRPr="00D822A3">
        <w:rPr>
          <w:highlight w:val="white"/>
          <w:lang w:val="en-GB"/>
        </w:rPr>
        <w:t xml:space="preserve">        int yearDays = leapYear ? 366 : 365;</w:t>
      </w:r>
    </w:p>
    <w:p w14:paraId="7B28F4A5" w14:textId="77777777" w:rsidR="003211B0" w:rsidRPr="00D822A3" w:rsidRDefault="003211B0" w:rsidP="00F206C0">
      <w:pPr>
        <w:pStyle w:val="Code"/>
        <w:rPr>
          <w:highlight w:val="white"/>
          <w:lang w:val="en-GB"/>
        </w:rPr>
      </w:pPr>
    </w:p>
    <w:p w14:paraId="6D3E50A7" w14:textId="77777777" w:rsidR="003211B0" w:rsidRPr="00D822A3" w:rsidRDefault="003211B0" w:rsidP="00F206C0">
      <w:pPr>
        <w:pStyle w:val="Code"/>
        <w:rPr>
          <w:highlight w:val="white"/>
          <w:lang w:val="en-GB"/>
        </w:rPr>
      </w:pPr>
      <w:r w:rsidRPr="00D822A3">
        <w:rPr>
          <w:highlight w:val="white"/>
          <w:lang w:val="en-GB"/>
        </w:rPr>
        <w:t xml:space="preserve">        if (totalDays &gt;= yearDays) {</w:t>
      </w:r>
    </w:p>
    <w:p w14:paraId="0AA91A78" w14:textId="77777777" w:rsidR="003211B0" w:rsidRPr="00D822A3" w:rsidRDefault="003211B0" w:rsidP="00F206C0">
      <w:pPr>
        <w:pStyle w:val="Code"/>
        <w:rPr>
          <w:highlight w:val="white"/>
          <w:lang w:val="en-GB"/>
        </w:rPr>
      </w:pPr>
      <w:r w:rsidRPr="00D822A3">
        <w:rPr>
          <w:highlight w:val="white"/>
          <w:lang w:val="en-GB"/>
        </w:rPr>
        <w:t xml:space="preserve">          totalDays -= yearDays;</w:t>
      </w:r>
    </w:p>
    <w:p w14:paraId="1469348E" w14:textId="77777777" w:rsidR="003211B0" w:rsidRPr="00D822A3" w:rsidRDefault="003211B0" w:rsidP="00F206C0">
      <w:pPr>
        <w:pStyle w:val="Code"/>
        <w:rPr>
          <w:highlight w:val="white"/>
          <w:lang w:val="en-GB"/>
        </w:rPr>
      </w:pPr>
      <w:r w:rsidRPr="00D822A3">
        <w:rPr>
          <w:highlight w:val="white"/>
          <w:lang w:val="en-GB"/>
        </w:rPr>
        <w:t xml:space="preserve">        }</w:t>
      </w:r>
    </w:p>
    <w:p w14:paraId="2311DF97" w14:textId="77777777" w:rsidR="003211B0" w:rsidRPr="00D822A3" w:rsidRDefault="003211B0" w:rsidP="00F206C0">
      <w:pPr>
        <w:pStyle w:val="Code"/>
        <w:rPr>
          <w:highlight w:val="white"/>
          <w:lang w:val="en-GB"/>
        </w:rPr>
      </w:pPr>
      <w:r w:rsidRPr="00D822A3">
        <w:rPr>
          <w:highlight w:val="white"/>
          <w:lang w:val="en-GB"/>
        </w:rPr>
        <w:t xml:space="preserve">        else {</w:t>
      </w:r>
    </w:p>
    <w:p w14:paraId="7FBB5993" w14:textId="77777777" w:rsidR="003211B0" w:rsidRPr="00D822A3" w:rsidRDefault="003211B0" w:rsidP="00F206C0">
      <w:pPr>
        <w:pStyle w:val="Code"/>
        <w:rPr>
          <w:highlight w:val="white"/>
          <w:lang w:val="en-GB"/>
        </w:rPr>
      </w:pPr>
      <w:r w:rsidRPr="00D822A3">
        <w:rPr>
          <w:highlight w:val="white"/>
          <w:lang w:val="en-GB"/>
        </w:rPr>
        <w:t xml:space="preserve">          break;</w:t>
      </w:r>
    </w:p>
    <w:p w14:paraId="516865AC" w14:textId="77777777" w:rsidR="003211B0" w:rsidRPr="00D822A3" w:rsidRDefault="003211B0" w:rsidP="00F206C0">
      <w:pPr>
        <w:pStyle w:val="Code"/>
        <w:rPr>
          <w:highlight w:val="white"/>
          <w:lang w:val="en-GB"/>
        </w:rPr>
      </w:pPr>
      <w:r w:rsidRPr="00D822A3">
        <w:rPr>
          <w:highlight w:val="white"/>
          <w:lang w:val="en-GB"/>
        </w:rPr>
        <w:t xml:space="preserve">        }</w:t>
      </w:r>
    </w:p>
    <w:p w14:paraId="2D114855" w14:textId="77777777" w:rsidR="003211B0" w:rsidRPr="00D822A3" w:rsidRDefault="003211B0" w:rsidP="00F206C0">
      <w:pPr>
        <w:pStyle w:val="Code"/>
        <w:rPr>
          <w:highlight w:val="white"/>
          <w:lang w:val="en-GB"/>
        </w:rPr>
      </w:pPr>
      <w:r w:rsidRPr="00D822A3">
        <w:rPr>
          <w:highlight w:val="white"/>
          <w:lang w:val="en-GB"/>
        </w:rPr>
        <w:t xml:space="preserve">      }</w:t>
      </w:r>
    </w:p>
    <w:p w14:paraId="0B10BE59" w14:textId="77777777" w:rsidR="003211B0" w:rsidRPr="00D822A3" w:rsidRDefault="003211B0" w:rsidP="00F206C0">
      <w:pPr>
        <w:pStyle w:val="Code"/>
        <w:rPr>
          <w:highlight w:val="white"/>
          <w:lang w:val="en-GB"/>
        </w:rPr>
      </w:pPr>
    </w:p>
    <w:p w14:paraId="1C630B2A" w14:textId="77777777" w:rsidR="003211B0" w:rsidRPr="00D822A3" w:rsidRDefault="003211B0" w:rsidP="00F206C0">
      <w:pPr>
        <w:pStyle w:val="Code"/>
        <w:rPr>
          <w:highlight w:val="white"/>
          <w:lang w:val="en-GB"/>
        </w:rPr>
      </w:pPr>
      <w:r w:rsidRPr="00D822A3">
        <w:rPr>
          <w:highlight w:val="white"/>
          <w:lang w:val="en-GB"/>
        </w:rPr>
        <w:t xml:space="preserve">      g_timeStruct.tm_year = year;</w:t>
      </w:r>
    </w:p>
    <w:p w14:paraId="1EB011E4"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86257C5" w14:textId="0BB61D43" w:rsidR="004E3C42" w:rsidRPr="00D822A3" w:rsidRDefault="003211B0" w:rsidP="00F206C0">
      <w:pPr>
        <w:pStyle w:val="Code"/>
        <w:rPr>
          <w:highlight w:val="white"/>
          <w:lang w:val="en-GB"/>
        </w:rPr>
      </w:pPr>
      <w:r w:rsidRPr="00D822A3">
        <w:rPr>
          <w:highlight w:val="white"/>
          <w:lang w:val="en-GB"/>
        </w:rPr>
        <w:t xml:space="preserve">      int month, months[12] = {31, leapYear ? 29 : 28, 31, 30, 31, 30,</w:t>
      </w:r>
    </w:p>
    <w:p w14:paraId="63AB242E" w14:textId="1DF06E6C" w:rsidR="003211B0" w:rsidRPr="00D822A3" w:rsidRDefault="004E3C42" w:rsidP="00F206C0">
      <w:pPr>
        <w:pStyle w:val="Code"/>
        <w:rPr>
          <w:highlight w:val="white"/>
          <w:lang w:val="en-GB"/>
        </w:rPr>
      </w:pPr>
      <w:r w:rsidRPr="00D822A3">
        <w:rPr>
          <w:highlight w:val="white"/>
          <w:lang w:val="en-GB"/>
        </w:rPr>
        <w:t xml:space="preserve">                               31, 31, 30, 31, 30, 31</w:t>
      </w:r>
      <w:r w:rsidR="003211B0" w:rsidRPr="00D822A3">
        <w:rPr>
          <w:highlight w:val="white"/>
          <w:lang w:val="en-GB"/>
        </w:rPr>
        <w:t>};</w:t>
      </w:r>
    </w:p>
    <w:p w14:paraId="3797D613" w14:textId="77777777" w:rsidR="003211B0" w:rsidRPr="00D822A3" w:rsidRDefault="003211B0" w:rsidP="00F206C0">
      <w:pPr>
        <w:pStyle w:val="Code"/>
        <w:rPr>
          <w:highlight w:val="white"/>
          <w:lang w:val="en-GB"/>
        </w:rPr>
      </w:pPr>
      <w:r w:rsidRPr="00D822A3">
        <w:rPr>
          <w:highlight w:val="white"/>
          <w:lang w:val="en-GB"/>
        </w:rPr>
        <w:t xml:space="preserve">      </w:t>
      </w:r>
    </w:p>
    <w:p w14:paraId="56FC56D1" w14:textId="77777777" w:rsidR="003211B0" w:rsidRPr="00D822A3" w:rsidRDefault="003211B0" w:rsidP="00F206C0">
      <w:pPr>
        <w:pStyle w:val="Code"/>
        <w:rPr>
          <w:highlight w:val="white"/>
          <w:lang w:val="en-GB"/>
        </w:rPr>
      </w:pPr>
      <w:r w:rsidRPr="00D822A3">
        <w:rPr>
          <w:highlight w:val="white"/>
          <w:lang w:val="en-GB"/>
        </w:rPr>
        <w:t xml:space="preserve">      for (month = 0; month &lt; 12; ++month) {</w:t>
      </w:r>
    </w:p>
    <w:p w14:paraId="20A57928" w14:textId="77777777" w:rsidR="003211B0" w:rsidRPr="00D822A3" w:rsidRDefault="003211B0" w:rsidP="00F206C0">
      <w:pPr>
        <w:pStyle w:val="Code"/>
        <w:rPr>
          <w:highlight w:val="white"/>
          <w:lang w:val="en-GB"/>
        </w:rPr>
      </w:pPr>
      <w:r w:rsidRPr="00D822A3">
        <w:rPr>
          <w:highlight w:val="white"/>
          <w:lang w:val="en-GB"/>
        </w:rPr>
        <w:t xml:space="preserve">        if (totalDays &gt;= months[month]) {</w:t>
      </w:r>
    </w:p>
    <w:p w14:paraId="0725B625" w14:textId="77777777" w:rsidR="003211B0" w:rsidRPr="00D822A3" w:rsidRDefault="003211B0" w:rsidP="00F206C0">
      <w:pPr>
        <w:pStyle w:val="Code"/>
        <w:rPr>
          <w:highlight w:val="white"/>
          <w:lang w:val="en-GB"/>
        </w:rPr>
      </w:pPr>
      <w:r w:rsidRPr="00D822A3">
        <w:rPr>
          <w:highlight w:val="white"/>
          <w:lang w:val="en-GB"/>
        </w:rPr>
        <w:t xml:space="preserve">          totalDays -= months[month];          </w:t>
      </w:r>
    </w:p>
    <w:p w14:paraId="4CC96F46" w14:textId="77777777" w:rsidR="003211B0" w:rsidRPr="00D822A3" w:rsidRDefault="003211B0" w:rsidP="00F206C0">
      <w:pPr>
        <w:pStyle w:val="Code"/>
        <w:rPr>
          <w:highlight w:val="white"/>
          <w:lang w:val="en-GB"/>
        </w:rPr>
      </w:pPr>
      <w:r w:rsidRPr="00D822A3">
        <w:rPr>
          <w:highlight w:val="white"/>
          <w:lang w:val="en-GB"/>
        </w:rPr>
        <w:t xml:space="preserve">        }</w:t>
      </w:r>
    </w:p>
    <w:p w14:paraId="66BEB55B" w14:textId="77777777" w:rsidR="003211B0" w:rsidRPr="00D822A3" w:rsidRDefault="003211B0" w:rsidP="00F206C0">
      <w:pPr>
        <w:pStyle w:val="Code"/>
        <w:rPr>
          <w:highlight w:val="white"/>
          <w:lang w:val="en-GB"/>
        </w:rPr>
      </w:pPr>
      <w:r w:rsidRPr="00D822A3">
        <w:rPr>
          <w:highlight w:val="white"/>
          <w:lang w:val="en-GB"/>
        </w:rPr>
        <w:t xml:space="preserve">        else {</w:t>
      </w:r>
    </w:p>
    <w:p w14:paraId="3D405799" w14:textId="77777777" w:rsidR="003211B0" w:rsidRPr="00D822A3" w:rsidRDefault="003211B0" w:rsidP="00F206C0">
      <w:pPr>
        <w:pStyle w:val="Code"/>
        <w:rPr>
          <w:highlight w:val="white"/>
          <w:lang w:val="en-GB"/>
        </w:rPr>
      </w:pPr>
      <w:r w:rsidRPr="00D822A3">
        <w:rPr>
          <w:highlight w:val="white"/>
          <w:lang w:val="en-GB"/>
        </w:rPr>
        <w:t xml:space="preserve">          break;</w:t>
      </w:r>
    </w:p>
    <w:p w14:paraId="686D65DE" w14:textId="77777777" w:rsidR="003211B0" w:rsidRPr="00D822A3" w:rsidRDefault="003211B0" w:rsidP="00F206C0">
      <w:pPr>
        <w:pStyle w:val="Code"/>
        <w:rPr>
          <w:highlight w:val="white"/>
          <w:lang w:val="en-GB"/>
        </w:rPr>
      </w:pPr>
      <w:r w:rsidRPr="00D822A3">
        <w:rPr>
          <w:highlight w:val="white"/>
          <w:lang w:val="en-GB"/>
        </w:rPr>
        <w:t xml:space="preserve">        }</w:t>
      </w:r>
    </w:p>
    <w:p w14:paraId="47E9D4F5" w14:textId="77777777" w:rsidR="003211B0" w:rsidRPr="00D822A3" w:rsidRDefault="003211B0" w:rsidP="00F206C0">
      <w:pPr>
        <w:pStyle w:val="Code"/>
        <w:rPr>
          <w:highlight w:val="white"/>
          <w:lang w:val="en-GB"/>
        </w:rPr>
      </w:pPr>
      <w:r w:rsidRPr="00D822A3">
        <w:rPr>
          <w:highlight w:val="white"/>
          <w:lang w:val="en-GB"/>
        </w:rPr>
        <w:t xml:space="preserve">      }</w:t>
      </w:r>
    </w:p>
    <w:p w14:paraId="709B96A3" w14:textId="77777777" w:rsidR="003211B0" w:rsidRPr="00D822A3" w:rsidRDefault="003211B0" w:rsidP="00F206C0">
      <w:pPr>
        <w:pStyle w:val="Code"/>
        <w:rPr>
          <w:highlight w:val="white"/>
          <w:lang w:val="en-GB"/>
        </w:rPr>
      </w:pPr>
    </w:p>
    <w:p w14:paraId="1BEEF10A" w14:textId="77777777" w:rsidR="003211B0" w:rsidRPr="00D822A3" w:rsidRDefault="003211B0" w:rsidP="00F206C0">
      <w:pPr>
        <w:pStyle w:val="Code"/>
        <w:rPr>
          <w:highlight w:val="white"/>
          <w:lang w:val="en-GB"/>
        </w:rPr>
      </w:pPr>
      <w:r w:rsidRPr="00D822A3">
        <w:rPr>
          <w:highlight w:val="white"/>
          <w:lang w:val="en-GB"/>
        </w:rPr>
        <w:t xml:space="preserve">      g_timeStruct.tm_mon = month;</w:t>
      </w:r>
    </w:p>
    <w:p w14:paraId="38A1CFFE" w14:textId="77777777" w:rsidR="003211B0" w:rsidRPr="00D822A3" w:rsidRDefault="003211B0" w:rsidP="00F206C0">
      <w:pPr>
        <w:pStyle w:val="Code"/>
        <w:rPr>
          <w:highlight w:val="white"/>
          <w:lang w:val="en-GB"/>
        </w:rPr>
      </w:pPr>
      <w:r w:rsidRPr="00D822A3">
        <w:rPr>
          <w:highlight w:val="white"/>
          <w:lang w:val="en-GB"/>
        </w:rPr>
        <w:t xml:space="preserve">      g_timeStruct.tm_mday = totalDays + 1;</w:t>
      </w:r>
    </w:p>
    <w:p w14:paraId="32B5286E" w14:textId="77777777" w:rsidR="003211B0" w:rsidRPr="00D822A3" w:rsidRDefault="003211B0" w:rsidP="00F206C0">
      <w:pPr>
        <w:pStyle w:val="Code"/>
        <w:rPr>
          <w:highlight w:val="white"/>
          <w:lang w:val="en-GB"/>
        </w:rPr>
      </w:pPr>
      <w:r w:rsidRPr="00D822A3">
        <w:rPr>
          <w:highlight w:val="white"/>
          <w:lang w:val="en-GB"/>
        </w:rPr>
        <w:t xml:space="preserve">    }</w:t>
      </w:r>
    </w:p>
    <w:p w14:paraId="6ADCBFAD" w14:textId="77777777" w:rsidR="003211B0" w:rsidRPr="00D822A3" w:rsidRDefault="003211B0" w:rsidP="00F206C0">
      <w:pPr>
        <w:pStyle w:val="Code"/>
        <w:rPr>
          <w:highlight w:val="white"/>
          <w:lang w:val="en-GB"/>
        </w:rPr>
      </w:pPr>
    </w:p>
    <w:p w14:paraId="31B24722"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37E6C718"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3600lu);</w:t>
      </w:r>
    </w:p>
    <w:p w14:paraId="2B70ABBA"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3600lu) / 60lu);</w:t>
      </w:r>
    </w:p>
    <w:p w14:paraId="1C78C767"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6086832C" w14:textId="77777777" w:rsidR="003211B0" w:rsidRPr="00D822A3" w:rsidRDefault="003211B0" w:rsidP="00F206C0">
      <w:pPr>
        <w:pStyle w:val="Code"/>
        <w:rPr>
          <w:highlight w:val="white"/>
          <w:lang w:val="en-GB"/>
        </w:rPr>
      </w:pPr>
      <w:r w:rsidRPr="00D822A3">
        <w:rPr>
          <w:highlight w:val="white"/>
          <w:lang w:val="en-GB"/>
        </w:rPr>
        <w:t xml:space="preserve">    }</w:t>
      </w:r>
    </w:p>
    <w:p w14:paraId="23631723" w14:textId="77777777" w:rsidR="003211B0" w:rsidRPr="00D822A3" w:rsidRDefault="003211B0" w:rsidP="00F206C0">
      <w:pPr>
        <w:pStyle w:val="Code"/>
        <w:rPr>
          <w:highlight w:val="white"/>
          <w:lang w:val="en-GB"/>
        </w:rPr>
      </w:pPr>
    </w:p>
    <w:p w14:paraId="05DA1674"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1A9C1771" w14:textId="77777777" w:rsidR="003211B0" w:rsidRPr="00D822A3" w:rsidRDefault="003211B0" w:rsidP="00F206C0">
      <w:pPr>
        <w:pStyle w:val="Code"/>
        <w:rPr>
          <w:highlight w:val="white"/>
          <w:lang w:val="en-GB"/>
        </w:rPr>
      </w:pPr>
      <w:r w:rsidRPr="00D822A3">
        <w:rPr>
          <w:highlight w:val="white"/>
          <w:lang w:val="en-GB"/>
        </w:rPr>
        <w:t xml:space="preserve">  }</w:t>
      </w:r>
    </w:p>
    <w:p w14:paraId="713BFF79" w14:textId="77777777" w:rsidR="003211B0" w:rsidRPr="00D822A3" w:rsidRDefault="003211B0" w:rsidP="00F206C0">
      <w:pPr>
        <w:pStyle w:val="Code"/>
        <w:rPr>
          <w:highlight w:val="white"/>
          <w:lang w:val="en-GB"/>
        </w:rPr>
      </w:pPr>
    </w:p>
    <w:p w14:paraId="25C4B25B" w14:textId="77777777" w:rsidR="003211B0" w:rsidRPr="00D822A3" w:rsidRDefault="003211B0" w:rsidP="00F206C0">
      <w:pPr>
        <w:pStyle w:val="Code"/>
        <w:rPr>
          <w:highlight w:val="white"/>
          <w:lang w:val="en-GB"/>
        </w:rPr>
      </w:pPr>
      <w:r w:rsidRPr="00D822A3">
        <w:rPr>
          <w:highlight w:val="white"/>
          <w:lang w:val="en-GB"/>
        </w:rPr>
        <w:t xml:space="preserve">  return NULL;</w:t>
      </w:r>
    </w:p>
    <w:p w14:paraId="05FB0808" w14:textId="77777777" w:rsidR="003211B0" w:rsidRPr="00D822A3" w:rsidRDefault="003211B0" w:rsidP="00F206C0">
      <w:pPr>
        <w:pStyle w:val="Code"/>
        <w:rPr>
          <w:highlight w:val="white"/>
          <w:lang w:val="en-GB"/>
        </w:rPr>
      </w:pPr>
      <w:r w:rsidRPr="00D822A3">
        <w:rPr>
          <w:highlight w:val="white"/>
          <w:lang w:val="en-GB"/>
        </w:rPr>
        <w:t>}</w:t>
      </w:r>
    </w:p>
    <w:p w14:paraId="0130C7B5" w14:textId="77777777" w:rsidR="003211B0" w:rsidRPr="00D822A3" w:rsidRDefault="003211B0" w:rsidP="00F206C0">
      <w:pPr>
        <w:pStyle w:val="Code"/>
        <w:rPr>
          <w:highlight w:val="white"/>
          <w:lang w:val="en-GB"/>
        </w:rPr>
      </w:pPr>
    </w:p>
    <w:p w14:paraId="476A1508" w14:textId="77777777" w:rsidR="003211B0" w:rsidRPr="00D822A3" w:rsidRDefault="003211B0" w:rsidP="00F206C0">
      <w:pPr>
        <w:pStyle w:val="Code"/>
        <w:rPr>
          <w:highlight w:val="white"/>
          <w:lang w:val="en-GB"/>
        </w:rPr>
      </w:pPr>
      <w:r w:rsidRPr="00D822A3">
        <w:rPr>
          <w:highlight w:val="white"/>
          <w:lang w:val="en-GB"/>
        </w:rPr>
        <w:t>double difftime(time_t time1, time_t time2) {</w:t>
      </w:r>
    </w:p>
    <w:p w14:paraId="4BB5B6FB" w14:textId="77777777" w:rsidR="003211B0" w:rsidRPr="00D822A3" w:rsidRDefault="003211B0" w:rsidP="00F206C0">
      <w:pPr>
        <w:pStyle w:val="Code"/>
        <w:rPr>
          <w:highlight w:val="white"/>
          <w:lang w:val="en-GB"/>
        </w:rPr>
      </w:pPr>
      <w:r w:rsidRPr="00D822A3">
        <w:rPr>
          <w:highlight w:val="white"/>
          <w:lang w:val="en-GB"/>
        </w:rPr>
        <w:t xml:space="preserve">  long totalSeconds1 = (time1 &amp;0x7FFFFFFF),</w:t>
      </w:r>
    </w:p>
    <w:p w14:paraId="15399DA4" w14:textId="77777777" w:rsidR="003211B0" w:rsidRPr="00D822A3" w:rsidRDefault="003211B0" w:rsidP="00F206C0">
      <w:pPr>
        <w:pStyle w:val="Code"/>
        <w:rPr>
          <w:highlight w:val="white"/>
          <w:lang w:val="en-GB"/>
        </w:rPr>
      </w:pPr>
      <w:r w:rsidRPr="00D822A3">
        <w:rPr>
          <w:highlight w:val="white"/>
          <w:lang w:val="en-GB"/>
        </w:rPr>
        <w:t xml:space="preserve">       totalSeconds2 = (time2 &amp;0x7FFFFFFF);</w:t>
      </w:r>
    </w:p>
    <w:p w14:paraId="5E6169FA" w14:textId="77777777" w:rsidR="003211B0" w:rsidRPr="00D822A3" w:rsidRDefault="003211B0" w:rsidP="00F206C0">
      <w:pPr>
        <w:pStyle w:val="Code"/>
        <w:rPr>
          <w:highlight w:val="white"/>
          <w:lang w:val="en-GB"/>
        </w:rPr>
      </w:pPr>
      <w:r w:rsidRPr="00D822A3">
        <w:rPr>
          <w:highlight w:val="white"/>
          <w:lang w:val="en-GB"/>
        </w:rPr>
        <w:t xml:space="preserve">  return (double) (totalSeconds2 - totalSeconds1);</w:t>
      </w:r>
    </w:p>
    <w:p w14:paraId="5A2B8E02" w14:textId="77777777" w:rsidR="003211B0" w:rsidRPr="00D822A3" w:rsidRDefault="003211B0" w:rsidP="00F206C0">
      <w:pPr>
        <w:pStyle w:val="Code"/>
        <w:rPr>
          <w:highlight w:val="white"/>
          <w:lang w:val="en-GB"/>
        </w:rPr>
      </w:pPr>
      <w:r w:rsidRPr="00D822A3">
        <w:rPr>
          <w:highlight w:val="white"/>
          <w:lang w:val="en-GB"/>
        </w:rPr>
        <w:t>}</w:t>
      </w:r>
    </w:p>
    <w:p w14:paraId="517B0D9A" w14:textId="77777777" w:rsidR="003211B0" w:rsidRPr="00D822A3" w:rsidRDefault="003211B0" w:rsidP="00F206C0">
      <w:pPr>
        <w:pStyle w:val="Code"/>
        <w:rPr>
          <w:highlight w:val="white"/>
          <w:lang w:val="en-GB"/>
        </w:rPr>
      </w:pPr>
    </w:p>
    <w:p w14:paraId="78C5B04C" w14:textId="77777777" w:rsidR="003211B0" w:rsidRPr="00D822A3" w:rsidRDefault="003211B0" w:rsidP="00F206C0">
      <w:pPr>
        <w:pStyle w:val="Code"/>
        <w:rPr>
          <w:highlight w:val="white"/>
          <w:lang w:val="en-GB"/>
        </w:rPr>
      </w:pPr>
      <w:r w:rsidRPr="00D822A3">
        <w:rPr>
          <w:highlight w:val="white"/>
          <w:lang w:val="en-GB"/>
        </w:rPr>
        <w:t>static char g_timeString[256];</w:t>
      </w:r>
    </w:p>
    <w:p w14:paraId="53094E44" w14:textId="77777777" w:rsidR="003211B0" w:rsidRPr="00D822A3" w:rsidRDefault="003211B0" w:rsidP="00F206C0">
      <w:pPr>
        <w:pStyle w:val="Code"/>
        <w:rPr>
          <w:highlight w:val="white"/>
          <w:lang w:val="en-GB"/>
        </w:rPr>
      </w:pPr>
    </w:p>
    <w:p w14:paraId="4DB3424B" w14:textId="77777777" w:rsidR="00C35669" w:rsidRPr="00D822A3" w:rsidRDefault="003211B0" w:rsidP="00F206C0">
      <w:pPr>
        <w:pStyle w:val="Code"/>
        <w:rPr>
          <w:highlight w:val="white"/>
          <w:lang w:val="en-GB"/>
        </w:rPr>
      </w:pPr>
      <w:r w:rsidRPr="00D822A3">
        <w:rPr>
          <w:highlight w:val="white"/>
          <w:lang w:val="en-GB"/>
        </w:rPr>
        <w:t>static char* g_defaultShortDayList[] =</w:t>
      </w:r>
    </w:p>
    <w:p w14:paraId="270C6DE2" w14:textId="35A930AB"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{"Sun", "Mon", "Tue", "Wed", "Thu", "Fri", "Sat"};</w:t>
      </w:r>
    </w:p>
    <w:p w14:paraId="0F7544A1" w14:textId="77777777" w:rsidR="00C35669" w:rsidRPr="00D822A3" w:rsidRDefault="003211B0" w:rsidP="00F206C0">
      <w:pPr>
        <w:pStyle w:val="Code"/>
        <w:rPr>
          <w:highlight w:val="white"/>
          <w:lang w:val="en-GB"/>
        </w:rPr>
      </w:pPr>
      <w:r w:rsidRPr="00D822A3">
        <w:rPr>
          <w:highlight w:val="white"/>
          <w:lang w:val="en-GB"/>
        </w:rPr>
        <w:t>static char* g_defaultLongDayList[] = {"Sunday", "Monday", "Tuesday",</w:t>
      </w:r>
    </w:p>
    <w:p w14:paraId="22E02F26" w14:textId="3C6E7735"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"Wednesday", "Thursday", "Friday", "Saturday"};</w:t>
      </w:r>
    </w:p>
    <w:p w14:paraId="0D7D998D" w14:textId="77777777" w:rsidR="003211B0" w:rsidRPr="00D822A3" w:rsidRDefault="003211B0" w:rsidP="00F206C0">
      <w:pPr>
        <w:pStyle w:val="Code"/>
        <w:rPr>
          <w:highlight w:val="white"/>
          <w:lang w:val="en-GB"/>
        </w:rPr>
      </w:pPr>
    </w:p>
    <w:p w14:paraId="2570C7D7" w14:textId="77777777" w:rsidR="00A005AD" w:rsidRPr="00D822A3" w:rsidRDefault="003211B0" w:rsidP="00F206C0">
      <w:pPr>
        <w:pStyle w:val="Code"/>
        <w:rPr>
          <w:highlight w:val="white"/>
          <w:lang w:val="en-GB"/>
        </w:rPr>
      </w:pPr>
      <w:r w:rsidRPr="00D822A3">
        <w:rPr>
          <w:highlight w:val="white"/>
          <w:lang w:val="en-GB"/>
        </w:rPr>
        <w:t>static char* g_defaultShortMonthList[] = {"Jan", "Feb", "Mar", "Apr", "May",</w:t>
      </w:r>
    </w:p>
    <w:p w14:paraId="26787A69" w14:textId="27504222" w:rsidR="003211B0" w:rsidRPr="00D822A3" w:rsidRDefault="00A005A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"Jun", "Jul", "Aug", "Sep", "Oct", "Nov", "Dec"};</w:t>
      </w:r>
    </w:p>
    <w:p w14:paraId="2BCEEB26" w14:textId="77777777" w:rsidR="00196877" w:rsidRPr="00D822A3" w:rsidRDefault="003211B0" w:rsidP="00F206C0">
      <w:pPr>
        <w:pStyle w:val="Code"/>
        <w:rPr>
          <w:highlight w:val="white"/>
          <w:lang w:val="en-GB"/>
        </w:rPr>
      </w:pPr>
      <w:r w:rsidRPr="00D822A3">
        <w:rPr>
          <w:highlight w:val="white"/>
          <w:lang w:val="en-GB"/>
        </w:rPr>
        <w:t>static char* g_defaultLongMonthList[] = {"January", "February", "March",</w:t>
      </w:r>
    </w:p>
    <w:p w14:paraId="1D88E1AF" w14:textId="77777777" w:rsidR="00196877"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"April", "May", "June", "July", "August",</w:t>
      </w:r>
    </w:p>
    <w:p w14:paraId="76FCCCDB" w14:textId="381947CE" w:rsidR="003211B0"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"September", "October", "November", "December"};</w:t>
      </w:r>
    </w:p>
    <w:p w14:paraId="5B4BEF09" w14:textId="77777777" w:rsidR="003211B0" w:rsidRPr="00D822A3" w:rsidRDefault="003211B0" w:rsidP="00F206C0">
      <w:pPr>
        <w:pStyle w:val="Code"/>
        <w:rPr>
          <w:highlight w:val="white"/>
          <w:lang w:val="en-GB"/>
        </w:rPr>
      </w:pPr>
    </w:p>
    <w:p w14:paraId="0B1E0151" w14:textId="77777777" w:rsidR="003211B0" w:rsidRPr="00D822A3" w:rsidRDefault="003211B0" w:rsidP="00F206C0">
      <w:pPr>
        <w:pStyle w:val="Code"/>
        <w:rPr>
          <w:highlight w:val="white"/>
          <w:lang w:val="en-GB"/>
        </w:rPr>
      </w:pPr>
      <w:r w:rsidRPr="00D822A3">
        <w:rPr>
          <w:highlight w:val="white"/>
          <w:lang w:val="en-GB"/>
        </w:rPr>
        <w:t>void default_test() {</w:t>
      </w:r>
    </w:p>
    <w:p w14:paraId="19253A20" w14:textId="77777777" w:rsidR="003211B0" w:rsidRPr="00D822A3" w:rsidRDefault="003211B0" w:rsidP="00F206C0">
      <w:pPr>
        <w:pStyle w:val="Code"/>
        <w:rPr>
          <w:highlight w:val="white"/>
          <w:lang w:val="en-GB"/>
        </w:rPr>
      </w:pPr>
      <w:r w:rsidRPr="00D822A3">
        <w:rPr>
          <w:highlight w:val="white"/>
          <w:lang w:val="en-GB"/>
        </w:rPr>
        <w:t xml:space="preserve">  printf("&lt;%p&gt;", g_defaultShortDayList);</w:t>
      </w:r>
    </w:p>
    <w:p w14:paraId="44338BDB" w14:textId="77777777" w:rsidR="003211B0" w:rsidRPr="00D822A3" w:rsidRDefault="003211B0" w:rsidP="00F206C0">
      <w:pPr>
        <w:pStyle w:val="Code"/>
        <w:rPr>
          <w:highlight w:val="white"/>
          <w:lang w:val="en-GB"/>
        </w:rPr>
      </w:pPr>
      <w:r w:rsidRPr="00D822A3">
        <w:rPr>
          <w:highlight w:val="white"/>
          <w:lang w:val="en-GB"/>
        </w:rPr>
        <w:t xml:space="preserve">  printf("&lt;%s&gt;", g_defaultShortDayList[1]);</w:t>
      </w:r>
    </w:p>
    <w:p w14:paraId="08892D2C" w14:textId="77777777" w:rsidR="003211B0" w:rsidRPr="00D822A3" w:rsidRDefault="003211B0" w:rsidP="00F206C0">
      <w:pPr>
        <w:pStyle w:val="Code"/>
        <w:rPr>
          <w:highlight w:val="white"/>
          <w:lang w:val="en-GB"/>
        </w:rPr>
      </w:pPr>
      <w:r w:rsidRPr="00D822A3">
        <w:rPr>
          <w:highlight w:val="white"/>
          <w:lang w:val="en-GB"/>
        </w:rPr>
        <w:t>}</w:t>
      </w:r>
    </w:p>
    <w:p w14:paraId="1196B7F2" w14:textId="77777777" w:rsidR="003211B0" w:rsidRPr="00D822A3" w:rsidRDefault="003211B0" w:rsidP="00F206C0">
      <w:pPr>
        <w:pStyle w:val="Code"/>
        <w:rPr>
          <w:highlight w:val="white"/>
          <w:lang w:val="en-GB"/>
        </w:rPr>
      </w:pPr>
    </w:p>
    <w:p w14:paraId="5E1B72EA" w14:textId="77777777" w:rsidR="003211B0" w:rsidRPr="00D822A3" w:rsidRDefault="003211B0" w:rsidP="00F206C0">
      <w:pPr>
        <w:pStyle w:val="Code"/>
        <w:rPr>
          <w:highlight w:val="white"/>
          <w:lang w:val="en-GB"/>
        </w:rPr>
      </w:pPr>
      <w:r w:rsidRPr="00D822A3">
        <w:rPr>
          <w:highlight w:val="white"/>
          <w:lang w:val="en-GB"/>
        </w:rPr>
        <w:t>char* asctime(const struct tm* tp) {</w:t>
      </w:r>
    </w:p>
    <w:p w14:paraId="5E145718" w14:textId="77777777" w:rsidR="003211B0" w:rsidRPr="00D822A3" w:rsidRDefault="003211B0" w:rsidP="00F206C0">
      <w:pPr>
        <w:pStyle w:val="Code"/>
        <w:rPr>
          <w:highlight w:val="white"/>
          <w:lang w:val="en-GB"/>
        </w:rPr>
      </w:pPr>
      <w:r w:rsidRPr="00D822A3">
        <w:rPr>
          <w:highlight w:val="white"/>
          <w:lang w:val="en-GB"/>
        </w:rPr>
        <w:t xml:space="preserve">  struct lconv* localeConvPtr = NULL;//localeconv();</w:t>
      </w:r>
    </w:p>
    <w:p w14:paraId="512C481C" w14:textId="77777777" w:rsidR="00C536E3" w:rsidRPr="00D822A3" w:rsidRDefault="003211B0" w:rsidP="00F206C0">
      <w:pPr>
        <w:pStyle w:val="Code"/>
        <w:rPr>
          <w:highlight w:val="white"/>
          <w:lang w:val="en-GB"/>
        </w:rPr>
      </w:pPr>
      <w:r w:rsidRPr="00D822A3">
        <w:rPr>
          <w:highlight w:val="white"/>
          <w:lang w:val="en-GB"/>
        </w:rPr>
        <w:t xml:space="preserve">  char** shortDayList = (localeConvPtr != NULL) ?</w:t>
      </w:r>
    </w:p>
    <w:p w14:paraId="4D5E16A0" w14:textId="186D0C0E" w:rsidR="003211B0" w:rsidRPr="00D822A3" w:rsidRDefault="00C536E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5C1876E7" w14:textId="77777777" w:rsidR="00CD4229" w:rsidRPr="00D822A3" w:rsidRDefault="003211B0" w:rsidP="00F206C0">
      <w:pPr>
        <w:pStyle w:val="Code"/>
        <w:rPr>
          <w:highlight w:val="white"/>
          <w:lang w:val="en-GB"/>
        </w:rPr>
      </w:pPr>
      <w:r w:rsidRPr="00D822A3">
        <w:rPr>
          <w:highlight w:val="white"/>
          <w:lang w:val="en-GB"/>
        </w:rPr>
        <w:t xml:space="preserve">  char** shortMonthList = (localeConvPtr != NULL) ?</w:t>
      </w:r>
    </w:p>
    <w:p w14:paraId="2D96C8F9" w14:textId="120DA63D" w:rsidR="003211B0" w:rsidRPr="00D822A3" w:rsidRDefault="00CD422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0CA8D1ED" w14:textId="77777777" w:rsidR="003211B0" w:rsidRPr="00D822A3" w:rsidRDefault="003211B0" w:rsidP="00F206C0">
      <w:pPr>
        <w:pStyle w:val="Code"/>
        <w:rPr>
          <w:highlight w:val="white"/>
          <w:lang w:val="en-GB"/>
        </w:rPr>
      </w:pPr>
    </w:p>
    <w:p w14:paraId="33EFE79B" w14:textId="77777777" w:rsidR="00823FAC" w:rsidRPr="00D822A3" w:rsidRDefault="003211B0" w:rsidP="00F206C0">
      <w:pPr>
        <w:pStyle w:val="Code"/>
        <w:rPr>
          <w:highlight w:val="white"/>
          <w:lang w:val="en-GB"/>
        </w:rPr>
      </w:pPr>
      <w:r w:rsidRPr="00D822A3">
        <w:rPr>
          <w:highlight w:val="white"/>
          <w:lang w:val="en-GB"/>
        </w:rPr>
        <w:t xml:space="preserve">  shortDayList = (shortDayList != NULL) ? shortDayList</w:t>
      </w:r>
    </w:p>
    <w:p w14:paraId="438A1FEE" w14:textId="75B10CB2"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g_defaultShortDayList;</w:t>
      </w:r>
    </w:p>
    <w:p w14:paraId="6C74302F" w14:textId="77777777" w:rsidR="00823FAC"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24F7B518" w14:textId="5BCC07C4"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4DEB2612" w14:textId="77777777" w:rsidR="003211B0" w:rsidRPr="00D822A3" w:rsidRDefault="003211B0" w:rsidP="00F206C0">
      <w:pPr>
        <w:pStyle w:val="Code"/>
        <w:rPr>
          <w:highlight w:val="white"/>
          <w:lang w:val="en-GB"/>
        </w:rPr>
      </w:pPr>
    </w:p>
    <w:p w14:paraId="7D4190E4" w14:textId="77777777" w:rsidR="003211B0" w:rsidRPr="00D822A3" w:rsidRDefault="003211B0" w:rsidP="00F206C0">
      <w:pPr>
        <w:pStyle w:val="Code"/>
        <w:rPr>
          <w:highlight w:val="white"/>
          <w:lang w:val="en-GB"/>
        </w:rPr>
      </w:pPr>
      <w:r w:rsidRPr="00D822A3">
        <w:rPr>
          <w:highlight w:val="white"/>
          <w:lang w:val="en-GB"/>
        </w:rPr>
        <w:t xml:space="preserve">  sprintf(g_timeString, "%s %s %2i %02i:%02i:%02i %04i\n",</w:t>
      </w:r>
    </w:p>
    <w:p w14:paraId="57608106" w14:textId="77777777" w:rsidR="003211B0" w:rsidRPr="00D822A3" w:rsidRDefault="003211B0" w:rsidP="00F206C0">
      <w:pPr>
        <w:pStyle w:val="Code"/>
        <w:rPr>
          <w:highlight w:val="white"/>
          <w:lang w:val="en-GB"/>
        </w:rPr>
      </w:pPr>
      <w:r w:rsidRPr="00D822A3">
        <w:rPr>
          <w:highlight w:val="white"/>
          <w:lang w:val="en-GB"/>
        </w:rPr>
        <w:t xml:space="preserve">          shortDayList[tp-&gt;tm_wday], shortMonthList[tp-&gt;tm_mon],</w:t>
      </w:r>
    </w:p>
    <w:p w14:paraId="2C42A94F" w14:textId="77777777" w:rsidR="003211B0" w:rsidRPr="00D822A3" w:rsidRDefault="003211B0" w:rsidP="00F206C0">
      <w:pPr>
        <w:pStyle w:val="Code"/>
        <w:rPr>
          <w:highlight w:val="white"/>
          <w:lang w:val="en-GB"/>
        </w:rPr>
      </w:pPr>
      <w:r w:rsidRPr="00D822A3">
        <w:rPr>
          <w:highlight w:val="white"/>
          <w:lang w:val="en-GB"/>
        </w:rPr>
        <w:t xml:space="preserve">          tp-&gt;tm_mday, tp-&gt;tm_hour, tp-&gt;tm_min,</w:t>
      </w:r>
    </w:p>
    <w:p w14:paraId="14660548" w14:textId="77777777" w:rsidR="003211B0" w:rsidRPr="00D822A3" w:rsidRDefault="003211B0" w:rsidP="00F206C0">
      <w:pPr>
        <w:pStyle w:val="Code"/>
        <w:rPr>
          <w:highlight w:val="white"/>
          <w:lang w:val="en-GB"/>
        </w:rPr>
      </w:pPr>
      <w:r w:rsidRPr="00D822A3">
        <w:rPr>
          <w:highlight w:val="white"/>
          <w:lang w:val="en-GB"/>
        </w:rPr>
        <w:t xml:space="preserve">          tp-&gt;tm_sec, tp-&gt;tm_year + 1900);</w:t>
      </w:r>
    </w:p>
    <w:p w14:paraId="28E55CDF" w14:textId="77777777" w:rsidR="003211B0" w:rsidRPr="00D822A3" w:rsidRDefault="003211B0" w:rsidP="00F206C0">
      <w:pPr>
        <w:pStyle w:val="Code"/>
        <w:rPr>
          <w:highlight w:val="white"/>
          <w:lang w:val="en-GB"/>
        </w:rPr>
      </w:pPr>
      <w:r w:rsidRPr="00D822A3">
        <w:rPr>
          <w:highlight w:val="white"/>
          <w:lang w:val="en-GB"/>
        </w:rPr>
        <w:t xml:space="preserve">  return g_timeString;</w:t>
      </w:r>
    </w:p>
    <w:p w14:paraId="022895F5" w14:textId="77777777" w:rsidR="003211B0" w:rsidRPr="00D822A3" w:rsidRDefault="003211B0" w:rsidP="00F206C0">
      <w:pPr>
        <w:pStyle w:val="Code"/>
        <w:rPr>
          <w:highlight w:val="white"/>
          <w:lang w:val="en-GB"/>
        </w:rPr>
      </w:pPr>
      <w:r w:rsidRPr="00D822A3">
        <w:rPr>
          <w:highlight w:val="white"/>
          <w:lang w:val="en-GB"/>
        </w:rPr>
        <w:t>}</w:t>
      </w:r>
    </w:p>
    <w:p w14:paraId="6A0D7B4B" w14:textId="77777777" w:rsidR="003211B0" w:rsidRPr="00D822A3" w:rsidRDefault="003211B0" w:rsidP="00F206C0">
      <w:pPr>
        <w:pStyle w:val="Code"/>
        <w:rPr>
          <w:highlight w:val="white"/>
          <w:lang w:val="en-GB"/>
        </w:rPr>
      </w:pPr>
    </w:p>
    <w:p w14:paraId="223FDB4B" w14:textId="77777777" w:rsidR="003211B0" w:rsidRPr="00D822A3" w:rsidRDefault="003211B0" w:rsidP="00F206C0">
      <w:pPr>
        <w:pStyle w:val="Code"/>
        <w:rPr>
          <w:highlight w:val="white"/>
          <w:lang w:val="en-GB"/>
        </w:rPr>
      </w:pPr>
      <w:r w:rsidRPr="00D822A3">
        <w:rPr>
          <w:highlight w:val="white"/>
          <w:lang w:val="en-GB"/>
        </w:rPr>
        <w:t>char* ctime(const time_t* time) {</w:t>
      </w:r>
    </w:p>
    <w:p w14:paraId="06CC9E12" w14:textId="77777777" w:rsidR="003211B0" w:rsidRPr="00D822A3" w:rsidRDefault="003211B0" w:rsidP="00F206C0">
      <w:pPr>
        <w:pStyle w:val="Code"/>
        <w:rPr>
          <w:highlight w:val="white"/>
          <w:lang w:val="en-GB"/>
        </w:rPr>
      </w:pPr>
      <w:r w:rsidRPr="00D822A3">
        <w:rPr>
          <w:highlight w:val="white"/>
          <w:lang w:val="en-GB"/>
        </w:rPr>
        <w:t xml:space="preserve">  return asctime(localtime(time));</w:t>
      </w:r>
    </w:p>
    <w:p w14:paraId="72D8D980" w14:textId="77777777" w:rsidR="003211B0" w:rsidRPr="00D822A3" w:rsidRDefault="003211B0" w:rsidP="00F206C0">
      <w:pPr>
        <w:pStyle w:val="Code"/>
        <w:rPr>
          <w:highlight w:val="white"/>
          <w:lang w:val="en-GB"/>
        </w:rPr>
      </w:pPr>
      <w:r w:rsidRPr="00D822A3">
        <w:rPr>
          <w:highlight w:val="white"/>
          <w:lang w:val="en-GB"/>
        </w:rPr>
        <w:t>}</w:t>
      </w:r>
    </w:p>
    <w:p w14:paraId="4DA9D96A" w14:textId="77777777" w:rsidR="003211B0" w:rsidRPr="00D822A3" w:rsidRDefault="003211B0" w:rsidP="00F206C0">
      <w:pPr>
        <w:pStyle w:val="Code"/>
        <w:rPr>
          <w:highlight w:val="white"/>
          <w:lang w:val="en-GB"/>
        </w:rPr>
      </w:pPr>
    </w:p>
    <w:p w14:paraId="08069818" w14:textId="77777777" w:rsidR="003211B0" w:rsidRPr="00D822A3" w:rsidRDefault="003211B0" w:rsidP="00F206C0">
      <w:pPr>
        <w:pStyle w:val="Code"/>
        <w:rPr>
          <w:highlight w:val="white"/>
          <w:lang w:val="en-GB"/>
        </w:rPr>
      </w:pPr>
      <w:r w:rsidRPr="00D822A3">
        <w:rPr>
          <w:highlight w:val="white"/>
          <w:lang w:val="en-GB"/>
        </w:rPr>
        <w:t>struct tm* gmtime(const time_t* timePtr) {</w:t>
      </w:r>
    </w:p>
    <w:p w14:paraId="0005895E" w14:textId="77777777" w:rsidR="003211B0" w:rsidRPr="00D822A3" w:rsidRDefault="003211B0" w:rsidP="00F206C0">
      <w:pPr>
        <w:pStyle w:val="Code"/>
        <w:rPr>
          <w:highlight w:val="white"/>
          <w:lang w:val="en-GB"/>
        </w:rPr>
      </w:pPr>
      <w:r w:rsidRPr="00D822A3">
        <w:rPr>
          <w:highlight w:val="white"/>
          <w:lang w:val="en-GB"/>
        </w:rPr>
        <w:t xml:space="preserve">  time_t t = *timePtr;</w:t>
      </w:r>
    </w:p>
    <w:p w14:paraId="6F739AE9" w14:textId="77777777" w:rsidR="003211B0" w:rsidRPr="00D822A3" w:rsidRDefault="003211B0" w:rsidP="00F206C0">
      <w:pPr>
        <w:pStyle w:val="Code"/>
        <w:rPr>
          <w:highlight w:val="white"/>
          <w:lang w:val="en-GB"/>
        </w:rPr>
      </w:pPr>
      <w:r w:rsidRPr="00D822A3">
        <w:rPr>
          <w:highlight w:val="white"/>
          <w:lang w:val="en-GB"/>
        </w:rPr>
        <w:t xml:space="preserve">  int timeZone = 0;</w:t>
      </w:r>
    </w:p>
    <w:p w14:paraId="410ACC97" w14:textId="77777777" w:rsidR="003211B0" w:rsidRPr="00D822A3" w:rsidRDefault="003211B0" w:rsidP="00F206C0">
      <w:pPr>
        <w:pStyle w:val="Code"/>
        <w:rPr>
          <w:highlight w:val="white"/>
          <w:lang w:val="en-GB"/>
        </w:rPr>
      </w:pPr>
      <w:r w:rsidRPr="00D822A3">
        <w:rPr>
          <w:highlight w:val="white"/>
          <w:lang w:val="en-GB"/>
        </w:rPr>
        <w:t xml:space="preserve">  struct tm* tmPtr = localtime(timePtr);</w:t>
      </w:r>
    </w:p>
    <w:p w14:paraId="56578C81"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77B60DEC" w14:textId="77777777" w:rsidR="003211B0" w:rsidRPr="00D822A3" w:rsidRDefault="003211B0" w:rsidP="00F206C0">
      <w:pPr>
        <w:pStyle w:val="Code"/>
        <w:rPr>
          <w:highlight w:val="white"/>
          <w:lang w:val="en-GB"/>
        </w:rPr>
      </w:pPr>
    </w:p>
    <w:p w14:paraId="1E410781" w14:textId="77777777" w:rsidR="003211B0" w:rsidRPr="00D822A3" w:rsidRDefault="003211B0" w:rsidP="00F206C0">
      <w:pPr>
        <w:pStyle w:val="Code"/>
        <w:rPr>
          <w:highlight w:val="white"/>
          <w:lang w:val="en-GB"/>
        </w:rPr>
      </w:pPr>
      <w:r w:rsidRPr="00D822A3">
        <w:rPr>
          <w:highlight w:val="white"/>
          <w:lang w:val="en-GB"/>
        </w:rPr>
        <w:t xml:space="preserve">  if (localeConvPtr != NULL) {</w:t>
      </w:r>
    </w:p>
    <w:p w14:paraId="2F25BE68" w14:textId="77777777" w:rsidR="00823FAC" w:rsidRPr="00D822A3" w:rsidRDefault="003211B0" w:rsidP="00F206C0">
      <w:pPr>
        <w:pStyle w:val="Code"/>
        <w:rPr>
          <w:highlight w:val="white"/>
          <w:lang w:val="en-GB"/>
        </w:rPr>
      </w:pPr>
      <w:r w:rsidRPr="00D822A3">
        <w:rPr>
          <w:highlight w:val="white"/>
          <w:lang w:val="en-GB"/>
        </w:rPr>
        <w:t xml:space="preserve">    timeZone = tmPtr-&gt;tm_isdst ? localeConvPtr-&gt;summerTimeZone</w:t>
      </w:r>
    </w:p>
    <w:p w14:paraId="3FC9A193" w14:textId="4ADE43EE"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localeConvPtr-&gt;winterTimeZone;</w:t>
      </w:r>
    </w:p>
    <w:p w14:paraId="354869B5" w14:textId="77777777" w:rsidR="003211B0" w:rsidRPr="00D822A3" w:rsidRDefault="003211B0" w:rsidP="00F206C0">
      <w:pPr>
        <w:pStyle w:val="Code"/>
        <w:rPr>
          <w:highlight w:val="white"/>
          <w:lang w:val="en-GB"/>
        </w:rPr>
      </w:pPr>
      <w:r w:rsidRPr="00D822A3">
        <w:rPr>
          <w:highlight w:val="white"/>
          <w:lang w:val="en-GB"/>
        </w:rPr>
        <w:t xml:space="preserve">  }</w:t>
      </w:r>
    </w:p>
    <w:p w14:paraId="360C0E69" w14:textId="77777777" w:rsidR="003211B0" w:rsidRPr="00D822A3" w:rsidRDefault="003211B0" w:rsidP="00F206C0">
      <w:pPr>
        <w:pStyle w:val="Code"/>
        <w:rPr>
          <w:highlight w:val="white"/>
          <w:lang w:val="en-GB"/>
        </w:rPr>
      </w:pPr>
    </w:p>
    <w:p w14:paraId="07919AD4" w14:textId="77777777" w:rsidR="003211B0" w:rsidRPr="00D822A3" w:rsidRDefault="003211B0" w:rsidP="00F206C0">
      <w:pPr>
        <w:pStyle w:val="Code"/>
        <w:rPr>
          <w:highlight w:val="white"/>
          <w:lang w:val="en-GB"/>
        </w:rPr>
      </w:pPr>
      <w:r w:rsidRPr="00D822A3">
        <w:rPr>
          <w:highlight w:val="white"/>
          <w:lang w:val="en-GB"/>
        </w:rPr>
        <w:t xml:space="preserve">  t -= 3600l * timeZone;</w:t>
      </w:r>
    </w:p>
    <w:p w14:paraId="77ED71D5" w14:textId="77777777" w:rsidR="003211B0" w:rsidRPr="00D822A3" w:rsidRDefault="003211B0" w:rsidP="00F206C0">
      <w:pPr>
        <w:pStyle w:val="Code"/>
        <w:rPr>
          <w:highlight w:val="white"/>
          <w:lang w:val="en-GB"/>
        </w:rPr>
      </w:pPr>
      <w:r w:rsidRPr="00D822A3">
        <w:rPr>
          <w:highlight w:val="white"/>
          <w:lang w:val="en-GB"/>
        </w:rPr>
        <w:t xml:space="preserve">  return localtime(&amp;t);</w:t>
      </w:r>
    </w:p>
    <w:p w14:paraId="6B34E8C5" w14:textId="77777777" w:rsidR="003211B0" w:rsidRPr="00D822A3" w:rsidRDefault="003211B0" w:rsidP="00F206C0">
      <w:pPr>
        <w:pStyle w:val="Code"/>
        <w:rPr>
          <w:highlight w:val="white"/>
          <w:lang w:val="en-GB"/>
        </w:rPr>
      </w:pPr>
      <w:r w:rsidRPr="00D822A3">
        <w:rPr>
          <w:highlight w:val="white"/>
          <w:lang w:val="en-GB"/>
        </w:rPr>
        <w:t>}</w:t>
      </w:r>
    </w:p>
    <w:p w14:paraId="67D2B916" w14:textId="77777777" w:rsidR="003211B0" w:rsidRPr="00D822A3" w:rsidRDefault="003211B0" w:rsidP="00F206C0">
      <w:pPr>
        <w:pStyle w:val="Code"/>
        <w:rPr>
          <w:highlight w:val="white"/>
          <w:lang w:val="en-GB"/>
        </w:rPr>
      </w:pPr>
    </w:p>
    <w:p w14:paraId="5D1AAAE1" w14:textId="77777777" w:rsidR="003211B0" w:rsidRPr="00D822A3" w:rsidRDefault="003211B0" w:rsidP="00F206C0">
      <w:pPr>
        <w:pStyle w:val="Code"/>
        <w:rPr>
          <w:highlight w:val="white"/>
          <w:lang w:val="en-GB"/>
        </w:rPr>
      </w:pPr>
      <w:r w:rsidRPr="00D822A3">
        <w:rPr>
          <w:highlight w:val="white"/>
          <w:lang w:val="en-GB"/>
        </w:rPr>
        <w:t>size_t strftime(char* s, size_t smax, const char* fmt, const struct tm* tp) {</w:t>
      </w:r>
    </w:p>
    <w:p w14:paraId="631A5D17"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38C2C6E9" w14:textId="77777777" w:rsidR="00280E2D" w:rsidRPr="00D822A3" w:rsidRDefault="003211B0" w:rsidP="00F206C0">
      <w:pPr>
        <w:pStyle w:val="Code"/>
        <w:rPr>
          <w:highlight w:val="white"/>
          <w:lang w:val="en-GB"/>
        </w:rPr>
      </w:pPr>
      <w:r w:rsidRPr="00D822A3">
        <w:rPr>
          <w:highlight w:val="white"/>
          <w:lang w:val="en-GB"/>
        </w:rPr>
        <w:t xml:space="preserve">  char** shortDayList = (localeConvPtr != NULL) ?</w:t>
      </w:r>
    </w:p>
    <w:p w14:paraId="05723604" w14:textId="65BA2457"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78978108" w14:textId="77777777" w:rsidR="00280E2D" w:rsidRPr="00D822A3" w:rsidRDefault="003211B0" w:rsidP="00F206C0">
      <w:pPr>
        <w:pStyle w:val="Code"/>
        <w:rPr>
          <w:highlight w:val="white"/>
          <w:lang w:val="en-GB"/>
        </w:rPr>
      </w:pPr>
      <w:r w:rsidRPr="00D822A3">
        <w:rPr>
          <w:highlight w:val="white"/>
          <w:lang w:val="en-GB"/>
        </w:rPr>
        <w:t xml:space="preserve">  char** shortMonthList = (localeConvPtr != NULL) ?</w:t>
      </w:r>
    </w:p>
    <w:p w14:paraId="098EF832" w14:textId="6D7016CC"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32678437" w14:textId="77777777" w:rsidR="000345FB" w:rsidRPr="00D822A3" w:rsidRDefault="003211B0" w:rsidP="00F206C0">
      <w:pPr>
        <w:pStyle w:val="Code"/>
        <w:rPr>
          <w:highlight w:val="white"/>
          <w:lang w:val="en-GB"/>
        </w:rPr>
      </w:pPr>
      <w:r w:rsidRPr="00D822A3">
        <w:rPr>
          <w:highlight w:val="white"/>
          <w:lang w:val="en-GB"/>
        </w:rPr>
        <w:t xml:space="preserve">  char** longDayList = (localeConvPtr != NULL) ?</w:t>
      </w:r>
    </w:p>
    <w:p w14:paraId="4CD4473E" w14:textId="6EEE6C72"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(localeConvPtr-&gt;longDayList) : NULL;</w:t>
      </w:r>
    </w:p>
    <w:p w14:paraId="1DE87A1D" w14:textId="77777777" w:rsidR="000345FB" w:rsidRPr="00D822A3" w:rsidRDefault="003211B0" w:rsidP="00F206C0">
      <w:pPr>
        <w:pStyle w:val="Code"/>
        <w:rPr>
          <w:highlight w:val="white"/>
          <w:lang w:val="en-GB"/>
        </w:rPr>
      </w:pPr>
      <w:r w:rsidRPr="00D822A3">
        <w:rPr>
          <w:highlight w:val="white"/>
          <w:lang w:val="en-GB"/>
        </w:rPr>
        <w:t xml:space="preserve">  char** longMonthList = (localeConvPtr != NULL) ?</w:t>
      </w:r>
    </w:p>
    <w:p w14:paraId="06BDEE64" w14:textId="25753EF3"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(localeConvPtr-&gt;longMonthList) : NULL;</w:t>
      </w:r>
    </w:p>
    <w:p w14:paraId="3F6F3623" w14:textId="77777777" w:rsidR="003211B0" w:rsidRPr="00D822A3" w:rsidRDefault="003211B0" w:rsidP="00F206C0">
      <w:pPr>
        <w:pStyle w:val="Code"/>
        <w:rPr>
          <w:highlight w:val="white"/>
          <w:lang w:val="en-GB"/>
        </w:rPr>
      </w:pPr>
    </w:p>
    <w:p w14:paraId="287CC551" w14:textId="77777777" w:rsidR="003211B0" w:rsidRPr="00D822A3" w:rsidRDefault="003211B0" w:rsidP="00F206C0">
      <w:pPr>
        <w:pStyle w:val="Code"/>
        <w:rPr>
          <w:highlight w:val="white"/>
          <w:lang w:val="en-GB"/>
        </w:rPr>
      </w:pPr>
      <w:r w:rsidRPr="00D822A3">
        <w:rPr>
          <w:highlight w:val="white"/>
          <w:lang w:val="en-GB"/>
        </w:rPr>
        <w:t xml:space="preserve">  strcpy(s, "");</w:t>
      </w:r>
    </w:p>
    <w:p w14:paraId="55AA7DC8" w14:textId="77777777" w:rsidR="003211B0" w:rsidRPr="00D822A3" w:rsidRDefault="003211B0" w:rsidP="00F206C0">
      <w:pPr>
        <w:pStyle w:val="Code"/>
        <w:rPr>
          <w:highlight w:val="white"/>
          <w:lang w:val="en-GB"/>
        </w:rPr>
      </w:pPr>
      <w:r w:rsidRPr="00D822A3">
        <w:rPr>
          <w:highlight w:val="white"/>
          <w:lang w:val="en-GB"/>
        </w:rPr>
        <w:t xml:space="preserve">  shortDayList = (shortDayList != NULL) ? shortDayList : g_defaultShortDayList;</w:t>
      </w:r>
    </w:p>
    <w:p w14:paraId="08A834D5" w14:textId="77777777" w:rsidR="003211B0" w:rsidRPr="00D822A3" w:rsidRDefault="003211B0" w:rsidP="00F206C0">
      <w:pPr>
        <w:pStyle w:val="Code"/>
        <w:rPr>
          <w:highlight w:val="white"/>
          <w:lang w:val="en-GB"/>
        </w:rPr>
      </w:pPr>
      <w:r w:rsidRPr="00D822A3">
        <w:rPr>
          <w:highlight w:val="white"/>
          <w:lang w:val="en-GB"/>
        </w:rPr>
        <w:t xml:space="preserve">  longDayList = (longDayList != NULL) ? longDayList : g_defaultLongDayList;</w:t>
      </w:r>
    </w:p>
    <w:p w14:paraId="12B98A71" w14:textId="77777777" w:rsidR="005C32B8"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37FF7452" w14:textId="0DFA4A81"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2DF929F4" w14:textId="77777777" w:rsidR="005C32B8" w:rsidRPr="00D822A3" w:rsidRDefault="003211B0" w:rsidP="00F206C0">
      <w:pPr>
        <w:pStyle w:val="Code"/>
        <w:rPr>
          <w:highlight w:val="white"/>
          <w:lang w:val="en-GB"/>
        </w:rPr>
      </w:pPr>
      <w:r w:rsidRPr="00D822A3">
        <w:rPr>
          <w:highlight w:val="white"/>
          <w:lang w:val="en-GB"/>
        </w:rPr>
        <w:t xml:space="preserve">  longMonthList = (longMonthList != NULL) ? longMonthList</w:t>
      </w:r>
    </w:p>
    <w:p w14:paraId="5E1E3651" w14:textId="3A54D72D"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g_defaultLongMonthList;</w:t>
      </w:r>
    </w:p>
    <w:p w14:paraId="427BDB9F" w14:textId="77777777" w:rsidR="0067024B" w:rsidRPr="00D822A3" w:rsidRDefault="0067024B" w:rsidP="00F206C0">
      <w:pPr>
        <w:pStyle w:val="Code"/>
        <w:rPr>
          <w:highlight w:val="white"/>
          <w:lang w:val="en-GB"/>
        </w:rPr>
      </w:pPr>
    </w:p>
    <w:p w14:paraId="075C39E8" w14:textId="3040D6C4" w:rsidR="003211B0" w:rsidRPr="00D822A3" w:rsidRDefault="003211B0" w:rsidP="00F206C0">
      <w:pPr>
        <w:pStyle w:val="Code"/>
        <w:rPr>
          <w:highlight w:val="white"/>
          <w:lang w:val="en-GB"/>
        </w:rPr>
      </w:pPr>
      <w:r w:rsidRPr="00D822A3">
        <w:rPr>
          <w:highlight w:val="white"/>
          <w:lang w:val="en-GB"/>
        </w:rPr>
        <w:t xml:space="preserve">  int index;</w:t>
      </w:r>
    </w:p>
    <w:p w14:paraId="782621AA" w14:textId="77777777" w:rsidR="003211B0" w:rsidRPr="00D822A3" w:rsidRDefault="003211B0" w:rsidP="00F206C0">
      <w:pPr>
        <w:pStyle w:val="Code"/>
        <w:rPr>
          <w:highlight w:val="white"/>
          <w:lang w:val="en-GB"/>
        </w:rPr>
      </w:pPr>
      <w:r w:rsidRPr="00D822A3">
        <w:rPr>
          <w:highlight w:val="white"/>
          <w:lang w:val="en-GB"/>
        </w:rPr>
        <w:t xml:space="preserve">  for (index = 0; fmt[index] != '\0'; ++index) {</w:t>
      </w:r>
    </w:p>
    <w:p w14:paraId="69E67349" w14:textId="77777777" w:rsidR="003211B0" w:rsidRPr="00D822A3" w:rsidRDefault="003211B0" w:rsidP="00F206C0">
      <w:pPr>
        <w:pStyle w:val="Code"/>
        <w:rPr>
          <w:highlight w:val="white"/>
          <w:lang w:val="en-GB"/>
        </w:rPr>
      </w:pPr>
      <w:r w:rsidRPr="00D822A3">
        <w:rPr>
          <w:highlight w:val="white"/>
          <w:lang w:val="en-GB"/>
        </w:rPr>
        <w:t xml:space="preserve">    char add[20];</w:t>
      </w:r>
    </w:p>
    <w:p w14:paraId="7188B7D2" w14:textId="77777777" w:rsidR="0067024B" w:rsidRPr="00D822A3" w:rsidRDefault="0067024B" w:rsidP="00F206C0">
      <w:pPr>
        <w:pStyle w:val="Code"/>
        <w:rPr>
          <w:highlight w:val="white"/>
          <w:lang w:val="en-GB"/>
        </w:rPr>
      </w:pPr>
    </w:p>
    <w:p w14:paraId="44513840" w14:textId="24A53902" w:rsidR="003211B0" w:rsidRPr="00D822A3" w:rsidRDefault="003211B0" w:rsidP="00F206C0">
      <w:pPr>
        <w:pStyle w:val="Code"/>
        <w:rPr>
          <w:highlight w:val="white"/>
          <w:lang w:val="en-GB"/>
        </w:rPr>
      </w:pPr>
      <w:r w:rsidRPr="00D822A3">
        <w:rPr>
          <w:highlight w:val="white"/>
          <w:lang w:val="en-GB"/>
        </w:rPr>
        <w:t xml:space="preserve">    if (fmt[index] == '%') {</w:t>
      </w:r>
    </w:p>
    <w:p w14:paraId="7AE7CEDB" w14:textId="77777777" w:rsidR="003211B0" w:rsidRPr="00D822A3" w:rsidRDefault="003211B0" w:rsidP="00F206C0">
      <w:pPr>
        <w:pStyle w:val="Code"/>
        <w:rPr>
          <w:highlight w:val="white"/>
          <w:lang w:val="en-GB"/>
        </w:rPr>
      </w:pPr>
      <w:r w:rsidRPr="00D822A3">
        <w:rPr>
          <w:highlight w:val="white"/>
          <w:lang w:val="en-GB"/>
        </w:rPr>
        <w:t xml:space="preserve">      switch (fmt[++index]) {</w:t>
      </w:r>
    </w:p>
    <w:p w14:paraId="29F79F12" w14:textId="77777777" w:rsidR="003211B0" w:rsidRPr="00D822A3" w:rsidRDefault="003211B0" w:rsidP="00F206C0">
      <w:pPr>
        <w:pStyle w:val="Code"/>
        <w:rPr>
          <w:highlight w:val="white"/>
          <w:lang w:val="en-GB"/>
        </w:rPr>
      </w:pPr>
      <w:r w:rsidRPr="00D822A3">
        <w:rPr>
          <w:highlight w:val="white"/>
          <w:lang w:val="en-GB"/>
        </w:rPr>
        <w:t xml:space="preserve">        case 'a':</w:t>
      </w:r>
    </w:p>
    <w:p w14:paraId="1B9E4497" w14:textId="77777777" w:rsidR="003211B0" w:rsidRPr="00D822A3" w:rsidRDefault="003211B0" w:rsidP="00F206C0">
      <w:pPr>
        <w:pStyle w:val="Code"/>
        <w:rPr>
          <w:highlight w:val="white"/>
          <w:lang w:val="en-GB"/>
        </w:rPr>
      </w:pPr>
      <w:r w:rsidRPr="00D822A3">
        <w:rPr>
          <w:highlight w:val="white"/>
          <w:lang w:val="en-GB"/>
        </w:rPr>
        <w:t xml:space="preserve">          strcpy(add, shortDayList[tp-&gt;tm_wday]);</w:t>
      </w:r>
    </w:p>
    <w:p w14:paraId="21BA2089" w14:textId="77777777" w:rsidR="003211B0" w:rsidRPr="00D822A3" w:rsidRDefault="003211B0" w:rsidP="00F206C0">
      <w:pPr>
        <w:pStyle w:val="Code"/>
        <w:rPr>
          <w:highlight w:val="white"/>
          <w:lang w:val="en-GB"/>
        </w:rPr>
      </w:pPr>
      <w:r w:rsidRPr="00D822A3">
        <w:rPr>
          <w:highlight w:val="white"/>
          <w:lang w:val="en-GB"/>
        </w:rPr>
        <w:t xml:space="preserve">          break;</w:t>
      </w:r>
    </w:p>
    <w:p w14:paraId="7C7EECC6" w14:textId="77777777" w:rsidR="003211B0" w:rsidRPr="00D822A3" w:rsidRDefault="003211B0" w:rsidP="00F206C0">
      <w:pPr>
        <w:pStyle w:val="Code"/>
        <w:rPr>
          <w:highlight w:val="white"/>
          <w:lang w:val="en-GB"/>
        </w:rPr>
      </w:pPr>
    </w:p>
    <w:p w14:paraId="2C4E734C" w14:textId="77777777" w:rsidR="003211B0" w:rsidRPr="00D822A3" w:rsidRDefault="003211B0" w:rsidP="00F206C0">
      <w:pPr>
        <w:pStyle w:val="Code"/>
        <w:rPr>
          <w:highlight w:val="white"/>
          <w:lang w:val="en-GB"/>
        </w:rPr>
      </w:pPr>
      <w:r w:rsidRPr="00D822A3">
        <w:rPr>
          <w:highlight w:val="white"/>
          <w:lang w:val="en-GB"/>
        </w:rPr>
        <w:t xml:space="preserve">        case 'A':</w:t>
      </w:r>
    </w:p>
    <w:p w14:paraId="58A9FEC1" w14:textId="77777777" w:rsidR="003211B0" w:rsidRPr="00D822A3" w:rsidRDefault="003211B0" w:rsidP="00F206C0">
      <w:pPr>
        <w:pStyle w:val="Code"/>
        <w:rPr>
          <w:highlight w:val="white"/>
          <w:lang w:val="en-GB"/>
        </w:rPr>
      </w:pPr>
      <w:r w:rsidRPr="00D822A3">
        <w:rPr>
          <w:highlight w:val="white"/>
          <w:lang w:val="en-GB"/>
        </w:rPr>
        <w:t xml:space="preserve">          strcpy(add, longDayList[tp-&gt;tm_wday]);</w:t>
      </w:r>
    </w:p>
    <w:p w14:paraId="0C9F0B48" w14:textId="77777777" w:rsidR="003211B0" w:rsidRPr="00D822A3" w:rsidRDefault="003211B0" w:rsidP="00F206C0">
      <w:pPr>
        <w:pStyle w:val="Code"/>
        <w:rPr>
          <w:highlight w:val="white"/>
          <w:lang w:val="en-GB"/>
        </w:rPr>
      </w:pPr>
      <w:r w:rsidRPr="00D822A3">
        <w:rPr>
          <w:highlight w:val="white"/>
          <w:lang w:val="en-GB"/>
        </w:rPr>
        <w:t xml:space="preserve">          break;</w:t>
      </w:r>
    </w:p>
    <w:p w14:paraId="4C80827A" w14:textId="77777777" w:rsidR="003211B0" w:rsidRPr="00D822A3" w:rsidRDefault="003211B0" w:rsidP="00F206C0">
      <w:pPr>
        <w:pStyle w:val="Code"/>
        <w:rPr>
          <w:highlight w:val="white"/>
          <w:lang w:val="en-GB"/>
        </w:rPr>
      </w:pPr>
    </w:p>
    <w:p w14:paraId="791A5A6F" w14:textId="77777777" w:rsidR="003211B0" w:rsidRPr="00D822A3" w:rsidRDefault="003211B0" w:rsidP="00F206C0">
      <w:pPr>
        <w:pStyle w:val="Code"/>
        <w:rPr>
          <w:highlight w:val="white"/>
          <w:lang w:val="en-GB"/>
        </w:rPr>
      </w:pPr>
      <w:r w:rsidRPr="00D822A3">
        <w:rPr>
          <w:highlight w:val="white"/>
          <w:lang w:val="en-GB"/>
        </w:rPr>
        <w:t xml:space="preserve">        case 'b':</w:t>
      </w:r>
    </w:p>
    <w:p w14:paraId="030C458B" w14:textId="77777777" w:rsidR="003211B0" w:rsidRPr="00D822A3" w:rsidRDefault="003211B0" w:rsidP="00F206C0">
      <w:pPr>
        <w:pStyle w:val="Code"/>
        <w:rPr>
          <w:highlight w:val="white"/>
          <w:lang w:val="en-GB"/>
        </w:rPr>
      </w:pPr>
      <w:r w:rsidRPr="00D822A3">
        <w:rPr>
          <w:highlight w:val="white"/>
          <w:lang w:val="en-GB"/>
        </w:rPr>
        <w:t xml:space="preserve">          strcpy(add, shortMonthList[tp-&gt;tm_mon]);</w:t>
      </w:r>
    </w:p>
    <w:p w14:paraId="08D4AAA9" w14:textId="77777777" w:rsidR="003211B0" w:rsidRPr="00D822A3" w:rsidRDefault="003211B0" w:rsidP="00F206C0">
      <w:pPr>
        <w:pStyle w:val="Code"/>
        <w:rPr>
          <w:highlight w:val="white"/>
          <w:lang w:val="en-GB"/>
        </w:rPr>
      </w:pPr>
      <w:r w:rsidRPr="00D822A3">
        <w:rPr>
          <w:highlight w:val="white"/>
          <w:lang w:val="en-GB"/>
        </w:rPr>
        <w:t xml:space="preserve">          break;</w:t>
      </w:r>
    </w:p>
    <w:p w14:paraId="61A3BB9C" w14:textId="77777777" w:rsidR="003211B0" w:rsidRPr="00D822A3" w:rsidRDefault="003211B0" w:rsidP="00F206C0">
      <w:pPr>
        <w:pStyle w:val="Code"/>
        <w:rPr>
          <w:highlight w:val="white"/>
          <w:lang w:val="en-GB"/>
        </w:rPr>
      </w:pPr>
    </w:p>
    <w:p w14:paraId="61613291" w14:textId="77777777" w:rsidR="003211B0" w:rsidRPr="00D822A3" w:rsidRDefault="003211B0" w:rsidP="00F206C0">
      <w:pPr>
        <w:pStyle w:val="Code"/>
        <w:rPr>
          <w:highlight w:val="white"/>
          <w:lang w:val="en-GB"/>
        </w:rPr>
      </w:pPr>
      <w:r w:rsidRPr="00D822A3">
        <w:rPr>
          <w:highlight w:val="white"/>
          <w:lang w:val="en-GB"/>
        </w:rPr>
        <w:t xml:space="preserve">        case 'B':</w:t>
      </w:r>
    </w:p>
    <w:p w14:paraId="68DDCC99" w14:textId="77777777" w:rsidR="003211B0" w:rsidRPr="00D822A3" w:rsidRDefault="003211B0" w:rsidP="00F206C0">
      <w:pPr>
        <w:pStyle w:val="Code"/>
        <w:rPr>
          <w:highlight w:val="white"/>
          <w:lang w:val="en-GB"/>
        </w:rPr>
      </w:pPr>
      <w:r w:rsidRPr="00D822A3">
        <w:rPr>
          <w:highlight w:val="white"/>
          <w:lang w:val="en-GB"/>
        </w:rPr>
        <w:t xml:space="preserve">          strcpy(add, longMonthList[tp-&gt;tm_mon]);</w:t>
      </w:r>
    </w:p>
    <w:p w14:paraId="1FFF0750" w14:textId="77777777" w:rsidR="003211B0" w:rsidRPr="00D822A3" w:rsidRDefault="003211B0" w:rsidP="00F206C0">
      <w:pPr>
        <w:pStyle w:val="Code"/>
        <w:rPr>
          <w:highlight w:val="white"/>
          <w:lang w:val="en-GB"/>
        </w:rPr>
      </w:pPr>
      <w:r w:rsidRPr="00D822A3">
        <w:rPr>
          <w:highlight w:val="white"/>
          <w:lang w:val="en-GB"/>
        </w:rPr>
        <w:t xml:space="preserve">          break;</w:t>
      </w:r>
    </w:p>
    <w:p w14:paraId="15C859F6" w14:textId="77777777" w:rsidR="003211B0" w:rsidRPr="00D822A3" w:rsidRDefault="003211B0" w:rsidP="00F206C0">
      <w:pPr>
        <w:pStyle w:val="Code"/>
        <w:rPr>
          <w:highlight w:val="white"/>
          <w:lang w:val="en-GB"/>
        </w:rPr>
      </w:pPr>
    </w:p>
    <w:p w14:paraId="422FFA4C" w14:textId="77777777" w:rsidR="003211B0" w:rsidRPr="00D822A3" w:rsidRDefault="003211B0" w:rsidP="00F206C0">
      <w:pPr>
        <w:pStyle w:val="Code"/>
        <w:rPr>
          <w:highlight w:val="white"/>
          <w:lang w:val="en-GB"/>
        </w:rPr>
      </w:pPr>
      <w:r w:rsidRPr="00D822A3">
        <w:rPr>
          <w:highlight w:val="white"/>
          <w:lang w:val="en-GB"/>
        </w:rPr>
        <w:t xml:space="preserve">        case 'c':</w:t>
      </w:r>
    </w:p>
    <w:p w14:paraId="05F7A9BA" w14:textId="77777777" w:rsidR="008323AC" w:rsidRPr="00D822A3" w:rsidRDefault="003211B0" w:rsidP="00F206C0">
      <w:pPr>
        <w:pStyle w:val="Code"/>
        <w:rPr>
          <w:highlight w:val="white"/>
          <w:lang w:val="en-GB"/>
        </w:rPr>
      </w:pPr>
      <w:r w:rsidRPr="00D822A3">
        <w:rPr>
          <w:highlight w:val="white"/>
          <w:lang w:val="en-GB"/>
        </w:rPr>
        <w:t xml:space="preserve">          sprintf(add, "%04d-%02d-%02d %02d:%02d:%02d", 1900 + tp-&gt;tm_year,</w:t>
      </w:r>
    </w:p>
    <w:p w14:paraId="4AF00663" w14:textId="77777777" w:rsidR="008323AC" w:rsidRPr="00D822A3" w:rsidRDefault="008323AC" w:rsidP="008323AC">
      <w:pPr>
        <w:pStyle w:val="Code"/>
        <w:rPr>
          <w:highlight w:val="white"/>
          <w:lang w:val="en-GB"/>
        </w:rPr>
      </w:pPr>
      <w:r w:rsidRPr="00D822A3">
        <w:rPr>
          <w:highlight w:val="white"/>
          <w:lang w:val="en-GB"/>
        </w:rPr>
        <w:t xml:space="preserve">                  tp-&gt;tm_mon + 1, tp-&gt;tm_mday, </w:t>
      </w:r>
      <w:r w:rsidR="003211B0" w:rsidRPr="00D822A3">
        <w:rPr>
          <w:highlight w:val="white"/>
          <w:lang w:val="en-GB"/>
        </w:rPr>
        <w:t>tp-&gt;tm_hour, tp-&gt;tm_min,</w:t>
      </w:r>
    </w:p>
    <w:p w14:paraId="775F679E" w14:textId="327E59BF" w:rsidR="003211B0" w:rsidRPr="00D822A3" w:rsidRDefault="008323AC" w:rsidP="008323AC">
      <w:pPr>
        <w:pStyle w:val="Code"/>
        <w:rPr>
          <w:highlight w:val="white"/>
          <w:lang w:val="en-GB"/>
        </w:rPr>
      </w:pPr>
      <w:r w:rsidRPr="00D822A3">
        <w:rPr>
          <w:highlight w:val="white"/>
          <w:lang w:val="en-GB"/>
        </w:rPr>
        <w:t xml:space="preserve">                 </w:t>
      </w:r>
      <w:r w:rsidR="003211B0" w:rsidRPr="00D822A3">
        <w:rPr>
          <w:highlight w:val="white"/>
          <w:lang w:val="en-GB"/>
        </w:rPr>
        <w:t xml:space="preserve"> tp-&gt;tm_sec); </w:t>
      </w:r>
    </w:p>
    <w:p w14:paraId="2217002D" w14:textId="77777777" w:rsidR="003211B0" w:rsidRPr="00D822A3" w:rsidRDefault="003211B0" w:rsidP="00F206C0">
      <w:pPr>
        <w:pStyle w:val="Code"/>
        <w:rPr>
          <w:highlight w:val="white"/>
          <w:lang w:val="en-GB"/>
        </w:rPr>
      </w:pPr>
      <w:r w:rsidRPr="00D822A3">
        <w:rPr>
          <w:highlight w:val="white"/>
          <w:lang w:val="en-GB"/>
        </w:rPr>
        <w:t xml:space="preserve">          break;</w:t>
      </w:r>
    </w:p>
    <w:p w14:paraId="676E87DA" w14:textId="77777777" w:rsidR="003211B0" w:rsidRPr="00D822A3" w:rsidRDefault="003211B0" w:rsidP="00F206C0">
      <w:pPr>
        <w:pStyle w:val="Code"/>
        <w:rPr>
          <w:highlight w:val="white"/>
          <w:lang w:val="en-GB"/>
        </w:rPr>
      </w:pPr>
    </w:p>
    <w:p w14:paraId="165E974E" w14:textId="77777777" w:rsidR="003211B0" w:rsidRPr="00D822A3" w:rsidRDefault="003211B0" w:rsidP="00F206C0">
      <w:pPr>
        <w:pStyle w:val="Code"/>
        <w:rPr>
          <w:highlight w:val="white"/>
          <w:lang w:val="en-GB"/>
        </w:rPr>
      </w:pPr>
      <w:r w:rsidRPr="00D822A3">
        <w:rPr>
          <w:highlight w:val="white"/>
          <w:lang w:val="en-GB"/>
        </w:rPr>
        <w:t xml:space="preserve">        case 'd':</w:t>
      </w:r>
    </w:p>
    <w:p w14:paraId="45DF4E66" w14:textId="77777777" w:rsidR="003211B0" w:rsidRPr="00D822A3" w:rsidRDefault="003211B0" w:rsidP="00F206C0">
      <w:pPr>
        <w:pStyle w:val="Code"/>
        <w:rPr>
          <w:highlight w:val="white"/>
          <w:lang w:val="en-GB"/>
        </w:rPr>
      </w:pPr>
      <w:r w:rsidRPr="00D822A3">
        <w:rPr>
          <w:highlight w:val="white"/>
          <w:lang w:val="en-GB"/>
        </w:rPr>
        <w:t xml:space="preserve">          sprintf(add, "%02d", tp-&gt;tm_mday);</w:t>
      </w:r>
    </w:p>
    <w:p w14:paraId="22CF6856" w14:textId="77777777" w:rsidR="003211B0" w:rsidRPr="00D822A3" w:rsidRDefault="003211B0" w:rsidP="00F206C0">
      <w:pPr>
        <w:pStyle w:val="Code"/>
        <w:rPr>
          <w:highlight w:val="white"/>
          <w:lang w:val="en-GB"/>
        </w:rPr>
      </w:pPr>
      <w:r w:rsidRPr="00D822A3">
        <w:rPr>
          <w:highlight w:val="white"/>
          <w:lang w:val="en-GB"/>
        </w:rPr>
        <w:t xml:space="preserve">          break;</w:t>
      </w:r>
    </w:p>
    <w:p w14:paraId="09E27773" w14:textId="77777777" w:rsidR="003211B0" w:rsidRPr="00D822A3" w:rsidRDefault="003211B0" w:rsidP="00F206C0">
      <w:pPr>
        <w:pStyle w:val="Code"/>
        <w:rPr>
          <w:highlight w:val="white"/>
          <w:lang w:val="en-GB"/>
        </w:rPr>
      </w:pPr>
    </w:p>
    <w:p w14:paraId="500D1FD6" w14:textId="77777777" w:rsidR="003211B0" w:rsidRPr="00D822A3" w:rsidRDefault="003211B0" w:rsidP="00F206C0">
      <w:pPr>
        <w:pStyle w:val="Code"/>
        <w:rPr>
          <w:highlight w:val="white"/>
          <w:lang w:val="en-GB"/>
        </w:rPr>
      </w:pPr>
      <w:r w:rsidRPr="00D822A3">
        <w:rPr>
          <w:highlight w:val="white"/>
          <w:lang w:val="en-GB"/>
        </w:rPr>
        <w:t xml:space="preserve">        case 'H':</w:t>
      </w:r>
    </w:p>
    <w:p w14:paraId="228B4343" w14:textId="77777777" w:rsidR="003211B0" w:rsidRPr="00D822A3" w:rsidRDefault="003211B0" w:rsidP="00F206C0">
      <w:pPr>
        <w:pStyle w:val="Code"/>
        <w:rPr>
          <w:highlight w:val="white"/>
          <w:lang w:val="en-GB"/>
        </w:rPr>
      </w:pPr>
      <w:r w:rsidRPr="00D822A3">
        <w:rPr>
          <w:highlight w:val="white"/>
          <w:lang w:val="en-GB"/>
        </w:rPr>
        <w:t xml:space="preserve">          sprintf(add, "%02d", tp-&gt;tm_hour);</w:t>
      </w:r>
    </w:p>
    <w:p w14:paraId="53A0381B" w14:textId="77777777" w:rsidR="003211B0" w:rsidRPr="00D822A3" w:rsidRDefault="003211B0" w:rsidP="00F206C0">
      <w:pPr>
        <w:pStyle w:val="Code"/>
        <w:rPr>
          <w:highlight w:val="white"/>
          <w:lang w:val="en-GB"/>
        </w:rPr>
      </w:pPr>
      <w:r w:rsidRPr="00D822A3">
        <w:rPr>
          <w:highlight w:val="white"/>
          <w:lang w:val="en-GB"/>
        </w:rPr>
        <w:t xml:space="preserve">          break;</w:t>
      </w:r>
    </w:p>
    <w:p w14:paraId="44954AAF" w14:textId="77777777" w:rsidR="003211B0" w:rsidRPr="00D822A3" w:rsidRDefault="003211B0" w:rsidP="00F206C0">
      <w:pPr>
        <w:pStyle w:val="Code"/>
        <w:rPr>
          <w:highlight w:val="white"/>
          <w:lang w:val="en-GB"/>
        </w:rPr>
      </w:pPr>
    </w:p>
    <w:p w14:paraId="2E5F047A" w14:textId="77777777" w:rsidR="003211B0" w:rsidRPr="00D822A3" w:rsidRDefault="003211B0" w:rsidP="00F206C0">
      <w:pPr>
        <w:pStyle w:val="Code"/>
        <w:rPr>
          <w:highlight w:val="white"/>
          <w:lang w:val="en-GB"/>
        </w:rPr>
      </w:pPr>
      <w:r w:rsidRPr="00D822A3">
        <w:rPr>
          <w:highlight w:val="white"/>
          <w:lang w:val="en-GB"/>
        </w:rPr>
        <w:t xml:space="preserve">        case 'I':</w:t>
      </w:r>
    </w:p>
    <w:p w14:paraId="0E3B7B30" w14:textId="77777777" w:rsidR="003211B0" w:rsidRPr="00D822A3" w:rsidRDefault="003211B0" w:rsidP="00F206C0">
      <w:pPr>
        <w:pStyle w:val="Code"/>
        <w:rPr>
          <w:highlight w:val="white"/>
          <w:lang w:val="en-GB"/>
        </w:rPr>
      </w:pPr>
      <w:r w:rsidRPr="00D822A3">
        <w:rPr>
          <w:highlight w:val="white"/>
          <w:lang w:val="en-GB"/>
        </w:rPr>
        <w:t xml:space="preserve">          sprintf(add, "%02d", (tp-&gt;tm_hour % 12) + 1);</w:t>
      </w:r>
    </w:p>
    <w:p w14:paraId="1AF1A320" w14:textId="77777777" w:rsidR="003211B0" w:rsidRPr="00D822A3" w:rsidRDefault="003211B0" w:rsidP="00F206C0">
      <w:pPr>
        <w:pStyle w:val="Code"/>
        <w:rPr>
          <w:highlight w:val="white"/>
          <w:lang w:val="en-GB"/>
        </w:rPr>
      </w:pPr>
      <w:r w:rsidRPr="00D822A3">
        <w:rPr>
          <w:highlight w:val="white"/>
          <w:lang w:val="en-GB"/>
        </w:rPr>
        <w:t xml:space="preserve">          break;</w:t>
      </w:r>
    </w:p>
    <w:p w14:paraId="430BCF6D" w14:textId="77777777" w:rsidR="003211B0" w:rsidRPr="00D822A3" w:rsidRDefault="003211B0" w:rsidP="00F206C0">
      <w:pPr>
        <w:pStyle w:val="Code"/>
        <w:rPr>
          <w:highlight w:val="white"/>
          <w:lang w:val="en-GB"/>
        </w:rPr>
      </w:pPr>
    </w:p>
    <w:p w14:paraId="37216968" w14:textId="77777777" w:rsidR="003211B0" w:rsidRPr="00D822A3" w:rsidRDefault="003211B0" w:rsidP="00F206C0">
      <w:pPr>
        <w:pStyle w:val="Code"/>
        <w:rPr>
          <w:highlight w:val="white"/>
          <w:lang w:val="en-GB"/>
        </w:rPr>
      </w:pPr>
      <w:r w:rsidRPr="00D822A3">
        <w:rPr>
          <w:highlight w:val="white"/>
          <w:lang w:val="en-GB"/>
        </w:rPr>
        <w:t xml:space="preserve">        case 'j':</w:t>
      </w:r>
    </w:p>
    <w:p w14:paraId="17D58856" w14:textId="77777777" w:rsidR="003211B0" w:rsidRPr="00D822A3" w:rsidRDefault="003211B0" w:rsidP="00F206C0">
      <w:pPr>
        <w:pStyle w:val="Code"/>
        <w:rPr>
          <w:highlight w:val="white"/>
          <w:lang w:val="en-GB"/>
        </w:rPr>
      </w:pPr>
      <w:r w:rsidRPr="00D822A3">
        <w:rPr>
          <w:highlight w:val="white"/>
          <w:lang w:val="en-GB"/>
        </w:rPr>
        <w:t xml:space="preserve">          sprintf(add, "%03d", tp-&gt;tm_yday);</w:t>
      </w:r>
    </w:p>
    <w:p w14:paraId="75DBFEA4" w14:textId="77777777" w:rsidR="003211B0" w:rsidRPr="00D822A3" w:rsidRDefault="003211B0" w:rsidP="00F206C0">
      <w:pPr>
        <w:pStyle w:val="Code"/>
        <w:rPr>
          <w:highlight w:val="white"/>
          <w:lang w:val="en-GB"/>
        </w:rPr>
      </w:pPr>
      <w:r w:rsidRPr="00D822A3">
        <w:rPr>
          <w:highlight w:val="white"/>
          <w:lang w:val="en-GB"/>
        </w:rPr>
        <w:t xml:space="preserve">          break;</w:t>
      </w:r>
    </w:p>
    <w:p w14:paraId="13C4CAA6" w14:textId="77777777" w:rsidR="003211B0" w:rsidRPr="00D822A3" w:rsidRDefault="003211B0" w:rsidP="00F206C0">
      <w:pPr>
        <w:pStyle w:val="Code"/>
        <w:rPr>
          <w:highlight w:val="white"/>
          <w:lang w:val="en-GB"/>
        </w:rPr>
      </w:pPr>
    </w:p>
    <w:p w14:paraId="7F9EF986" w14:textId="77777777" w:rsidR="003211B0" w:rsidRPr="00D822A3" w:rsidRDefault="003211B0" w:rsidP="00F206C0">
      <w:pPr>
        <w:pStyle w:val="Code"/>
        <w:rPr>
          <w:highlight w:val="white"/>
          <w:lang w:val="en-GB"/>
        </w:rPr>
      </w:pPr>
      <w:r w:rsidRPr="00D822A3">
        <w:rPr>
          <w:highlight w:val="white"/>
          <w:lang w:val="en-GB"/>
        </w:rPr>
        <w:t xml:space="preserve">        case 'm':</w:t>
      </w:r>
    </w:p>
    <w:p w14:paraId="10D784DD" w14:textId="77777777" w:rsidR="003211B0" w:rsidRPr="00D822A3" w:rsidRDefault="003211B0" w:rsidP="00F206C0">
      <w:pPr>
        <w:pStyle w:val="Code"/>
        <w:rPr>
          <w:highlight w:val="white"/>
          <w:lang w:val="en-GB"/>
        </w:rPr>
      </w:pPr>
      <w:r w:rsidRPr="00D822A3">
        <w:rPr>
          <w:highlight w:val="white"/>
          <w:lang w:val="en-GB"/>
        </w:rPr>
        <w:t xml:space="preserve">          sprintf(add, "%02d", tp-&gt;tm_mon);</w:t>
      </w:r>
    </w:p>
    <w:p w14:paraId="3710DD70" w14:textId="77777777" w:rsidR="003211B0" w:rsidRPr="00D822A3" w:rsidRDefault="003211B0" w:rsidP="00F206C0">
      <w:pPr>
        <w:pStyle w:val="Code"/>
        <w:rPr>
          <w:highlight w:val="white"/>
          <w:lang w:val="en-GB"/>
        </w:rPr>
      </w:pPr>
      <w:r w:rsidRPr="00D822A3">
        <w:rPr>
          <w:highlight w:val="white"/>
          <w:lang w:val="en-GB"/>
        </w:rPr>
        <w:t xml:space="preserve">          break;</w:t>
      </w:r>
    </w:p>
    <w:p w14:paraId="1D0BF2A6" w14:textId="77777777" w:rsidR="003211B0" w:rsidRPr="00D822A3" w:rsidRDefault="003211B0" w:rsidP="00F206C0">
      <w:pPr>
        <w:pStyle w:val="Code"/>
        <w:rPr>
          <w:highlight w:val="white"/>
          <w:lang w:val="en-GB"/>
        </w:rPr>
      </w:pPr>
    </w:p>
    <w:p w14:paraId="6E687F6D" w14:textId="77777777" w:rsidR="003211B0" w:rsidRPr="00D822A3" w:rsidRDefault="003211B0" w:rsidP="00F206C0">
      <w:pPr>
        <w:pStyle w:val="Code"/>
        <w:rPr>
          <w:highlight w:val="white"/>
          <w:lang w:val="en-GB"/>
        </w:rPr>
      </w:pPr>
      <w:r w:rsidRPr="00D822A3">
        <w:rPr>
          <w:highlight w:val="white"/>
          <w:lang w:val="en-GB"/>
        </w:rPr>
        <w:t xml:space="preserve">        case 'M':</w:t>
      </w:r>
    </w:p>
    <w:p w14:paraId="39ED707C" w14:textId="77777777" w:rsidR="003211B0" w:rsidRPr="00D822A3" w:rsidRDefault="003211B0" w:rsidP="00F206C0">
      <w:pPr>
        <w:pStyle w:val="Code"/>
        <w:rPr>
          <w:highlight w:val="white"/>
          <w:lang w:val="en-GB"/>
        </w:rPr>
      </w:pPr>
      <w:r w:rsidRPr="00D822A3">
        <w:rPr>
          <w:highlight w:val="white"/>
          <w:lang w:val="en-GB"/>
        </w:rPr>
        <w:t xml:space="preserve">          sprintf(add, "%02d", tp-&gt;tm_min);</w:t>
      </w:r>
    </w:p>
    <w:p w14:paraId="6501107F" w14:textId="77777777" w:rsidR="003211B0" w:rsidRPr="00D822A3" w:rsidRDefault="003211B0" w:rsidP="00F206C0">
      <w:pPr>
        <w:pStyle w:val="Code"/>
        <w:rPr>
          <w:highlight w:val="white"/>
          <w:lang w:val="en-GB"/>
        </w:rPr>
      </w:pPr>
      <w:r w:rsidRPr="00D822A3">
        <w:rPr>
          <w:highlight w:val="white"/>
          <w:lang w:val="en-GB"/>
        </w:rPr>
        <w:t xml:space="preserve">          break;</w:t>
      </w:r>
    </w:p>
    <w:p w14:paraId="74E2D4F7" w14:textId="77777777" w:rsidR="003211B0" w:rsidRPr="00D822A3" w:rsidRDefault="003211B0" w:rsidP="00F206C0">
      <w:pPr>
        <w:pStyle w:val="Code"/>
        <w:rPr>
          <w:highlight w:val="white"/>
          <w:lang w:val="en-GB"/>
        </w:rPr>
      </w:pPr>
    </w:p>
    <w:p w14:paraId="3D10F919" w14:textId="77777777" w:rsidR="003211B0" w:rsidRPr="00D822A3" w:rsidRDefault="003211B0" w:rsidP="00F206C0">
      <w:pPr>
        <w:pStyle w:val="Code"/>
        <w:rPr>
          <w:highlight w:val="white"/>
          <w:lang w:val="en-GB"/>
        </w:rPr>
      </w:pPr>
      <w:r w:rsidRPr="00D822A3">
        <w:rPr>
          <w:highlight w:val="white"/>
          <w:lang w:val="en-GB"/>
        </w:rPr>
        <w:t xml:space="preserve">        case 'p':</w:t>
      </w:r>
    </w:p>
    <w:p w14:paraId="4F31072D" w14:textId="77777777" w:rsidR="003211B0" w:rsidRPr="00D822A3" w:rsidRDefault="003211B0" w:rsidP="00F206C0">
      <w:pPr>
        <w:pStyle w:val="Code"/>
        <w:rPr>
          <w:highlight w:val="white"/>
          <w:lang w:val="en-GB"/>
        </w:rPr>
      </w:pPr>
      <w:r w:rsidRPr="00D822A3">
        <w:rPr>
          <w:highlight w:val="white"/>
          <w:lang w:val="en-GB"/>
        </w:rPr>
        <w:t xml:space="preserve">          sprintf(add, "%s", (tp-&gt;tm_hour &lt; 12) ? "AM" : "PM");</w:t>
      </w:r>
    </w:p>
    <w:p w14:paraId="26ED340C" w14:textId="77777777" w:rsidR="003211B0" w:rsidRPr="00D822A3" w:rsidRDefault="003211B0" w:rsidP="00F206C0">
      <w:pPr>
        <w:pStyle w:val="Code"/>
        <w:rPr>
          <w:highlight w:val="white"/>
          <w:lang w:val="en-GB"/>
        </w:rPr>
      </w:pPr>
      <w:r w:rsidRPr="00D822A3">
        <w:rPr>
          <w:highlight w:val="white"/>
          <w:lang w:val="en-GB"/>
        </w:rPr>
        <w:t xml:space="preserve">          break;</w:t>
      </w:r>
    </w:p>
    <w:p w14:paraId="74F27D02" w14:textId="77777777" w:rsidR="003211B0" w:rsidRPr="00D822A3" w:rsidRDefault="003211B0" w:rsidP="00F206C0">
      <w:pPr>
        <w:pStyle w:val="Code"/>
        <w:rPr>
          <w:highlight w:val="white"/>
          <w:lang w:val="en-GB"/>
        </w:rPr>
      </w:pPr>
    </w:p>
    <w:p w14:paraId="15B2AEF7" w14:textId="77777777" w:rsidR="003211B0" w:rsidRPr="00D822A3" w:rsidRDefault="003211B0" w:rsidP="00F206C0">
      <w:pPr>
        <w:pStyle w:val="Code"/>
        <w:rPr>
          <w:highlight w:val="white"/>
          <w:lang w:val="en-GB"/>
        </w:rPr>
      </w:pPr>
      <w:r w:rsidRPr="00D822A3">
        <w:rPr>
          <w:highlight w:val="white"/>
          <w:lang w:val="en-GB"/>
        </w:rPr>
        <w:t xml:space="preserve">        case 'S':</w:t>
      </w:r>
    </w:p>
    <w:p w14:paraId="02EEE950" w14:textId="77777777" w:rsidR="003211B0" w:rsidRPr="00D822A3" w:rsidRDefault="003211B0" w:rsidP="00F206C0">
      <w:pPr>
        <w:pStyle w:val="Code"/>
        <w:rPr>
          <w:highlight w:val="white"/>
          <w:lang w:val="en-GB"/>
        </w:rPr>
      </w:pPr>
      <w:r w:rsidRPr="00D822A3">
        <w:rPr>
          <w:highlight w:val="white"/>
          <w:lang w:val="en-GB"/>
        </w:rPr>
        <w:t xml:space="preserve">          sprintf(add, "%02d", tp-&gt;tm_sec);</w:t>
      </w:r>
    </w:p>
    <w:p w14:paraId="227962A7" w14:textId="77777777" w:rsidR="003211B0" w:rsidRPr="00D822A3" w:rsidRDefault="003211B0" w:rsidP="00F206C0">
      <w:pPr>
        <w:pStyle w:val="Code"/>
        <w:rPr>
          <w:highlight w:val="white"/>
          <w:lang w:val="en-GB"/>
        </w:rPr>
      </w:pPr>
      <w:r w:rsidRPr="00D822A3">
        <w:rPr>
          <w:highlight w:val="white"/>
          <w:lang w:val="en-GB"/>
        </w:rPr>
        <w:t xml:space="preserve">          break;</w:t>
      </w:r>
    </w:p>
    <w:p w14:paraId="25CA6A2D" w14:textId="77777777" w:rsidR="003211B0" w:rsidRPr="00D822A3" w:rsidRDefault="003211B0" w:rsidP="00F206C0">
      <w:pPr>
        <w:pStyle w:val="Code"/>
        <w:rPr>
          <w:highlight w:val="white"/>
          <w:lang w:val="en-GB"/>
        </w:rPr>
      </w:pPr>
    </w:p>
    <w:p w14:paraId="61581218" w14:textId="77777777" w:rsidR="003211B0" w:rsidRPr="00D822A3" w:rsidRDefault="003211B0" w:rsidP="00F206C0">
      <w:pPr>
        <w:pStyle w:val="Code"/>
        <w:rPr>
          <w:highlight w:val="white"/>
          <w:lang w:val="en-GB"/>
        </w:rPr>
      </w:pPr>
      <w:r w:rsidRPr="00D822A3">
        <w:rPr>
          <w:highlight w:val="white"/>
          <w:lang w:val="en-GB"/>
        </w:rPr>
        <w:t xml:space="preserve">        case 'U':</w:t>
      </w:r>
    </w:p>
    <w:p w14:paraId="0ABB0315" w14:textId="77777777" w:rsidR="003211B0" w:rsidRPr="00D822A3" w:rsidRDefault="003211B0" w:rsidP="00F206C0">
      <w:pPr>
        <w:pStyle w:val="Code"/>
        <w:rPr>
          <w:highlight w:val="white"/>
          <w:lang w:val="en-GB"/>
        </w:rPr>
      </w:pPr>
      <w:r w:rsidRPr="00D822A3">
        <w:rPr>
          <w:highlight w:val="white"/>
          <w:lang w:val="en-GB"/>
        </w:rPr>
        <w:t xml:space="preserve">          sprintf(add, "%02d", 0 /*WeekNumberSunday(tp) */);</w:t>
      </w:r>
    </w:p>
    <w:p w14:paraId="4371E05F" w14:textId="77777777" w:rsidR="003211B0" w:rsidRPr="00D822A3" w:rsidRDefault="003211B0" w:rsidP="00F206C0">
      <w:pPr>
        <w:pStyle w:val="Code"/>
        <w:rPr>
          <w:highlight w:val="white"/>
          <w:lang w:val="en-GB"/>
        </w:rPr>
      </w:pPr>
      <w:r w:rsidRPr="00D822A3">
        <w:rPr>
          <w:highlight w:val="white"/>
          <w:lang w:val="en-GB"/>
        </w:rPr>
        <w:t xml:space="preserve">          break;</w:t>
      </w:r>
    </w:p>
    <w:p w14:paraId="02B968A5" w14:textId="77777777" w:rsidR="003211B0" w:rsidRPr="00D822A3" w:rsidRDefault="003211B0" w:rsidP="00F206C0">
      <w:pPr>
        <w:pStyle w:val="Code"/>
        <w:rPr>
          <w:highlight w:val="white"/>
          <w:lang w:val="en-GB"/>
        </w:rPr>
      </w:pPr>
    </w:p>
    <w:p w14:paraId="1DF02409" w14:textId="77777777" w:rsidR="003211B0" w:rsidRPr="00D822A3" w:rsidRDefault="003211B0" w:rsidP="00F206C0">
      <w:pPr>
        <w:pStyle w:val="Code"/>
        <w:rPr>
          <w:highlight w:val="white"/>
          <w:lang w:val="en-GB"/>
        </w:rPr>
      </w:pPr>
      <w:r w:rsidRPr="00D822A3">
        <w:rPr>
          <w:highlight w:val="white"/>
          <w:lang w:val="en-GB"/>
        </w:rPr>
        <w:t xml:space="preserve">        case 'w':</w:t>
      </w:r>
    </w:p>
    <w:p w14:paraId="20A3398D" w14:textId="77777777" w:rsidR="003211B0" w:rsidRPr="00D822A3" w:rsidRDefault="003211B0" w:rsidP="00F206C0">
      <w:pPr>
        <w:pStyle w:val="Code"/>
        <w:rPr>
          <w:highlight w:val="white"/>
          <w:lang w:val="en-GB"/>
        </w:rPr>
      </w:pPr>
      <w:r w:rsidRPr="00D822A3">
        <w:rPr>
          <w:highlight w:val="white"/>
          <w:lang w:val="en-GB"/>
        </w:rPr>
        <w:t xml:space="preserve">          sprintf(add, "%02d", tp-&gt;tm_wday);</w:t>
      </w:r>
    </w:p>
    <w:p w14:paraId="30E39D42" w14:textId="77777777" w:rsidR="003211B0" w:rsidRPr="00D822A3" w:rsidRDefault="003211B0" w:rsidP="00F206C0">
      <w:pPr>
        <w:pStyle w:val="Code"/>
        <w:rPr>
          <w:highlight w:val="white"/>
          <w:lang w:val="en-GB"/>
        </w:rPr>
      </w:pPr>
      <w:r w:rsidRPr="00D822A3">
        <w:rPr>
          <w:highlight w:val="white"/>
          <w:lang w:val="en-GB"/>
        </w:rPr>
        <w:t xml:space="preserve">          break;</w:t>
      </w:r>
    </w:p>
    <w:p w14:paraId="2714A7F2" w14:textId="77777777" w:rsidR="003211B0" w:rsidRPr="00D822A3" w:rsidRDefault="003211B0" w:rsidP="00F206C0">
      <w:pPr>
        <w:pStyle w:val="Code"/>
        <w:rPr>
          <w:highlight w:val="white"/>
          <w:lang w:val="en-GB"/>
        </w:rPr>
      </w:pPr>
    </w:p>
    <w:p w14:paraId="5E7BC6E1" w14:textId="77777777" w:rsidR="003211B0" w:rsidRPr="00D822A3" w:rsidRDefault="003211B0" w:rsidP="00F206C0">
      <w:pPr>
        <w:pStyle w:val="Code"/>
        <w:rPr>
          <w:highlight w:val="white"/>
          <w:lang w:val="en-GB"/>
        </w:rPr>
      </w:pPr>
      <w:r w:rsidRPr="00D822A3">
        <w:rPr>
          <w:highlight w:val="white"/>
          <w:lang w:val="en-GB"/>
        </w:rPr>
        <w:t xml:space="preserve">        case 'W':</w:t>
      </w:r>
    </w:p>
    <w:p w14:paraId="4D898905" w14:textId="77777777" w:rsidR="003211B0" w:rsidRPr="00D822A3" w:rsidRDefault="003211B0" w:rsidP="00F206C0">
      <w:pPr>
        <w:pStyle w:val="Code"/>
        <w:rPr>
          <w:highlight w:val="white"/>
          <w:lang w:val="en-GB"/>
        </w:rPr>
      </w:pPr>
      <w:r w:rsidRPr="00D822A3">
        <w:rPr>
          <w:highlight w:val="white"/>
          <w:lang w:val="en-GB"/>
        </w:rPr>
        <w:t xml:space="preserve">          sprintf(add, "%02d", 0 /* WeekNumberMonday(tp) */);</w:t>
      </w:r>
    </w:p>
    <w:p w14:paraId="305A5225" w14:textId="77777777" w:rsidR="003211B0" w:rsidRPr="00D822A3" w:rsidRDefault="003211B0" w:rsidP="00F206C0">
      <w:pPr>
        <w:pStyle w:val="Code"/>
        <w:rPr>
          <w:highlight w:val="white"/>
          <w:lang w:val="en-GB"/>
        </w:rPr>
      </w:pPr>
      <w:r w:rsidRPr="00D822A3">
        <w:rPr>
          <w:highlight w:val="white"/>
          <w:lang w:val="en-GB"/>
        </w:rPr>
        <w:t xml:space="preserve">          break;</w:t>
      </w:r>
    </w:p>
    <w:p w14:paraId="140E1A4E" w14:textId="77777777" w:rsidR="003211B0" w:rsidRPr="00D822A3" w:rsidRDefault="003211B0" w:rsidP="00F206C0">
      <w:pPr>
        <w:pStyle w:val="Code"/>
        <w:rPr>
          <w:highlight w:val="white"/>
          <w:lang w:val="en-GB"/>
        </w:rPr>
      </w:pPr>
    </w:p>
    <w:p w14:paraId="7C13D309" w14:textId="77777777" w:rsidR="003211B0" w:rsidRPr="00D822A3" w:rsidRDefault="003211B0" w:rsidP="00F206C0">
      <w:pPr>
        <w:pStyle w:val="Code"/>
        <w:rPr>
          <w:highlight w:val="white"/>
          <w:lang w:val="en-GB"/>
        </w:rPr>
      </w:pPr>
      <w:r w:rsidRPr="00D822A3">
        <w:rPr>
          <w:highlight w:val="white"/>
          <w:lang w:val="en-GB"/>
        </w:rPr>
        <w:t xml:space="preserve">        case 'x':</w:t>
      </w:r>
    </w:p>
    <w:p w14:paraId="4E396568" w14:textId="77777777" w:rsidR="00F24788" w:rsidRPr="00D822A3" w:rsidRDefault="003211B0" w:rsidP="00F206C0">
      <w:pPr>
        <w:pStyle w:val="Code"/>
        <w:rPr>
          <w:highlight w:val="white"/>
          <w:lang w:val="en-GB"/>
        </w:rPr>
      </w:pPr>
      <w:r w:rsidRPr="00D822A3">
        <w:rPr>
          <w:highlight w:val="white"/>
          <w:lang w:val="en-GB"/>
        </w:rPr>
        <w:t xml:space="preserve">          sprintf(add, "%04d-%02d-%02d", 1900 + tp-&gt;tm_year, tp-&gt;tm_mon,</w:t>
      </w:r>
    </w:p>
    <w:p w14:paraId="1F940306" w14:textId="4E05F1C5" w:rsidR="003211B0" w:rsidRPr="00D822A3" w:rsidRDefault="00F2478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tp-&gt;tm_mday);</w:t>
      </w:r>
    </w:p>
    <w:p w14:paraId="0C44AF4F" w14:textId="77777777" w:rsidR="003211B0" w:rsidRPr="00D822A3" w:rsidRDefault="003211B0" w:rsidP="00F206C0">
      <w:pPr>
        <w:pStyle w:val="Code"/>
        <w:rPr>
          <w:highlight w:val="white"/>
          <w:lang w:val="en-GB"/>
        </w:rPr>
      </w:pPr>
      <w:r w:rsidRPr="00D822A3">
        <w:rPr>
          <w:highlight w:val="white"/>
          <w:lang w:val="en-GB"/>
        </w:rPr>
        <w:t xml:space="preserve">          break;</w:t>
      </w:r>
    </w:p>
    <w:p w14:paraId="42063108" w14:textId="77777777" w:rsidR="003211B0" w:rsidRPr="00D822A3" w:rsidRDefault="003211B0" w:rsidP="00F206C0">
      <w:pPr>
        <w:pStyle w:val="Code"/>
        <w:rPr>
          <w:highlight w:val="white"/>
          <w:lang w:val="en-GB"/>
        </w:rPr>
      </w:pPr>
    </w:p>
    <w:p w14:paraId="0293D6C1" w14:textId="77777777" w:rsidR="003211B0" w:rsidRPr="00D822A3" w:rsidRDefault="003211B0" w:rsidP="00F206C0">
      <w:pPr>
        <w:pStyle w:val="Code"/>
        <w:rPr>
          <w:highlight w:val="white"/>
          <w:lang w:val="en-GB"/>
        </w:rPr>
      </w:pPr>
      <w:r w:rsidRPr="00D822A3">
        <w:rPr>
          <w:highlight w:val="white"/>
          <w:lang w:val="en-GB"/>
        </w:rPr>
        <w:t xml:space="preserve">        case 'X':</w:t>
      </w:r>
    </w:p>
    <w:p w14:paraId="7CA24B3A" w14:textId="77777777" w:rsidR="003211B0" w:rsidRPr="00D822A3" w:rsidRDefault="003211B0" w:rsidP="00F206C0">
      <w:pPr>
        <w:pStyle w:val="Code"/>
        <w:rPr>
          <w:highlight w:val="white"/>
          <w:lang w:val="en-GB"/>
        </w:rPr>
      </w:pPr>
      <w:r w:rsidRPr="00D822A3">
        <w:rPr>
          <w:highlight w:val="white"/>
          <w:lang w:val="en-GB"/>
        </w:rPr>
        <w:t xml:space="preserve">          sprintf(add, "%02d:%02d:%02d", tp-&gt;tm_hour, tp-&gt;tm_min, tp-&gt;tm_sec); </w:t>
      </w:r>
    </w:p>
    <w:p w14:paraId="792CFB36" w14:textId="77777777" w:rsidR="003211B0" w:rsidRPr="00D822A3" w:rsidRDefault="003211B0" w:rsidP="00F206C0">
      <w:pPr>
        <w:pStyle w:val="Code"/>
        <w:rPr>
          <w:highlight w:val="white"/>
          <w:lang w:val="en-GB"/>
        </w:rPr>
      </w:pPr>
      <w:r w:rsidRPr="00D822A3">
        <w:rPr>
          <w:highlight w:val="white"/>
          <w:lang w:val="en-GB"/>
        </w:rPr>
        <w:t xml:space="preserve">          break;</w:t>
      </w:r>
    </w:p>
    <w:p w14:paraId="4DAE4339" w14:textId="77777777" w:rsidR="003211B0" w:rsidRPr="00D822A3" w:rsidRDefault="003211B0" w:rsidP="00F206C0">
      <w:pPr>
        <w:pStyle w:val="Code"/>
        <w:rPr>
          <w:highlight w:val="white"/>
          <w:lang w:val="en-GB"/>
        </w:rPr>
      </w:pPr>
    </w:p>
    <w:p w14:paraId="3155BE3F" w14:textId="77777777" w:rsidR="003211B0" w:rsidRPr="00D822A3" w:rsidRDefault="003211B0" w:rsidP="00F206C0">
      <w:pPr>
        <w:pStyle w:val="Code"/>
        <w:rPr>
          <w:highlight w:val="white"/>
          <w:lang w:val="en-GB"/>
        </w:rPr>
      </w:pPr>
      <w:r w:rsidRPr="00D822A3">
        <w:rPr>
          <w:highlight w:val="white"/>
          <w:lang w:val="en-GB"/>
        </w:rPr>
        <w:t xml:space="preserve">        case 'y':</w:t>
      </w:r>
    </w:p>
    <w:p w14:paraId="417036E0" w14:textId="77777777" w:rsidR="003211B0" w:rsidRPr="00D822A3" w:rsidRDefault="003211B0" w:rsidP="00F206C0">
      <w:pPr>
        <w:pStyle w:val="Code"/>
        <w:rPr>
          <w:highlight w:val="white"/>
          <w:lang w:val="en-GB"/>
        </w:rPr>
      </w:pPr>
      <w:r w:rsidRPr="00D822A3">
        <w:rPr>
          <w:highlight w:val="white"/>
          <w:lang w:val="en-GB"/>
        </w:rPr>
        <w:t xml:space="preserve">          sprintf(add, "%02d", tp-&gt;tm_year % 100);</w:t>
      </w:r>
    </w:p>
    <w:p w14:paraId="08F60DDD" w14:textId="77777777" w:rsidR="003211B0" w:rsidRPr="00D822A3" w:rsidRDefault="003211B0" w:rsidP="00F206C0">
      <w:pPr>
        <w:pStyle w:val="Code"/>
        <w:rPr>
          <w:highlight w:val="white"/>
          <w:lang w:val="en-GB"/>
        </w:rPr>
      </w:pPr>
      <w:r w:rsidRPr="00D822A3">
        <w:rPr>
          <w:highlight w:val="white"/>
          <w:lang w:val="en-GB"/>
        </w:rPr>
        <w:t xml:space="preserve">          break;</w:t>
      </w:r>
    </w:p>
    <w:p w14:paraId="627E8CA2" w14:textId="77777777" w:rsidR="003211B0" w:rsidRPr="00D822A3" w:rsidRDefault="003211B0" w:rsidP="00F206C0">
      <w:pPr>
        <w:pStyle w:val="Code"/>
        <w:rPr>
          <w:highlight w:val="white"/>
          <w:lang w:val="en-GB"/>
        </w:rPr>
      </w:pPr>
    </w:p>
    <w:p w14:paraId="2BE60948" w14:textId="77777777" w:rsidR="003211B0" w:rsidRPr="00D822A3" w:rsidRDefault="003211B0" w:rsidP="00F206C0">
      <w:pPr>
        <w:pStyle w:val="Code"/>
        <w:rPr>
          <w:highlight w:val="white"/>
          <w:lang w:val="en-GB"/>
        </w:rPr>
      </w:pPr>
      <w:r w:rsidRPr="00D822A3">
        <w:rPr>
          <w:highlight w:val="white"/>
          <w:lang w:val="en-GB"/>
        </w:rPr>
        <w:t xml:space="preserve">        case 'Y':</w:t>
      </w:r>
    </w:p>
    <w:p w14:paraId="32FECE3F" w14:textId="77777777" w:rsidR="003211B0" w:rsidRPr="00D822A3" w:rsidRDefault="003211B0" w:rsidP="00F206C0">
      <w:pPr>
        <w:pStyle w:val="Code"/>
        <w:rPr>
          <w:highlight w:val="white"/>
          <w:lang w:val="en-GB"/>
        </w:rPr>
      </w:pPr>
      <w:r w:rsidRPr="00D822A3">
        <w:rPr>
          <w:highlight w:val="white"/>
          <w:lang w:val="en-GB"/>
        </w:rPr>
        <w:t xml:space="preserve">          sprintf(add, "%04d", 1900 + tp-&gt;tm_year);</w:t>
      </w:r>
    </w:p>
    <w:p w14:paraId="743B1E7A" w14:textId="77777777" w:rsidR="003211B0" w:rsidRPr="00D822A3" w:rsidRDefault="003211B0" w:rsidP="00F206C0">
      <w:pPr>
        <w:pStyle w:val="Code"/>
        <w:rPr>
          <w:highlight w:val="white"/>
          <w:lang w:val="en-GB"/>
        </w:rPr>
      </w:pPr>
      <w:r w:rsidRPr="00D822A3">
        <w:rPr>
          <w:highlight w:val="white"/>
          <w:lang w:val="en-GB"/>
        </w:rPr>
        <w:t xml:space="preserve">          break;</w:t>
      </w:r>
    </w:p>
    <w:p w14:paraId="1B0D1520" w14:textId="77777777" w:rsidR="003211B0" w:rsidRPr="00D822A3" w:rsidRDefault="003211B0" w:rsidP="00F206C0">
      <w:pPr>
        <w:pStyle w:val="Code"/>
        <w:rPr>
          <w:highlight w:val="white"/>
          <w:lang w:val="en-GB"/>
        </w:rPr>
      </w:pPr>
    </w:p>
    <w:p w14:paraId="5FF02831" w14:textId="77777777" w:rsidR="003211B0" w:rsidRPr="00D822A3" w:rsidRDefault="003211B0" w:rsidP="00F206C0">
      <w:pPr>
        <w:pStyle w:val="Code"/>
        <w:rPr>
          <w:highlight w:val="white"/>
          <w:lang w:val="en-GB"/>
        </w:rPr>
      </w:pPr>
      <w:r w:rsidRPr="00D822A3">
        <w:rPr>
          <w:highlight w:val="white"/>
          <w:lang w:val="en-GB"/>
        </w:rPr>
        <w:t xml:space="preserve">        case 'Z':</w:t>
      </w:r>
    </w:p>
    <w:p w14:paraId="1B42C927" w14:textId="77777777" w:rsidR="003211B0" w:rsidRPr="00D822A3" w:rsidRDefault="003211B0" w:rsidP="00F206C0">
      <w:pPr>
        <w:pStyle w:val="Code"/>
        <w:rPr>
          <w:highlight w:val="white"/>
          <w:lang w:val="en-GB"/>
        </w:rPr>
      </w:pPr>
      <w:r w:rsidRPr="00D822A3">
        <w:rPr>
          <w:highlight w:val="white"/>
          <w:lang w:val="en-GB"/>
        </w:rPr>
        <w:t xml:space="preserve">          strcpy(add, "");</w:t>
      </w:r>
    </w:p>
    <w:p w14:paraId="6C2B9F7A" w14:textId="77777777" w:rsidR="003211B0" w:rsidRPr="00D822A3" w:rsidRDefault="003211B0" w:rsidP="00F206C0">
      <w:pPr>
        <w:pStyle w:val="Code"/>
        <w:rPr>
          <w:highlight w:val="white"/>
          <w:lang w:val="en-GB"/>
        </w:rPr>
      </w:pPr>
      <w:r w:rsidRPr="00D822A3">
        <w:rPr>
          <w:highlight w:val="white"/>
          <w:lang w:val="en-GB"/>
        </w:rPr>
        <w:t xml:space="preserve">          break;</w:t>
      </w:r>
    </w:p>
    <w:p w14:paraId="60920201" w14:textId="77777777" w:rsidR="003211B0" w:rsidRPr="00D822A3" w:rsidRDefault="003211B0" w:rsidP="00F206C0">
      <w:pPr>
        <w:pStyle w:val="Code"/>
        <w:rPr>
          <w:highlight w:val="white"/>
          <w:lang w:val="en-GB"/>
        </w:rPr>
      </w:pPr>
    </w:p>
    <w:p w14:paraId="5C63D5C6" w14:textId="77777777" w:rsidR="003211B0" w:rsidRPr="00D822A3" w:rsidRDefault="003211B0" w:rsidP="00F206C0">
      <w:pPr>
        <w:pStyle w:val="Code"/>
        <w:rPr>
          <w:highlight w:val="white"/>
          <w:lang w:val="en-GB"/>
        </w:rPr>
      </w:pPr>
      <w:r w:rsidRPr="00D822A3">
        <w:rPr>
          <w:highlight w:val="white"/>
          <w:lang w:val="en-GB"/>
        </w:rPr>
        <w:t xml:space="preserve">        case '%':</w:t>
      </w:r>
    </w:p>
    <w:p w14:paraId="7D0CFEF8" w14:textId="77777777" w:rsidR="003211B0" w:rsidRPr="00D822A3" w:rsidRDefault="003211B0" w:rsidP="00F206C0">
      <w:pPr>
        <w:pStyle w:val="Code"/>
        <w:rPr>
          <w:highlight w:val="white"/>
          <w:lang w:val="en-GB"/>
        </w:rPr>
      </w:pPr>
      <w:r w:rsidRPr="00D822A3">
        <w:rPr>
          <w:highlight w:val="white"/>
          <w:lang w:val="en-GB"/>
        </w:rPr>
        <w:t xml:space="preserve">          strcpy(add, "%");</w:t>
      </w:r>
    </w:p>
    <w:p w14:paraId="769E5B77" w14:textId="77777777" w:rsidR="003211B0" w:rsidRPr="00D822A3" w:rsidRDefault="003211B0" w:rsidP="00F206C0">
      <w:pPr>
        <w:pStyle w:val="Code"/>
        <w:rPr>
          <w:highlight w:val="white"/>
          <w:lang w:val="en-GB"/>
        </w:rPr>
      </w:pPr>
      <w:r w:rsidRPr="00D822A3">
        <w:rPr>
          <w:highlight w:val="white"/>
          <w:lang w:val="en-GB"/>
        </w:rPr>
        <w:t xml:space="preserve">      }</w:t>
      </w:r>
    </w:p>
    <w:p w14:paraId="3427C94F" w14:textId="77777777" w:rsidR="003211B0" w:rsidRPr="00D822A3" w:rsidRDefault="003211B0" w:rsidP="00F206C0">
      <w:pPr>
        <w:pStyle w:val="Code"/>
        <w:rPr>
          <w:highlight w:val="white"/>
          <w:lang w:val="en-GB"/>
        </w:rPr>
      </w:pPr>
      <w:r w:rsidRPr="00D822A3">
        <w:rPr>
          <w:highlight w:val="white"/>
          <w:lang w:val="en-GB"/>
        </w:rPr>
        <w:t xml:space="preserve">    }</w:t>
      </w:r>
    </w:p>
    <w:p w14:paraId="7562B6E2" w14:textId="77777777" w:rsidR="003211B0" w:rsidRPr="00D822A3" w:rsidRDefault="003211B0" w:rsidP="00F206C0">
      <w:pPr>
        <w:pStyle w:val="Code"/>
        <w:rPr>
          <w:highlight w:val="white"/>
          <w:lang w:val="en-GB"/>
        </w:rPr>
      </w:pPr>
      <w:r w:rsidRPr="00D822A3">
        <w:rPr>
          <w:highlight w:val="white"/>
          <w:lang w:val="en-GB"/>
        </w:rPr>
        <w:t xml:space="preserve">    else {</w:t>
      </w:r>
    </w:p>
    <w:p w14:paraId="670EFE7A" w14:textId="77777777" w:rsidR="003211B0" w:rsidRPr="00D822A3" w:rsidRDefault="003211B0" w:rsidP="00F206C0">
      <w:pPr>
        <w:pStyle w:val="Code"/>
        <w:rPr>
          <w:highlight w:val="white"/>
          <w:lang w:val="en-GB"/>
        </w:rPr>
      </w:pPr>
      <w:r w:rsidRPr="00D822A3">
        <w:rPr>
          <w:highlight w:val="white"/>
          <w:lang w:val="en-GB"/>
        </w:rPr>
        <w:t xml:space="preserve">      add[0] = fmt[index];</w:t>
      </w:r>
    </w:p>
    <w:p w14:paraId="45456A42" w14:textId="77777777" w:rsidR="003211B0" w:rsidRPr="00D822A3" w:rsidRDefault="003211B0" w:rsidP="00F206C0">
      <w:pPr>
        <w:pStyle w:val="Code"/>
        <w:rPr>
          <w:highlight w:val="white"/>
          <w:lang w:val="en-GB"/>
        </w:rPr>
      </w:pPr>
      <w:r w:rsidRPr="00D822A3">
        <w:rPr>
          <w:highlight w:val="white"/>
          <w:lang w:val="en-GB"/>
        </w:rPr>
        <w:t xml:space="preserve">      add[1] = '\0';</w:t>
      </w:r>
    </w:p>
    <w:p w14:paraId="130A3AF3" w14:textId="77777777" w:rsidR="003211B0" w:rsidRPr="00D822A3" w:rsidRDefault="003211B0" w:rsidP="00F206C0">
      <w:pPr>
        <w:pStyle w:val="Code"/>
        <w:rPr>
          <w:highlight w:val="white"/>
          <w:lang w:val="en-GB"/>
        </w:rPr>
      </w:pPr>
      <w:r w:rsidRPr="00D822A3">
        <w:rPr>
          <w:highlight w:val="white"/>
          <w:lang w:val="en-GB"/>
        </w:rPr>
        <w:t xml:space="preserve">    }</w:t>
      </w:r>
    </w:p>
    <w:p w14:paraId="315EB0F4" w14:textId="77777777" w:rsidR="0067024B" w:rsidRPr="00D822A3" w:rsidRDefault="0067024B" w:rsidP="00F206C0">
      <w:pPr>
        <w:pStyle w:val="Code"/>
        <w:rPr>
          <w:highlight w:val="white"/>
          <w:lang w:val="en-GB"/>
        </w:rPr>
      </w:pPr>
    </w:p>
    <w:p w14:paraId="13CD8894" w14:textId="2500F90A" w:rsidR="003211B0" w:rsidRPr="00D822A3" w:rsidRDefault="003211B0" w:rsidP="00F206C0">
      <w:pPr>
        <w:pStyle w:val="Code"/>
        <w:rPr>
          <w:highlight w:val="white"/>
          <w:lang w:val="en-GB"/>
        </w:rPr>
      </w:pPr>
      <w:r w:rsidRPr="00D822A3">
        <w:rPr>
          <w:highlight w:val="white"/>
          <w:lang w:val="en-GB"/>
        </w:rPr>
        <w:t xml:space="preserve">    if ((strlen(s) + strlen(add)) &lt; smax) {</w:t>
      </w:r>
    </w:p>
    <w:p w14:paraId="4EFD499E" w14:textId="77777777" w:rsidR="003211B0" w:rsidRPr="00D822A3" w:rsidRDefault="003211B0" w:rsidP="00F206C0">
      <w:pPr>
        <w:pStyle w:val="Code"/>
        <w:rPr>
          <w:highlight w:val="white"/>
          <w:lang w:val="en-GB"/>
        </w:rPr>
      </w:pPr>
      <w:r w:rsidRPr="00D822A3">
        <w:rPr>
          <w:highlight w:val="white"/>
          <w:lang w:val="en-GB"/>
        </w:rPr>
        <w:t xml:space="preserve">      strcat(s, add);</w:t>
      </w:r>
    </w:p>
    <w:p w14:paraId="65FE008C" w14:textId="77777777" w:rsidR="003211B0" w:rsidRPr="00D822A3" w:rsidRDefault="003211B0" w:rsidP="00F206C0">
      <w:pPr>
        <w:pStyle w:val="Code"/>
        <w:rPr>
          <w:highlight w:val="white"/>
          <w:lang w:val="en-GB"/>
        </w:rPr>
      </w:pPr>
      <w:r w:rsidRPr="00D822A3">
        <w:rPr>
          <w:highlight w:val="white"/>
          <w:lang w:val="en-GB"/>
        </w:rPr>
        <w:t xml:space="preserve">    }</w:t>
      </w:r>
    </w:p>
    <w:p w14:paraId="5C67E601" w14:textId="77777777" w:rsidR="003211B0" w:rsidRPr="00D822A3" w:rsidRDefault="003211B0" w:rsidP="00F206C0">
      <w:pPr>
        <w:pStyle w:val="Code"/>
        <w:rPr>
          <w:highlight w:val="white"/>
          <w:lang w:val="en-GB"/>
        </w:rPr>
      </w:pPr>
      <w:r w:rsidRPr="00D822A3">
        <w:rPr>
          <w:highlight w:val="white"/>
          <w:lang w:val="en-GB"/>
        </w:rPr>
        <w:t xml:space="preserve">    else {</w:t>
      </w:r>
    </w:p>
    <w:p w14:paraId="3D794129" w14:textId="77777777" w:rsidR="003211B0" w:rsidRPr="00D822A3" w:rsidRDefault="003211B0" w:rsidP="00F206C0">
      <w:pPr>
        <w:pStyle w:val="Code"/>
        <w:rPr>
          <w:highlight w:val="white"/>
          <w:lang w:val="en-GB"/>
        </w:rPr>
      </w:pPr>
      <w:r w:rsidRPr="00D822A3">
        <w:rPr>
          <w:highlight w:val="white"/>
          <w:lang w:val="en-GB"/>
        </w:rPr>
        <w:t xml:space="preserve">      break;</w:t>
      </w:r>
    </w:p>
    <w:p w14:paraId="6FC599EF" w14:textId="77777777" w:rsidR="003211B0" w:rsidRPr="00D822A3" w:rsidRDefault="003211B0" w:rsidP="00F206C0">
      <w:pPr>
        <w:pStyle w:val="Code"/>
        <w:rPr>
          <w:highlight w:val="white"/>
          <w:lang w:val="en-GB"/>
        </w:rPr>
      </w:pPr>
      <w:r w:rsidRPr="00D822A3">
        <w:rPr>
          <w:highlight w:val="white"/>
          <w:lang w:val="en-GB"/>
        </w:rPr>
        <w:t xml:space="preserve">    }</w:t>
      </w:r>
    </w:p>
    <w:p w14:paraId="0AAF5013" w14:textId="77777777" w:rsidR="003211B0" w:rsidRPr="00D822A3" w:rsidRDefault="003211B0" w:rsidP="00F206C0">
      <w:pPr>
        <w:pStyle w:val="Code"/>
        <w:rPr>
          <w:highlight w:val="white"/>
          <w:lang w:val="en-GB"/>
        </w:rPr>
      </w:pPr>
      <w:r w:rsidRPr="00D822A3">
        <w:rPr>
          <w:highlight w:val="white"/>
          <w:lang w:val="en-GB"/>
        </w:rPr>
        <w:t xml:space="preserve">  }</w:t>
      </w:r>
    </w:p>
    <w:p w14:paraId="029FB243" w14:textId="77777777" w:rsidR="003211B0" w:rsidRPr="00D822A3" w:rsidRDefault="003211B0" w:rsidP="00F206C0">
      <w:pPr>
        <w:pStyle w:val="Code"/>
        <w:rPr>
          <w:highlight w:val="white"/>
          <w:lang w:val="en-GB"/>
        </w:rPr>
      </w:pPr>
    </w:p>
    <w:p w14:paraId="43866126" w14:textId="77777777" w:rsidR="003211B0" w:rsidRPr="00D822A3" w:rsidRDefault="003211B0" w:rsidP="00F206C0">
      <w:pPr>
        <w:pStyle w:val="Code"/>
        <w:rPr>
          <w:highlight w:val="white"/>
          <w:lang w:val="en-GB"/>
        </w:rPr>
      </w:pPr>
      <w:r w:rsidRPr="00D822A3">
        <w:rPr>
          <w:highlight w:val="white"/>
          <w:lang w:val="en-GB"/>
        </w:rPr>
        <w:t xml:space="preserve">  return strlen(s);</w:t>
      </w:r>
    </w:p>
    <w:p w14:paraId="7DC26C7E" w14:textId="1549BA1D" w:rsidR="003211B0" w:rsidRPr="00D822A3" w:rsidRDefault="003211B0" w:rsidP="00F206C0">
      <w:pPr>
        <w:pStyle w:val="Code"/>
        <w:rPr>
          <w:lang w:val="en-GB"/>
        </w:rPr>
      </w:pPr>
      <w:r w:rsidRPr="00D822A3">
        <w:rPr>
          <w:highlight w:val="white"/>
          <w:lang w:val="en-GB"/>
        </w:rPr>
        <w:t>}</w:t>
      </w:r>
    </w:p>
    <w:p w14:paraId="091577D2" w14:textId="77777777" w:rsidR="005B1C6D" w:rsidRPr="00D822A3" w:rsidRDefault="005B1C6D" w:rsidP="00845EA9">
      <w:pPr>
        <w:pStyle w:val="Appendix"/>
      </w:pPr>
      <w:bookmarkStart w:id="486" w:name="_Ref54018755"/>
      <w:bookmarkStart w:id="487" w:name="_Toc54120001"/>
      <w:bookmarkStart w:id="488" w:name="_Ref417644950"/>
      <w:r w:rsidRPr="00D822A3">
        <w:t>The Preprocessor</w:t>
      </w:r>
      <w:bookmarkEnd w:id="486"/>
      <w:bookmarkEnd w:id="487"/>
    </w:p>
    <w:p w14:paraId="17A25FF3" w14:textId="2693ADE5" w:rsidR="005B1C6D" w:rsidRPr="00D822A3" w:rsidRDefault="005B1C6D" w:rsidP="005B1C6D">
      <w:pPr>
        <w:rPr>
          <w:lang w:val="en-GB"/>
        </w:rPr>
      </w:pPr>
      <w:r w:rsidRPr="00D822A3">
        <w:rPr>
          <w:lang w:val="en-GB"/>
        </w:rPr>
        <w:t xml:space="preserve">Basically, the </w:t>
      </w:r>
      <w:r w:rsidR="001B227C" w:rsidRPr="00D822A3">
        <w:rPr>
          <w:lang w:val="en-GB"/>
        </w:rPr>
        <w:t xml:space="preserve">implementation of the </w:t>
      </w:r>
      <w:r w:rsidRPr="00D822A3">
        <w:rPr>
          <w:lang w:val="en-GB"/>
        </w:rPr>
        <w:t xml:space="preserve">preprocessor </w:t>
      </w:r>
      <w:r w:rsidR="001B227C" w:rsidRPr="00D822A3">
        <w:rPr>
          <w:lang w:val="en-GB"/>
        </w:rPr>
        <w:t>can be divided into two</w:t>
      </w:r>
      <w:r w:rsidRPr="00D822A3">
        <w:rPr>
          <w:lang w:val="en-GB"/>
        </w:rPr>
        <w:t xml:space="preserve"> parts, where the first part is a scanner and a </w:t>
      </w:r>
      <w:r w:rsidR="00CA1912" w:rsidRPr="00D822A3">
        <w:rPr>
          <w:lang w:val="en-GB"/>
        </w:rPr>
        <w:t>parser,</w:t>
      </w:r>
      <w:r w:rsidRPr="00D822A3">
        <w:rPr>
          <w:lang w:val="en-GB"/>
        </w:rPr>
        <w:t xml:space="preserve"> and the second part takes care of comments, string, and characters as well as handling macros and conditional programming.</w:t>
      </w:r>
    </w:p>
    <w:p w14:paraId="4B47AAA5" w14:textId="77777777" w:rsidR="005B1C6D" w:rsidRPr="00D822A3" w:rsidRDefault="005B1C6D" w:rsidP="005B1C6D">
      <w:pPr>
        <w:pStyle w:val="Rubrik2"/>
        <w:rPr>
          <w:lang w:val="en-GB"/>
        </w:rPr>
      </w:pPr>
      <w:bookmarkStart w:id="489" w:name="_Ref418256130"/>
      <w:bookmarkStart w:id="490" w:name="_Toc54120002"/>
      <w:r w:rsidRPr="00D822A3">
        <w:rPr>
          <w:lang w:val="en-GB"/>
        </w:rPr>
        <w:t>The Expression Parser</w:t>
      </w:r>
      <w:bookmarkEnd w:id="489"/>
      <w:bookmarkEnd w:id="490"/>
    </w:p>
    <w:p w14:paraId="176A4CB8" w14:textId="77777777" w:rsidR="005B1C6D" w:rsidRPr="00D822A3" w:rsidRDefault="005B1C6D" w:rsidP="005B1C6D">
      <w:pPr>
        <w:pStyle w:val="Rubrik3"/>
        <w:rPr>
          <w:lang w:val="en-GB"/>
        </w:rPr>
      </w:pPr>
      <w:bookmarkStart w:id="491" w:name="_Toc54120003"/>
      <w:r w:rsidRPr="00D822A3">
        <w:rPr>
          <w:lang w:val="en-GB"/>
        </w:rPr>
        <w:t>The Grammar</w:t>
      </w:r>
      <w:bookmarkEnd w:id="491"/>
    </w:p>
    <w:p w14:paraId="640DDAFA" w14:textId="766D9C66" w:rsidR="005B1C6D" w:rsidRPr="00D822A3" w:rsidRDefault="005B1C6D" w:rsidP="005B1C6D">
      <w:pPr>
        <w:rPr>
          <w:lang w:val="en-GB"/>
        </w:rPr>
      </w:pPr>
      <w:r w:rsidRPr="00D822A3">
        <w:rPr>
          <w:lang w:val="en-GB"/>
        </w:rPr>
        <w:t>Before we consider the preprocessor itself, we need to find a way to decide the whether the expressions given in the #</w:t>
      </w:r>
      <w:r w:rsidRPr="00D822A3">
        <w:rPr>
          <w:rStyle w:val="CodeInText"/>
          <w:lang w:val="en-GB"/>
        </w:rPr>
        <w:t>if</w:t>
      </w:r>
      <w:r w:rsidRPr="00D822A3">
        <w:rPr>
          <w:lang w:val="en-GB"/>
        </w:rPr>
        <w:t xml:space="preserve"> or #</w:t>
      </w:r>
      <w:r w:rsidRPr="00D822A3">
        <w:rPr>
          <w:rStyle w:val="CodeInText"/>
          <w:lang w:val="en-GB"/>
        </w:rPr>
        <w:t>elif</w:t>
      </w:r>
      <w:r w:rsidRPr="00D822A3">
        <w:rPr>
          <w:lang w:val="en-GB"/>
        </w:rPr>
        <w:t xml:space="preserve"> directives equals zero. To do so, we need a parser and a scanner, and we use GPLEX and GPPG from Chapter </w:t>
      </w:r>
      <w:r w:rsidR="00115AE9" w:rsidRPr="00D822A3">
        <w:rPr>
          <w:lang w:val="en-GB"/>
        </w:rPr>
        <w:fldChar w:fldCharType="begin"/>
      </w:r>
      <w:r w:rsidR="00115AE9" w:rsidRPr="00D822A3">
        <w:rPr>
          <w:lang w:val="en-GB"/>
        </w:rPr>
        <w:instrText xml:space="preserve"> REF _Ref54016524 \r \h </w:instrText>
      </w:r>
      <w:r w:rsidR="00115AE9" w:rsidRPr="00D822A3">
        <w:rPr>
          <w:lang w:val="en-GB"/>
        </w:rPr>
      </w:r>
      <w:r w:rsidR="00115AE9" w:rsidRPr="00D822A3">
        <w:rPr>
          <w:lang w:val="en-GB"/>
        </w:rPr>
        <w:fldChar w:fldCharType="separate"/>
      </w:r>
      <w:r w:rsidR="00207336" w:rsidRPr="00D822A3">
        <w:rPr>
          <w:lang w:val="en-GB"/>
        </w:rPr>
        <w:t>2</w:t>
      </w:r>
      <w:r w:rsidR="00115AE9" w:rsidRPr="00D822A3">
        <w:rPr>
          <w:lang w:val="en-GB"/>
        </w:rPr>
        <w:fldChar w:fldCharType="end"/>
      </w:r>
      <w:r w:rsidR="00115AE9" w:rsidRPr="00D822A3">
        <w:rPr>
          <w:lang w:val="en-GB"/>
        </w:rPr>
        <w:t xml:space="preserve"> and </w:t>
      </w:r>
      <w:r w:rsidR="00115AE9" w:rsidRPr="00D822A3">
        <w:rPr>
          <w:lang w:val="en-GB"/>
        </w:rPr>
        <w:fldChar w:fldCharType="begin"/>
      </w:r>
      <w:r w:rsidR="00115AE9" w:rsidRPr="00D822A3">
        <w:rPr>
          <w:lang w:val="en-GB"/>
        </w:rPr>
        <w:instrText xml:space="preserve"> REF _Ref54016552 \r \h </w:instrText>
      </w:r>
      <w:r w:rsidR="00115AE9" w:rsidRPr="00D822A3">
        <w:rPr>
          <w:lang w:val="en-GB"/>
        </w:rPr>
      </w:r>
      <w:r w:rsidR="00115AE9" w:rsidRPr="00D822A3">
        <w:rPr>
          <w:lang w:val="en-GB"/>
        </w:rPr>
        <w:fldChar w:fldCharType="separate"/>
      </w:r>
      <w:r w:rsidR="00207336" w:rsidRPr="00D822A3">
        <w:rPr>
          <w:lang w:val="en-GB"/>
        </w:rPr>
        <w:t>3</w:t>
      </w:r>
      <w:r w:rsidR="00115AE9" w:rsidRPr="00D822A3">
        <w:rPr>
          <w:lang w:val="en-GB"/>
        </w:rPr>
        <w:fldChar w:fldCharType="end"/>
      </w:r>
      <w:r w:rsidRPr="00D822A3">
        <w:rPr>
          <w:lang w:val="en-GB"/>
        </w:rPr>
        <w:t>. The grammar of an expression follows below.</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77777777" w:rsidR="005B1C6D" w:rsidRPr="00D822A3" w:rsidRDefault="005B1C6D" w:rsidP="005B1C6D">
      <w:pPr>
        <w:pStyle w:val="Code"/>
        <w:rPr>
          <w:lang w:val="en-GB"/>
        </w:rPr>
      </w:pPr>
      <w:r w:rsidRPr="00D822A3">
        <w:rPr>
          <w:lang w:val="en-GB"/>
        </w:rPr>
        <w:t xml:space="preserve">    BITWISE_OR_expression</w:t>
      </w:r>
    </w:p>
    <w:p w14:paraId="67888068"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BITWISE_OR_expression</w:t>
      </w:r>
    </w:p>
    <w:p w14:paraId="7AB30BA4" w14:textId="77777777" w:rsidR="005B1C6D" w:rsidRPr="00D822A3" w:rsidRDefault="005B1C6D" w:rsidP="005B1C6D">
      <w:pPr>
        <w:pStyle w:val="Code"/>
        <w:rPr>
          <w:lang w:val="en-GB"/>
        </w:rPr>
      </w:pPr>
    </w:p>
    <w:p w14:paraId="41D28811" w14:textId="77777777" w:rsidR="005B1C6D" w:rsidRPr="00D822A3" w:rsidRDefault="005B1C6D" w:rsidP="005B1C6D">
      <w:pPr>
        <w:pStyle w:val="Code"/>
        <w:rPr>
          <w:lang w:val="en-GB"/>
        </w:rPr>
      </w:pPr>
      <w:r w:rsidRPr="00D822A3">
        <w:rPr>
          <w:lang w:val="en-GB"/>
        </w:rPr>
        <w:t>BITWISE_OR_expression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77777777" w:rsidR="005B1C6D" w:rsidRPr="00D822A3" w:rsidRDefault="005B1C6D" w:rsidP="005B1C6D">
      <w:pPr>
        <w:pStyle w:val="Code"/>
        <w:rPr>
          <w:lang w:val="en-GB"/>
        </w:rPr>
      </w:pPr>
      <w:r w:rsidRPr="00D822A3">
        <w:rPr>
          <w:lang w:val="en-GB"/>
        </w:rPr>
        <w:t xml:space="preserve">  | BITWISE_OR_expression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92" w:name="_Toc54120004"/>
      <w:r w:rsidRPr="00D822A3">
        <w:rPr>
          <w:lang w:val="en-GB"/>
        </w:rPr>
        <w:t>The Parser</w:t>
      </w:r>
      <w:bookmarkEnd w:id="492"/>
    </w:p>
    <w:p w14:paraId="1306B22E" w14:textId="4A1E91C6" w:rsidR="005B1C6D" w:rsidRPr="00D822A3" w:rsidRDefault="005B1C6D" w:rsidP="005B1C6D">
      <w:pPr>
        <w:rPr>
          <w:lang w:val="en-GB"/>
        </w:rPr>
      </w:pPr>
      <w:r w:rsidRPr="00D822A3">
        <w:rPr>
          <w:lang w:val="en-GB"/>
        </w:rPr>
        <w:t xml:space="preserve">The parser is divided into two parts: one part that defines the rules and tokens, and one part that defines the grammar rules. As mentioned in Section </w:t>
      </w:r>
      <w:r w:rsidRPr="00D822A3">
        <w:rPr>
          <w:lang w:val="en-GB"/>
        </w:rPr>
        <w:fldChar w:fldCharType="begin"/>
      </w:r>
      <w:r w:rsidRPr="00D822A3">
        <w:rPr>
          <w:lang w:val="en-GB"/>
        </w:rPr>
        <w:instrText xml:space="preserve"> REF _Ref418230958 \r \h </w:instrText>
      </w:r>
      <w:r w:rsidRPr="00D822A3">
        <w:rPr>
          <w:lang w:val="en-GB"/>
        </w:rPr>
      </w:r>
      <w:r w:rsidRPr="00D822A3">
        <w:rPr>
          <w:lang w:val="en-GB"/>
        </w:rPr>
        <w:fldChar w:fldCharType="separate"/>
      </w:r>
      <w:r w:rsidR="00207336" w:rsidRPr="00D822A3">
        <w:rPr>
          <w:b/>
          <w:bCs/>
          <w:lang w:val="en-GB"/>
        </w:rPr>
        <w:t>Fel! Hittar inte referenskälla.</w:t>
      </w:r>
      <w:r w:rsidRPr="00D822A3">
        <w:rPr>
          <w:lang w:val="en-GB"/>
        </w:rPr>
        <w:fldChar w:fldCharType="end"/>
      </w:r>
      <w:r w:rsidRPr="00D822A3">
        <w:rPr>
          <w:lang w:val="en-GB"/>
        </w:rPr>
        <w:t xml:space="preserve">, the parser defined in GPPG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preprocessor). </w:t>
      </w:r>
    </w:p>
    <w:p w14:paraId="02EE4F27" w14:textId="77777777" w:rsidR="005B1C6D" w:rsidRPr="00D822A3" w:rsidRDefault="005B1C6D" w:rsidP="005B1C6D">
      <w:pPr>
        <w:pStyle w:val="CodeHeader"/>
        <w:rPr>
          <w:lang w:val="en-GB"/>
        </w:rPr>
      </w:pPr>
      <w:r w:rsidRPr="00D822A3">
        <w:rPr>
          <w:lang w:val="en-GB"/>
        </w:rPr>
        <w:t>ExpressionParser.gppg</w:t>
      </w:r>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F2604AE" w14:textId="77777777" w:rsidR="005B1C6D" w:rsidRPr="00D822A3" w:rsidRDefault="005B1C6D" w:rsidP="005B1C6D">
      <w:pPr>
        <w:pStyle w:val="Code"/>
        <w:rPr>
          <w:highlight w:val="white"/>
          <w:lang w:val="en-GB"/>
        </w:rPr>
      </w:pPr>
      <w:r w:rsidRPr="00D822A3">
        <w:rPr>
          <w:highlight w:val="white"/>
          <w:lang w:val="en-GB"/>
        </w:rPr>
        <w:t xml:space="preserve">       QUESTION_MARK COLON LEFT_PARENTHESIS RIGHT_PARENTHESIS LOGICAL_OR LOGICAL_AND</w:t>
      </w:r>
    </w:p>
    <w:p w14:paraId="508E6B2A" w14:textId="77777777" w:rsidR="005B1C6D" w:rsidRPr="00D822A3" w:rsidRDefault="005B1C6D" w:rsidP="005B1C6D">
      <w:pPr>
        <w:pStyle w:val="Code"/>
        <w:rPr>
          <w:highlight w:val="white"/>
          <w:lang w:val="en-GB"/>
        </w:rPr>
      </w:pPr>
      <w:r w:rsidRPr="00D822A3">
        <w:rPr>
          <w:highlight w:val="white"/>
          <w:lang w:val="en-GB"/>
        </w:rPr>
        <w:t xml:space="preserve">       LOGICAL_NOT BITWISE_XOR BITWISE_OR BITWISE_AND BITWISE_NOT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77777777" w:rsidR="005B1C6D" w:rsidRPr="00D822A3" w:rsidRDefault="005B1C6D" w:rsidP="005B1C6D">
      <w:pPr>
        <w:pStyle w:val="Code"/>
        <w:rPr>
          <w:highlight w:val="white"/>
          <w:lang w:val="en-GB"/>
        </w:rPr>
      </w:pPr>
      <w:r w:rsidRPr="00D822A3">
        <w:rPr>
          <w:highlight w:val="white"/>
          <w:lang w:val="en-GB"/>
        </w:rPr>
        <w:t xml:space="preserve">                      logical_and_expression 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77777777" w:rsidR="005B1C6D" w:rsidRPr="00D822A3" w:rsidRDefault="005B1C6D" w:rsidP="005B1C6D">
      <w:pPr>
        <w:pStyle w:val="Code"/>
        <w:rPr>
          <w:highlight w:val="white"/>
          <w:lang w:val="en-GB"/>
        </w:rPr>
      </w:pP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7777777" w:rsidR="005B1C6D" w:rsidRPr="00D822A3" w:rsidRDefault="005B1C6D" w:rsidP="005B1C6D">
      <w:pPr>
        <w:pStyle w:val="Code"/>
        <w:rPr>
          <w:highlight w:val="white"/>
          <w:lang w:val="en-GB"/>
        </w:rPr>
      </w:pP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77777777" w:rsidR="005B1C6D" w:rsidRPr="00D822A3" w:rsidRDefault="005B1C6D" w:rsidP="005B1C6D">
      <w:pPr>
        <w:pStyle w:val="Code"/>
        <w:rPr>
          <w:highlight w:val="white"/>
          <w:lang w:val="en-GB"/>
        </w:rPr>
      </w:pPr>
      <w:r w:rsidRPr="00D822A3">
        <w:rPr>
          <w:highlight w:val="white"/>
          <w:lang w:val="en-GB"/>
        </w:rPr>
        <w:t xml:space="preserve">    bitwise_or_expression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77777777" w:rsidR="005B1C6D" w:rsidRPr="00D822A3" w:rsidRDefault="005B1C6D" w:rsidP="005B1C6D">
      <w:pPr>
        <w:pStyle w:val="Code"/>
        <w:rPr>
          <w:highlight w:val="white"/>
          <w:lang w:val="en-GB"/>
        </w:rPr>
      </w:pPr>
      <w:r w:rsidRPr="00D822A3">
        <w:rPr>
          <w:highlight w:val="white"/>
          <w:lang w:val="en-GB"/>
        </w:rPr>
        <w:t xml:space="preserve">  | bitwise_and_expression LOGICAL_AND bitwise_or_expression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7777777" w:rsidR="005B1C6D" w:rsidRPr="00D822A3" w:rsidRDefault="005B1C6D" w:rsidP="005B1C6D">
      <w:pPr>
        <w:pStyle w:val="Code"/>
        <w:rPr>
          <w:highlight w:val="white"/>
          <w:lang w:val="en-GB"/>
        </w:rPr>
      </w:pPr>
      <w:r w:rsidRPr="00D822A3">
        <w:rPr>
          <w:highlight w:val="white"/>
          <w:lang w:val="en-GB"/>
        </w:rPr>
        <w:t>bitwise_or_expression:</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77777777" w:rsidR="005B1C6D" w:rsidRPr="00D822A3" w:rsidRDefault="005B1C6D" w:rsidP="005B1C6D">
      <w:pPr>
        <w:pStyle w:val="Code"/>
        <w:rPr>
          <w:highlight w:val="white"/>
          <w:lang w:val="en-GB"/>
        </w:rPr>
      </w:pPr>
      <w:r w:rsidRPr="00D822A3">
        <w:rPr>
          <w:highlight w:val="white"/>
          <w:lang w:val="en-GB"/>
        </w:rPr>
        <w:t xml:space="preserve">  | bitwise_or_expression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An expression is considered to be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In the preprocessor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77777777" w:rsidR="005B1C6D" w:rsidRPr="00D822A3" w:rsidRDefault="005B1C6D" w:rsidP="0092795B">
            <w:pPr>
              <w:rPr>
                <w:lang w:val="en-GB"/>
              </w:rPr>
            </w:pPr>
            <w:r w:rsidRPr="00D822A3">
              <w:rPr>
                <w:lang w:val="en-GB"/>
              </w:rPr>
              <w:t>With parenthesis</w:t>
            </w:r>
          </w:p>
        </w:tc>
        <w:tc>
          <w:tcPr>
            <w:tcW w:w="4675" w:type="dxa"/>
          </w:tcPr>
          <w:p w14:paraId="34A3F102" w14:textId="77777777" w:rsidR="005B1C6D" w:rsidRPr="00D822A3" w:rsidRDefault="005B1C6D" w:rsidP="0092795B">
            <w:pPr>
              <w:rPr>
                <w:lang w:val="en-GB"/>
              </w:rPr>
            </w:pPr>
            <w:r w:rsidRPr="00D822A3">
              <w:rPr>
                <w:lang w:val="en-GB"/>
              </w:rPr>
              <w:t>Without parenthesis</w:t>
            </w:r>
          </w:p>
        </w:tc>
      </w:tr>
    </w:tbl>
    <w:p w14:paraId="0DF66194" w14:textId="77777777" w:rsidR="005B1C6D" w:rsidRPr="00D822A3" w:rsidRDefault="005B1C6D" w:rsidP="005B1C6D">
      <w:pPr>
        <w:pStyle w:val="Code"/>
        <w:rPr>
          <w:highlight w:val="white"/>
          <w:lang w:val="en-GB"/>
        </w:rPr>
      </w:pPr>
      <w:bookmarkStart w:id="493" w:name="_Ref418278877"/>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94" w:name="_Toc54120005"/>
      <w:r w:rsidRPr="00D822A3">
        <w:rPr>
          <w:lang w:val="en-GB"/>
        </w:rPr>
        <w:t>The Scanner</w:t>
      </w:r>
      <w:bookmarkEnd w:id="493"/>
      <w:bookmarkEnd w:id="494"/>
    </w:p>
    <w:p w14:paraId="3C52097C" w14:textId="3AFD2606"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207336" w:rsidRPr="00D822A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r w:rsidRPr="00D822A3">
        <w:rPr>
          <w:lang w:val="en-GB"/>
        </w:rPr>
        <w:t>ExpressionScanner.gplex</w:t>
      </w:r>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4B62619" w:rsidR="005B1C6D" w:rsidRPr="00D822A3" w:rsidRDefault="005B1C6D" w:rsidP="005B1C6D">
      <w:pPr>
        <w:pStyle w:val="Rubrik2"/>
        <w:rPr>
          <w:lang w:val="en-GB"/>
        </w:rPr>
      </w:pPr>
      <w:bookmarkStart w:id="495" w:name="_Toc54120006"/>
      <w:r w:rsidRPr="00D822A3">
        <w:rPr>
          <w:lang w:val="en-GB"/>
        </w:rPr>
        <w:t>The Pre</w:t>
      </w:r>
      <w:r w:rsidR="00921465" w:rsidRPr="00D822A3">
        <w:rPr>
          <w:lang w:val="en-GB"/>
        </w:rPr>
        <w:t xml:space="preserve">processor </w:t>
      </w:r>
      <w:r w:rsidRPr="00D822A3">
        <w:rPr>
          <w:lang w:val="en-GB"/>
        </w:rPr>
        <w:t>Parser</w:t>
      </w:r>
      <w:bookmarkEnd w:id="495"/>
    </w:p>
    <w:p w14:paraId="2AE043DB" w14:textId="391F467B" w:rsidR="00921465" w:rsidRPr="00D822A3" w:rsidRDefault="00921465" w:rsidP="00921465">
      <w:pPr>
        <w:rPr>
          <w:lang w:val="en-GB"/>
        </w:rPr>
      </w:pPr>
      <w:r w:rsidRPr="00D822A3">
        <w:rPr>
          <w:lang w:val="en-GB"/>
        </w:rPr>
        <w:t>There is actually a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source code. The parser is very simple. Its only task is to define a set of terminals.</w:t>
      </w:r>
    </w:p>
    <w:p w14:paraId="1F96E4F3" w14:textId="77777777" w:rsidR="005B1C6D" w:rsidRPr="00D822A3" w:rsidRDefault="005B1C6D" w:rsidP="005B1C6D">
      <w:pPr>
        <w:pStyle w:val="CodeHeader"/>
        <w:rPr>
          <w:lang w:val="en-GB"/>
        </w:rPr>
      </w:pPr>
      <w:r w:rsidRPr="00D822A3">
        <w:rPr>
          <w:lang w:val="en-GB"/>
        </w:rPr>
        <w:t>PreParser.gppg</w:t>
      </w:r>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092689F3"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207336" w:rsidRPr="00D822A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preprocessor. The idea is that we divide the </w:t>
      </w:r>
    </w:p>
    <w:p w14:paraId="53305911" w14:textId="77777777" w:rsidR="005B1C6D" w:rsidRPr="00D822A3" w:rsidRDefault="005B1C6D" w:rsidP="005B1C6D">
      <w:pPr>
        <w:pStyle w:val="CodeHeader"/>
        <w:rPr>
          <w:lang w:val="en-GB"/>
        </w:rPr>
      </w:pPr>
      <w:r w:rsidRPr="00D822A3">
        <w:rPr>
          <w:lang w:val="en-GB"/>
        </w:rPr>
        <w:t>PreScanner.gplex</w:t>
      </w:r>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503F6931" w14:textId="77777777" w:rsidR="005B1C6D" w:rsidRPr="00D822A3" w:rsidRDefault="005B1C6D" w:rsidP="005B1C6D">
      <w:pPr>
        <w:pStyle w:val="Rubrik2"/>
        <w:rPr>
          <w:lang w:val="en-GB"/>
        </w:rPr>
      </w:pPr>
      <w:bookmarkStart w:id="496" w:name="_Toc54120007"/>
      <w:r w:rsidRPr="00D822A3">
        <w:rPr>
          <w:lang w:val="en-GB"/>
        </w:rPr>
        <w:t>The Preprocessor</w:t>
      </w:r>
      <w:bookmarkEnd w:id="496"/>
    </w:p>
    <w:p w14:paraId="2BB354C5" w14:textId="77777777" w:rsidR="005B1C6D" w:rsidRPr="00D822A3" w:rsidRDefault="005B1C6D" w:rsidP="005B1C6D">
      <w:pPr>
        <w:rPr>
          <w:lang w:val="en-GB"/>
        </w:rPr>
      </w:pPr>
      <w:r w:rsidRPr="00D822A3">
        <w:rPr>
          <w:lang w:val="en-GB"/>
        </w:rPr>
        <w:t>The preprocessor has several tasks:</w:t>
      </w:r>
    </w:p>
    <w:p w14:paraId="19C7C67C" w14:textId="77777777" w:rsidR="005B1C6D" w:rsidRPr="00D822A3" w:rsidRDefault="005B1C6D" w:rsidP="005B1C6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their modern equivalents.</w:t>
      </w:r>
    </w:p>
    <w:p w14:paraId="20165060" w14:textId="77777777" w:rsidR="005B1C6D" w:rsidRPr="00D822A3" w:rsidRDefault="005B1C6D" w:rsidP="005B1C6D">
      <w:pPr>
        <w:pStyle w:val="Liststycke"/>
        <w:numPr>
          <w:ilvl w:val="0"/>
          <w:numId w:val="74"/>
        </w:numPr>
        <w:rPr>
          <w:lang w:val="en-GB"/>
        </w:rPr>
      </w:pPr>
      <w:r w:rsidRPr="00D822A3">
        <w:rPr>
          <w:b/>
          <w:lang w:val="en-GB"/>
        </w:rPr>
        <w:t>Comments</w:t>
      </w:r>
      <w:r w:rsidRPr="00D822A3">
        <w:rPr>
          <w:lang w:val="en-GB"/>
        </w:rPr>
        <w:t>. Each block comment or line comment is replaced by blank characters.</w:t>
      </w:r>
    </w:p>
    <w:p w14:paraId="131637BD" w14:textId="77777777" w:rsidR="005B1C6D" w:rsidRPr="00D822A3" w:rsidRDefault="005B1C6D" w:rsidP="005B1C6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D822A3" w:rsidRDefault="005B1C6D" w:rsidP="005B1C6D">
      <w:pPr>
        <w:pStyle w:val="Liststycke"/>
        <w:numPr>
          <w:ilvl w:val="0"/>
          <w:numId w:val="74"/>
        </w:numPr>
        <w:rPr>
          <w:lang w:val="en-GB"/>
        </w:rPr>
      </w:pPr>
      <w:r w:rsidRPr="00D822A3">
        <w:rPr>
          <w:b/>
          <w:lang w:val="en-GB"/>
        </w:rPr>
        <w:t>Include files</w:t>
      </w:r>
      <w:r w:rsidRPr="00D822A3">
        <w:rPr>
          <w:lang w:val="en-GB"/>
        </w:rPr>
        <w:t>. The system include files (encapsulated by ‘&lt;’ and ‘&gt;’) and internal include files (encapsulated by quotes) are read and included in the final code.</w:t>
      </w:r>
    </w:p>
    <w:p w14:paraId="7B7F122B" w14:textId="77777777" w:rsidR="005B1C6D" w:rsidRPr="00D822A3" w:rsidRDefault="005B1C6D" w:rsidP="005B1C6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and #</w:t>
      </w:r>
      <w:r w:rsidRPr="00D822A3">
        <w:rPr>
          <w:rStyle w:val="CodeInText"/>
          <w:lang w:val="en-GB"/>
        </w:rPr>
        <w:t>endif</w:t>
      </w:r>
      <w:r w:rsidRPr="00D822A3">
        <w:rPr>
          <w:lang w:val="en-GB"/>
        </w:rPr>
        <w:t xml:space="preserve"> directives are processed.</w:t>
      </w:r>
    </w:p>
    <w:p w14:paraId="54E8FA66" w14:textId="77777777" w:rsidR="005B1C6D" w:rsidRPr="00D822A3" w:rsidRDefault="005B1C6D" w:rsidP="005B1C6D">
      <w:pPr>
        <w:pStyle w:val="Liststycke"/>
        <w:numPr>
          <w:ilvl w:val="0"/>
          <w:numId w:val="74"/>
        </w:numPr>
        <w:rPr>
          <w:lang w:val="en-GB"/>
        </w:rPr>
      </w:pPr>
      <w:r w:rsidRPr="00D822A3">
        <w:rPr>
          <w:b/>
          <w:lang w:val="en-GB"/>
        </w:rPr>
        <w:t>Macro expansion</w:t>
      </w:r>
      <w:r w:rsidRPr="00D822A3">
        <w:rPr>
          <w:lang w:val="en-GB"/>
        </w:rPr>
        <w:t>. The source code is traversed and each macro is expanded. Since the contents of each character and string constant has been translated into slash codes we do not need to check whether the macro to be expanded is part of a character of string.</w:t>
      </w:r>
    </w:p>
    <w:p w14:paraId="08DB01C9" w14:textId="77777777" w:rsidR="005B1C6D" w:rsidRPr="00D822A3" w:rsidRDefault="005B1C6D" w:rsidP="005B1C6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"ef" is concatenated into "abcded".</w:t>
      </w:r>
    </w:p>
    <w:p w14:paraId="54E0309E" w14:textId="77777777" w:rsidR="005B1C6D" w:rsidRPr="00D822A3" w:rsidRDefault="005B1C6D" w:rsidP="005B1C6D">
      <w:pPr>
        <w:rPr>
          <w:lang w:val="en-GB"/>
        </w:rPr>
      </w:pPr>
      <w:r w:rsidRPr="00D822A3">
        <w:rPr>
          <w:lang w:val="en-GB"/>
        </w:rPr>
        <w:t xml:space="preserve">The first phase of the preprocessor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Pr="00D822A3" w:rsidRDefault="005B1C6D" w:rsidP="005B1C6D">
      <w:pPr>
        <w:pStyle w:val="CodeHeader"/>
        <w:rPr>
          <w:lang w:val="en-GB"/>
        </w:rPr>
      </w:pPr>
      <w:r w:rsidRPr="00D822A3">
        <w:rPr>
          <w:lang w:val="en-GB"/>
        </w:rPr>
        <w:t>Preprocessor.cs</w:t>
      </w:r>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2A2783A0" w14:textId="18E111FB" w:rsidR="00BB3615" w:rsidRPr="00D822A3" w:rsidRDefault="00BB3615" w:rsidP="00BB3615">
      <w:pPr>
        <w:pStyle w:val="Code"/>
        <w:rPr>
          <w:highlight w:val="white"/>
          <w:lang w:val="en-GB"/>
        </w:rPr>
      </w:pPr>
      <w:r w:rsidRPr="00D822A3">
        <w:rPr>
          <w:highlight w:val="white"/>
          <w:lang w:val="en-GB"/>
        </w:rPr>
        <w:t xml:space="preserve">    private Stack&lt;Triple&lt;bool,bool,bool&gt;&gt; </w:t>
      </w:r>
      <w:r w:rsidR="000647D5" w:rsidRPr="00D822A3">
        <w:rPr>
          <w:highlight w:val="white"/>
          <w:lang w:val="en-GB"/>
        </w:rPr>
        <w:t>m_i</w:t>
      </w:r>
      <w:r w:rsidRPr="00D822A3">
        <w:rPr>
          <w:highlight w:val="white"/>
          <w:lang w:val="en-GB"/>
        </w:rPr>
        <w:t>fStack =</w:t>
      </w:r>
    </w:p>
    <w:p w14:paraId="48F14C2B" w14:textId="6FCB7863" w:rsidR="00BB3615" w:rsidRPr="00D822A3" w:rsidRDefault="00BB3615" w:rsidP="00BB3615">
      <w:pPr>
        <w:pStyle w:val="Code"/>
        <w:rPr>
          <w:highlight w:val="white"/>
          <w:lang w:val="en-GB"/>
        </w:rPr>
      </w:pPr>
      <w:r w:rsidRPr="00D822A3">
        <w:rPr>
          <w:highlight w:val="white"/>
          <w:lang w:val="en-GB"/>
        </w:rPr>
        <w:t xml:space="preserve">              new Stack&lt;Triple&lt;bool</w:t>
      </w:r>
      <w:r w:rsidR="00E43D79" w:rsidRPr="00D822A3">
        <w:rPr>
          <w:highlight w:val="white"/>
          <w:lang w:val="en-GB"/>
        </w:rPr>
        <w:t>p</w:t>
      </w:r>
      <w:r w:rsidRPr="00D822A3">
        <w:rPr>
          <w:highlight w:val="white"/>
          <w:lang w:val="en-GB"/>
        </w:rPr>
        <w:t xml:space="preserve"> bool, bool&gt;&gt;();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77777777"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 More specifically, there are several parts of the 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77777777" w:rsidR="00A95CB2" w:rsidRPr="00D822A3" w:rsidRDefault="00A95CB2" w:rsidP="00A95CB2">
      <w:pPr>
        <w:pStyle w:val="Code"/>
        <w:rPr>
          <w:highlight w:val="white"/>
          <w:lang w:val="en-GB"/>
        </w:rPr>
      </w:pPr>
      <w:r w:rsidRPr="00D822A3">
        <w:rPr>
          <w:highlight w:val="white"/>
          <w:lang w:val="en-GB"/>
        </w:rPr>
        <w:t xml:space="preserve">      Assert.Error(m_ifStack.Count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5438DADC" w:rsidR="005B1C6D" w:rsidRPr="00D822A3" w:rsidRDefault="005B1C6D" w:rsidP="005B1C6D">
      <w:pPr>
        <w:pStyle w:val="Code"/>
        <w:rPr>
          <w:highlight w:val="white"/>
          <w:lang w:val="en-GB"/>
        </w:rPr>
      </w:pPr>
      <w:r w:rsidRPr="00D822A3">
        <w:rPr>
          <w:highlight w:val="white"/>
          <w:lang w:val="en-GB"/>
        </w:rPr>
        <w:t xml:space="preserve">      int stackSize = </w:t>
      </w:r>
      <w:r w:rsidR="001B280B" w:rsidRPr="00D822A3">
        <w:rPr>
          <w:highlight w:val="white"/>
          <w:lang w:val="en-GB"/>
        </w:rPr>
        <w:t>M_ifStack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7953F93"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97" w:name="_Toc54120008"/>
      <w:r w:rsidRPr="00D822A3">
        <w:rPr>
          <w:lang w:val="en-GB"/>
        </w:rPr>
        <w:t>Tri Graphs</w:t>
      </w:r>
      <w:bookmarkEnd w:id="497"/>
    </w:p>
    <w:p w14:paraId="4EF4ADBC" w14:textId="77777777" w:rsidR="005B1C6D" w:rsidRPr="00D822A3" w:rsidRDefault="005B1C6D" w:rsidP="005B1C6D">
      <w:pPr>
        <w:rPr>
          <w:lang w:val="en-GB"/>
        </w:rPr>
      </w:pPr>
      <w:r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77777777" w:rsidR="005B1C6D" w:rsidRPr="00D822A3" w:rsidRDefault="005B1C6D" w:rsidP="005B1C6D">
      <w:pPr>
        <w:rPr>
          <w:lang w:val="en-GB"/>
        </w:rPr>
      </w:pPr>
      <w:r w:rsidRPr="00D822A3">
        <w:rPr>
          <w:lang w:val="en-GB"/>
        </w:rPr>
        <w:t>The tri graphs sequences are easy to replace, since we do not need to take any consideration in whether the tri graphs are placed inside strings, characters, or comments.</w:t>
      </w:r>
    </w:p>
    <w:p w14:paraId="04633C37" w14:textId="77777777" w:rsidR="005B1C6D" w:rsidRPr="00D822A3" w:rsidRDefault="005B1C6D" w:rsidP="005B1C6D">
      <w:pPr>
        <w:pStyle w:val="Code"/>
        <w:rPr>
          <w:highlight w:val="white"/>
          <w:lang w:val="en-GB"/>
        </w:rPr>
      </w:pPr>
      <w:r w:rsidRPr="00D822A3">
        <w:rPr>
          <w:highlight w:val="white"/>
          <w:lang w:val="en-GB"/>
        </w:rPr>
        <w:t xml:space="preserve">    private static IDictionary&lt;char,char&gt; TriGraphMap =</w:t>
      </w:r>
    </w:p>
    <w:p w14:paraId="6E09C7F2" w14:textId="77777777" w:rsidR="005B1C6D" w:rsidRPr="00D822A3" w:rsidRDefault="005B1C6D" w:rsidP="005B1C6D">
      <w:pPr>
        <w:pStyle w:val="Code"/>
        <w:rPr>
          <w:highlight w:val="white"/>
          <w:lang w:val="en-GB"/>
        </w:rPr>
      </w:pPr>
      <w:r w:rsidRPr="00D822A3">
        <w:rPr>
          <w:highlight w:val="white"/>
          <w:lang w:val="en-GB"/>
        </w:rPr>
        <w:t xml:space="preserve">      new Dictionary&lt;char,char&gt;() {{'=', '#'}, {'/', '\\'}, {'\'', '^'},</w:t>
      </w:r>
    </w:p>
    <w:p w14:paraId="08487113" w14:textId="77777777" w:rsidR="005B1C6D" w:rsidRPr="00D822A3" w:rsidRDefault="005B1C6D" w:rsidP="005B1C6D">
      <w:pPr>
        <w:pStyle w:val="Code"/>
        <w:rPr>
          <w:highlight w:val="white"/>
          <w:lang w:val="en-GB"/>
        </w:rPr>
      </w:pPr>
      <w:r w:rsidRPr="00D822A3">
        <w:rPr>
          <w:highlight w:val="white"/>
          <w:lang w:val="en-GB"/>
        </w:rPr>
        <w:t xml:space="preserve">                                   {'(', '['}, {')', ']'}, {'!', '|'},</w:t>
      </w:r>
    </w:p>
    <w:p w14:paraId="5E269794" w14:textId="77777777" w:rsidR="005B1C6D" w:rsidRPr="00D822A3" w:rsidRDefault="005B1C6D" w:rsidP="005B1C6D">
      <w:pPr>
        <w:pStyle w:val="Code"/>
        <w:rPr>
          <w:highlight w:val="white"/>
          <w:lang w:val="en-GB"/>
        </w:rPr>
      </w:pPr>
      <w:r w:rsidRPr="00D822A3">
        <w:rPr>
          <w:highlight w:val="white"/>
          <w:lang w:val="en-GB"/>
        </w:rPr>
        <w:t xml:space="preserve">                                   {'&lt;', '{'}, {'&gt;', '}'}, {'-', '~'}};</w:t>
      </w:r>
    </w:p>
    <w:p w14:paraId="0991F305" w14:textId="77777777" w:rsidR="005B1C6D" w:rsidRPr="00D822A3" w:rsidRDefault="005B1C6D" w:rsidP="005B1C6D">
      <w:pPr>
        <w:pStyle w:val="Code"/>
        <w:rPr>
          <w:highlight w:val="white"/>
          <w:lang w:val="en-GB"/>
        </w:rPr>
      </w:pPr>
    </w:p>
    <w:p w14:paraId="3F24A9A9" w14:textId="77777777" w:rsidR="005B1C6D" w:rsidRPr="00D822A3" w:rsidRDefault="005B1C6D" w:rsidP="005B1C6D">
      <w:pPr>
        <w:pStyle w:val="Code"/>
        <w:rPr>
          <w:highlight w:val="white"/>
          <w:lang w:val="en-GB"/>
        </w:rPr>
      </w:pPr>
      <w:r w:rsidRPr="00D822A3">
        <w:rPr>
          <w:highlight w:val="white"/>
          <w:lang w:val="en-GB"/>
        </w:rPr>
        <w:t xml:space="preserve">    public void GenerateTriGraphs(StringBuilder buffer) {</w:t>
      </w:r>
    </w:p>
    <w:p w14:paraId="7C8D7DA0"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- 1); ++index) {</w:t>
      </w:r>
    </w:p>
    <w:p w14:paraId="5B195D08" w14:textId="77777777" w:rsidR="005B1C6D" w:rsidRPr="00D822A3" w:rsidRDefault="005B1C6D" w:rsidP="005B1C6D">
      <w:pPr>
        <w:pStyle w:val="Code"/>
        <w:rPr>
          <w:highlight w:val="white"/>
          <w:lang w:val="en-GB"/>
        </w:rPr>
      </w:pPr>
      <w:r w:rsidRPr="00D822A3">
        <w:rPr>
          <w:highlight w:val="white"/>
          <w:lang w:val="en-GB"/>
        </w:rPr>
        <w:t xml:space="preserve">        if ((buffer[index] == '?') &amp;&amp;</w:t>
      </w:r>
    </w:p>
    <w:p w14:paraId="7712EA1F" w14:textId="77777777" w:rsidR="005B1C6D" w:rsidRPr="00D822A3" w:rsidRDefault="005B1C6D" w:rsidP="005B1C6D">
      <w:pPr>
        <w:pStyle w:val="Code"/>
        <w:rPr>
          <w:highlight w:val="white"/>
          <w:lang w:val="en-GB"/>
        </w:rPr>
      </w:pPr>
      <w:r w:rsidRPr="00D822A3">
        <w:rPr>
          <w:highlight w:val="white"/>
          <w:lang w:val="en-GB"/>
        </w:rPr>
        <w:t xml:space="preserve">            TriGraphMap.ContainsKey(buffer[index + 1]) &amp;&amp;</w:t>
      </w:r>
    </w:p>
    <w:p w14:paraId="2BACAEE2" w14:textId="77777777" w:rsidR="005B1C6D" w:rsidRPr="00D822A3" w:rsidRDefault="005B1C6D" w:rsidP="005B1C6D">
      <w:pPr>
        <w:pStyle w:val="Code"/>
        <w:rPr>
          <w:highlight w:val="white"/>
          <w:lang w:val="en-GB"/>
        </w:rPr>
      </w:pPr>
      <w:r w:rsidRPr="00D822A3">
        <w:rPr>
          <w:highlight w:val="white"/>
          <w:lang w:val="en-GB"/>
        </w:rPr>
        <w:t xml:space="preserve">            !((index &gt; 0) &amp;&amp; (buffer[index - 1] == '\\'))) {</w:t>
      </w:r>
    </w:p>
    <w:p w14:paraId="1ABDE540" w14:textId="77777777" w:rsidR="005B1C6D" w:rsidRPr="00D822A3" w:rsidRDefault="005B1C6D" w:rsidP="005B1C6D">
      <w:pPr>
        <w:pStyle w:val="Code"/>
        <w:rPr>
          <w:highlight w:val="white"/>
          <w:lang w:val="en-GB"/>
        </w:rPr>
      </w:pPr>
      <w:r w:rsidRPr="00D822A3">
        <w:rPr>
          <w:highlight w:val="white"/>
          <w:lang w:val="en-GB"/>
        </w:rPr>
        <w:t xml:space="preserve">          buffer[index] = TriGraphMap[buffer[index + 1]];</w:t>
      </w:r>
    </w:p>
    <w:p w14:paraId="0210973B" w14:textId="77777777" w:rsidR="005B1C6D" w:rsidRPr="00D822A3" w:rsidRDefault="005B1C6D" w:rsidP="005B1C6D">
      <w:pPr>
        <w:pStyle w:val="Code"/>
        <w:rPr>
          <w:highlight w:val="white"/>
          <w:lang w:val="en-GB"/>
        </w:rPr>
      </w:pPr>
      <w:r w:rsidRPr="00D822A3">
        <w:rPr>
          <w:highlight w:val="white"/>
          <w:lang w:val="en-GB"/>
        </w:rPr>
        <w:t xml:space="preserve">          buffer.Remove(index + 1, 1);</w:t>
      </w:r>
    </w:p>
    <w:p w14:paraId="518650C7" w14:textId="77777777" w:rsidR="005B1C6D" w:rsidRPr="00D822A3" w:rsidRDefault="005B1C6D" w:rsidP="005B1C6D">
      <w:pPr>
        <w:pStyle w:val="Code"/>
        <w:rPr>
          <w:highlight w:val="white"/>
          <w:lang w:val="en-GB"/>
        </w:rPr>
      </w:pPr>
      <w:r w:rsidRPr="00D822A3">
        <w:rPr>
          <w:highlight w:val="white"/>
          <w:lang w:val="en-GB"/>
        </w:rPr>
        <w:t xml:space="preserve">        }</w:t>
      </w:r>
    </w:p>
    <w:p w14:paraId="28D5D1CA" w14:textId="77777777" w:rsidR="005B1C6D" w:rsidRPr="00D822A3" w:rsidRDefault="005B1C6D" w:rsidP="005B1C6D">
      <w:pPr>
        <w:pStyle w:val="Code"/>
        <w:rPr>
          <w:highlight w:val="white"/>
          <w:lang w:val="en-GB"/>
        </w:rPr>
      </w:pPr>
      <w:r w:rsidRPr="00D822A3">
        <w:rPr>
          <w:highlight w:val="white"/>
          <w:lang w:val="en-GB"/>
        </w:rPr>
        <w:t xml:space="preserve">      }</w:t>
      </w:r>
    </w:p>
    <w:p w14:paraId="2DDE07A7" w14:textId="77777777" w:rsidR="005B1C6D" w:rsidRPr="00D822A3" w:rsidRDefault="005B1C6D" w:rsidP="005B1C6D">
      <w:pPr>
        <w:pStyle w:val="Code"/>
        <w:rPr>
          <w:highlight w:val="white"/>
          <w:lang w:val="en-GB"/>
        </w:rPr>
      </w:pPr>
      <w:r w:rsidRPr="00D822A3">
        <w:rPr>
          <w:highlight w:val="white"/>
          <w:lang w:val="en-GB"/>
        </w:rPr>
        <w:t xml:space="preserve">    }</w:t>
      </w:r>
    </w:p>
    <w:p w14:paraId="39D86045" w14:textId="77777777" w:rsidR="005B1C6D" w:rsidRPr="00D822A3" w:rsidRDefault="005B1C6D" w:rsidP="005B1C6D">
      <w:pPr>
        <w:pStyle w:val="Rubrik3"/>
        <w:numPr>
          <w:ilvl w:val="2"/>
          <w:numId w:val="5"/>
        </w:numPr>
        <w:rPr>
          <w:lang w:val="en-GB"/>
        </w:rPr>
      </w:pPr>
      <w:bookmarkStart w:id="498" w:name="_Toc54120009"/>
      <w:r w:rsidRPr="00D822A3">
        <w:rPr>
          <w:lang w:val="en-GB"/>
        </w:rPr>
        <w:t>Comments, Strings, and Characters</w:t>
      </w:r>
      <w:bookmarkEnd w:id="498"/>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r w:rsidRPr="00D822A3">
        <w:rPr>
          <w:rStyle w:val="CodeInText"/>
          <w:lang w:val="en-GB"/>
        </w:rPr>
        <w:t>traverseLineComment</w:t>
      </w:r>
      <w:r w:rsidRPr="00D822A3">
        <w:rPr>
          <w:lang w:val="en-GB"/>
        </w:rPr>
        <w:t xml:space="preserve"> method is quite easy, we just continue until we find the end of the line (‘\n’) or the end of the buffer (‘\0’), and replace every preceding character with a blank.</w:t>
      </w:r>
    </w:p>
    <w:p w14:paraId="021BC065" w14:textId="77777777" w:rsidR="005B1C6D" w:rsidRPr="00D822A3" w:rsidRDefault="005B1C6D" w:rsidP="005B1C6D">
      <w:pPr>
        <w:rPr>
          <w:lang w:val="en-GB"/>
        </w:rPr>
      </w:pPr>
      <w:r w:rsidRPr="00D822A3">
        <w:rPr>
          <w:lang w:val="en-GB"/>
        </w:rPr>
        <w:t xml:space="preserve">The </w:t>
      </w:r>
      <w:r w:rsidRPr="00D822A3">
        <w:rPr>
          <w:rStyle w:val="CodeInText"/>
          <w:lang w:val="en-GB"/>
        </w:rPr>
        <w:t>traverseBlockComment</w:t>
      </w:r>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D822A3" w:rsidRDefault="005B1C6D" w:rsidP="005B1C6D">
      <w:pPr>
        <w:rPr>
          <w:lang w:val="en-GB"/>
        </w:rPr>
      </w:pPr>
      <w:r w:rsidRPr="00D822A3">
        <w:rPr>
          <w:lang w:val="en-GB"/>
        </w:rPr>
        <w:t xml:space="preserve">The </w:t>
      </w:r>
      <w:r w:rsidRPr="00D822A3">
        <w:rPr>
          <w:rStyle w:val="CodeInText"/>
          <w:lang w:val="en-GB"/>
        </w:rPr>
        <w:t>traverseString</w:t>
      </w:r>
      <w:r w:rsidRPr="00D822A3">
        <w:rPr>
          <w:lang w:val="en-GB"/>
        </w:rPr>
        <w:t xml:space="preserve"> method needs to keep track of the end of the string (‘\”’), the end of the buffer (‘\0’), or newline in the string (‘\n’). The end of the buffer or newline result in error messages. Moreover, when we find a backslash (‘\\’) we call </w:t>
      </w:r>
      <w:r w:rsidRPr="00D822A3">
        <w:rPr>
          <w:rStyle w:val="CodeInText"/>
          <w:lang w:val="en-GB"/>
        </w:rPr>
        <w:t>doSlash</w:t>
      </w:r>
      <w:r w:rsidRPr="00D822A3">
        <w:rPr>
          <w:lang w:val="en-GB"/>
        </w:rPr>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D822A3" w:rsidRDefault="005B1C6D" w:rsidP="005B1C6D">
      <w:pPr>
        <w:rPr>
          <w:lang w:val="en-GB"/>
        </w:rPr>
      </w:pPr>
      <w:r w:rsidRPr="00D822A3">
        <w:rPr>
          <w:lang w:val="en-GB"/>
        </w:rPr>
        <w:t xml:space="preserve">The </w:t>
      </w:r>
      <w:r w:rsidRPr="00D822A3">
        <w:rPr>
          <w:rStyle w:val="CodeInText"/>
          <w:lang w:val="en-GB"/>
        </w:rPr>
        <w:t>traverseCharacter</w:t>
      </w:r>
      <w:r w:rsidRPr="00D822A3">
        <w:rPr>
          <w:lang w:val="en-GB"/>
        </w:rPr>
        <w:t xml:space="preserve"> method is similar to </w:t>
      </w:r>
      <w:r w:rsidRPr="00D822A3">
        <w:rPr>
          <w:rStyle w:val="CodeInText"/>
          <w:lang w:val="en-GB"/>
        </w:rPr>
        <w:t>traverseString</w:t>
      </w:r>
      <w:r w:rsidRPr="00D822A3">
        <w:rPr>
          <w:lang w:val="en-GB"/>
        </w:rPr>
        <w:t xml:space="preserve"> above, it generates error messages for end-of-line or newline, calls </w:t>
      </w:r>
      <w:r w:rsidRPr="00D822A3">
        <w:rPr>
          <w:rStyle w:val="CodeInText"/>
          <w:lang w:val="en-GB"/>
        </w:rPr>
        <w:t>doSlash</w:t>
      </w:r>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9" w:name="_Ref418258402"/>
      <w:bookmarkStart w:id="500" w:name="_Toc54120010"/>
      <w:r w:rsidRPr="00D822A3">
        <w:rPr>
          <w:lang w:val="en-GB"/>
        </w:rPr>
        <w:t>Slash Codes</w:t>
      </w:r>
      <w:bookmarkEnd w:id="499"/>
      <w:bookmarkEnd w:id="500"/>
    </w:p>
    <w:p w14:paraId="3BC934C2" w14:textId="77777777" w:rsidR="005B1C6D" w:rsidRPr="00D822A3" w:rsidRDefault="005B1C6D" w:rsidP="005B1C6D">
      <w:pPr>
        <w:rPr>
          <w:lang w:val="en-GB"/>
        </w:rPr>
      </w:pPr>
      <w:r w:rsidRPr="00D822A3">
        <w:rPr>
          <w:lang w:val="en-GB"/>
        </w:rPr>
        <w:t xml:space="preserve">The </w:t>
      </w:r>
      <w:r w:rsidRPr="00D822A3">
        <w:rPr>
          <w:rStyle w:val="CodeInText0"/>
          <w:lang w:val="en-GB"/>
        </w:rPr>
        <w:t>slashToChar</w:t>
      </w:r>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r w:rsidRPr="00D822A3">
        <w:rPr>
          <w:rStyle w:val="CodeInText0"/>
          <w:lang w:val="en-GB"/>
        </w:rPr>
        <w:t>charToOctal</w:t>
      </w:r>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r w:rsidRPr="00D822A3">
        <w:rPr>
          <w:rStyle w:val="CodeInText0"/>
          <w:lang w:val="en-GB"/>
        </w:rPr>
        <w:t>octalToChar</w:t>
      </w:r>
      <w:r w:rsidRPr="00D822A3">
        <w:rPr>
          <w:lang w:val="en-GB"/>
        </w:rPr>
        <w:t xml:space="preserve"> method is called by the scanner to tralform the octal shalch codes into regular characters.</w:t>
      </w:r>
    </w:p>
    <w:p w14:paraId="2D578CCB" w14:textId="77777777" w:rsidR="005B1C6D" w:rsidRPr="00D822A3" w:rsidRDefault="005B1C6D" w:rsidP="005B1C6D">
      <w:pPr>
        <w:pStyle w:val="Rubrik3"/>
        <w:rPr>
          <w:lang w:val="en-GB"/>
        </w:rPr>
      </w:pPr>
      <w:bookmarkStart w:id="501" w:name="_Toc54120011"/>
      <w:r w:rsidRPr="00D822A3">
        <w:rPr>
          <w:lang w:val="en-GB"/>
        </w:rPr>
        <w:t>The Line List</w:t>
      </w:r>
      <w:bookmarkEnd w:id="501"/>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preprocessors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r w:rsidRPr="00D822A3">
        <w:rPr>
          <w:rStyle w:val="CodeInText"/>
          <w:lang w:val="en-GB"/>
        </w:rPr>
        <w:t>lineBuffer</w:t>
      </w:r>
      <w:r w:rsidRPr="00D822A3">
        <w:rPr>
          <w:lang w:val="en-GB"/>
        </w:rPr>
        <w:t xml:space="preserve">. Since an empty line was added at the end of the line list in </w:t>
      </w:r>
      <w:r w:rsidRPr="00D822A3">
        <w:rPr>
          <w:rStyle w:val="CodeInText"/>
          <w:lang w:val="en-GB"/>
        </w:rPr>
        <w:t>generateLineList</w:t>
      </w:r>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D822A3">
        <w:rPr>
          <w:rStyle w:val="CodeInText"/>
          <w:lang w:val="en-GB"/>
        </w:rPr>
        <w:t>searchForMacros</w:t>
      </w:r>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77777777" w:rsidR="005B1C6D" w:rsidRPr="00D822A3" w:rsidRDefault="005B1C6D" w:rsidP="005B1C6D">
      <w:pPr>
        <w:rPr>
          <w:lang w:val="en-GB"/>
        </w:rPr>
      </w:pPr>
      <w:r w:rsidRPr="00D822A3">
        <w:rPr>
          <w:lang w:val="en-GB"/>
        </w:rPr>
        <w:t xml:space="preserve">The </w:t>
      </w:r>
      <w:r w:rsidRPr="00D822A3">
        <w:rPr>
          <w:rStyle w:val="CodeInText"/>
          <w:lang w:val="en-GB"/>
        </w:rPr>
        <w:t>isVisible</w:t>
      </w:r>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or #</w:t>
      </w:r>
      <w:r w:rsidRPr="00D822A3">
        <w:rPr>
          <w:rStyle w:val="CodeInText"/>
          <w:lang w:val="en-GB"/>
        </w:rPr>
        <w:t>else</w:t>
      </w:r>
      <w:r w:rsidRPr="00D822A3">
        <w:rPr>
          <w:lang w:val="en-GB"/>
        </w:rPr>
        <w:t xml:space="preserve"> preprocessor directive. We use the </w:t>
      </w:r>
      <w:r w:rsidRPr="00D822A3">
        <w:rPr>
          <w:rStyle w:val="CodeInText"/>
          <w:lang w:val="en-GB"/>
        </w:rPr>
        <w:t>Main.IfStack</w:t>
      </w:r>
      <w:r w:rsidRPr="00D822A3">
        <w:rPr>
          <w:lang w:val="en-GB"/>
        </w:rPr>
        <w:t xml:space="preserve"> stack since conditional programming can be nested. If the source code is not visible at any nesting level (that is, anywhere in the stack), the area is not visible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45445973" w:rsidR="005B1C6D" w:rsidRPr="00D822A3" w:rsidRDefault="005B1C6D" w:rsidP="005B1C6D">
      <w:pPr>
        <w:pStyle w:val="Code"/>
        <w:rPr>
          <w:highlight w:val="white"/>
          <w:lang w:val="en-GB"/>
        </w:rPr>
      </w:pPr>
      <w:r w:rsidRPr="00D822A3">
        <w:rPr>
          <w:highlight w:val="white"/>
          <w:lang w:val="en-GB"/>
        </w:rPr>
        <w:t xml:space="preserve">      foreach (Triple&lt;bool,bool,bool&gt; triple in </w:t>
      </w:r>
      <w:r w:rsidR="001B280B" w:rsidRPr="00D822A3">
        <w:rPr>
          <w:highlight w:val="white"/>
          <w:lang w:val="en-GB"/>
        </w:rPr>
        <w:t>M_ifStack</w:t>
      </w:r>
      <w:r w:rsidRPr="00D822A3">
        <w:rPr>
          <w:highlight w:val="white"/>
          <w:lang w:val="en-GB"/>
        </w:rPr>
        <w:t>) {</w:t>
      </w:r>
    </w:p>
    <w:p w14:paraId="3AFE6DC2" w14:textId="77777777" w:rsidR="005B1C6D" w:rsidRPr="00D822A3" w:rsidRDefault="005B1C6D" w:rsidP="005B1C6D">
      <w:pPr>
        <w:pStyle w:val="Code"/>
        <w:rPr>
          <w:highlight w:val="white"/>
          <w:lang w:val="en-GB"/>
        </w:rPr>
      </w:pPr>
      <w:r w:rsidRPr="00D822A3">
        <w:rPr>
          <w:highlight w:val="white"/>
          <w:lang w:val="en-GB"/>
        </w:rPr>
        <w:t xml:space="preserve">        bool currentStatus = triple.Second;</w:t>
      </w:r>
    </w:p>
    <w:p w14:paraId="4DC57129" w14:textId="77777777" w:rsidR="005B1C6D" w:rsidRPr="00D822A3" w:rsidRDefault="005B1C6D" w:rsidP="005B1C6D">
      <w:pPr>
        <w:pStyle w:val="Code"/>
        <w:rPr>
          <w:highlight w:val="white"/>
          <w:lang w:val="en-GB"/>
        </w:rPr>
      </w:pPr>
      <w:r w:rsidRPr="00D822A3">
        <w:rPr>
          <w:highlight w:val="white"/>
          <w:lang w:val="en-GB"/>
        </w:rPr>
        <w:t xml:space="preserve">      </w:t>
      </w:r>
    </w:p>
    <w:p w14:paraId="2A9308E3" w14:textId="77777777" w:rsidR="005B1C6D" w:rsidRPr="00D822A3" w:rsidRDefault="005B1C6D" w:rsidP="005B1C6D">
      <w:pPr>
        <w:pStyle w:val="Code"/>
        <w:rPr>
          <w:highlight w:val="white"/>
          <w:lang w:val="en-GB"/>
        </w:rPr>
      </w:pPr>
      <w:r w:rsidRPr="00D822A3">
        <w:rPr>
          <w:highlight w:val="white"/>
          <w:lang w:val="en-GB"/>
        </w:rPr>
        <w:t xml:space="preserve">        if (!currentStatus)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r w:rsidRPr="00D822A3">
        <w:rPr>
          <w:rStyle w:val="CodeInText0"/>
          <w:lang w:val="en-GB"/>
        </w:rPr>
        <w:t>trimLeft</w:t>
      </w:r>
      <w:r w:rsidRPr="00D822A3">
        <w:rPr>
          <w:lang w:val="en-GB"/>
        </w:rPr>
        <w:t xml:space="preserve"> and </w:t>
      </w:r>
      <w:r w:rsidRPr="00D822A3">
        <w:rPr>
          <w:rStyle w:val="CodeInText0"/>
          <w:lang w:val="en-GB"/>
        </w:rPr>
        <w:t>trimRight</w:t>
      </w:r>
      <w:r w:rsidRPr="00D822A3">
        <w:rPr>
          <w:lang w:val="en-GB"/>
        </w:rPr>
        <w:t xml:space="preserve"> methods simple removes all white-spaces to the left or right of the string.</w:t>
      </w:r>
    </w:p>
    <w:p w14:paraId="00FDA97F" w14:textId="77777777" w:rsidR="005B1C6D" w:rsidRPr="00D822A3" w:rsidRDefault="005B1C6D" w:rsidP="005B1C6D">
      <w:pPr>
        <w:rPr>
          <w:lang w:val="en-GB"/>
        </w:rPr>
      </w:pPr>
      <w:r w:rsidRPr="00D822A3">
        <w:rPr>
          <w:lang w:val="en-GB"/>
        </w:rPr>
        <w:t xml:space="preserve">The </w:t>
      </w:r>
      <w:r w:rsidRPr="00D822A3">
        <w:rPr>
          <w:rStyle w:val="CodeInText0"/>
          <w:lang w:val="en-GB"/>
        </w:rPr>
        <w:t>countChar</w:t>
      </w:r>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502" w:name="_Toc54120012"/>
      <w:r w:rsidRPr="00D822A3">
        <w:rPr>
          <w:lang w:val="en-GB"/>
        </w:rPr>
        <w:t>Lines</w:t>
      </w:r>
      <w:bookmarkEnd w:id="502"/>
    </w:p>
    <w:p w14:paraId="4DA42C7F" w14:textId="77777777" w:rsidR="005B1C6D" w:rsidRPr="00D822A3" w:rsidRDefault="005B1C6D" w:rsidP="005B1C6D">
      <w:pPr>
        <w:rPr>
          <w:lang w:val="en-GB"/>
        </w:rPr>
      </w:pPr>
      <w:r w:rsidRPr="00D822A3">
        <w:rPr>
          <w:lang w:val="en-GB"/>
        </w:rPr>
        <w:t xml:space="preserve">The </w:t>
      </w:r>
      <w:r w:rsidRPr="00D822A3">
        <w:rPr>
          <w:rStyle w:val="CodeInText0"/>
          <w:lang w:val="en-GB"/>
        </w:rPr>
        <w:t>doLine</w:t>
      </w:r>
      <w:r w:rsidRPr="00D822A3">
        <w:rPr>
          <w:lang w:val="en-GB"/>
        </w:rPr>
        <w:t xml:space="preserve"> method handles the </w:t>
      </w:r>
      <w:r w:rsidRPr="00D822A3">
        <w:rPr>
          <w:rStyle w:val="CodeInText0"/>
          <w:lang w:val="en-GB"/>
        </w:rPr>
        <w:t>#line</w:t>
      </w:r>
      <w:r w:rsidRPr="00D822A3">
        <w:rPr>
          <w:lang w:val="en-GB"/>
        </w:rPr>
        <w:t xml:space="preserve"> directive by setting the </w:t>
      </w:r>
      <w:r w:rsidRPr="00D822A3">
        <w:rPr>
          <w:rStyle w:val="CodeInText0"/>
          <w:lang w:val="en-GB"/>
        </w:rPr>
        <w:t>Main</w:t>
      </w:r>
      <w:r w:rsidRPr="00D822A3">
        <w:rPr>
          <w:lang w:val="en-GB"/>
        </w:rPr>
        <w:t>.</w:t>
      </w:r>
      <w:r w:rsidRPr="00D822A3">
        <w:rPr>
          <w:rStyle w:val="CodeInText0"/>
          <w:lang w:val="en-GB"/>
        </w:rPr>
        <w:t>Path</w:t>
      </w:r>
      <w:r w:rsidRPr="00D822A3">
        <w:rPr>
          <w:lang w:val="en-GB"/>
        </w:rPr>
        <w:t xml:space="preserve"> and </w:t>
      </w:r>
      <w:r w:rsidRPr="00D822A3">
        <w:rPr>
          <w:rStyle w:val="CodeInText0"/>
          <w:lang w:val="en-GB"/>
        </w:rPr>
        <w:t>Main</w:t>
      </w:r>
      <w:r w:rsidRPr="00D822A3">
        <w:rPr>
          <w:lang w:val="en-GB"/>
        </w:rPr>
        <w:t>.</w:t>
      </w:r>
      <w:r w:rsidRPr="00D822A3">
        <w:rPr>
          <w:rStyle w:val="CodeInText0"/>
          <w:lang w:val="en-GB"/>
        </w:rPr>
        <w:t>Line</w:t>
      </w:r>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503" w:name="_Toc54120013"/>
      <w:r w:rsidRPr="00D822A3">
        <w:rPr>
          <w:lang w:val="en-GB"/>
        </w:rPr>
        <w:t>Includes</w:t>
      </w:r>
      <w:bookmarkEnd w:id="503"/>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r w:rsidRPr="00D822A3">
        <w:rPr>
          <w:rStyle w:val="CodeInText"/>
          <w:lang w:val="en-GB"/>
        </w:rPr>
        <w:t>Main.IncludePath</w:t>
      </w:r>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r w:rsidRPr="00D822A3">
        <w:rPr>
          <w:rStyle w:val="CodeInText"/>
          <w:lang w:val="en-GB"/>
        </w:rPr>
        <w:t>Main.IncludeSet</w:t>
      </w:r>
      <w:r w:rsidRPr="00D822A3">
        <w:rPr>
          <w:lang w:val="en-GB"/>
        </w:rPr>
        <w:t xml:space="preserve"> set is used to track the included file so that the source file include the files shall be recompiled if it or any of its included files has been changed after the object file. The </w:t>
      </w:r>
      <w:r w:rsidRPr="00D822A3">
        <w:rPr>
          <w:rStyle w:val="CodeInText"/>
          <w:lang w:val="en-GB"/>
        </w:rPr>
        <w:t>Main.IncludeStack</w:t>
      </w:r>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r w:rsidRPr="00D822A3">
        <w:rPr>
          <w:rStyle w:val="CodeInText"/>
          <w:lang w:val="en-GB"/>
        </w:rPr>
        <w:t>Main.Path</w:t>
      </w:r>
      <w:r w:rsidRPr="00D822A3">
        <w:rPr>
          <w:lang w:val="en-GB"/>
        </w:rPr>
        <w:t xml:space="preserve"> and </w:t>
      </w:r>
      <w:r w:rsidRPr="00D822A3">
        <w:rPr>
          <w:rStyle w:val="CodeInText"/>
          <w:lang w:val="en-GB"/>
        </w:rPr>
        <w:t>Main.Line</w:t>
      </w:r>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D822A3" w:rsidRDefault="005B1C6D" w:rsidP="005B1C6D">
      <w:pPr>
        <w:pStyle w:val="Code"/>
        <w:rPr>
          <w:highlight w:val="white"/>
          <w:lang w:val="en-GB"/>
        </w:rPr>
      </w:pPr>
    </w:p>
    <w:p w14:paraId="5515006B" w14:textId="027111CF" w:rsidR="005B1C6D" w:rsidRPr="00D822A3" w:rsidRDefault="005B1C6D" w:rsidP="005B1C6D">
      <w:pPr>
        <w:pStyle w:val="Code"/>
        <w:rPr>
          <w:highlight w:val="white"/>
          <w:lang w:val="en-GB"/>
        </w:rPr>
      </w:pPr>
      <w:r w:rsidRPr="00D822A3">
        <w:rPr>
          <w:highlight w:val="white"/>
          <w:lang w:val="en-GB"/>
        </w:rPr>
        <w:t xml:space="preserve">      Assert.Error(!</w:t>
      </w:r>
      <w:r w:rsidR="00E43D79" w:rsidRPr="00D822A3">
        <w:rPr>
          <w:highlight w:val="white"/>
          <w:lang w:val="en-GB"/>
        </w:rPr>
        <w:t>M_includeStack</w:t>
      </w:r>
      <w:r w:rsidRPr="00D822A3">
        <w:rPr>
          <w:highlight w:val="white"/>
          <w:lang w:val="en-GB"/>
        </w:rPr>
        <w:t>.Contains(includeFile),</w:t>
      </w:r>
    </w:p>
    <w:p w14:paraId="21BDFE36" w14:textId="77777777" w:rsidR="005B1C6D" w:rsidRPr="00D822A3" w:rsidRDefault="005B1C6D" w:rsidP="005B1C6D">
      <w:pPr>
        <w:pStyle w:val="Code"/>
        <w:rPr>
          <w:highlight w:val="white"/>
          <w:lang w:val="en-GB"/>
        </w:rPr>
      </w:pPr>
      <w:r w:rsidRPr="00D822A3">
        <w:rPr>
          <w:highlight w:val="white"/>
          <w:lang w:val="en-GB"/>
        </w:rPr>
        <w:t xml:space="preserve">                   includeFile.FullName, Message.Repeted_include_statement);</w:t>
      </w:r>
    </w:p>
    <w:p w14:paraId="10CE2254" w14:textId="0B21CA39"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.Push(includeFile);</w:t>
      </w:r>
    </w:p>
    <w:p w14:paraId="4F07B9A5" w14:textId="0FCA87A8"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M_includeSet</w:t>
      </w:r>
      <w:r w:rsidRPr="00D822A3">
        <w:rPr>
          <w:highlight w:val="white"/>
          <w:lang w:val="en-GB"/>
        </w:rPr>
        <w:t>.Add(includeFile);</w:t>
      </w:r>
    </w:p>
    <w:p w14:paraId="7669D391" w14:textId="77777777" w:rsidR="005B1C6D" w:rsidRPr="00D822A3" w:rsidRDefault="005B1C6D" w:rsidP="005B1C6D">
      <w:pPr>
        <w:pStyle w:val="Code"/>
        <w:rPr>
          <w:highlight w:val="white"/>
          <w:lang w:val="en-GB"/>
        </w:rPr>
      </w:pPr>
      <w:r w:rsidRPr="00D822A3">
        <w:rPr>
          <w:highlight w:val="white"/>
          <w:lang w:val="en-GB"/>
        </w:rPr>
        <w:t xml:space="preserve">      FileInfo oldPath = CCompiler_Main.Scanner.Path;</w:t>
      </w:r>
    </w:p>
    <w:p w14:paraId="54E65FB4" w14:textId="77777777" w:rsidR="005B1C6D" w:rsidRPr="00D822A3" w:rsidRDefault="005B1C6D" w:rsidP="005B1C6D">
      <w:pPr>
        <w:pStyle w:val="Code"/>
        <w:rPr>
          <w:highlight w:val="white"/>
          <w:lang w:val="en-GB"/>
        </w:rPr>
      </w:pPr>
      <w:r w:rsidRPr="00D822A3">
        <w:rPr>
          <w:highlight w:val="white"/>
          <w:lang w:val="en-GB"/>
        </w:rPr>
        <w:t xml:space="preserve">      int oldLine = CCompiler_Main.Scanner.Line;</w:t>
      </w:r>
    </w:p>
    <w:p w14:paraId="24F26A50" w14:textId="77777777" w:rsidR="005B1C6D" w:rsidRPr="00D822A3" w:rsidRDefault="005B1C6D" w:rsidP="005B1C6D">
      <w:pPr>
        <w:pStyle w:val="Code"/>
        <w:rPr>
          <w:highlight w:val="white"/>
          <w:lang w:val="en-GB"/>
        </w:rPr>
      </w:pPr>
      <w:r w:rsidRPr="00D822A3">
        <w:rPr>
          <w:highlight w:val="white"/>
          <w:lang w:val="en-GB"/>
        </w:rPr>
        <w:t xml:space="preserve">      CCompiler_Main.Scanner.Path = includeFile;</w:t>
      </w:r>
    </w:p>
    <w:p w14:paraId="02E54473"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307FAAE6"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CCBF919"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281FFFC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EA3A0D9" w14:textId="3EF8A58A" w:rsidR="005B1C6D" w:rsidRPr="00D822A3" w:rsidRDefault="005B1C6D" w:rsidP="005B1C6D">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(includeFile);</w:t>
      </w:r>
    </w:p>
    <w:p w14:paraId="165E89D7" w14:textId="77777777" w:rsidR="005B1C6D" w:rsidRPr="00D822A3" w:rsidRDefault="005B1C6D" w:rsidP="005B1C6D">
      <w:pPr>
        <w:pStyle w:val="Code"/>
        <w:rPr>
          <w:highlight w:val="white"/>
          <w:lang w:val="en-GB"/>
        </w:rPr>
      </w:pPr>
      <w:r w:rsidRPr="00D822A3">
        <w:rPr>
          <w:highlight w:val="white"/>
          <w:lang w:val="en-GB"/>
        </w:rPr>
        <w:t xml:space="preserve">      CCompiler_Main.Scanner.Line = oldLine;// + 1;</w:t>
      </w:r>
    </w:p>
    <w:p w14:paraId="43DAAAE3" w14:textId="77777777" w:rsidR="005B1C6D" w:rsidRPr="00D822A3" w:rsidRDefault="005B1C6D" w:rsidP="005B1C6D">
      <w:pPr>
        <w:pStyle w:val="Code"/>
        <w:rPr>
          <w:highlight w:val="white"/>
          <w:lang w:val="en-GB"/>
        </w:rPr>
      </w:pPr>
      <w:r w:rsidRPr="00D822A3">
        <w:rPr>
          <w:highlight w:val="white"/>
          <w:lang w:val="en-GB"/>
        </w:rPr>
        <w:t xml:space="preserve">      CCompiler_Main.Scanner.Path = oldPath;</w:t>
      </w:r>
    </w:p>
    <w:p w14:paraId="36DA9FA1"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7C2AC32B" w14:textId="77777777" w:rsidR="005B1C6D" w:rsidRPr="00D822A3" w:rsidRDefault="005B1C6D" w:rsidP="005B1C6D">
      <w:pPr>
        <w:pStyle w:val="Code"/>
        <w:rPr>
          <w:highlight w:val="white"/>
          <w:lang w:val="en-GB"/>
        </w:rPr>
      </w:pPr>
      <w:r w:rsidRPr="00D822A3">
        <w:rPr>
          <w:highlight w:val="white"/>
          <w:lang w:val="en-GB"/>
        </w:rPr>
        <w:t xml:space="preserve">                            "," + (CCompiler_Main.Scanner.Line - 1) +</w:t>
      </w:r>
    </w:p>
    <w:p w14:paraId="0F8E471A"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04A7B4C" w14:textId="7FB73096"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.Pop();</w:t>
      </w:r>
    </w:p>
    <w:p w14:paraId="2468FE0F" w14:textId="77777777" w:rsidR="005B1C6D" w:rsidRPr="00D822A3" w:rsidRDefault="005B1C6D" w:rsidP="005B1C6D">
      <w:pPr>
        <w:pStyle w:val="Code"/>
        <w:rPr>
          <w:highlight w:val="white"/>
          <w:lang w:val="en-GB"/>
        </w:rPr>
      </w:pPr>
      <w:r w:rsidRPr="00D822A3">
        <w:rPr>
          <w:highlight w:val="white"/>
          <w:lang w:val="en-GB"/>
        </w:rPr>
        <w:t xml:space="preserve">    }</w:t>
      </w:r>
    </w:p>
    <w:p w14:paraId="6AE74B0E" w14:textId="77777777" w:rsidR="005B1C6D" w:rsidRPr="00D822A3" w:rsidRDefault="005B1C6D" w:rsidP="005B1C6D">
      <w:pPr>
        <w:pStyle w:val="Code"/>
        <w:rPr>
          <w:lang w:val="en-GB"/>
        </w:rPr>
      </w:pPr>
    </w:p>
    <w:p w14:paraId="46374E79" w14:textId="77777777" w:rsidR="005B1C6D" w:rsidRPr="00D822A3" w:rsidRDefault="005B1C6D" w:rsidP="005B1C6D">
      <w:pPr>
        <w:pStyle w:val="Rubrik3"/>
        <w:rPr>
          <w:lang w:val="en-GB"/>
        </w:rPr>
      </w:pPr>
      <w:bookmarkStart w:id="504" w:name="_Toc54120014"/>
      <w:r w:rsidRPr="00D822A3">
        <w:rPr>
          <w:lang w:val="en-GB"/>
        </w:rPr>
        <w:t>Macros</w:t>
      </w:r>
      <w:bookmarkEnd w:id="504"/>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r w:rsidRPr="00D822A3">
        <w:rPr>
          <w:lang w:val="en-GB"/>
        </w:rPr>
        <w:t>Macro.cs</w:t>
      </w:r>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r w:rsidRPr="00D822A3">
        <w:rPr>
          <w:lang w:val="en-GB"/>
        </w:rPr>
        <w:t>Token.cs</w:t>
      </w:r>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r w:rsidRPr="00D822A3">
        <w:rPr>
          <w:rStyle w:val="CodeInText"/>
          <w:lang w:val="en-GB"/>
        </w:rPr>
        <w:t>doDefine</w:t>
      </w:r>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parenthesis, in which case we have a list of parameters and we call </w:t>
      </w:r>
      <w:r w:rsidRPr="00D822A3">
        <w:rPr>
          <w:rStyle w:val="CodeInText"/>
          <w:lang w:val="en-GB"/>
        </w:rPr>
        <w:t>doParameterDefine</w:t>
      </w:r>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r w:rsidRPr="00D822A3">
        <w:rPr>
          <w:lang w:val="en-GB"/>
        </w:rPr>
        <w:t>Preprocessor.cs</w:t>
      </w:r>
    </w:p>
    <w:p w14:paraId="6D281E7F" w14:textId="77777777" w:rsidR="005B1C6D" w:rsidRPr="00D822A3" w:rsidRDefault="005B1C6D" w:rsidP="005B1C6D">
      <w:pPr>
        <w:rPr>
          <w:lang w:val="en-GB"/>
        </w:rPr>
      </w:pPr>
      <w:r w:rsidRPr="00D822A3">
        <w:rPr>
          <w:lang w:val="en-GB"/>
        </w:rPr>
        <w:t xml:space="preserve">The </w:t>
      </w:r>
      <w:r w:rsidRPr="00D822A3">
        <w:rPr>
          <w:rStyle w:val="CodeInText"/>
          <w:lang w:val="en-GB"/>
        </w:rPr>
        <w:t>doParameterDefine</w:t>
      </w:r>
      <w:r w:rsidRPr="00D822A3">
        <w:rPr>
          <w:lang w:val="en-GB"/>
        </w:rPr>
        <w:t xml:space="preserve"> method look into macros with parameters in two steps. First we extract the parameters by calling </w:t>
      </w:r>
      <w:r w:rsidRPr="00D822A3">
        <w:rPr>
          <w:rStyle w:val="CodeInText"/>
          <w:lang w:val="en-GB"/>
        </w:rPr>
        <w:t>scanParameters</w:t>
      </w:r>
      <w:r w:rsidRPr="00D822A3">
        <w:rPr>
          <w:lang w:val="en-GB"/>
        </w:rPr>
        <w:t>. Then we go through the parameter list and check that the parameters are identifiers and that no parameters is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r w:rsidRPr="00D822A3">
        <w:rPr>
          <w:rStyle w:val="CodeInText"/>
          <w:lang w:val="en-GB"/>
        </w:rPr>
        <w:t>parameter_index</w:t>
      </w:r>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It is allowed to redefine a macro if it is has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r w:rsidRPr="00D822A3">
        <w:rPr>
          <w:rStyle w:val="CodeInText"/>
          <w:lang w:val="en-GB"/>
        </w:rPr>
        <w:t>doUndef</w:t>
      </w:r>
      <w:r w:rsidRPr="00D822A3">
        <w:rPr>
          <w:lang w:val="en-GB"/>
        </w:rPr>
        <w:t xml:space="preserve"> method removes a macro from the </w:t>
      </w:r>
      <w:r w:rsidRPr="00D822A3">
        <w:rPr>
          <w:rStyle w:val="CodeInText"/>
          <w:lang w:val="en-GB"/>
        </w:rPr>
        <w:t>MacroMap</w:t>
      </w:r>
      <w:r w:rsidRPr="00D822A3">
        <w:rPr>
          <w:lang w:val="en-GB"/>
        </w:rPr>
        <w:t xml:space="preserve"> map. If the macro does not exists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505" w:name="_Toc54120015"/>
      <w:r w:rsidRPr="00D822A3">
        <w:rPr>
          <w:lang w:val="en-GB"/>
        </w:rPr>
        <w:t>Conditional Programming</w:t>
      </w:r>
      <w:bookmarkEnd w:id="505"/>
    </w:p>
    <w:p w14:paraId="526D3151" w14:textId="1FE0F5D9" w:rsidR="005B1C6D" w:rsidRPr="00D822A3" w:rsidRDefault="005B1C6D" w:rsidP="005B1C6D">
      <w:pPr>
        <w:rPr>
          <w:lang w:val="en-GB"/>
        </w:rPr>
      </w:pPr>
      <w:r w:rsidRPr="00D822A3">
        <w:rPr>
          <w:lang w:val="en-GB"/>
        </w:rPr>
        <w:t xml:space="preserve">With conditional programming, it is possible to exclude part of the source code. The </w:t>
      </w:r>
      <w:r w:rsidRPr="00D822A3">
        <w:rPr>
          <w:rStyle w:val="CodeInText"/>
          <w:lang w:val="en-GB"/>
        </w:rPr>
        <w:t>doIf</w:t>
      </w:r>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207336" w:rsidRPr="00D822A3">
        <w:rPr>
          <w:lang w:val="en-GB"/>
        </w:rPr>
        <w:t>15.11</w:t>
      </w:r>
      <w:r w:rsidRPr="00D822A3">
        <w:rPr>
          <w:lang w:val="en-GB"/>
        </w:rPr>
        <w:fldChar w:fldCharType="end"/>
      </w:r>
      <w:r w:rsidRPr="00D822A3">
        <w:rPr>
          <w:lang w:val="en-GB"/>
        </w:rPr>
        <w:t xml:space="preserve">. It calls </w:t>
      </w:r>
      <w:r w:rsidRPr="00D822A3">
        <w:rPr>
          <w:rStyle w:val="CodeInText"/>
          <w:lang w:val="en-GB"/>
        </w:rPr>
        <w:t>parseExpression</w:t>
      </w:r>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EC07D1B" w14:textId="2D079021"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098C39E5" w14:textId="77777777" w:rsidR="005B1C6D" w:rsidRPr="00D822A3" w:rsidRDefault="005B1C6D" w:rsidP="005B1C6D">
      <w:pPr>
        <w:pStyle w:val="Code"/>
        <w:rPr>
          <w:highlight w:val="white"/>
          <w:lang w:val="en-GB"/>
        </w:rPr>
      </w:pPr>
      <w:r w:rsidRPr="00D822A3">
        <w:rPr>
          <w:highlight w:val="white"/>
          <w:lang w:val="en-GB"/>
        </w:rPr>
        <w:t xml:space="preserve">                                    (result,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r w:rsidRPr="00D822A3">
        <w:rPr>
          <w:rStyle w:val="CodeInText"/>
          <w:lang w:val="en-GB"/>
        </w:rPr>
        <w:t>doIfDefined</w:t>
      </w:r>
      <w:r w:rsidRPr="00D822A3">
        <w:rPr>
          <w:lang w:val="en-GB"/>
        </w:rPr>
        <w:t xml:space="preserve"> and </w:t>
      </w:r>
      <w:r w:rsidRPr="00D822A3">
        <w:rPr>
          <w:rStyle w:val="CodeInText"/>
          <w:lang w:val="en-GB"/>
        </w:rPr>
        <w:t>doIfNotDefined</w:t>
      </w:r>
      <w:r w:rsidRPr="00D822A3">
        <w:rPr>
          <w:lang w:val="en-GB"/>
        </w:rPr>
        <w:t xml:space="preserve"> checks if the macro is defined or not, respectively, and add the result to the </w:t>
      </w:r>
      <w:r w:rsidRPr="00D822A3">
        <w:rPr>
          <w:rStyle w:val="CodeInText"/>
          <w:lang w:val="en-GB"/>
        </w:rPr>
        <w:t>Main.IfStack</w:t>
      </w:r>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2ADB57E6" w14:textId="7489CB3F" w:rsidR="007B09BE"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031F9F56" w14:textId="45E06191" w:rsidR="005B1C6D" w:rsidRPr="00D822A3" w:rsidRDefault="007B09BE" w:rsidP="005B1C6D">
      <w:pPr>
        <w:pStyle w:val="Code"/>
        <w:rPr>
          <w:highlight w:val="white"/>
          <w:lang w:val="en-GB"/>
        </w:rPr>
      </w:pPr>
      <w:r w:rsidRPr="00D822A3">
        <w:rPr>
          <w:highlight w:val="white"/>
          <w:lang w:val="en-GB"/>
        </w:rPr>
        <w:t xml:space="preserve">                                    </w:t>
      </w:r>
      <w:r w:rsidR="005B1C6D"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62BC20EA" w14:textId="77777777" w:rsidR="001B280B"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 xml:space="preserve">.Push(new Triple&lt;bool,bool,bool&gt;                                   </w:t>
      </w:r>
    </w:p>
    <w:p w14:paraId="0A0D1DDE" w14:textId="2477D300" w:rsidR="005B1C6D" w:rsidRPr="00D822A3" w:rsidRDefault="001B280B" w:rsidP="005B1C6D">
      <w:pPr>
        <w:pStyle w:val="Code"/>
        <w:rPr>
          <w:highlight w:val="white"/>
          <w:lang w:val="en-GB"/>
        </w:rPr>
      </w:pPr>
      <w:r w:rsidRPr="00D822A3">
        <w:rPr>
          <w:highlight w:val="white"/>
          <w:lang w:val="en-GB"/>
        </w:rPr>
        <w:t xml:space="preserve">                     </w:t>
      </w:r>
      <w:r w:rsidR="005B1C6D" w:rsidRPr="00D822A3">
        <w:rPr>
          <w:highlight w:val="white"/>
          <w:lang w:val="en-GB"/>
        </w:rPr>
        <w:t xml:space="preserve"> </w:t>
      </w:r>
      <w:r w:rsidRPr="00D822A3">
        <w:rPr>
          <w:highlight w:val="white"/>
          <w:lang w:val="en-GB"/>
        </w:rPr>
        <w:t xml:space="preserve">   </w:t>
      </w:r>
      <w:r w:rsidR="005B1C6D"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77777777" w:rsidR="005B1C6D" w:rsidRPr="00D822A3" w:rsidRDefault="005B1C6D" w:rsidP="005B1C6D">
      <w:pPr>
        <w:rPr>
          <w:lang w:val="en-GB"/>
        </w:rPr>
      </w:pPr>
      <w:r w:rsidRPr="00D822A3">
        <w:rPr>
          <w:lang w:val="en-GB"/>
        </w:rPr>
        <w:t xml:space="preserve">The </w:t>
      </w:r>
      <w:r w:rsidRPr="00D822A3">
        <w:rPr>
          <w:rStyle w:val="CodeInText"/>
          <w:lang w:val="en-GB"/>
        </w:rPr>
        <w:t>doIfElseIf</w:t>
      </w:r>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r w:rsidRPr="00D822A3">
        <w:rPr>
          <w:rStyle w:val="CodeInText"/>
          <w:lang w:val="en-GB"/>
        </w:rPr>
        <w:t>Main.IfStack</w:t>
      </w:r>
      <w:r w:rsidRPr="00D822A3">
        <w:rPr>
          <w:lang w:val="en-GB"/>
        </w:rPr>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r w:rsidRPr="00D822A3">
        <w:rPr>
          <w:rStyle w:val="CodeInText"/>
          <w:lang w:val="en-GB"/>
        </w:rPr>
        <w:t>IfStatus</w:t>
      </w:r>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r w:rsidRPr="00D822A3">
        <w:rPr>
          <w:rStyle w:val="CodeInText"/>
          <w:lang w:val="en-GB"/>
        </w:rPr>
        <w:t>lastTrue</w:t>
      </w:r>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39DCF722"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72475A86" w:rsidR="005B1C6D" w:rsidRPr="00D822A3" w:rsidRDefault="005B1C6D" w:rsidP="005B1C6D">
      <w:pPr>
        <w:pStyle w:val="Code"/>
        <w:rPr>
          <w:highlight w:val="white"/>
          <w:lang w:val="en-GB"/>
        </w:rPr>
      </w:pPr>
      <w:r w:rsidRPr="00D822A3">
        <w:rPr>
          <w:highlight w:val="white"/>
          <w:lang w:val="en-GB"/>
        </w:rPr>
        <w:t xml:space="preserve">      Triple&lt;bool,bool,bool&gt; triple = </w:t>
      </w:r>
      <w:r w:rsidR="001B280B" w:rsidRPr="00D822A3">
        <w:rPr>
          <w:highlight w:val="white"/>
          <w:lang w:val="en-GB"/>
        </w:rPr>
        <w:t>m_ifStack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730E846A" w14:textId="77777777" w:rsidR="005B1C6D" w:rsidRPr="00D822A3" w:rsidRDefault="005B1C6D" w:rsidP="005B1C6D">
      <w:pPr>
        <w:pStyle w:val="Code"/>
        <w:rPr>
          <w:highlight w:val="white"/>
          <w:lang w:val="en-GB"/>
        </w:rPr>
      </w:pPr>
      <w:r w:rsidRPr="00D822A3">
        <w:rPr>
          <w:highlight w:val="white"/>
          <w:lang w:val="en-GB"/>
        </w:rPr>
        <w:t xml:space="preserve">      bool elseStatus = triple.Third;</w:t>
      </w:r>
    </w:p>
    <w:p w14:paraId="0EFAD78A" w14:textId="77777777" w:rsidR="005B1C6D" w:rsidRPr="00D822A3" w:rsidRDefault="005B1C6D" w:rsidP="005B1C6D">
      <w:pPr>
        <w:pStyle w:val="Code"/>
        <w:rPr>
          <w:highlight w:val="white"/>
          <w:lang w:val="en-GB"/>
        </w:rPr>
      </w:pPr>
      <w:r w:rsidRPr="00D822A3">
        <w:rPr>
          <w:highlight w:val="white"/>
          <w:lang w:val="en-GB"/>
        </w:rPr>
        <w:t xml:space="preserve">      Assert.Error(!elseStatus,</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19A7E32B" w14:textId="77777777" w:rsidR="005B1C6D" w:rsidRPr="00D822A3" w:rsidRDefault="005B1C6D" w:rsidP="005B1C6D">
      <w:pPr>
        <w:pStyle w:val="Code"/>
        <w:rPr>
          <w:highlight w:val="white"/>
          <w:lang w:val="en-GB"/>
        </w:rPr>
      </w:pPr>
      <w:r w:rsidRPr="00D822A3">
        <w:rPr>
          <w:highlight w:val="white"/>
          <w:lang w:val="en-GB"/>
        </w:rPr>
        <w:t xml:space="preserve">      bool totalStatus = triple.First;</w:t>
      </w:r>
    </w:p>
    <w:p w14:paraId="58C2B4BF" w14:textId="77777777" w:rsidR="005B1C6D" w:rsidRPr="00D822A3" w:rsidRDefault="005B1C6D" w:rsidP="005B1C6D">
      <w:pPr>
        <w:pStyle w:val="Code"/>
        <w:rPr>
          <w:highlight w:val="white"/>
          <w:lang w:val="en-GB"/>
        </w:rPr>
      </w:pPr>
      <w:r w:rsidRPr="00D822A3">
        <w:rPr>
          <w:highlight w:val="white"/>
          <w:lang w:val="en-GB"/>
        </w:rPr>
        <w:t xml:space="preserve">      if (totalStatus) {</w:t>
      </w:r>
    </w:p>
    <w:p w14:paraId="409CF235" w14:textId="6C749FEA"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6004A787" w14:textId="77777777" w:rsidR="005B1C6D" w:rsidRPr="00D822A3" w:rsidRDefault="005B1C6D" w:rsidP="005B1C6D">
      <w:pPr>
        <w:pStyle w:val="Code"/>
        <w:rPr>
          <w:highlight w:val="white"/>
          <w:lang w:val="en-GB"/>
        </w:rPr>
      </w:pPr>
      <w:r w:rsidRPr="00D822A3">
        <w:rPr>
          <w:highlight w:val="white"/>
          <w:lang w:val="en-GB"/>
        </w:rPr>
        <w:t xml:space="preserve">                                 (true,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F3E1B61" w14:textId="7F6114CF"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5CAD0113" w14:textId="77777777" w:rsidR="005B1C6D" w:rsidRPr="00D822A3" w:rsidRDefault="005B1C6D" w:rsidP="005B1C6D">
      <w:pPr>
        <w:pStyle w:val="Code"/>
        <w:rPr>
          <w:highlight w:val="white"/>
          <w:lang w:val="en-GB"/>
        </w:rPr>
      </w:pPr>
      <w:r w:rsidRPr="00D822A3">
        <w:rPr>
          <w:highlight w:val="white"/>
          <w:lang w:val="en-GB"/>
        </w:rPr>
        <w:t xml:space="preserve">                                      (result,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r w:rsidRPr="00D822A3">
        <w:rPr>
          <w:rStyle w:val="CodeInText"/>
          <w:lang w:val="en-GB"/>
        </w:rPr>
        <w:t>doElse</w:t>
      </w:r>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1ACF8908"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7CD0AFD8" w:rsidR="005B1C6D" w:rsidRPr="00D822A3" w:rsidRDefault="005B1C6D" w:rsidP="005B1C6D">
      <w:pPr>
        <w:pStyle w:val="Code"/>
        <w:rPr>
          <w:highlight w:val="white"/>
          <w:lang w:val="en-GB"/>
        </w:rPr>
      </w:pPr>
      <w:r w:rsidRPr="00D822A3">
        <w:rPr>
          <w:highlight w:val="white"/>
          <w:lang w:val="en-GB"/>
        </w:rPr>
        <w:t xml:space="preserve">      Triple&lt;bool,bool,bool&gt; triple = </w:t>
      </w:r>
      <w:r w:rsidR="001B280B" w:rsidRPr="00D822A3">
        <w:rPr>
          <w:highlight w:val="white"/>
          <w:lang w:val="en-GB"/>
        </w:rPr>
        <w:t>m_ifStack</w:t>
      </w:r>
      <w:r w:rsidRPr="00D822A3">
        <w:rPr>
          <w:highlight w:val="white"/>
          <w:lang w:val="en-GB"/>
        </w:rPr>
        <w:t>.Pop();</w:t>
      </w:r>
    </w:p>
    <w:p w14:paraId="519BDFD8" w14:textId="77777777" w:rsidR="005B1C6D" w:rsidRPr="00D822A3" w:rsidRDefault="005B1C6D" w:rsidP="005B1C6D">
      <w:pPr>
        <w:pStyle w:val="Code"/>
        <w:rPr>
          <w:highlight w:val="white"/>
          <w:lang w:val="en-GB"/>
        </w:rPr>
      </w:pPr>
      <w:r w:rsidRPr="00D822A3">
        <w:rPr>
          <w:highlight w:val="white"/>
          <w:lang w:val="en-GB"/>
        </w:rPr>
        <w:t xml:space="preserve">      bool elseStatus = triple.Third;</w:t>
      </w:r>
    </w:p>
    <w:p w14:paraId="63E74C2A" w14:textId="77777777" w:rsidR="005B1C6D" w:rsidRPr="00D822A3" w:rsidRDefault="005B1C6D" w:rsidP="005B1C6D">
      <w:pPr>
        <w:pStyle w:val="Code"/>
        <w:rPr>
          <w:highlight w:val="white"/>
          <w:lang w:val="en-GB"/>
        </w:rPr>
      </w:pPr>
      <w:r w:rsidRPr="00D822A3">
        <w:rPr>
          <w:highlight w:val="white"/>
          <w:lang w:val="en-GB"/>
        </w:rPr>
        <w:t xml:space="preserve">      Assert.Error(!elseStatus, Message.Else_directive_after_else_directive);</w:t>
      </w:r>
    </w:p>
    <w:p w14:paraId="3B61DA46" w14:textId="77777777" w:rsidR="005B1C6D" w:rsidRPr="00D822A3" w:rsidRDefault="005B1C6D" w:rsidP="005B1C6D">
      <w:pPr>
        <w:pStyle w:val="Code"/>
        <w:rPr>
          <w:highlight w:val="white"/>
          <w:lang w:val="en-GB"/>
        </w:rPr>
      </w:pPr>
    </w:p>
    <w:p w14:paraId="33FF824D" w14:textId="77777777" w:rsidR="005B1C6D" w:rsidRPr="00D822A3" w:rsidRDefault="005B1C6D" w:rsidP="005B1C6D">
      <w:pPr>
        <w:pStyle w:val="Code"/>
        <w:rPr>
          <w:highlight w:val="white"/>
          <w:lang w:val="en-GB"/>
        </w:rPr>
      </w:pPr>
      <w:r w:rsidRPr="00D822A3">
        <w:rPr>
          <w:highlight w:val="white"/>
          <w:lang w:val="en-GB"/>
        </w:rPr>
        <w:t xml:space="preserve">      bool totalStatus = triple.First;</w:t>
      </w:r>
    </w:p>
    <w:p w14:paraId="6C3699C3" w14:textId="5A9EEE44"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 bool, bool&gt;</w:t>
      </w:r>
    </w:p>
    <w:p w14:paraId="05B5CD39" w14:textId="77777777" w:rsidR="005B1C6D" w:rsidRPr="00D822A3" w:rsidRDefault="005B1C6D" w:rsidP="005B1C6D">
      <w:pPr>
        <w:pStyle w:val="Code"/>
        <w:rPr>
          <w:highlight w:val="white"/>
          <w:lang w:val="en-GB"/>
        </w:rPr>
      </w:pPr>
      <w:r w:rsidRPr="00D822A3">
        <w:rPr>
          <w:highlight w:val="white"/>
          <w:lang w:val="en-GB"/>
        </w:rPr>
        <w:t xml:space="preserve">                                          (!totalStatus, !totalStatus,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r w:rsidRPr="00D822A3">
        <w:rPr>
          <w:rStyle w:val="CodeInText"/>
          <w:lang w:val="en-GB"/>
        </w:rPr>
        <w:t>doEndIf</w:t>
      </w:r>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C58A7B8"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185C93F6"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506" w:name="_Toc54120016"/>
      <w:r w:rsidRPr="00D822A3">
        <w:rPr>
          <w:lang w:val="en-GB"/>
        </w:rPr>
        <w:t>Macro Expansion</w:t>
      </w:r>
      <w:bookmarkEnd w:id="506"/>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1A82246A"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D822A3">
        <w:rPr>
          <w:rStyle w:val="CodeInText"/>
          <w:lang w:val="en-GB"/>
        </w:rPr>
        <w:t>slashToChar</w:t>
      </w:r>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207336" w:rsidRPr="00D822A3">
        <w:rPr>
          <w:lang w:val="en-GB"/>
        </w:rPr>
        <w:t>15.13.2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When we find and identifier that is a stored macro name (either in m_</w:t>
      </w:r>
      <w:r w:rsidRPr="00D822A3">
        <w:rPr>
          <w:rStyle w:val="CodeInText"/>
          <w:lang w:val="en-GB"/>
        </w:rPr>
        <w:t>specialMacroSet</w:t>
      </w:r>
      <w:r w:rsidRPr="00D822A3">
        <w:rPr>
          <w:lang w:val="en-GB"/>
        </w:rPr>
        <w:t xml:space="preserve"> or </w:t>
      </w:r>
      <w:r w:rsidRPr="00D822A3">
        <w:rPr>
          <w:rStyle w:val="CodeInText"/>
          <w:lang w:val="en-GB"/>
        </w:rPr>
        <w:t>MacroMap</w:t>
      </w:r>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D822A3">
        <w:rPr>
          <w:rStyle w:val="CodeInText"/>
          <w:lang w:val="en-GB"/>
        </w:rPr>
        <w:t>nameStack</w:t>
      </w:r>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r w:rsidRPr="00D822A3">
        <w:rPr>
          <w:rStyle w:val="CodeInText"/>
          <w:lang w:val="en-GB"/>
        </w:rPr>
        <w:t>scanParameters</w:t>
      </w:r>
      <w:r w:rsidRPr="00D822A3">
        <w:rPr>
          <w:lang w:val="en-GB"/>
        </w:rPr>
        <w:t xml:space="preserve"> extracts the actual parameters of a macro call. The parameters are separated by commas and the list is terminated by a right parenthesis. It becomes a bit complicated since the parameters themselves can hold parenthesis and commas. The field </w:t>
      </w:r>
      <w:r w:rsidRPr="00D822A3">
        <w:rPr>
          <w:rStyle w:val="CodeInText"/>
          <w:lang w:val="en-GB"/>
        </w:rPr>
        <w:t>paranCount</w:t>
      </w:r>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r w:rsidRPr="00D822A3">
        <w:rPr>
          <w:rStyle w:val="CodeInText"/>
          <w:lang w:val="en-GB"/>
        </w:rPr>
        <w:t>lookupMacro</w:t>
      </w:r>
      <w:r w:rsidRPr="00D822A3">
        <w:rPr>
          <w:lang w:val="en-GB"/>
        </w:rPr>
        <w:t xml:space="preserve"> method looks up a given macro. If it stored in </w:t>
      </w:r>
      <w:r w:rsidRPr="00D822A3">
        <w:rPr>
          <w:rStyle w:val="CodeInText"/>
          <w:lang w:val="en-GB"/>
        </w:rPr>
        <w:t>MacroMap</w:t>
      </w:r>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r w:rsidRPr="00D822A3">
        <w:rPr>
          <w:rStyle w:val="CodeInText"/>
          <w:lang w:val="en-GB"/>
        </w:rPr>
        <w:t>MacroMap</w:t>
      </w:r>
      <w:r w:rsidRPr="00D822A3">
        <w:rPr>
          <w:lang w:val="en-GB"/>
        </w:rPr>
        <w:t xml:space="preserve">, it may be one of the predefined special macros. The </w:t>
      </w:r>
      <w:r w:rsidRPr="00D822A3">
        <w:rPr>
          <w:rStyle w:val="CodeInText"/>
          <w:lang w:val="en-GB"/>
        </w:rPr>
        <w:t>__STDC__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r w:rsidRPr="00D822A3">
        <w:rPr>
          <w:rStyle w:val="CodeInText"/>
          <w:lang w:val="en-GB"/>
        </w:rPr>
        <w:t>Main.Path</w:t>
      </w:r>
      <w:r w:rsidRPr="00D822A3">
        <w:rPr>
          <w:lang w:val="en-GB"/>
        </w:rPr>
        <w:t xml:space="preserve">), the </w:t>
      </w:r>
      <w:r w:rsidRPr="00D822A3">
        <w:rPr>
          <w:rStyle w:val="CodeInText"/>
          <w:lang w:val="en-GB"/>
        </w:rPr>
        <w:t>__LINE__</w:t>
      </w:r>
      <w:r w:rsidRPr="00D822A3">
        <w:rPr>
          <w:lang w:val="en-GB"/>
        </w:rPr>
        <w:t xml:space="preserve"> macro is replaced by the current line number (</w:t>
      </w:r>
      <w:r w:rsidRPr="00D822A3">
        <w:rPr>
          <w:rStyle w:val="CodeInText"/>
          <w:lang w:val="en-GB"/>
        </w:rPr>
        <w:t>Main.Line</w:t>
      </w:r>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507" w:name="_Toc54120017"/>
      <w:r w:rsidRPr="00D822A3">
        <w:rPr>
          <w:lang w:val="en-GB"/>
        </w:rPr>
        <w:t>String Merging</w:t>
      </w:r>
      <w:bookmarkEnd w:id="507"/>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8" w:name="_Toc54120018"/>
      <w:r w:rsidRPr="00D822A3">
        <w:t>The C Grammar</w:t>
      </w:r>
      <w:bookmarkEnd w:id="488"/>
      <w:bookmarkEnd w:id="508"/>
    </w:p>
    <w:p w14:paraId="5FA387C1" w14:textId="61B6D6B0" w:rsidR="007D6187" w:rsidRPr="00D822A3" w:rsidRDefault="007D6187" w:rsidP="007D6187">
      <w:pPr>
        <w:rPr>
          <w:lang w:val="en-GB"/>
        </w:rPr>
      </w:pPr>
      <w:r w:rsidRPr="00D822A3">
        <w:rPr>
          <w:lang w:val="en-GB"/>
        </w:rPr>
        <w:t xml:space="preserve">This </w:t>
      </w:r>
      <w:r w:rsidR="00B11C7C" w:rsidRPr="00D822A3">
        <w:rPr>
          <w:lang w:val="en-GB"/>
        </w:rPr>
        <w:t xml:space="preserve">grammar </w:t>
      </w:r>
      <w:r w:rsidR="00444C4D" w:rsidRPr="00D822A3">
        <w:rPr>
          <w:lang w:val="en-GB"/>
        </w:rPr>
        <w:t xml:space="preserve">of the C compiler of this book is based on (and to a large extent identical with) the grammar defined in the </w:t>
      </w:r>
      <w:r w:rsidR="00444C4D" w:rsidRPr="00D822A3">
        <w:rPr>
          <w:i/>
          <w:lang w:val="en-GB"/>
        </w:rPr>
        <w:t>American National Standard for Information systems – Programming Language C, X3.159-1989</w:t>
      </w:r>
      <w:r w:rsidR="00322D1D" w:rsidRPr="00D822A3">
        <w:rPr>
          <w:lang w:val="en-GB"/>
        </w:rPr>
        <w:t xml:space="preserve"> standard, which is </w:t>
      </w:r>
      <w:r w:rsidR="00444C4D" w:rsidRPr="00D822A3">
        <w:rPr>
          <w:lang w:val="en-GB"/>
        </w:rPr>
        <w:t xml:space="preserve">described </w:t>
      </w:r>
      <w:r w:rsidR="00B11C7C" w:rsidRPr="00D822A3">
        <w:rPr>
          <w:lang w:val="en-GB"/>
        </w:rPr>
        <w:t xml:space="preserve">in </w:t>
      </w:r>
      <w:r w:rsidR="00444C4D" w:rsidRPr="00D822A3">
        <w:rPr>
          <w:lang w:val="en-GB"/>
        </w:rPr>
        <w:t xml:space="preserve">the second edition of </w:t>
      </w:r>
      <w:r w:rsidR="00B11C7C" w:rsidRPr="00D822A3">
        <w:rPr>
          <w:i/>
          <w:lang w:val="en-GB"/>
        </w:rPr>
        <w:t>T</w:t>
      </w:r>
      <w:r w:rsidRPr="00D822A3">
        <w:rPr>
          <w:i/>
          <w:lang w:val="en-GB"/>
        </w:rPr>
        <w:t xml:space="preserve">he </w:t>
      </w:r>
      <w:r w:rsidR="00B11C7C" w:rsidRPr="00D822A3">
        <w:rPr>
          <w:i/>
          <w:lang w:val="en-GB"/>
        </w:rPr>
        <w:t>C Programming Language</w:t>
      </w:r>
      <w:r w:rsidR="00444C4D" w:rsidRPr="00D822A3">
        <w:rPr>
          <w:lang w:val="en-GB"/>
        </w:rPr>
        <w:t xml:space="preserve"> b</w:t>
      </w:r>
      <w:r w:rsidR="00B11C7C" w:rsidRPr="00D822A3">
        <w:rPr>
          <w:lang w:val="en-GB"/>
        </w:rPr>
        <w:t xml:space="preserve">y Brian W. Kernighan and Dennis M. </w:t>
      </w:r>
      <w:r w:rsidR="00444C4D" w:rsidRPr="00D822A3">
        <w:rPr>
          <w:lang w:val="en-GB"/>
        </w:rPr>
        <w:t>Ritchie</w:t>
      </w:r>
      <w:r w:rsidR="00B11C7C" w:rsidRPr="00D822A3">
        <w:rPr>
          <w:lang w:val="en-GB"/>
        </w:rPr>
        <w:t>.</w:t>
      </w:r>
      <w:r w:rsidR="007011B1" w:rsidRPr="00D822A3">
        <w:rPr>
          <w:lang w:val="en-GB"/>
        </w:rPr>
        <w:t xml:space="preserve"> "</w:t>
      </w:r>
    </w:p>
    <w:p w14:paraId="1F9BCFD5" w14:textId="1063403A" w:rsidR="00D654DF" w:rsidRPr="00D822A3" w:rsidRDefault="00D654DF" w:rsidP="00D654DF">
      <w:pPr>
        <w:pStyle w:val="Rubrik2"/>
        <w:rPr>
          <w:lang w:val="en-GB"/>
        </w:rPr>
      </w:pPr>
      <w:bookmarkStart w:id="509" w:name="_Toc54120019"/>
      <w:r w:rsidRPr="00D822A3">
        <w:rPr>
          <w:lang w:val="en-GB"/>
        </w:rPr>
        <w:t>The Preprocessor Grammar</w:t>
      </w:r>
      <w:bookmarkEnd w:id="509"/>
    </w:p>
    <w:p w14:paraId="3780D441" w14:textId="74ED8946" w:rsidR="00B45583" w:rsidRPr="00D822A3" w:rsidRDefault="00B45583" w:rsidP="00B45583">
      <w:pPr>
        <w:rPr>
          <w:lang w:val="en-GB"/>
        </w:rPr>
      </w:pPr>
      <w:r w:rsidRPr="00D822A3">
        <w:rPr>
          <w:lang w:val="en-GB"/>
        </w:rPr>
        <w:t xml:space="preserve">The following grammar is implemented in CUP in Chapter </w:t>
      </w:r>
      <w:r w:rsidRPr="00D822A3">
        <w:rPr>
          <w:lang w:val="en-GB"/>
        </w:rPr>
        <w:fldChar w:fldCharType="begin"/>
      </w:r>
      <w:r w:rsidRPr="00D822A3">
        <w:rPr>
          <w:lang w:val="en-GB"/>
        </w:rPr>
        <w:instrText xml:space="preserve"> REF _Ref418260972 \r \h </w:instrText>
      </w:r>
      <w:r w:rsidRPr="00D822A3">
        <w:rPr>
          <w:lang w:val="en-GB"/>
        </w:rPr>
      </w:r>
      <w:r w:rsidRPr="00D822A3">
        <w:rPr>
          <w:lang w:val="en-GB"/>
        </w:rPr>
        <w:fldChar w:fldCharType="separate"/>
      </w:r>
      <w:r w:rsidR="00207336" w:rsidRPr="00D822A3">
        <w:rPr>
          <w:lang w:val="en-GB"/>
        </w:rPr>
        <w:t>1.2</w:t>
      </w:r>
      <w:r w:rsidRPr="00D822A3">
        <w:rPr>
          <w:lang w:val="en-GB"/>
        </w:rPr>
        <w:fldChar w:fldCharType="end"/>
      </w:r>
      <w:r w:rsidRPr="00D822A3">
        <w:rPr>
          <w:lang w:val="en-GB"/>
        </w:rPr>
        <w:t>.</w:t>
      </w:r>
    </w:p>
    <w:p w14:paraId="645B8C17" w14:textId="77777777" w:rsidR="00D14D98" w:rsidRPr="00D822A3" w:rsidRDefault="00D14D98" w:rsidP="00D14D98">
      <w:pPr>
        <w:pStyle w:val="Code"/>
        <w:rPr>
          <w:lang w:val="en-GB"/>
        </w:rPr>
      </w:pPr>
      <w:r w:rsidRPr="00D822A3">
        <w:rPr>
          <w:lang w:val="en-GB"/>
        </w:rPr>
        <w:t>control_line ::=</w:t>
      </w:r>
    </w:p>
    <w:p w14:paraId="271A3D53" w14:textId="77777777" w:rsidR="00D14D98" w:rsidRPr="00D822A3" w:rsidRDefault="00D14D98" w:rsidP="00D14D98">
      <w:pPr>
        <w:pStyle w:val="Code"/>
        <w:rPr>
          <w:lang w:val="en-GB"/>
        </w:rPr>
      </w:pPr>
      <w:r w:rsidRPr="00D822A3">
        <w:rPr>
          <w:lang w:val="en-GB"/>
        </w:rPr>
        <w:t xml:space="preserve">    #</w:t>
      </w:r>
      <w:r w:rsidR="007B3C14" w:rsidRPr="00D822A3">
        <w:rPr>
          <w:lang w:val="en-GB"/>
        </w:rPr>
        <w:t xml:space="preserve"> </w:t>
      </w:r>
      <w:r w:rsidRPr="00D822A3">
        <w:rPr>
          <w:lang w:val="en-GB"/>
        </w:rPr>
        <w:t>define identifier token-sequence</w:t>
      </w:r>
    </w:p>
    <w:p w14:paraId="34AF735E" w14:textId="77777777" w:rsidR="00D14D98" w:rsidRPr="00D822A3" w:rsidRDefault="00D14D98" w:rsidP="00D14D98">
      <w:pPr>
        <w:pStyle w:val="Code"/>
        <w:rPr>
          <w:lang w:val="en-GB"/>
        </w:rPr>
      </w:pPr>
      <w:r w:rsidRPr="00D822A3">
        <w:rPr>
          <w:lang w:val="en-GB"/>
        </w:rPr>
        <w:t xml:space="preserve">  | #</w:t>
      </w:r>
      <w:r w:rsidR="007B3C14" w:rsidRPr="00D822A3">
        <w:rPr>
          <w:lang w:val="en-GB"/>
        </w:rPr>
        <w:t xml:space="preserve"> </w:t>
      </w:r>
      <w:r w:rsidRPr="00D822A3">
        <w:rPr>
          <w:lang w:val="en-GB"/>
        </w:rPr>
        <w:t>define identifier( identifier, … , identifier ) token-sequence</w:t>
      </w:r>
    </w:p>
    <w:p w14:paraId="49E9AB4C" w14:textId="77777777" w:rsidR="000A7E3F" w:rsidRPr="00D822A3" w:rsidRDefault="000A7E3F" w:rsidP="00D14D98">
      <w:pPr>
        <w:pStyle w:val="Code"/>
        <w:rPr>
          <w:lang w:val="en-GB"/>
        </w:rPr>
      </w:pPr>
      <w:r w:rsidRPr="00D822A3">
        <w:rPr>
          <w:lang w:val="en-GB"/>
        </w:rPr>
        <w:t xml:space="preserve">  | #</w:t>
      </w:r>
      <w:r w:rsidR="007B3C14" w:rsidRPr="00D822A3">
        <w:rPr>
          <w:lang w:val="en-GB"/>
        </w:rPr>
        <w:t xml:space="preserve"> </w:t>
      </w:r>
      <w:r w:rsidRPr="00D822A3">
        <w:rPr>
          <w:lang w:val="en-GB"/>
        </w:rPr>
        <w:t xml:space="preserve">undef </w:t>
      </w:r>
      <w:r w:rsidR="007B3C14" w:rsidRPr="00D822A3">
        <w:rPr>
          <w:lang w:val="en-GB"/>
        </w:rPr>
        <w:t>identifier</w:t>
      </w:r>
    </w:p>
    <w:p w14:paraId="245D6DC2" w14:textId="77777777" w:rsidR="007B3C14" w:rsidRPr="00D822A3" w:rsidRDefault="007B3C14" w:rsidP="007B3C14">
      <w:pPr>
        <w:pStyle w:val="Code"/>
        <w:rPr>
          <w:lang w:val="en-GB"/>
        </w:rPr>
      </w:pPr>
      <w:r w:rsidRPr="00D822A3">
        <w:rPr>
          <w:lang w:val="en-GB"/>
        </w:rPr>
        <w:t xml:space="preserve">  | # include &lt;filename&gt;</w:t>
      </w:r>
    </w:p>
    <w:p w14:paraId="2F487B94" w14:textId="48D36E23" w:rsidR="007B3C14" w:rsidRPr="00D822A3" w:rsidRDefault="007B3C14" w:rsidP="007B3C14">
      <w:pPr>
        <w:pStyle w:val="Code"/>
        <w:rPr>
          <w:lang w:val="en-GB"/>
        </w:rPr>
      </w:pPr>
      <w:r w:rsidRPr="00D822A3">
        <w:rPr>
          <w:lang w:val="en-GB"/>
        </w:rPr>
        <w:t xml:space="preserve">  | # include</w:t>
      </w:r>
      <w:r w:rsidR="007011B1" w:rsidRPr="00D822A3">
        <w:rPr>
          <w:lang w:val="en-GB"/>
        </w:rPr>
        <w:t xml:space="preserve"> "</w:t>
      </w:r>
      <w:r w:rsidRPr="00D822A3">
        <w:rPr>
          <w:lang w:val="en-GB"/>
        </w:rPr>
        <w:t>filename</w:t>
      </w:r>
      <w:r w:rsidR="007011B1" w:rsidRPr="00D822A3">
        <w:rPr>
          <w:lang w:val="en-GB"/>
        </w:rPr>
        <w:t>"</w:t>
      </w:r>
    </w:p>
    <w:p w14:paraId="0AB996EA" w14:textId="77777777" w:rsidR="0086103B" w:rsidRPr="00D822A3" w:rsidRDefault="0086103B" w:rsidP="0086103B">
      <w:pPr>
        <w:pStyle w:val="Code"/>
        <w:rPr>
          <w:lang w:val="en-GB"/>
        </w:rPr>
      </w:pPr>
      <w:r w:rsidRPr="00D822A3">
        <w:rPr>
          <w:lang w:val="en-GB"/>
        </w:rPr>
        <w:t xml:space="preserve">  | # line constant</w:t>
      </w:r>
    </w:p>
    <w:p w14:paraId="0CDF40B0" w14:textId="77777777" w:rsidR="0086103B" w:rsidRPr="00D822A3" w:rsidRDefault="0086103B" w:rsidP="0086103B">
      <w:pPr>
        <w:pStyle w:val="Code"/>
        <w:rPr>
          <w:lang w:val="en-GB"/>
        </w:rPr>
      </w:pPr>
      <w:r w:rsidRPr="00D822A3">
        <w:rPr>
          <w:lang w:val="en-GB"/>
        </w:rPr>
        <w:t xml:space="preserve">  | # line constant “filename”</w:t>
      </w:r>
    </w:p>
    <w:p w14:paraId="6BC163D2" w14:textId="77777777" w:rsidR="002331B9" w:rsidRPr="00D822A3" w:rsidRDefault="002331B9" w:rsidP="0086103B">
      <w:pPr>
        <w:pStyle w:val="Code"/>
        <w:rPr>
          <w:lang w:val="en-GB"/>
        </w:rPr>
      </w:pPr>
      <w:r w:rsidRPr="00D822A3">
        <w:rPr>
          <w:lang w:val="en-GB"/>
        </w:rPr>
        <w:t xml:space="preserve">  | # error optional_token_sequence</w:t>
      </w:r>
    </w:p>
    <w:p w14:paraId="751F5EDB" w14:textId="77777777" w:rsidR="00B24648" w:rsidRPr="00D822A3" w:rsidRDefault="00B24648" w:rsidP="00B24648">
      <w:pPr>
        <w:pStyle w:val="Code"/>
        <w:rPr>
          <w:lang w:val="en-GB"/>
        </w:rPr>
      </w:pPr>
      <w:r w:rsidRPr="00D822A3">
        <w:rPr>
          <w:lang w:val="en-GB"/>
        </w:rPr>
        <w:t xml:space="preserve">  | # pragma optional_token_sequence</w:t>
      </w:r>
    </w:p>
    <w:p w14:paraId="4F86E33B" w14:textId="77777777" w:rsidR="00FB7660" w:rsidRPr="00D822A3" w:rsidRDefault="00FB7660" w:rsidP="00B24648">
      <w:pPr>
        <w:pStyle w:val="Code"/>
        <w:rPr>
          <w:lang w:val="en-GB"/>
        </w:rPr>
      </w:pPr>
      <w:r w:rsidRPr="00D822A3">
        <w:rPr>
          <w:lang w:val="en-GB"/>
        </w:rPr>
        <w:t xml:space="preserve">  | #</w:t>
      </w:r>
    </w:p>
    <w:p w14:paraId="04C82907" w14:textId="77777777" w:rsidR="00FB7660" w:rsidRPr="00D822A3" w:rsidRDefault="00FB7660" w:rsidP="00B24648">
      <w:pPr>
        <w:pStyle w:val="Code"/>
        <w:rPr>
          <w:lang w:val="en-GB"/>
        </w:rPr>
      </w:pPr>
      <w:r w:rsidRPr="00D822A3">
        <w:rPr>
          <w:lang w:val="en-GB"/>
        </w:rPr>
        <w:t xml:space="preserve">  | preprocessor_conditional</w:t>
      </w:r>
    </w:p>
    <w:p w14:paraId="0DDA95D0" w14:textId="77777777" w:rsidR="00B24648" w:rsidRPr="00D822A3" w:rsidRDefault="00B24648" w:rsidP="0086103B">
      <w:pPr>
        <w:pStyle w:val="Code"/>
        <w:rPr>
          <w:lang w:val="en-GB"/>
        </w:rPr>
      </w:pPr>
    </w:p>
    <w:p w14:paraId="15B1FCBF" w14:textId="77777777" w:rsidR="006B4F2C" w:rsidRPr="00D822A3" w:rsidRDefault="006B4F2C" w:rsidP="0086103B">
      <w:pPr>
        <w:pStyle w:val="Code"/>
        <w:rPr>
          <w:lang w:val="en-GB"/>
        </w:rPr>
      </w:pPr>
      <w:r w:rsidRPr="00D822A3">
        <w:rPr>
          <w:lang w:val="en-GB"/>
        </w:rPr>
        <w:t>optional_token_sequence ::=</w:t>
      </w:r>
    </w:p>
    <w:p w14:paraId="6839D6FE" w14:textId="77777777" w:rsidR="006B4F2C" w:rsidRPr="00D822A3" w:rsidRDefault="006B4F2C" w:rsidP="0086103B">
      <w:pPr>
        <w:pStyle w:val="Code"/>
        <w:rPr>
          <w:lang w:val="en-GB"/>
        </w:rPr>
      </w:pPr>
      <w:r w:rsidRPr="00D822A3">
        <w:rPr>
          <w:lang w:val="en-GB"/>
        </w:rPr>
        <w:t xml:space="preserve">    /* empty */</w:t>
      </w:r>
    </w:p>
    <w:p w14:paraId="0DF9C38A" w14:textId="77777777" w:rsidR="006B4F2C" w:rsidRPr="00D822A3" w:rsidRDefault="006B4F2C" w:rsidP="0086103B">
      <w:pPr>
        <w:pStyle w:val="Code"/>
        <w:rPr>
          <w:lang w:val="en-GB"/>
        </w:rPr>
      </w:pPr>
      <w:r w:rsidRPr="00D822A3">
        <w:rPr>
          <w:lang w:val="en-GB"/>
        </w:rPr>
        <w:t xml:space="preserve">  | token_sequence</w:t>
      </w:r>
    </w:p>
    <w:p w14:paraId="41CF42E0" w14:textId="77777777" w:rsidR="00AF224B" w:rsidRPr="00D822A3" w:rsidRDefault="00AF224B" w:rsidP="0086103B">
      <w:pPr>
        <w:pStyle w:val="Code"/>
        <w:rPr>
          <w:lang w:val="en-GB"/>
        </w:rPr>
      </w:pPr>
    </w:p>
    <w:p w14:paraId="474558A0" w14:textId="77777777" w:rsidR="00FB7660" w:rsidRPr="00D822A3" w:rsidRDefault="00FB7660" w:rsidP="00FB7660">
      <w:pPr>
        <w:pStyle w:val="Code"/>
        <w:rPr>
          <w:lang w:val="en-GB"/>
        </w:rPr>
      </w:pPr>
      <w:r w:rsidRPr="00D822A3">
        <w:rPr>
          <w:lang w:val="en-GB"/>
        </w:rPr>
        <w:t>preprocessor_conditional ::=</w:t>
      </w:r>
    </w:p>
    <w:p w14:paraId="4A65D661" w14:textId="77777777" w:rsidR="00FB7660" w:rsidRPr="00D822A3" w:rsidRDefault="00FB7660" w:rsidP="00FB7660">
      <w:pPr>
        <w:pStyle w:val="Code"/>
        <w:rPr>
          <w:lang w:val="en-GB"/>
        </w:rPr>
      </w:pPr>
      <w:r w:rsidRPr="00D822A3">
        <w:rPr>
          <w:lang w:val="en-GB"/>
        </w:rPr>
        <w:t xml:space="preserve">    </w:t>
      </w:r>
      <w:r w:rsidR="006B4F2C" w:rsidRPr="00D822A3">
        <w:rPr>
          <w:lang w:val="en-GB"/>
        </w:rPr>
        <w:t xml:space="preserve">if-line text </w:t>
      </w:r>
      <w:r w:rsidR="005B1C22" w:rsidRPr="00D822A3">
        <w:rPr>
          <w:lang w:val="en-GB"/>
        </w:rPr>
        <w:t>optional_</w:t>
      </w:r>
      <w:r w:rsidR="006B4F2C" w:rsidRPr="00D822A3">
        <w:rPr>
          <w:lang w:val="en-GB"/>
        </w:rPr>
        <w:t>elif-parts optional_else_</w:t>
      </w:r>
      <w:r w:rsidR="002C7059" w:rsidRPr="00D822A3">
        <w:rPr>
          <w:lang w:val="en-GB"/>
        </w:rPr>
        <w:t>line</w:t>
      </w:r>
      <w:r w:rsidR="007E2C70" w:rsidRPr="00D822A3">
        <w:rPr>
          <w:lang w:val="en-GB"/>
        </w:rPr>
        <w:t xml:space="preserve"> # endif</w:t>
      </w:r>
    </w:p>
    <w:p w14:paraId="3FDE226D" w14:textId="77777777" w:rsidR="00FB7660" w:rsidRPr="00D822A3" w:rsidRDefault="00FB7660" w:rsidP="0086103B">
      <w:pPr>
        <w:pStyle w:val="Code"/>
        <w:rPr>
          <w:lang w:val="en-GB"/>
        </w:rPr>
      </w:pPr>
    </w:p>
    <w:p w14:paraId="47DB8B9C" w14:textId="77777777" w:rsidR="00D04E5A" w:rsidRPr="00D822A3" w:rsidRDefault="00D04E5A" w:rsidP="0086103B">
      <w:pPr>
        <w:pStyle w:val="Code"/>
        <w:rPr>
          <w:lang w:val="en-GB"/>
        </w:rPr>
      </w:pPr>
      <w:r w:rsidRPr="00D822A3">
        <w:rPr>
          <w:lang w:val="en-GB"/>
        </w:rPr>
        <w:t>if-line ::=</w:t>
      </w:r>
    </w:p>
    <w:p w14:paraId="4C87BB9C" w14:textId="77777777" w:rsidR="00D04E5A" w:rsidRPr="00D822A3" w:rsidRDefault="00D04E5A" w:rsidP="0086103B">
      <w:pPr>
        <w:pStyle w:val="Code"/>
        <w:rPr>
          <w:lang w:val="en-GB"/>
        </w:rPr>
      </w:pPr>
      <w:r w:rsidRPr="00D822A3">
        <w:rPr>
          <w:lang w:val="en-GB"/>
        </w:rPr>
        <w:t xml:space="preserve">    # if constant_expression</w:t>
      </w:r>
    </w:p>
    <w:p w14:paraId="0E3524A5" w14:textId="77777777" w:rsidR="00D04E5A" w:rsidRPr="00D822A3" w:rsidRDefault="00D04E5A" w:rsidP="00D04E5A">
      <w:pPr>
        <w:pStyle w:val="Code"/>
        <w:rPr>
          <w:lang w:val="en-GB"/>
        </w:rPr>
      </w:pPr>
      <w:r w:rsidRPr="00D822A3">
        <w:rPr>
          <w:lang w:val="en-GB"/>
        </w:rPr>
        <w:t xml:space="preserve">  | # ifdef identifier</w:t>
      </w:r>
    </w:p>
    <w:p w14:paraId="27CB80AB" w14:textId="77777777" w:rsidR="00D04E5A" w:rsidRPr="00D822A3" w:rsidRDefault="00D04E5A" w:rsidP="00D04E5A">
      <w:pPr>
        <w:pStyle w:val="Code"/>
        <w:rPr>
          <w:lang w:val="en-GB"/>
        </w:rPr>
      </w:pPr>
      <w:r w:rsidRPr="00D822A3">
        <w:rPr>
          <w:lang w:val="en-GB"/>
        </w:rPr>
        <w:t xml:space="preserve">  | # ifndef identifier</w:t>
      </w:r>
    </w:p>
    <w:p w14:paraId="4513F8D6" w14:textId="77777777" w:rsidR="00574F99" w:rsidRPr="00D822A3" w:rsidRDefault="00574F99" w:rsidP="00D04E5A">
      <w:pPr>
        <w:pStyle w:val="Code"/>
        <w:rPr>
          <w:lang w:val="en-GB"/>
        </w:rPr>
      </w:pPr>
    </w:p>
    <w:p w14:paraId="2A3E05FB" w14:textId="77777777" w:rsidR="00574F99" w:rsidRPr="00D822A3" w:rsidRDefault="005B1C22" w:rsidP="00D04E5A">
      <w:pPr>
        <w:pStyle w:val="Code"/>
        <w:rPr>
          <w:lang w:val="en-GB"/>
        </w:rPr>
      </w:pPr>
      <w:r w:rsidRPr="00D822A3">
        <w:rPr>
          <w:lang w:val="en-GB"/>
        </w:rPr>
        <w:t>optional_</w:t>
      </w:r>
      <w:r w:rsidR="00574F99" w:rsidRPr="00D822A3">
        <w:rPr>
          <w:lang w:val="en-GB"/>
        </w:rPr>
        <w:t>elif-parts ::=</w:t>
      </w:r>
    </w:p>
    <w:p w14:paraId="287838AA" w14:textId="77777777" w:rsidR="009D2456" w:rsidRPr="00D822A3" w:rsidRDefault="009D2456" w:rsidP="00D04E5A">
      <w:pPr>
        <w:pStyle w:val="Code"/>
        <w:rPr>
          <w:lang w:val="en-GB"/>
        </w:rPr>
      </w:pPr>
      <w:r w:rsidRPr="00D822A3">
        <w:rPr>
          <w:lang w:val="en-GB"/>
        </w:rPr>
        <w:t xml:space="preserve">    /* empty */</w:t>
      </w:r>
    </w:p>
    <w:p w14:paraId="27229A5D" w14:textId="77777777" w:rsidR="00574F99" w:rsidRPr="00D822A3" w:rsidRDefault="00574F99" w:rsidP="00D04E5A">
      <w:pPr>
        <w:pStyle w:val="Code"/>
        <w:rPr>
          <w:lang w:val="en-GB"/>
        </w:rPr>
      </w:pPr>
      <w:r w:rsidRPr="00D822A3">
        <w:rPr>
          <w:lang w:val="en-GB"/>
        </w:rPr>
        <w:t xml:space="preserve">  </w:t>
      </w:r>
      <w:r w:rsidR="009D2456" w:rsidRPr="00D822A3">
        <w:rPr>
          <w:lang w:val="en-GB"/>
        </w:rPr>
        <w:t>|</w:t>
      </w:r>
      <w:r w:rsidRPr="00D822A3">
        <w:rPr>
          <w:lang w:val="en-GB"/>
        </w:rPr>
        <w:t xml:space="preserve"> </w:t>
      </w:r>
      <w:r w:rsidR="00971BE7" w:rsidRPr="00D822A3">
        <w:rPr>
          <w:lang w:val="en-GB"/>
        </w:rPr>
        <w:t xml:space="preserve">elif-part </w:t>
      </w:r>
      <w:r w:rsidR="005B1C22" w:rsidRPr="00D822A3">
        <w:rPr>
          <w:lang w:val="en-GB"/>
        </w:rPr>
        <w:t>optional_</w:t>
      </w:r>
      <w:r w:rsidRPr="00D822A3">
        <w:rPr>
          <w:lang w:val="en-GB"/>
        </w:rPr>
        <w:t>elif-parts</w:t>
      </w:r>
    </w:p>
    <w:p w14:paraId="7588BBFF" w14:textId="77777777" w:rsidR="00017A47" w:rsidRPr="00D822A3" w:rsidRDefault="00017A47" w:rsidP="00D04E5A">
      <w:pPr>
        <w:pStyle w:val="Code"/>
        <w:rPr>
          <w:lang w:val="en-GB"/>
        </w:rPr>
      </w:pPr>
    </w:p>
    <w:p w14:paraId="19A11A27" w14:textId="77777777" w:rsidR="00971BE7" w:rsidRPr="00D822A3" w:rsidRDefault="00971BE7" w:rsidP="00D04E5A">
      <w:pPr>
        <w:pStyle w:val="Code"/>
        <w:rPr>
          <w:lang w:val="en-GB"/>
        </w:rPr>
      </w:pPr>
      <w:r w:rsidRPr="00D822A3">
        <w:rPr>
          <w:lang w:val="en-GB"/>
        </w:rPr>
        <w:t>elif-part ::=</w:t>
      </w:r>
    </w:p>
    <w:p w14:paraId="54750F07" w14:textId="77777777" w:rsidR="00971BE7" w:rsidRPr="00D822A3" w:rsidRDefault="00971BE7" w:rsidP="00D04E5A">
      <w:pPr>
        <w:pStyle w:val="Code"/>
        <w:rPr>
          <w:lang w:val="en-GB"/>
        </w:rPr>
      </w:pPr>
      <w:r w:rsidRPr="00D822A3">
        <w:rPr>
          <w:lang w:val="en-GB"/>
        </w:rPr>
        <w:t xml:space="preserve">    # elif constant_expression text</w:t>
      </w:r>
    </w:p>
    <w:p w14:paraId="29CE569C" w14:textId="77777777" w:rsidR="00971BE7" w:rsidRPr="00D822A3" w:rsidRDefault="00971BE7" w:rsidP="00D04E5A">
      <w:pPr>
        <w:pStyle w:val="Code"/>
        <w:rPr>
          <w:lang w:val="en-GB"/>
        </w:rPr>
      </w:pPr>
    </w:p>
    <w:p w14:paraId="6BDD7B0E" w14:textId="77777777" w:rsidR="00AF224B" w:rsidRPr="00D822A3" w:rsidRDefault="00AF224B" w:rsidP="0086103B">
      <w:pPr>
        <w:pStyle w:val="Code"/>
        <w:rPr>
          <w:lang w:val="en-GB"/>
        </w:rPr>
      </w:pPr>
      <w:r w:rsidRPr="00D822A3">
        <w:rPr>
          <w:lang w:val="en-GB"/>
        </w:rPr>
        <w:t>optional_else_part ::=</w:t>
      </w:r>
    </w:p>
    <w:p w14:paraId="2AC6C6DE" w14:textId="77777777" w:rsidR="00AF224B" w:rsidRPr="00D822A3" w:rsidRDefault="00AF224B" w:rsidP="0086103B">
      <w:pPr>
        <w:pStyle w:val="Code"/>
        <w:rPr>
          <w:lang w:val="en-GB"/>
        </w:rPr>
      </w:pPr>
      <w:r w:rsidRPr="00D822A3">
        <w:rPr>
          <w:lang w:val="en-GB"/>
        </w:rPr>
        <w:t xml:space="preserve">    /* empty */</w:t>
      </w:r>
    </w:p>
    <w:p w14:paraId="26C7F304" w14:textId="77777777" w:rsidR="00AF224B" w:rsidRPr="00D822A3" w:rsidRDefault="00AF224B" w:rsidP="0086103B">
      <w:pPr>
        <w:pStyle w:val="Code"/>
        <w:rPr>
          <w:lang w:val="en-GB"/>
        </w:rPr>
      </w:pPr>
      <w:r w:rsidRPr="00D822A3">
        <w:rPr>
          <w:lang w:val="en-GB"/>
        </w:rPr>
        <w:t xml:space="preserve">  | </w:t>
      </w:r>
      <w:r w:rsidR="007C2ACC" w:rsidRPr="00D822A3">
        <w:rPr>
          <w:lang w:val="en-GB"/>
        </w:rPr>
        <w:t>#else</w:t>
      </w:r>
      <w:r w:rsidR="003D62D3" w:rsidRPr="00D822A3">
        <w:rPr>
          <w:lang w:val="en-GB"/>
        </w:rPr>
        <w:t xml:space="preserve"> text</w:t>
      </w:r>
    </w:p>
    <w:p w14:paraId="5FC2950D" w14:textId="77777777" w:rsidR="00D04E5A" w:rsidRPr="00D822A3" w:rsidRDefault="00D04E5A" w:rsidP="0086103B">
      <w:pPr>
        <w:pStyle w:val="Code"/>
        <w:rPr>
          <w:lang w:val="en-GB"/>
        </w:rPr>
      </w:pPr>
    </w:p>
    <w:p w14:paraId="46DD0131" w14:textId="77777777" w:rsidR="007B3C14" w:rsidRPr="00D822A3" w:rsidRDefault="007B3C14" w:rsidP="00D14D98">
      <w:pPr>
        <w:pStyle w:val="Code"/>
        <w:rPr>
          <w:lang w:val="en-GB"/>
        </w:rPr>
      </w:pPr>
    </w:p>
    <w:p w14:paraId="27839D1A" w14:textId="2E76FE35" w:rsidR="00D654DF" w:rsidRPr="00D822A3" w:rsidRDefault="00D654DF" w:rsidP="00D654DF">
      <w:pPr>
        <w:pStyle w:val="Rubrik2"/>
        <w:rPr>
          <w:lang w:val="en-GB"/>
        </w:rPr>
      </w:pPr>
      <w:bookmarkStart w:id="510" w:name="_Toc54120020"/>
      <w:r w:rsidRPr="00D822A3">
        <w:rPr>
          <w:lang w:val="en-GB"/>
        </w:rPr>
        <w:t xml:space="preserve">The </w:t>
      </w:r>
      <w:r w:rsidR="001C7B67" w:rsidRPr="00D822A3">
        <w:rPr>
          <w:lang w:val="en-GB"/>
        </w:rPr>
        <w:t>Language</w:t>
      </w:r>
      <w:r w:rsidRPr="00D822A3">
        <w:rPr>
          <w:lang w:val="en-GB"/>
        </w:rPr>
        <w:t xml:space="preserve"> Grammar</w:t>
      </w:r>
      <w:bookmarkEnd w:id="510"/>
    </w:p>
    <w:p w14:paraId="7F2EC249" w14:textId="52657815" w:rsidR="00965D79" w:rsidRPr="00D822A3" w:rsidRDefault="00965D79" w:rsidP="00965D79">
      <w:pPr>
        <w:rPr>
          <w:lang w:val="en-GB"/>
        </w:rPr>
      </w:pPr>
      <w:r w:rsidRPr="00D822A3">
        <w:rPr>
          <w:lang w:val="en-GB"/>
        </w:rPr>
        <w:t xml:space="preserve">The following grammar is implemented in </w:t>
      </w:r>
      <w:r w:rsidR="0004413D" w:rsidRPr="00D822A3">
        <w:rPr>
          <w:lang w:val="en-GB"/>
        </w:rPr>
        <w:t>GPPG</w:t>
      </w:r>
      <w:r w:rsidRPr="00D822A3">
        <w:rPr>
          <w:lang w:val="en-GB"/>
        </w:rPr>
        <w:t xml:space="preserve"> in Chapter </w:t>
      </w:r>
      <w:r w:rsidRPr="00D822A3">
        <w:rPr>
          <w:lang w:val="en-GB"/>
        </w:rPr>
        <w:fldChar w:fldCharType="begin"/>
      </w:r>
      <w:r w:rsidRPr="00D822A3">
        <w:rPr>
          <w:lang w:val="en-GB"/>
        </w:rPr>
        <w:instrText xml:space="preserve"> REF _Ref418260937 \r \h </w:instrText>
      </w:r>
      <w:r w:rsidRPr="00D822A3">
        <w:rPr>
          <w:lang w:val="en-GB"/>
        </w:rPr>
      </w:r>
      <w:r w:rsidRPr="00D822A3">
        <w:rPr>
          <w:lang w:val="en-GB"/>
        </w:rPr>
        <w:fldChar w:fldCharType="separate"/>
      </w:r>
      <w:r w:rsidR="00207336" w:rsidRPr="00D822A3">
        <w:rPr>
          <w:lang w:val="en-GB"/>
        </w:rPr>
        <w:t>0</w:t>
      </w:r>
      <w:r w:rsidRPr="00D822A3">
        <w:rPr>
          <w:lang w:val="en-GB"/>
        </w:rPr>
        <w:fldChar w:fldCharType="end"/>
      </w:r>
      <w:r w:rsidR="001856BD" w:rsidRPr="00D822A3">
        <w:rPr>
          <w:lang w:val="en-GB"/>
        </w:rPr>
        <w:t>. It is the same grammar, written in one block.</w:t>
      </w:r>
    </w:p>
    <w:p w14:paraId="3FE0748A" w14:textId="7311406E" w:rsidR="00C71256" w:rsidRPr="00D822A3" w:rsidRDefault="00563AF1" w:rsidP="00C71256">
      <w:pPr>
        <w:pStyle w:val="Code"/>
        <w:rPr>
          <w:lang w:val="en-GB"/>
        </w:rPr>
      </w:pPr>
      <w:r w:rsidRPr="00D822A3">
        <w:rPr>
          <w:i/>
          <w:lang w:val="en-GB"/>
        </w:rPr>
        <w:t>source_code_file</w:t>
      </w:r>
      <w:r w:rsidR="00C71256" w:rsidRPr="00D822A3">
        <w:rPr>
          <w:lang w:val="en-GB"/>
        </w:rPr>
        <w:t xml:space="preserve"> ::=</w:t>
      </w:r>
    </w:p>
    <w:p w14:paraId="20E39C17" w14:textId="77777777" w:rsidR="00C71256" w:rsidRPr="00D822A3" w:rsidRDefault="00C71256" w:rsidP="00C71256">
      <w:pPr>
        <w:pStyle w:val="Code"/>
        <w:rPr>
          <w:lang w:val="en-GB"/>
        </w:rPr>
      </w:pPr>
      <w:r w:rsidRPr="00D822A3">
        <w:rPr>
          <w:lang w:val="en-GB"/>
        </w:rPr>
        <w:t xml:space="preserve">    </w:t>
      </w:r>
      <w:r w:rsidRPr="00D822A3">
        <w:rPr>
          <w:i/>
          <w:lang w:val="en-GB"/>
        </w:rPr>
        <w:t>external</w:t>
      </w:r>
      <w:r w:rsidRPr="00D822A3">
        <w:rPr>
          <w:lang w:val="en-GB"/>
        </w:rPr>
        <w:t>_</w:t>
      </w:r>
      <w:r w:rsidRPr="00D822A3">
        <w:rPr>
          <w:i/>
          <w:lang w:val="en-GB"/>
        </w:rPr>
        <w:t>declaration</w:t>
      </w:r>
    </w:p>
    <w:p w14:paraId="56E7DC8B" w14:textId="287E1A48" w:rsidR="00C71256" w:rsidRPr="00D822A3" w:rsidRDefault="00C71256" w:rsidP="00C71256">
      <w:pPr>
        <w:pStyle w:val="Code"/>
        <w:rPr>
          <w:lang w:val="en-GB"/>
        </w:rPr>
      </w:pPr>
      <w:r w:rsidRPr="00D822A3">
        <w:rPr>
          <w:lang w:val="en-GB"/>
        </w:rPr>
        <w:t xml:space="preserve">  | </w:t>
      </w:r>
      <w:r w:rsidR="00563AF1" w:rsidRPr="00D822A3">
        <w:rPr>
          <w:i/>
          <w:lang w:val="en-GB"/>
        </w:rPr>
        <w:t>source_code_file</w:t>
      </w:r>
      <w:r w:rsidRPr="00D822A3">
        <w:rPr>
          <w:lang w:val="en-GB"/>
        </w:rPr>
        <w:t xml:space="preserve"> </w:t>
      </w:r>
      <w:r w:rsidRPr="00D822A3">
        <w:rPr>
          <w:i/>
          <w:lang w:val="en-GB"/>
        </w:rPr>
        <w:t>external</w:t>
      </w:r>
      <w:r w:rsidRPr="00D822A3">
        <w:rPr>
          <w:lang w:val="en-GB"/>
        </w:rPr>
        <w:t>_</w:t>
      </w:r>
      <w:r w:rsidRPr="00D822A3">
        <w:rPr>
          <w:i/>
          <w:lang w:val="en-GB"/>
        </w:rPr>
        <w:t>declaration</w:t>
      </w:r>
    </w:p>
    <w:p w14:paraId="1804B78F" w14:textId="77777777" w:rsidR="00C71256" w:rsidRPr="00D822A3" w:rsidRDefault="00C71256" w:rsidP="00C71256">
      <w:pPr>
        <w:pStyle w:val="Code"/>
        <w:rPr>
          <w:lang w:val="en-GB"/>
        </w:rPr>
      </w:pPr>
    </w:p>
    <w:p w14:paraId="0802B47B" w14:textId="77777777" w:rsidR="00C71256" w:rsidRPr="00D822A3" w:rsidRDefault="00C71256" w:rsidP="00C71256">
      <w:pPr>
        <w:pStyle w:val="Code"/>
        <w:rPr>
          <w:lang w:val="en-GB"/>
        </w:rPr>
      </w:pPr>
      <w:r w:rsidRPr="00D822A3">
        <w:rPr>
          <w:i/>
          <w:lang w:val="en-GB"/>
        </w:rPr>
        <w:t>external</w:t>
      </w:r>
      <w:r w:rsidRPr="00D822A3">
        <w:rPr>
          <w:lang w:val="en-GB"/>
        </w:rPr>
        <w:t>_</w:t>
      </w:r>
      <w:r w:rsidRPr="00D822A3">
        <w:rPr>
          <w:i/>
          <w:lang w:val="en-GB"/>
        </w:rPr>
        <w:t>declaration</w:t>
      </w:r>
      <w:r w:rsidRPr="00D822A3">
        <w:rPr>
          <w:lang w:val="en-GB"/>
        </w:rPr>
        <w:t xml:space="preserve"> ::=</w:t>
      </w:r>
    </w:p>
    <w:p w14:paraId="6AD289C1" w14:textId="48D2BE3F" w:rsidR="00C71256" w:rsidRPr="00D822A3" w:rsidRDefault="00C71256" w:rsidP="00C71256">
      <w:pPr>
        <w:pStyle w:val="Code"/>
        <w:rPr>
          <w:lang w:val="en-GB"/>
        </w:rPr>
      </w:pPr>
      <w:r w:rsidRPr="00D822A3">
        <w:rPr>
          <w:lang w:val="en-GB"/>
        </w:rPr>
        <w:t xml:space="preserve">    </w:t>
      </w:r>
      <w:r w:rsidRPr="00D822A3">
        <w:rPr>
          <w:i/>
          <w:lang w:val="en-GB"/>
        </w:rPr>
        <w:t>function</w:t>
      </w:r>
      <w:r w:rsidRPr="00D822A3">
        <w:rPr>
          <w:lang w:val="en-GB"/>
        </w:rPr>
        <w:t>_</w:t>
      </w:r>
      <w:r w:rsidR="00C37108" w:rsidRPr="00D822A3">
        <w:rPr>
          <w:i/>
          <w:lang w:val="en-GB"/>
        </w:rPr>
        <w:t>definition</w:t>
      </w:r>
    </w:p>
    <w:p w14:paraId="29FB9E5C" w14:textId="77777777" w:rsidR="00C71256" w:rsidRPr="00D822A3" w:rsidRDefault="00C71256" w:rsidP="00C71256">
      <w:pPr>
        <w:pStyle w:val="Code"/>
        <w:rPr>
          <w:lang w:val="en-GB"/>
        </w:rPr>
      </w:pPr>
      <w:r w:rsidRPr="00D822A3">
        <w:rPr>
          <w:lang w:val="en-GB"/>
        </w:rPr>
        <w:t xml:space="preserve"> |  </w:t>
      </w:r>
      <w:r w:rsidRPr="00D822A3">
        <w:rPr>
          <w:i/>
          <w:lang w:val="en-GB"/>
        </w:rPr>
        <w:t>declaration</w:t>
      </w:r>
    </w:p>
    <w:p w14:paraId="34F702F8" w14:textId="77777777" w:rsidR="00C71256" w:rsidRPr="00D822A3" w:rsidRDefault="00C71256" w:rsidP="00C71256">
      <w:pPr>
        <w:pStyle w:val="Code"/>
        <w:rPr>
          <w:lang w:val="en-GB"/>
        </w:rPr>
      </w:pPr>
    </w:p>
    <w:p w14:paraId="0339ABE1" w14:textId="4822D3EC" w:rsidR="00C71256" w:rsidRPr="00D822A3" w:rsidRDefault="00C71256" w:rsidP="00C71256">
      <w:pPr>
        <w:pStyle w:val="Code"/>
        <w:rPr>
          <w:lang w:val="en-GB"/>
        </w:rPr>
      </w:pPr>
      <w:r w:rsidRPr="00D822A3">
        <w:rPr>
          <w:i/>
          <w:lang w:val="en-GB"/>
        </w:rPr>
        <w:t>function</w:t>
      </w:r>
      <w:r w:rsidRPr="00D822A3">
        <w:rPr>
          <w:lang w:val="en-GB"/>
        </w:rPr>
        <w:t>_</w:t>
      </w:r>
      <w:r w:rsidR="00C37108" w:rsidRPr="00D822A3">
        <w:rPr>
          <w:i/>
          <w:lang w:val="en-GB"/>
        </w:rPr>
        <w:t>definition</w:t>
      </w:r>
      <w:r w:rsidRPr="00D822A3">
        <w:rPr>
          <w:lang w:val="en-GB"/>
        </w:rPr>
        <w:t xml:space="preserve"> ::=</w:t>
      </w:r>
    </w:p>
    <w:p w14:paraId="56838AAA" w14:textId="1CBFDA25" w:rsidR="00C71256" w:rsidRPr="00D822A3" w:rsidRDefault="00C71256" w:rsidP="001D4FEE">
      <w:pPr>
        <w:rPr>
          <w:lang w:val="en-GB"/>
        </w:rPr>
      </w:pPr>
      <w:r w:rsidRPr="00D822A3">
        <w:rPr>
          <w:lang w:val="en-GB"/>
        </w:rPr>
        <w:t xml:space="preserve">    </w:t>
      </w:r>
      <w:r w:rsidR="001D4FEE">
        <w:rPr>
          <w:i/>
          <w:lang w:val="en-GB"/>
        </w:rPr>
        <w:t>declarator</w:t>
      </w:r>
      <w:r w:rsidRPr="00D822A3">
        <w:rPr>
          <w:lang w:val="en-GB"/>
        </w:rPr>
        <w:t xml:space="preserve"> </w:t>
      </w:r>
      <w:r w:rsidRPr="00D822A3">
        <w:rPr>
          <w:i/>
          <w:lang w:val="en-GB"/>
        </w:rPr>
        <w:t>optional</w:t>
      </w:r>
      <w:r w:rsidRPr="00D822A3">
        <w:rPr>
          <w:lang w:val="en-GB"/>
        </w:rPr>
        <w:t>_</w:t>
      </w:r>
      <w:r w:rsidRPr="00D822A3">
        <w:rPr>
          <w:i/>
          <w:lang w:val="en-GB"/>
        </w:rPr>
        <w:t>declaration</w:t>
      </w:r>
      <w:r w:rsidRPr="00D822A3">
        <w:rPr>
          <w:lang w:val="en-GB"/>
        </w:rPr>
        <w:t>_</w:t>
      </w:r>
      <w:r w:rsidRPr="00D822A3">
        <w:rPr>
          <w:i/>
          <w:lang w:val="en-GB"/>
        </w:rPr>
        <w:t>list</w:t>
      </w:r>
      <w:r w:rsidRPr="00D822A3">
        <w:rPr>
          <w:lang w:val="en-GB"/>
        </w:rPr>
        <w:t xml:space="preserve"> </w:t>
      </w:r>
      <w:r w:rsidRPr="00D822A3">
        <w:rPr>
          <w:b/>
          <w:lang w:val="en-GB"/>
        </w:rPr>
        <w:t>(</w:t>
      </w:r>
      <w:r w:rsidRPr="00D822A3">
        <w:rPr>
          <w:lang w:val="en-GB"/>
        </w:rPr>
        <w:t xml:space="preserve"> </w:t>
      </w:r>
      <w:r w:rsidRPr="00D822A3">
        <w:rPr>
          <w:i/>
          <w:lang w:val="en-GB"/>
        </w:rPr>
        <w:t>optional</w:t>
      </w:r>
      <w:r w:rsidRPr="00D822A3">
        <w:rPr>
          <w:lang w:val="en-GB"/>
        </w:rPr>
        <w:t>_</w:t>
      </w:r>
      <w:r w:rsidRPr="00D822A3">
        <w:rPr>
          <w:i/>
          <w:lang w:val="en-GB"/>
        </w:rPr>
        <w:t>statement</w:t>
      </w:r>
      <w:r w:rsidRPr="00D822A3">
        <w:rPr>
          <w:lang w:val="en-GB"/>
        </w:rPr>
        <w:t>_</w:t>
      </w:r>
      <w:r w:rsidRPr="00D822A3">
        <w:rPr>
          <w:i/>
          <w:lang w:val="en-GB"/>
        </w:rPr>
        <w:t>list</w:t>
      </w:r>
      <w:r w:rsidRPr="00D822A3">
        <w:rPr>
          <w:lang w:val="en-GB"/>
        </w:rPr>
        <w:t xml:space="preserve"> </w:t>
      </w:r>
      <w:r w:rsidRPr="00D822A3">
        <w:rPr>
          <w:b/>
          <w:lang w:val="en-GB"/>
        </w:rPr>
        <w:t>)</w:t>
      </w:r>
      <w:r w:rsidRPr="00D822A3">
        <w:rPr>
          <w:lang w:val="en-GB"/>
        </w:rPr>
        <w:t xml:space="preserve"> </w:t>
      </w:r>
    </w:p>
    <w:p w14:paraId="0F6B70E2" w14:textId="06B7A996" w:rsidR="00C71256" w:rsidRPr="00D822A3" w:rsidRDefault="00C71256" w:rsidP="001D4FEE">
      <w:pPr>
        <w:rPr>
          <w:lang w:val="en-GB"/>
        </w:rPr>
      </w:pPr>
      <w:r w:rsidRPr="00D822A3">
        <w:rPr>
          <w:lang w:val="en-GB"/>
        </w:rPr>
        <w:t xml:space="preserve">  | </w:t>
      </w:r>
      <w:r w:rsidRPr="00D822A3">
        <w:rPr>
          <w:i/>
          <w:lang w:val="en-GB"/>
        </w:rPr>
        <w:t>declaration</w:t>
      </w:r>
      <w:r w:rsidRPr="00D822A3">
        <w:rPr>
          <w:lang w:val="en-GB"/>
        </w:rPr>
        <w:t>_</w:t>
      </w:r>
      <w:r w:rsidRPr="00D822A3">
        <w:rPr>
          <w:i/>
          <w:lang w:val="en-GB"/>
        </w:rPr>
        <w:t>specifier</w:t>
      </w:r>
      <w:r w:rsidRPr="00D822A3">
        <w:rPr>
          <w:lang w:val="en-GB"/>
        </w:rPr>
        <w:t>_</w:t>
      </w:r>
      <w:r w:rsidRPr="00D822A3">
        <w:rPr>
          <w:i/>
          <w:lang w:val="en-GB"/>
        </w:rPr>
        <w:t>list</w:t>
      </w:r>
      <w:r w:rsidRPr="00D822A3">
        <w:rPr>
          <w:lang w:val="en-GB"/>
        </w:rPr>
        <w:t xml:space="preserve"> </w:t>
      </w:r>
      <w:r w:rsidR="001D4FEE">
        <w:rPr>
          <w:i/>
          <w:lang w:val="en-GB"/>
        </w:rPr>
        <w:t>declarator</w:t>
      </w:r>
      <w:r w:rsidRPr="00D822A3">
        <w:rPr>
          <w:lang w:val="en-GB"/>
        </w:rPr>
        <w:t xml:space="preserve"> </w:t>
      </w:r>
      <w:r w:rsidRPr="00D822A3">
        <w:rPr>
          <w:i/>
          <w:lang w:val="en-GB"/>
        </w:rPr>
        <w:t>optional</w:t>
      </w:r>
      <w:r w:rsidRPr="00D822A3">
        <w:rPr>
          <w:lang w:val="en-GB"/>
        </w:rPr>
        <w:t>_</w:t>
      </w:r>
      <w:r w:rsidRPr="00D822A3">
        <w:rPr>
          <w:i/>
          <w:lang w:val="en-GB"/>
        </w:rPr>
        <w:t>declaration</w:t>
      </w:r>
      <w:r w:rsidRPr="00D822A3">
        <w:rPr>
          <w:lang w:val="en-GB"/>
        </w:rPr>
        <w:t>_</w:t>
      </w:r>
      <w:r w:rsidRPr="00D822A3">
        <w:rPr>
          <w:i/>
          <w:lang w:val="en-GB"/>
        </w:rPr>
        <w:t>list</w:t>
      </w:r>
    </w:p>
    <w:p w14:paraId="27D63F68" w14:textId="77777777" w:rsidR="00C71256" w:rsidRPr="00D822A3" w:rsidRDefault="00C71256" w:rsidP="00C71256">
      <w:pPr>
        <w:pStyle w:val="Code"/>
        <w:rPr>
          <w:lang w:val="en-GB"/>
        </w:rPr>
      </w:pPr>
      <w:r w:rsidRPr="00D822A3">
        <w:rPr>
          <w:lang w:val="en-GB"/>
        </w:rPr>
        <w:t xml:space="preserve">    </w:t>
      </w:r>
      <w:r w:rsidRPr="00D822A3">
        <w:rPr>
          <w:b/>
          <w:lang w:val="en-GB"/>
        </w:rPr>
        <w:t>(</w:t>
      </w:r>
      <w:r w:rsidRPr="00D822A3">
        <w:rPr>
          <w:lang w:val="en-GB"/>
        </w:rPr>
        <w:t xml:space="preserve"> </w:t>
      </w:r>
      <w:r w:rsidRPr="00D822A3">
        <w:rPr>
          <w:i/>
          <w:lang w:val="en-GB"/>
        </w:rPr>
        <w:t>optional</w:t>
      </w:r>
      <w:r w:rsidRPr="00D822A3">
        <w:rPr>
          <w:lang w:val="en-GB"/>
        </w:rPr>
        <w:t>_</w:t>
      </w:r>
      <w:r w:rsidRPr="00D822A3">
        <w:rPr>
          <w:i/>
          <w:lang w:val="en-GB"/>
        </w:rPr>
        <w:t>statement</w:t>
      </w:r>
      <w:r w:rsidRPr="00D822A3">
        <w:rPr>
          <w:lang w:val="en-GB"/>
        </w:rPr>
        <w:t>_</w:t>
      </w:r>
      <w:r w:rsidRPr="00D822A3">
        <w:rPr>
          <w:i/>
          <w:lang w:val="en-GB"/>
        </w:rPr>
        <w:t>list</w:t>
      </w:r>
      <w:r w:rsidRPr="00D822A3">
        <w:rPr>
          <w:lang w:val="en-GB"/>
        </w:rPr>
        <w:t xml:space="preserve"> </w:t>
      </w:r>
      <w:r w:rsidRPr="00D822A3">
        <w:rPr>
          <w:b/>
          <w:lang w:val="en-GB"/>
        </w:rPr>
        <w:t>)</w:t>
      </w:r>
    </w:p>
    <w:p w14:paraId="614B4030" w14:textId="77777777" w:rsidR="00C71256" w:rsidRPr="00D822A3" w:rsidRDefault="00C71256" w:rsidP="00C71256">
      <w:pPr>
        <w:pStyle w:val="Code"/>
        <w:rPr>
          <w:lang w:val="en-GB"/>
        </w:rPr>
      </w:pPr>
    </w:p>
    <w:p w14:paraId="1EEA4F40" w14:textId="77777777" w:rsidR="00C71256" w:rsidRPr="00D822A3" w:rsidRDefault="00C71256" w:rsidP="00C71256">
      <w:pPr>
        <w:pStyle w:val="Code"/>
        <w:rPr>
          <w:lang w:val="en-GB"/>
        </w:rPr>
      </w:pPr>
      <w:r w:rsidRPr="00D822A3">
        <w:rPr>
          <w:i/>
          <w:lang w:val="en-GB"/>
        </w:rPr>
        <w:t>optional</w:t>
      </w:r>
      <w:r w:rsidRPr="00D822A3">
        <w:rPr>
          <w:lang w:val="en-GB"/>
        </w:rPr>
        <w:t>_</w:t>
      </w:r>
      <w:r w:rsidRPr="00D822A3">
        <w:rPr>
          <w:i/>
          <w:lang w:val="en-GB"/>
        </w:rPr>
        <w:t>declaration</w:t>
      </w:r>
      <w:r w:rsidRPr="00D822A3">
        <w:rPr>
          <w:lang w:val="en-GB"/>
        </w:rPr>
        <w:t>_</w:t>
      </w:r>
      <w:r w:rsidRPr="00D822A3">
        <w:rPr>
          <w:i/>
          <w:lang w:val="en-GB"/>
        </w:rPr>
        <w:t>list</w:t>
      </w:r>
      <w:r w:rsidRPr="00D822A3">
        <w:rPr>
          <w:lang w:val="en-GB"/>
        </w:rPr>
        <w:t xml:space="preserve"> ::=</w:t>
      </w:r>
    </w:p>
    <w:p w14:paraId="1DEF0D9D" w14:textId="77777777" w:rsidR="00C71256" w:rsidRPr="00D822A3" w:rsidRDefault="00C71256" w:rsidP="00C71256">
      <w:pPr>
        <w:pStyle w:val="Code"/>
        <w:rPr>
          <w:lang w:val="en-GB"/>
        </w:rPr>
      </w:pPr>
      <w:r w:rsidRPr="00D822A3">
        <w:rPr>
          <w:lang w:val="en-GB"/>
        </w:rPr>
        <w:t xml:space="preserve">    /* </w:t>
      </w:r>
      <w:r w:rsidRPr="00D822A3">
        <w:rPr>
          <w:i/>
          <w:lang w:val="en-GB"/>
        </w:rPr>
        <w:t>empty</w:t>
      </w:r>
      <w:r w:rsidRPr="00D822A3">
        <w:rPr>
          <w:lang w:val="en-GB"/>
        </w:rPr>
        <w:t xml:space="preserve"> */</w:t>
      </w:r>
    </w:p>
    <w:p w14:paraId="76E9FED2" w14:textId="77777777" w:rsidR="00C71256" w:rsidRPr="00D822A3" w:rsidRDefault="00C71256" w:rsidP="00C71256">
      <w:pPr>
        <w:pStyle w:val="Code"/>
        <w:rPr>
          <w:lang w:val="en-GB"/>
        </w:rPr>
      </w:pPr>
      <w:r w:rsidRPr="00D822A3">
        <w:rPr>
          <w:lang w:val="en-GB"/>
        </w:rPr>
        <w:t xml:space="preserve">  | </w:t>
      </w:r>
      <w:r w:rsidRPr="00D822A3">
        <w:rPr>
          <w:i/>
          <w:lang w:val="en-GB"/>
        </w:rPr>
        <w:t>optional</w:t>
      </w:r>
      <w:r w:rsidRPr="00D822A3">
        <w:rPr>
          <w:lang w:val="en-GB"/>
        </w:rPr>
        <w:t>_</w:t>
      </w:r>
      <w:r w:rsidRPr="00D822A3">
        <w:rPr>
          <w:i/>
          <w:lang w:val="en-GB"/>
        </w:rPr>
        <w:t>declaration</w:t>
      </w:r>
      <w:r w:rsidRPr="00D822A3">
        <w:rPr>
          <w:lang w:val="en-GB"/>
        </w:rPr>
        <w:t>_</w:t>
      </w:r>
      <w:r w:rsidRPr="00D822A3">
        <w:rPr>
          <w:i/>
          <w:lang w:val="en-GB"/>
        </w:rPr>
        <w:t>list</w:t>
      </w:r>
      <w:r w:rsidRPr="00D822A3">
        <w:rPr>
          <w:lang w:val="en-GB"/>
        </w:rPr>
        <w:t xml:space="preserve"> </w:t>
      </w:r>
      <w:r w:rsidRPr="00D822A3">
        <w:rPr>
          <w:i/>
          <w:lang w:val="en-GB"/>
        </w:rPr>
        <w:t>declaration</w:t>
      </w:r>
    </w:p>
    <w:p w14:paraId="09E1C6BD" w14:textId="77777777" w:rsidR="00C71256" w:rsidRPr="00D822A3" w:rsidRDefault="00C71256" w:rsidP="00C71256">
      <w:pPr>
        <w:pStyle w:val="Code"/>
        <w:rPr>
          <w:lang w:val="en-GB"/>
        </w:rPr>
      </w:pPr>
    </w:p>
    <w:p w14:paraId="3591EB4C" w14:textId="77777777" w:rsidR="00C71256" w:rsidRPr="00D822A3" w:rsidRDefault="00C71256" w:rsidP="00C71256">
      <w:pPr>
        <w:pStyle w:val="Code"/>
        <w:rPr>
          <w:lang w:val="en-GB"/>
        </w:rPr>
      </w:pPr>
      <w:r w:rsidRPr="00D822A3">
        <w:rPr>
          <w:i/>
          <w:lang w:val="en-GB"/>
        </w:rPr>
        <w:t>declaration</w:t>
      </w:r>
      <w:r w:rsidRPr="00D822A3">
        <w:rPr>
          <w:lang w:val="en-GB"/>
        </w:rPr>
        <w:t xml:space="preserve"> ::=</w:t>
      </w:r>
    </w:p>
    <w:p w14:paraId="39FC83A6" w14:textId="77777777" w:rsidR="00C71256" w:rsidRPr="00D822A3" w:rsidRDefault="00C71256" w:rsidP="00C71256">
      <w:pPr>
        <w:pStyle w:val="Code"/>
        <w:rPr>
          <w:lang w:val="en-GB"/>
        </w:rPr>
      </w:pPr>
      <w:r w:rsidRPr="00D822A3">
        <w:rPr>
          <w:lang w:val="en-GB"/>
        </w:rPr>
        <w:t xml:space="preserve">    </w:t>
      </w:r>
      <w:r w:rsidRPr="00D822A3">
        <w:rPr>
          <w:i/>
          <w:lang w:val="en-GB"/>
        </w:rPr>
        <w:t>declaration</w:t>
      </w:r>
      <w:r w:rsidRPr="00D822A3">
        <w:rPr>
          <w:lang w:val="en-GB"/>
        </w:rPr>
        <w:t>_</w:t>
      </w:r>
      <w:r w:rsidRPr="00D822A3">
        <w:rPr>
          <w:i/>
          <w:lang w:val="en-GB"/>
        </w:rPr>
        <w:t>specifier</w:t>
      </w:r>
      <w:r w:rsidRPr="00D822A3">
        <w:rPr>
          <w:lang w:val="en-GB"/>
        </w:rPr>
        <w:t>_</w:t>
      </w:r>
      <w:r w:rsidRPr="00D822A3">
        <w:rPr>
          <w:i/>
          <w:lang w:val="en-GB"/>
        </w:rPr>
        <w:t>list</w:t>
      </w:r>
      <w:r w:rsidRPr="00D822A3">
        <w:rPr>
          <w:b/>
          <w:lang w:val="en-GB"/>
        </w:rPr>
        <w:t xml:space="preserve"> ;</w:t>
      </w:r>
    </w:p>
    <w:p w14:paraId="27534442" w14:textId="7541FFE1" w:rsidR="00C71256" w:rsidRPr="00D822A3" w:rsidRDefault="00C71256" w:rsidP="00C71256">
      <w:pPr>
        <w:pStyle w:val="Code"/>
        <w:rPr>
          <w:lang w:val="en-GB"/>
        </w:rPr>
      </w:pPr>
      <w:r w:rsidRPr="00D822A3">
        <w:rPr>
          <w:lang w:val="en-GB"/>
        </w:rPr>
        <w:t xml:space="preserve">  | </w:t>
      </w:r>
      <w:r w:rsidRPr="00D822A3">
        <w:rPr>
          <w:i/>
          <w:lang w:val="en-GB"/>
        </w:rPr>
        <w:t>declaration</w:t>
      </w:r>
      <w:r w:rsidRPr="00D822A3">
        <w:rPr>
          <w:lang w:val="en-GB"/>
        </w:rPr>
        <w:t>_</w:t>
      </w:r>
      <w:r w:rsidRPr="00D822A3">
        <w:rPr>
          <w:i/>
          <w:lang w:val="en-GB"/>
        </w:rPr>
        <w:t>specifier</w:t>
      </w:r>
      <w:r w:rsidRPr="00D822A3">
        <w:rPr>
          <w:lang w:val="en-GB"/>
        </w:rPr>
        <w:t>_</w:t>
      </w:r>
      <w:r w:rsidRPr="00D822A3">
        <w:rPr>
          <w:i/>
          <w:lang w:val="en-GB"/>
        </w:rPr>
        <w:t>list</w:t>
      </w:r>
      <w:r w:rsidRPr="00D822A3">
        <w:rPr>
          <w:lang w:val="en-GB"/>
        </w:rPr>
        <w:t xml:space="preserve"> </w:t>
      </w:r>
      <w:r w:rsidR="00B473E1" w:rsidRPr="00D822A3">
        <w:rPr>
          <w:i/>
          <w:lang w:val="en-GB"/>
        </w:rPr>
        <w:t>declarator_list</w:t>
      </w:r>
      <w:r w:rsidRPr="00D822A3">
        <w:rPr>
          <w:b/>
          <w:lang w:val="en-GB"/>
        </w:rPr>
        <w:t xml:space="preserve"> ;</w:t>
      </w:r>
    </w:p>
    <w:p w14:paraId="406E605C" w14:textId="77777777" w:rsidR="00C71256" w:rsidRPr="00D822A3" w:rsidRDefault="00C71256" w:rsidP="00C71256">
      <w:pPr>
        <w:pStyle w:val="Code"/>
        <w:rPr>
          <w:lang w:val="en-GB"/>
        </w:rPr>
      </w:pPr>
    </w:p>
    <w:p w14:paraId="65736EBB" w14:textId="77777777" w:rsidR="00C71256" w:rsidRPr="00D822A3" w:rsidRDefault="00C71256" w:rsidP="00C71256">
      <w:pPr>
        <w:pStyle w:val="Code"/>
        <w:rPr>
          <w:lang w:val="en-GB"/>
        </w:rPr>
      </w:pPr>
      <w:r w:rsidRPr="00D822A3">
        <w:rPr>
          <w:i/>
          <w:lang w:val="en-GB"/>
        </w:rPr>
        <w:t>declaration</w:t>
      </w:r>
      <w:r w:rsidRPr="00D822A3">
        <w:rPr>
          <w:lang w:val="en-GB"/>
        </w:rPr>
        <w:t>_</w:t>
      </w:r>
      <w:r w:rsidRPr="00D822A3">
        <w:rPr>
          <w:i/>
          <w:lang w:val="en-GB"/>
        </w:rPr>
        <w:t>specifier</w:t>
      </w:r>
      <w:r w:rsidRPr="00D822A3">
        <w:rPr>
          <w:lang w:val="en-GB"/>
        </w:rPr>
        <w:t>_</w:t>
      </w:r>
      <w:r w:rsidRPr="00D822A3">
        <w:rPr>
          <w:i/>
          <w:lang w:val="en-GB"/>
        </w:rPr>
        <w:t>list</w:t>
      </w:r>
      <w:r w:rsidRPr="00D822A3">
        <w:rPr>
          <w:lang w:val="en-GB"/>
        </w:rPr>
        <w:t xml:space="preserve"> ::=</w:t>
      </w:r>
    </w:p>
    <w:p w14:paraId="186BD673" w14:textId="77777777" w:rsidR="00C71256" w:rsidRPr="00D822A3" w:rsidRDefault="00C71256" w:rsidP="00C71256">
      <w:pPr>
        <w:pStyle w:val="Code"/>
        <w:rPr>
          <w:lang w:val="en-GB"/>
        </w:rPr>
      </w:pPr>
      <w:r w:rsidRPr="00D822A3">
        <w:rPr>
          <w:lang w:val="en-GB"/>
        </w:rPr>
        <w:t xml:space="preserve">    </w:t>
      </w:r>
      <w:r w:rsidRPr="00D822A3">
        <w:rPr>
          <w:i/>
          <w:lang w:val="en-GB"/>
        </w:rPr>
        <w:t>declaration</w:t>
      </w:r>
      <w:r w:rsidRPr="00D822A3">
        <w:rPr>
          <w:lang w:val="en-GB"/>
        </w:rPr>
        <w:t>_</w:t>
      </w:r>
      <w:r w:rsidRPr="00D822A3">
        <w:rPr>
          <w:i/>
          <w:lang w:val="en-GB"/>
        </w:rPr>
        <w:t>specifier</w:t>
      </w:r>
      <w:r w:rsidRPr="00D822A3">
        <w:rPr>
          <w:lang w:val="en-GB"/>
        </w:rPr>
        <w:t xml:space="preserve"> </w:t>
      </w:r>
    </w:p>
    <w:p w14:paraId="7C0EBD6F" w14:textId="77777777" w:rsidR="00C71256" w:rsidRPr="00D822A3" w:rsidRDefault="00C71256" w:rsidP="00C71256">
      <w:pPr>
        <w:pStyle w:val="Code"/>
        <w:rPr>
          <w:lang w:val="en-GB"/>
        </w:rPr>
      </w:pPr>
      <w:r w:rsidRPr="00D822A3">
        <w:rPr>
          <w:lang w:val="en-GB"/>
        </w:rPr>
        <w:t xml:space="preserve">  | </w:t>
      </w:r>
      <w:r w:rsidRPr="00D822A3">
        <w:rPr>
          <w:i/>
          <w:lang w:val="en-GB"/>
        </w:rPr>
        <w:t>declaration</w:t>
      </w:r>
      <w:r w:rsidRPr="00D822A3">
        <w:rPr>
          <w:lang w:val="en-GB"/>
        </w:rPr>
        <w:t>_</w:t>
      </w:r>
      <w:r w:rsidRPr="00D822A3">
        <w:rPr>
          <w:i/>
          <w:lang w:val="en-GB"/>
        </w:rPr>
        <w:t>specifier</w:t>
      </w:r>
      <w:r w:rsidRPr="00D822A3">
        <w:rPr>
          <w:lang w:val="en-GB"/>
        </w:rPr>
        <w:t>_</w:t>
      </w:r>
      <w:r w:rsidRPr="00D822A3">
        <w:rPr>
          <w:i/>
          <w:lang w:val="en-GB"/>
        </w:rPr>
        <w:t>list</w:t>
      </w:r>
      <w:r w:rsidRPr="00D822A3">
        <w:rPr>
          <w:lang w:val="en-GB"/>
        </w:rPr>
        <w:t xml:space="preserve"> </w:t>
      </w:r>
      <w:r w:rsidRPr="00D822A3">
        <w:rPr>
          <w:i/>
          <w:lang w:val="en-GB"/>
        </w:rPr>
        <w:t>declaration</w:t>
      </w:r>
      <w:r w:rsidRPr="00D822A3">
        <w:rPr>
          <w:lang w:val="en-GB"/>
        </w:rPr>
        <w:t>_</w:t>
      </w:r>
      <w:r w:rsidRPr="00D822A3">
        <w:rPr>
          <w:i/>
          <w:lang w:val="en-GB"/>
        </w:rPr>
        <w:t>specifier</w:t>
      </w:r>
    </w:p>
    <w:p w14:paraId="5C864C59" w14:textId="77777777" w:rsidR="00C71256" w:rsidRPr="00D822A3" w:rsidRDefault="00C71256" w:rsidP="00C71256">
      <w:pPr>
        <w:pStyle w:val="Code"/>
        <w:rPr>
          <w:lang w:val="en-GB"/>
        </w:rPr>
      </w:pPr>
    </w:p>
    <w:p w14:paraId="272BEA72" w14:textId="77777777" w:rsidR="00C71256" w:rsidRPr="00D822A3" w:rsidRDefault="00C71256" w:rsidP="00C71256">
      <w:pPr>
        <w:pStyle w:val="Code"/>
        <w:rPr>
          <w:lang w:val="en-GB"/>
        </w:rPr>
      </w:pPr>
      <w:r w:rsidRPr="00D822A3">
        <w:rPr>
          <w:i/>
          <w:lang w:val="en-GB"/>
        </w:rPr>
        <w:t>declaration</w:t>
      </w:r>
      <w:r w:rsidRPr="00D822A3">
        <w:rPr>
          <w:lang w:val="en-GB"/>
        </w:rPr>
        <w:t>_</w:t>
      </w:r>
      <w:r w:rsidRPr="00D822A3">
        <w:rPr>
          <w:i/>
          <w:lang w:val="en-GB"/>
        </w:rPr>
        <w:t>specifier</w:t>
      </w:r>
      <w:r w:rsidRPr="00D822A3">
        <w:rPr>
          <w:lang w:val="en-GB"/>
        </w:rPr>
        <w:t xml:space="preserve"> ::=</w:t>
      </w:r>
    </w:p>
    <w:p w14:paraId="5ACDD168" w14:textId="77777777" w:rsidR="00C71256" w:rsidRPr="00D822A3" w:rsidRDefault="00C71256" w:rsidP="00C71256">
      <w:pPr>
        <w:pStyle w:val="Code"/>
        <w:rPr>
          <w:b/>
          <w:lang w:val="en-GB"/>
        </w:rPr>
      </w:pPr>
      <w:r w:rsidRPr="00D822A3">
        <w:rPr>
          <w:lang w:val="en-GB"/>
        </w:rPr>
        <w:t xml:space="preserve">    </w:t>
      </w:r>
      <w:r w:rsidRPr="00D822A3">
        <w:rPr>
          <w:b/>
          <w:lang w:val="en-GB"/>
        </w:rPr>
        <w:t>const</w:t>
      </w:r>
      <w:r w:rsidRPr="00D822A3">
        <w:rPr>
          <w:lang w:val="en-GB"/>
        </w:rPr>
        <w:t xml:space="preserve"> | </w:t>
      </w:r>
      <w:r w:rsidRPr="00D822A3">
        <w:rPr>
          <w:b/>
          <w:lang w:val="en-GB"/>
        </w:rPr>
        <w:t>volatile</w:t>
      </w:r>
      <w:r w:rsidRPr="00D822A3">
        <w:rPr>
          <w:lang w:val="en-GB"/>
        </w:rPr>
        <w:t xml:space="preserve"> | </w:t>
      </w:r>
      <w:r w:rsidRPr="00D822A3">
        <w:rPr>
          <w:b/>
          <w:lang w:val="en-GB"/>
        </w:rPr>
        <w:t xml:space="preserve">auto </w:t>
      </w:r>
      <w:r w:rsidRPr="00D822A3">
        <w:rPr>
          <w:lang w:val="en-GB"/>
        </w:rPr>
        <w:t xml:space="preserve">| </w:t>
      </w:r>
      <w:r w:rsidRPr="00D822A3">
        <w:rPr>
          <w:b/>
          <w:lang w:val="en-GB"/>
        </w:rPr>
        <w:t>register</w:t>
      </w:r>
      <w:r w:rsidRPr="00D822A3">
        <w:rPr>
          <w:lang w:val="en-GB"/>
        </w:rPr>
        <w:t xml:space="preserve"> | </w:t>
      </w:r>
      <w:r w:rsidRPr="00D822A3">
        <w:rPr>
          <w:b/>
          <w:lang w:val="en-GB"/>
        </w:rPr>
        <w:t>static</w:t>
      </w:r>
      <w:r w:rsidRPr="00D822A3">
        <w:rPr>
          <w:lang w:val="en-GB"/>
        </w:rPr>
        <w:t xml:space="preserve"> | </w:t>
      </w:r>
      <w:r w:rsidRPr="00D822A3">
        <w:rPr>
          <w:b/>
          <w:lang w:val="en-GB"/>
        </w:rPr>
        <w:t>extern</w:t>
      </w:r>
      <w:r w:rsidRPr="00D822A3">
        <w:rPr>
          <w:lang w:val="en-GB"/>
        </w:rPr>
        <w:t xml:space="preserve"> | </w:t>
      </w:r>
      <w:r w:rsidRPr="00D822A3">
        <w:rPr>
          <w:b/>
          <w:lang w:val="en-GB"/>
        </w:rPr>
        <w:t>typedef</w:t>
      </w:r>
      <w:r w:rsidRPr="00D822A3">
        <w:rPr>
          <w:lang w:val="en-GB"/>
        </w:rPr>
        <w:t xml:space="preserve"> | </w:t>
      </w:r>
      <w:r w:rsidRPr="00D822A3">
        <w:rPr>
          <w:b/>
          <w:lang w:val="en-GB"/>
        </w:rPr>
        <w:t>void</w:t>
      </w:r>
    </w:p>
    <w:p w14:paraId="24E77340" w14:textId="77777777" w:rsidR="00C71256" w:rsidRPr="00D822A3" w:rsidRDefault="00C71256" w:rsidP="00C71256">
      <w:pPr>
        <w:pStyle w:val="Code"/>
        <w:rPr>
          <w:lang w:val="en-GB"/>
        </w:rPr>
      </w:pPr>
      <w:r w:rsidRPr="00D822A3">
        <w:rPr>
          <w:b/>
          <w:lang w:val="en-GB"/>
        </w:rPr>
        <w:t xml:space="preserve">  </w:t>
      </w:r>
      <w:r w:rsidRPr="00D822A3">
        <w:rPr>
          <w:lang w:val="en-GB"/>
        </w:rPr>
        <w:t xml:space="preserve">| </w:t>
      </w:r>
      <w:r w:rsidRPr="00D822A3">
        <w:rPr>
          <w:b/>
          <w:lang w:val="en-GB"/>
        </w:rPr>
        <w:t xml:space="preserve">char </w:t>
      </w:r>
      <w:r w:rsidRPr="00D822A3">
        <w:rPr>
          <w:lang w:val="en-GB"/>
        </w:rPr>
        <w:t xml:space="preserve">| </w:t>
      </w:r>
      <w:r w:rsidRPr="00D822A3">
        <w:rPr>
          <w:b/>
          <w:lang w:val="en-GB"/>
        </w:rPr>
        <w:t>wchar_t</w:t>
      </w:r>
      <w:r w:rsidRPr="00D822A3">
        <w:rPr>
          <w:lang w:val="en-GB"/>
        </w:rPr>
        <w:t xml:space="preserve"> | </w:t>
      </w:r>
      <w:r w:rsidRPr="00D822A3">
        <w:rPr>
          <w:b/>
          <w:lang w:val="en-GB"/>
        </w:rPr>
        <w:t>short</w:t>
      </w:r>
      <w:r w:rsidRPr="00D822A3">
        <w:rPr>
          <w:lang w:val="en-GB"/>
        </w:rPr>
        <w:t xml:space="preserve"> | </w:t>
      </w:r>
      <w:r w:rsidRPr="00D822A3">
        <w:rPr>
          <w:b/>
          <w:lang w:val="en-GB"/>
        </w:rPr>
        <w:t>int</w:t>
      </w:r>
      <w:r w:rsidRPr="00D822A3">
        <w:rPr>
          <w:lang w:val="en-GB"/>
        </w:rPr>
        <w:t xml:space="preserve"> | </w:t>
      </w:r>
      <w:r w:rsidRPr="00D822A3">
        <w:rPr>
          <w:b/>
          <w:lang w:val="en-GB"/>
        </w:rPr>
        <w:t>long</w:t>
      </w:r>
      <w:r w:rsidRPr="00D822A3">
        <w:rPr>
          <w:lang w:val="en-GB"/>
        </w:rPr>
        <w:t xml:space="preserve"> | </w:t>
      </w:r>
      <w:r w:rsidRPr="00D822A3">
        <w:rPr>
          <w:b/>
          <w:lang w:val="en-GB"/>
        </w:rPr>
        <w:t xml:space="preserve">float </w:t>
      </w:r>
      <w:r w:rsidRPr="00D822A3">
        <w:rPr>
          <w:lang w:val="en-GB"/>
        </w:rPr>
        <w:t xml:space="preserve">| </w:t>
      </w:r>
      <w:r w:rsidRPr="00D822A3">
        <w:rPr>
          <w:b/>
          <w:lang w:val="en-GB"/>
        </w:rPr>
        <w:t>double</w:t>
      </w:r>
      <w:r w:rsidRPr="00D822A3">
        <w:rPr>
          <w:lang w:val="en-GB"/>
        </w:rPr>
        <w:t xml:space="preserve"> | </w:t>
      </w:r>
      <w:r w:rsidRPr="00D822A3">
        <w:rPr>
          <w:b/>
          <w:lang w:val="en-GB"/>
        </w:rPr>
        <w:t>signed</w:t>
      </w:r>
      <w:r w:rsidRPr="00D822A3">
        <w:rPr>
          <w:lang w:val="en-GB"/>
        </w:rPr>
        <w:t xml:space="preserve"> | </w:t>
      </w:r>
      <w:r w:rsidRPr="00D822A3">
        <w:rPr>
          <w:b/>
          <w:lang w:val="en-GB"/>
        </w:rPr>
        <w:t>unsigned</w:t>
      </w:r>
      <w:r w:rsidRPr="00D822A3">
        <w:rPr>
          <w:lang w:val="en-GB"/>
        </w:rPr>
        <w:t xml:space="preserve"> </w:t>
      </w:r>
    </w:p>
    <w:p w14:paraId="5E3D2A60" w14:textId="77777777" w:rsidR="00C71256" w:rsidRPr="00D822A3" w:rsidRDefault="00C71256" w:rsidP="00C71256">
      <w:pPr>
        <w:pStyle w:val="Code"/>
        <w:rPr>
          <w:lang w:val="en-GB"/>
        </w:rPr>
      </w:pPr>
      <w:r w:rsidRPr="00D822A3">
        <w:rPr>
          <w:lang w:val="en-GB"/>
        </w:rPr>
        <w:t xml:space="preserve">  | </w:t>
      </w:r>
      <w:r w:rsidR="00BD763B" w:rsidRPr="00D822A3">
        <w:rPr>
          <w:i/>
          <w:lang w:val="en-GB"/>
        </w:rPr>
        <w:t>struct_union</w:t>
      </w:r>
      <w:r w:rsidR="00793B77" w:rsidRPr="00D822A3">
        <w:rPr>
          <w:lang w:val="en-GB"/>
        </w:rPr>
        <w:t>_</w:t>
      </w:r>
      <w:r w:rsidRPr="00D822A3">
        <w:rPr>
          <w:i/>
          <w:lang w:val="en-GB"/>
        </w:rPr>
        <w:t>specifier</w:t>
      </w:r>
      <w:r w:rsidR="00793B77" w:rsidRPr="00D822A3">
        <w:rPr>
          <w:i/>
          <w:lang w:val="en-GB"/>
        </w:rPr>
        <w:t xml:space="preserve"> |</w:t>
      </w:r>
      <w:r w:rsidRPr="00D822A3">
        <w:rPr>
          <w:lang w:val="en-GB"/>
        </w:rPr>
        <w:t xml:space="preserve"> </w:t>
      </w:r>
      <w:r w:rsidRPr="00D822A3">
        <w:rPr>
          <w:i/>
          <w:lang w:val="en-GB"/>
        </w:rPr>
        <w:t>enum</w:t>
      </w:r>
      <w:r w:rsidRPr="00D822A3">
        <w:rPr>
          <w:lang w:val="en-GB"/>
        </w:rPr>
        <w:t>_</w:t>
      </w:r>
      <w:r w:rsidRPr="00D822A3">
        <w:rPr>
          <w:i/>
          <w:lang w:val="en-GB"/>
        </w:rPr>
        <w:t>specifier</w:t>
      </w:r>
      <w:r w:rsidRPr="00D822A3">
        <w:rPr>
          <w:lang w:val="en-GB"/>
        </w:rPr>
        <w:t xml:space="preserve"> | </w:t>
      </w:r>
      <w:r w:rsidRPr="00D822A3">
        <w:rPr>
          <w:i/>
          <w:lang w:val="en-GB"/>
        </w:rPr>
        <w:t>typedef</w:t>
      </w:r>
      <w:r w:rsidRPr="00D822A3">
        <w:rPr>
          <w:lang w:val="en-GB"/>
        </w:rPr>
        <w:t>_</w:t>
      </w:r>
      <w:r w:rsidRPr="00D822A3">
        <w:rPr>
          <w:i/>
          <w:lang w:val="en-GB"/>
        </w:rPr>
        <w:t>name</w:t>
      </w:r>
      <w:r w:rsidRPr="00D822A3">
        <w:rPr>
          <w:lang w:val="en-GB"/>
        </w:rPr>
        <w:t xml:space="preserve"> </w:t>
      </w:r>
    </w:p>
    <w:p w14:paraId="6B8F93B1" w14:textId="77777777" w:rsidR="00C71256" w:rsidRPr="00D822A3" w:rsidRDefault="00C71256" w:rsidP="00C71256">
      <w:pPr>
        <w:pStyle w:val="Code"/>
        <w:rPr>
          <w:lang w:val="en-GB"/>
        </w:rPr>
      </w:pPr>
    </w:p>
    <w:p w14:paraId="7E21DFF0" w14:textId="77777777" w:rsidR="00C71256" w:rsidRPr="00D822A3" w:rsidRDefault="00BD763B" w:rsidP="00C71256">
      <w:pPr>
        <w:pStyle w:val="Code"/>
        <w:rPr>
          <w:lang w:val="en-GB"/>
        </w:rPr>
      </w:pPr>
      <w:r w:rsidRPr="00D822A3">
        <w:rPr>
          <w:i/>
          <w:lang w:val="en-GB"/>
        </w:rPr>
        <w:t>struct_union</w:t>
      </w:r>
      <w:r w:rsidR="009F1E11" w:rsidRPr="00D822A3">
        <w:rPr>
          <w:lang w:val="en-GB"/>
        </w:rPr>
        <w:t>_</w:t>
      </w:r>
      <w:r w:rsidR="00C71256" w:rsidRPr="00D822A3">
        <w:rPr>
          <w:i/>
          <w:lang w:val="en-GB"/>
        </w:rPr>
        <w:t>specifier</w:t>
      </w:r>
      <w:r w:rsidR="00C71256" w:rsidRPr="00D822A3">
        <w:rPr>
          <w:lang w:val="en-GB"/>
        </w:rPr>
        <w:t xml:space="preserve"> ::=</w:t>
      </w:r>
    </w:p>
    <w:p w14:paraId="7498F717" w14:textId="77777777" w:rsidR="00C71256" w:rsidRPr="00D822A3" w:rsidRDefault="00C71256" w:rsidP="00C71256">
      <w:pPr>
        <w:pStyle w:val="Code"/>
        <w:rPr>
          <w:lang w:val="en-GB"/>
        </w:rPr>
      </w:pPr>
      <w:r w:rsidRPr="00D822A3">
        <w:rPr>
          <w:lang w:val="en-GB"/>
        </w:rPr>
        <w:t xml:space="preserve">    </w:t>
      </w:r>
      <w:r w:rsidR="00BD763B" w:rsidRPr="00D822A3">
        <w:rPr>
          <w:lang w:val="en-GB"/>
        </w:rPr>
        <w:t>struct_union</w:t>
      </w:r>
      <w:r w:rsidR="00C14A91" w:rsidRPr="00D822A3">
        <w:rPr>
          <w:i/>
          <w:lang w:val="en-GB"/>
        </w:rPr>
        <w:t xml:space="preserve"> o</w:t>
      </w:r>
      <w:r w:rsidRPr="00D822A3">
        <w:rPr>
          <w:i/>
          <w:lang w:val="en-GB"/>
        </w:rPr>
        <w:t>ptional</w:t>
      </w:r>
      <w:r w:rsidRPr="00D822A3">
        <w:rPr>
          <w:lang w:val="en-GB"/>
        </w:rPr>
        <w:t>_</w:t>
      </w:r>
      <w:r w:rsidRPr="00D822A3">
        <w:rPr>
          <w:i/>
          <w:lang w:val="en-GB"/>
        </w:rPr>
        <w:t>identifier</w:t>
      </w:r>
      <w:r w:rsidRPr="00D822A3">
        <w:rPr>
          <w:lang w:val="en-GB"/>
        </w:rPr>
        <w:t xml:space="preserve"> </w:t>
      </w:r>
      <w:r w:rsidRPr="00D822A3">
        <w:rPr>
          <w:b/>
          <w:lang w:val="en-GB"/>
        </w:rPr>
        <w:t>(</w:t>
      </w:r>
      <w:r w:rsidRPr="00D822A3">
        <w:rPr>
          <w:lang w:val="en-GB"/>
        </w:rPr>
        <w:t xml:space="preserve"> </w:t>
      </w:r>
      <w:r w:rsidRPr="00D822A3">
        <w:rPr>
          <w:i/>
          <w:lang w:val="en-GB"/>
        </w:rPr>
        <w:t>declaration</w:t>
      </w:r>
      <w:r w:rsidRPr="00D822A3">
        <w:rPr>
          <w:lang w:val="en-GB"/>
        </w:rPr>
        <w:t>_</w:t>
      </w:r>
      <w:r w:rsidRPr="00D822A3">
        <w:rPr>
          <w:i/>
          <w:lang w:val="en-GB"/>
        </w:rPr>
        <w:t>list</w:t>
      </w:r>
      <w:r w:rsidRPr="00D822A3">
        <w:rPr>
          <w:lang w:val="en-GB"/>
        </w:rPr>
        <w:t xml:space="preserve"> </w:t>
      </w:r>
      <w:r w:rsidRPr="00D822A3">
        <w:rPr>
          <w:b/>
          <w:lang w:val="en-GB"/>
        </w:rPr>
        <w:t>)</w:t>
      </w:r>
      <w:r w:rsidRPr="00D822A3">
        <w:rPr>
          <w:lang w:val="en-GB"/>
        </w:rPr>
        <w:t xml:space="preserve"> </w:t>
      </w:r>
    </w:p>
    <w:p w14:paraId="2B4C25C4" w14:textId="77777777" w:rsidR="00C71256" w:rsidRPr="00D822A3" w:rsidRDefault="00C71256" w:rsidP="00C71256">
      <w:pPr>
        <w:pStyle w:val="Code"/>
        <w:rPr>
          <w:lang w:val="en-GB"/>
        </w:rPr>
      </w:pPr>
      <w:r w:rsidRPr="00D822A3">
        <w:rPr>
          <w:lang w:val="en-GB"/>
        </w:rPr>
        <w:t xml:space="preserve">  | </w:t>
      </w:r>
      <w:r w:rsidR="00BD763B" w:rsidRPr="00D822A3">
        <w:rPr>
          <w:i/>
          <w:lang w:val="en-GB"/>
        </w:rPr>
        <w:t>struct_union</w:t>
      </w:r>
      <w:r w:rsidR="00442DC4" w:rsidRPr="00D822A3">
        <w:rPr>
          <w:i/>
          <w:lang w:val="en-GB"/>
        </w:rPr>
        <w:t xml:space="preserve"> </w:t>
      </w:r>
      <w:r w:rsidRPr="00D822A3">
        <w:rPr>
          <w:b/>
          <w:lang w:val="en-GB"/>
        </w:rPr>
        <w:t>identifier</w:t>
      </w:r>
    </w:p>
    <w:p w14:paraId="2351A626" w14:textId="77777777" w:rsidR="00C71256" w:rsidRPr="00D822A3" w:rsidRDefault="00C71256" w:rsidP="00C71256">
      <w:pPr>
        <w:pStyle w:val="Code"/>
        <w:rPr>
          <w:lang w:val="en-GB"/>
        </w:rPr>
      </w:pPr>
    </w:p>
    <w:p w14:paraId="0E5FC065" w14:textId="77777777" w:rsidR="0075439E" w:rsidRPr="00D822A3" w:rsidRDefault="00BD763B" w:rsidP="00C71256">
      <w:pPr>
        <w:pStyle w:val="Code"/>
        <w:rPr>
          <w:i/>
          <w:lang w:val="en-GB"/>
        </w:rPr>
      </w:pPr>
      <w:r w:rsidRPr="00D822A3">
        <w:rPr>
          <w:i/>
          <w:lang w:val="en-GB"/>
        </w:rPr>
        <w:t>struct_union</w:t>
      </w:r>
      <w:r w:rsidR="0075439E" w:rsidRPr="00D822A3">
        <w:rPr>
          <w:i/>
          <w:lang w:val="en-GB"/>
        </w:rPr>
        <w:t xml:space="preserve"> ::=</w:t>
      </w:r>
    </w:p>
    <w:p w14:paraId="0A64AC33" w14:textId="77777777" w:rsidR="00126168" w:rsidRPr="00D822A3" w:rsidRDefault="00126168" w:rsidP="00126168">
      <w:pPr>
        <w:pStyle w:val="Code"/>
        <w:rPr>
          <w:lang w:val="en-GB"/>
        </w:rPr>
      </w:pPr>
      <w:r w:rsidRPr="00D822A3">
        <w:rPr>
          <w:lang w:val="en-GB"/>
        </w:rPr>
        <w:t xml:space="preserve">    </w:t>
      </w:r>
      <w:r w:rsidRPr="00D822A3">
        <w:rPr>
          <w:b/>
          <w:lang w:val="en-GB"/>
        </w:rPr>
        <w:t xml:space="preserve">struct </w:t>
      </w:r>
      <w:r w:rsidRPr="00D822A3">
        <w:rPr>
          <w:lang w:val="en-GB"/>
        </w:rPr>
        <w:t xml:space="preserve">| </w:t>
      </w:r>
      <w:r w:rsidRPr="00D822A3">
        <w:rPr>
          <w:b/>
          <w:lang w:val="en-GB"/>
        </w:rPr>
        <w:t>union</w:t>
      </w:r>
      <w:r w:rsidRPr="00D822A3">
        <w:rPr>
          <w:lang w:val="en-GB"/>
        </w:rPr>
        <w:t xml:space="preserve"> </w:t>
      </w:r>
    </w:p>
    <w:p w14:paraId="532EDB45" w14:textId="77777777" w:rsidR="0075439E" w:rsidRPr="00D822A3" w:rsidRDefault="0075439E" w:rsidP="00C71256">
      <w:pPr>
        <w:pStyle w:val="Code"/>
        <w:rPr>
          <w:lang w:val="en-GB"/>
        </w:rPr>
      </w:pPr>
      <w:r w:rsidRPr="00D822A3">
        <w:rPr>
          <w:i/>
          <w:lang w:val="en-GB"/>
        </w:rPr>
        <w:t xml:space="preserve">  </w:t>
      </w:r>
    </w:p>
    <w:p w14:paraId="479ECF7E" w14:textId="77777777" w:rsidR="00C71256" w:rsidRPr="00D822A3" w:rsidRDefault="00C71256" w:rsidP="00C71256">
      <w:pPr>
        <w:pStyle w:val="Code"/>
        <w:rPr>
          <w:lang w:val="en-GB"/>
        </w:rPr>
      </w:pPr>
      <w:r w:rsidRPr="00D822A3">
        <w:rPr>
          <w:i/>
          <w:lang w:val="en-GB"/>
        </w:rPr>
        <w:t>optional</w:t>
      </w:r>
      <w:r w:rsidRPr="00D822A3">
        <w:rPr>
          <w:lang w:val="en-GB"/>
        </w:rPr>
        <w:t>_</w:t>
      </w:r>
      <w:r w:rsidRPr="00D822A3">
        <w:rPr>
          <w:i/>
          <w:lang w:val="en-GB"/>
        </w:rPr>
        <w:t>identifier</w:t>
      </w:r>
      <w:r w:rsidRPr="00D822A3">
        <w:rPr>
          <w:lang w:val="en-GB"/>
        </w:rPr>
        <w:t xml:space="preserve"> ::=</w:t>
      </w:r>
    </w:p>
    <w:p w14:paraId="328ADE0E" w14:textId="77777777" w:rsidR="00C71256" w:rsidRPr="00D822A3" w:rsidRDefault="00C71256" w:rsidP="00C71256">
      <w:pPr>
        <w:pStyle w:val="Code"/>
        <w:rPr>
          <w:lang w:val="en-GB"/>
        </w:rPr>
      </w:pPr>
      <w:r w:rsidRPr="00D822A3">
        <w:rPr>
          <w:lang w:val="en-GB"/>
        </w:rPr>
        <w:t xml:space="preserve">    /* </w:t>
      </w:r>
      <w:r w:rsidRPr="00D822A3">
        <w:rPr>
          <w:i/>
          <w:lang w:val="en-GB"/>
        </w:rPr>
        <w:t>empty</w:t>
      </w:r>
      <w:r w:rsidRPr="00D822A3">
        <w:rPr>
          <w:lang w:val="en-GB"/>
        </w:rPr>
        <w:t xml:space="preserve"> */ </w:t>
      </w:r>
    </w:p>
    <w:p w14:paraId="14758B4A" w14:textId="77777777" w:rsidR="00C71256" w:rsidRPr="00D822A3" w:rsidRDefault="00C71256" w:rsidP="00C71256">
      <w:pPr>
        <w:pStyle w:val="Code"/>
        <w:rPr>
          <w:lang w:val="en-GB"/>
        </w:rPr>
      </w:pPr>
      <w:r w:rsidRPr="00D822A3">
        <w:rPr>
          <w:lang w:val="en-GB"/>
        </w:rPr>
        <w:t xml:space="preserve">  | </w:t>
      </w:r>
      <w:r w:rsidRPr="00D822A3">
        <w:rPr>
          <w:b/>
          <w:lang w:val="en-GB"/>
        </w:rPr>
        <w:t>identifier</w:t>
      </w:r>
    </w:p>
    <w:p w14:paraId="7C6D654E" w14:textId="77777777" w:rsidR="00C71256" w:rsidRPr="00D822A3" w:rsidRDefault="00C71256" w:rsidP="00C71256">
      <w:pPr>
        <w:pStyle w:val="Code"/>
        <w:rPr>
          <w:lang w:val="en-GB"/>
        </w:rPr>
      </w:pPr>
    </w:p>
    <w:p w14:paraId="0BD44FDC" w14:textId="77777777" w:rsidR="00C71256" w:rsidRPr="00D822A3" w:rsidRDefault="00C71256" w:rsidP="00C71256">
      <w:pPr>
        <w:pStyle w:val="Code"/>
        <w:rPr>
          <w:lang w:val="en-GB"/>
        </w:rPr>
      </w:pPr>
      <w:r w:rsidRPr="00D822A3">
        <w:rPr>
          <w:i/>
          <w:lang w:val="en-GB"/>
        </w:rPr>
        <w:t>declaration</w:t>
      </w:r>
      <w:r w:rsidRPr="00D822A3">
        <w:rPr>
          <w:lang w:val="en-GB"/>
        </w:rPr>
        <w:t>_</w:t>
      </w:r>
      <w:r w:rsidRPr="00D822A3">
        <w:rPr>
          <w:i/>
          <w:lang w:val="en-GB"/>
        </w:rPr>
        <w:t>list</w:t>
      </w:r>
      <w:r w:rsidRPr="00D822A3">
        <w:rPr>
          <w:lang w:val="en-GB"/>
        </w:rPr>
        <w:t xml:space="preserve"> ::=</w:t>
      </w:r>
    </w:p>
    <w:p w14:paraId="6B085B66" w14:textId="77777777" w:rsidR="00C71256" w:rsidRPr="00D822A3" w:rsidRDefault="00C71256" w:rsidP="00C71256">
      <w:pPr>
        <w:pStyle w:val="Code"/>
        <w:rPr>
          <w:lang w:val="en-GB"/>
        </w:rPr>
      </w:pPr>
      <w:r w:rsidRPr="00D822A3">
        <w:rPr>
          <w:lang w:val="en-GB"/>
        </w:rPr>
        <w:t xml:space="preserve">    </w:t>
      </w:r>
      <w:r w:rsidRPr="00D822A3">
        <w:rPr>
          <w:i/>
          <w:lang w:val="en-GB"/>
        </w:rPr>
        <w:t>declaration</w:t>
      </w:r>
    </w:p>
    <w:p w14:paraId="3AA745E6" w14:textId="77777777" w:rsidR="00C71256" w:rsidRPr="00D822A3" w:rsidRDefault="00C71256" w:rsidP="00C71256">
      <w:pPr>
        <w:pStyle w:val="Code"/>
        <w:rPr>
          <w:lang w:val="en-GB"/>
        </w:rPr>
      </w:pPr>
      <w:r w:rsidRPr="00D822A3">
        <w:rPr>
          <w:lang w:val="en-GB"/>
        </w:rPr>
        <w:t xml:space="preserve">  | </w:t>
      </w:r>
      <w:r w:rsidRPr="00D822A3">
        <w:rPr>
          <w:i/>
          <w:lang w:val="en-GB"/>
        </w:rPr>
        <w:t>declaration</w:t>
      </w:r>
      <w:r w:rsidRPr="00D822A3">
        <w:rPr>
          <w:lang w:val="en-GB"/>
        </w:rPr>
        <w:t>_</w:t>
      </w:r>
      <w:r w:rsidRPr="00D822A3">
        <w:rPr>
          <w:i/>
          <w:lang w:val="en-GB"/>
        </w:rPr>
        <w:t>list</w:t>
      </w:r>
      <w:r w:rsidRPr="00D822A3">
        <w:rPr>
          <w:lang w:val="en-GB"/>
        </w:rPr>
        <w:t xml:space="preserve"> </w:t>
      </w:r>
      <w:r w:rsidRPr="00D822A3">
        <w:rPr>
          <w:i/>
          <w:lang w:val="en-GB"/>
        </w:rPr>
        <w:t>declaration</w:t>
      </w:r>
    </w:p>
    <w:p w14:paraId="3E316D7C" w14:textId="77777777" w:rsidR="00C71256" w:rsidRPr="00D822A3" w:rsidRDefault="00C71256" w:rsidP="00C71256">
      <w:pPr>
        <w:pStyle w:val="Code"/>
        <w:rPr>
          <w:lang w:val="en-GB"/>
        </w:rPr>
      </w:pPr>
    </w:p>
    <w:p w14:paraId="0941FB3A" w14:textId="77777777" w:rsidR="00C71256" w:rsidRPr="00D822A3" w:rsidRDefault="00C71256" w:rsidP="00C71256">
      <w:pPr>
        <w:pStyle w:val="Code"/>
        <w:rPr>
          <w:lang w:val="en-GB"/>
        </w:rPr>
      </w:pPr>
      <w:r w:rsidRPr="00D822A3">
        <w:rPr>
          <w:i/>
          <w:lang w:val="en-GB"/>
        </w:rPr>
        <w:t>enum</w:t>
      </w:r>
      <w:r w:rsidRPr="00D822A3">
        <w:rPr>
          <w:lang w:val="en-GB"/>
        </w:rPr>
        <w:t>_</w:t>
      </w:r>
      <w:r w:rsidRPr="00D822A3">
        <w:rPr>
          <w:i/>
          <w:lang w:val="en-GB"/>
        </w:rPr>
        <w:t>specifier</w:t>
      </w:r>
      <w:r w:rsidRPr="00D822A3">
        <w:rPr>
          <w:lang w:val="en-GB"/>
        </w:rPr>
        <w:t xml:space="preserve"> ::=</w:t>
      </w:r>
    </w:p>
    <w:p w14:paraId="434F96FE" w14:textId="5CBFD60B" w:rsidR="00C71256" w:rsidRPr="00D822A3" w:rsidRDefault="00C71256" w:rsidP="00C71256">
      <w:pPr>
        <w:pStyle w:val="Code"/>
        <w:rPr>
          <w:lang w:val="en-GB"/>
        </w:rPr>
      </w:pPr>
      <w:r w:rsidRPr="00D822A3">
        <w:rPr>
          <w:lang w:val="en-GB"/>
        </w:rPr>
        <w:t xml:space="preserve">    </w:t>
      </w:r>
      <w:r w:rsidRPr="00D822A3">
        <w:rPr>
          <w:b/>
          <w:lang w:val="en-GB"/>
        </w:rPr>
        <w:t>enum</w:t>
      </w:r>
      <w:r w:rsidRPr="00D822A3">
        <w:rPr>
          <w:lang w:val="en-GB"/>
        </w:rPr>
        <w:t xml:space="preserve"> </w:t>
      </w:r>
      <w:r w:rsidRPr="00D822A3">
        <w:rPr>
          <w:i/>
          <w:lang w:val="en-GB"/>
        </w:rPr>
        <w:t>optional</w:t>
      </w:r>
      <w:r w:rsidRPr="00D822A3">
        <w:rPr>
          <w:lang w:val="en-GB"/>
        </w:rPr>
        <w:t>_</w:t>
      </w:r>
      <w:r w:rsidRPr="00D822A3">
        <w:rPr>
          <w:i/>
          <w:lang w:val="en-GB"/>
        </w:rPr>
        <w:t>identifier</w:t>
      </w:r>
      <w:r w:rsidRPr="00D822A3">
        <w:rPr>
          <w:lang w:val="en-GB"/>
        </w:rPr>
        <w:t xml:space="preserve"> </w:t>
      </w:r>
      <w:r w:rsidRPr="00D822A3">
        <w:rPr>
          <w:b/>
          <w:lang w:val="en-GB"/>
        </w:rPr>
        <w:t>(</w:t>
      </w:r>
      <w:r w:rsidRPr="00D822A3">
        <w:rPr>
          <w:lang w:val="en-GB"/>
        </w:rPr>
        <w:t xml:space="preserve"> </w:t>
      </w:r>
      <w:r w:rsidR="002B2A8A" w:rsidRPr="00D822A3">
        <w:rPr>
          <w:i/>
          <w:lang w:val="en-GB"/>
        </w:rPr>
        <w:t>enum</w:t>
      </w:r>
      <w:r w:rsidRPr="00D822A3">
        <w:rPr>
          <w:lang w:val="en-GB"/>
        </w:rPr>
        <w:t>_</w:t>
      </w:r>
      <w:r w:rsidRPr="00D822A3">
        <w:rPr>
          <w:i/>
          <w:lang w:val="en-GB"/>
        </w:rPr>
        <w:t>list</w:t>
      </w:r>
      <w:r w:rsidRPr="00D822A3">
        <w:rPr>
          <w:lang w:val="en-GB"/>
        </w:rPr>
        <w:t xml:space="preserve"> </w:t>
      </w:r>
      <w:r w:rsidRPr="00D822A3">
        <w:rPr>
          <w:b/>
          <w:lang w:val="en-GB"/>
        </w:rPr>
        <w:t>)</w:t>
      </w:r>
      <w:r w:rsidRPr="00D822A3">
        <w:rPr>
          <w:lang w:val="en-GB"/>
        </w:rPr>
        <w:t xml:space="preserve"> </w:t>
      </w:r>
    </w:p>
    <w:p w14:paraId="5F606D95" w14:textId="77777777" w:rsidR="00C71256" w:rsidRPr="00D822A3" w:rsidRDefault="00C71256" w:rsidP="00C71256">
      <w:pPr>
        <w:pStyle w:val="Code"/>
        <w:rPr>
          <w:lang w:val="en-GB"/>
        </w:rPr>
      </w:pPr>
      <w:r w:rsidRPr="00D822A3">
        <w:rPr>
          <w:lang w:val="en-GB"/>
        </w:rPr>
        <w:t xml:space="preserve">  | </w:t>
      </w:r>
      <w:r w:rsidRPr="00D822A3">
        <w:rPr>
          <w:b/>
          <w:lang w:val="en-GB"/>
        </w:rPr>
        <w:t>enum</w:t>
      </w:r>
      <w:r w:rsidRPr="00D822A3">
        <w:rPr>
          <w:lang w:val="en-GB"/>
        </w:rPr>
        <w:t xml:space="preserve"> </w:t>
      </w:r>
      <w:r w:rsidRPr="00D822A3">
        <w:rPr>
          <w:b/>
          <w:lang w:val="en-GB"/>
        </w:rPr>
        <w:t>identifier</w:t>
      </w:r>
    </w:p>
    <w:p w14:paraId="1158C8C5" w14:textId="77777777" w:rsidR="00C71256" w:rsidRPr="00D822A3" w:rsidRDefault="00C71256" w:rsidP="00C71256">
      <w:pPr>
        <w:pStyle w:val="Code"/>
        <w:rPr>
          <w:lang w:val="en-GB"/>
        </w:rPr>
      </w:pPr>
    </w:p>
    <w:p w14:paraId="161AE6AA" w14:textId="343B68AA" w:rsidR="00C71256" w:rsidRPr="00D822A3" w:rsidRDefault="002B2A8A" w:rsidP="00C71256">
      <w:pPr>
        <w:pStyle w:val="Code"/>
        <w:rPr>
          <w:lang w:val="en-GB"/>
        </w:rPr>
      </w:pPr>
      <w:r w:rsidRPr="00D822A3">
        <w:rPr>
          <w:i/>
          <w:lang w:val="en-GB"/>
        </w:rPr>
        <w:t>enum</w:t>
      </w:r>
      <w:r w:rsidR="00C71256" w:rsidRPr="00D822A3">
        <w:rPr>
          <w:lang w:val="en-GB"/>
        </w:rPr>
        <w:t>_</w:t>
      </w:r>
      <w:r w:rsidR="00C71256" w:rsidRPr="00D822A3">
        <w:rPr>
          <w:i/>
          <w:lang w:val="en-GB"/>
        </w:rPr>
        <w:t>list</w:t>
      </w:r>
      <w:r w:rsidR="00C71256" w:rsidRPr="00D822A3">
        <w:rPr>
          <w:lang w:val="en-GB"/>
        </w:rPr>
        <w:t xml:space="preserve"> ::=</w:t>
      </w:r>
    </w:p>
    <w:p w14:paraId="210FCAF9" w14:textId="1E13B6AA" w:rsidR="00C71256" w:rsidRPr="00D822A3" w:rsidRDefault="00C71256" w:rsidP="00C71256">
      <w:pPr>
        <w:pStyle w:val="Code"/>
        <w:rPr>
          <w:lang w:val="en-GB"/>
        </w:rPr>
      </w:pPr>
      <w:r w:rsidRPr="00D822A3">
        <w:rPr>
          <w:lang w:val="en-GB"/>
        </w:rPr>
        <w:t xml:space="preserve">    </w:t>
      </w:r>
      <w:r w:rsidR="002B2A8A" w:rsidRPr="00D822A3">
        <w:rPr>
          <w:i/>
          <w:lang w:val="en-GB"/>
        </w:rPr>
        <w:t>enum</w:t>
      </w:r>
    </w:p>
    <w:p w14:paraId="75EA634F" w14:textId="5492C09A" w:rsidR="00C71256" w:rsidRPr="00D822A3" w:rsidRDefault="00C71256" w:rsidP="00C71256">
      <w:pPr>
        <w:pStyle w:val="Code"/>
        <w:rPr>
          <w:lang w:val="en-GB"/>
        </w:rPr>
      </w:pPr>
      <w:r w:rsidRPr="00D822A3">
        <w:rPr>
          <w:lang w:val="en-GB"/>
        </w:rPr>
        <w:t xml:space="preserve">  | </w:t>
      </w:r>
      <w:r w:rsidR="002B2A8A" w:rsidRPr="00D822A3">
        <w:rPr>
          <w:i/>
          <w:lang w:val="en-GB"/>
        </w:rPr>
        <w:t>enum</w:t>
      </w:r>
      <w:r w:rsidRPr="00D822A3">
        <w:rPr>
          <w:lang w:val="en-GB"/>
        </w:rPr>
        <w:t>_</w:t>
      </w:r>
      <w:r w:rsidRPr="00D822A3">
        <w:rPr>
          <w:i/>
          <w:lang w:val="en-GB"/>
        </w:rPr>
        <w:t>list</w:t>
      </w:r>
      <w:r w:rsidRPr="00D822A3">
        <w:rPr>
          <w:lang w:val="en-GB"/>
        </w:rPr>
        <w:t xml:space="preserve"> </w:t>
      </w:r>
      <w:r w:rsidRPr="00D822A3">
        <w:rPr>
          <w:b/>
          <w:lang w:val="en-GB"/>
        </w:rPr>
        <w:t>,</w:t>
      </w:r>
      <w:r w:rsidRPr="00D822A3">
        <w:rPr>
          <w:lang w:val="en-GB"/>
        </w:rPr>
        <w:t xml:space="preserve"> </w:t>
      </w:r>
      <w:r w:rsidR="002B2A8A" w:rsidRPr="00D822A3">
        <w:rPr>
          <w:i/>
          <w:lang w:val="en-GB"/>
        </w:rPr>
        <w:t>enum</w:t>
      </w:r>
    </w:p>
    <w:p w14:paraId="3BF0B806" w14:textId="77777777" w:rsidR="00C71256" w:rsidRPr="00D822A3" w:rsidRDefault="00C71256" w:rsidP="00C71256">
      <w:pPr>
        <w:pStyle w:val="Code"/>
        <w:rPr>
          <w:lang w:val="en-GB"/>
        </w:rPr>
      </w:pPr>
    </w:p>
    <w:p w14:paraId="1CD08E6E" w14:textId="4ACF1028" w:rsidR="00C71256" w:rsidRPr="00D822A3" w:rsidRDefault="002B2A8A" w:rsidP="00C71256">
      <w:pPr>
        <w:pStyle w:val="Code"/>
        <w:rPr>
          <w:lang w:val="en-GB"/>
        </w:rPr>
      </w:pPr>
      <w:r w:rsidRPr="00D822A3">
        <w:rPr>
          <w:i/>
          <w:lang w:val="en-GB"/>
        </w:rPr>
        <w:t>enum</w:t>
      </w:r>
      <w:r w:rsidR="00C71256" w:rsidRPr="00D822A3">
        <w:rPr>
          <w:lang w:val="en-GB"/>
        </w:rPr>
        <w:t xml:space="preserve"> ::=</w:t>
      </w:r>
    </w:p>
    <w:p w14:paraId="07F4DA0C" w14:textId="77777777" w:rsidR="00C71256" w:rsidRPr="00D822A3" w:rsidRDefault="00C71256" w:rsidP="00C71256">
      <w:pPr>
        <w:pStyle w:val="Code"/>
        <w:rPr>
          <w:lang w:val="en-GB"/>
        </w:rPr>
      </w:pPr>
      <w:r w:rsidRPr="00D822A3">
        <w:rPr>
          <w:lang w:val="en-GB"/>
        </w:rPr>
        <w:t xml:space="preserve">    </w:t>
      </w:r>
      <w:r w:rsidRPr="00D822A3">
        <w:rPr>
          <w:b/>
          <w:lang w:val="en-GB"/>
        </w:rPr>
        <w:t>identifier</w:t>
      </w:r>
      <w:r w:rsidRPr="00D822A3">
        <w:rPr>
          <w:lang w:val="en-GB"/>
        </w:rPr>
        <w:t xml:space="preserve"> </w:t>
      </w:r>
    </w:p>
    <w:p w14:paraId="575DA7CB" w14:textId="77777777" w:rsidR="00C71256" w:rsidRPr="00D822A3" w:rsidRDefault="00C71256" w:rsidP="00C71256">
      <w:pPr>
        <w:pStyle w:val="Code"/>
        <w:rPr>
          <w:lang w:val="en-GB"/>
        </w:rPr>
      </w:pPr>
      <w:r w:rsidRPr="00D822A3">
        <w:rPr>
          <w:lang w:val="en-GB"/>
        </w:rPr>
        <w:t xml:space="preserve">  | </w:t>
      </w:r>
      <w:r w:rsidRPr="00D822A3">
        <w:rPr>
          <w:b/>
          <w:lang w:val="en-GB"/>
        </w:rPr>
        <w:t>identifier</w:t>
      </w:r>
      <w:r w:rsidRPr="00D822A3">
        <w:rPr>
          <w:lang w:val="en-GB"/>
        </w:rPr>
        <w:t xml:space="preserve"> </w:t>
      </w:r>
      <w:r w:rsidRPr="00D822A3">
        <w:rPr>
          <w:b/>
          <w:lang w:val="en-GB"/>
        </w:rPr>
        <w:t>=</w:t>
      </w:r>
      <w:r w:rsidRPr="00D822A3">
        <w:rPr>
          <w:lang w:val="en-GB"/>
        </w:rPr>
        <w:t xml:space="preserve"> </w:t>
      </w:r>
      <w:r w:rsidRPr="00D822A3">
        <w:rPr>
          <w:i/>
          <w:lang w:val="en-GB"/>
        </w:rPr>
        <w:t>const</w:t>
      </w:r>
      <w:r w:rsidRPr="00D822A3">
        <w:rPr>
          <w:lang w:val="en-GB"/>
        </w:rPr>
        <w:t>_</w:t>
      </w:r>
      <w:r w:rsidRPr="00D822A3">
        <w:rPr>
          <w:i/>
          <w:lang w:val="en-GB"/>
        </w:rPr>
        <w:t>expression</w:t>
      </w:r>
    </w:p>
    <w:p w14:paraId="3EFB01BE" w14:textId="77777777" w:rsidR="00C71256" w:rsidRPr="00D822A3" w:rsidRDefault="00C71256" w:rsidP="00C71256">
      <w:pPr>
        <w:pStyle w:val="Code"/>
        <w:rPr>
          <w:lang w:val="en-GB"/>
        </w:rPr>
      </w:pPr>
    </w:p>
    <w:p w14:paraId="3E7EBE8C" w14:textId="7514451F" w:rsidR="00C71256" w:rsidRPr="00D822A3" w:rsidRDefault="00B473E1" w:rsidP="00C71256">
      <w:pPr>
        <w:pStyle w:val="Code"/>
        <w:rPr>
          <w:lang w:val="en-GB"/>
        </w:rPr>
      </w:pPr>
      <w:r w:rsidRPr="00D822A3">
        <w:rPr>
          <w:i/>
          <w:lang w:val="en-GB"/>
        </w:rPr>
        <w:t>declarator_list</w:t>
      </w:r>
      <w:r w:rsidR="00C71256" w:rsidRPr="00D822A3">
        <w:rPr>
          <w:lang w:val="en-GB"/>
        </w:rPr>
        <w:t xml:space="preserve"> ::=</w:t>
      </w:r>
    </w:p>
    <w:p w14:paraId="1F60E99D" w14:textId="1F267FA7" w:rsidR="00C71256" w:rsidRPr="00D822A3" w:rsidRDefault="00C71256" w:rsidP="00C71256">
      <w:pPr>
        <w:pStyle w:val="Code"/>
        <w:rPr>
          <w:lang w:val="en-GB"/>
        </w:rPr>
      </w:pPr>
      <w:r w:rsidRPr="00D822A3">
        <w:rPr>
          <w:lang w:val="en-GB"/>
        </w:rPr>
        <w:t xml:space="preserve">    </w:t>
      </w:r>
      <w:r w:rsidR="00B75A92">
        <w:rPr>
          <w:i/>
          <w:lang w:val="en-GB"/>
        </w:rPr>
        <w:t>initialization_bitfield_declarator</w:t>
      </w:r>
      <w:r w:rsidRPr="00D822A3">
        <w:rPr>
          <w:lang w:val="en-GB"/>
        </w:rPr>
        <w:t xml:space="preserve"> </w:t>
      </w:r>
    </w:p>
    <w:p w14:paraId="63EEDCF6" w14:textId="361FE66E" w:rsidR="00C71256" w:rsidRPr="00D822A3" w:rsidRDefault="00C71256" w:rsidP="00C71256">
      <w:pPr>
        <w:pStyle w:val="Code"/>
        <w:rPr>
          <w:lang w:val="en-GB"/>
        </w:rPr>
      </w:pPr>
      <w:r w:rsidRPr="00D822A3">
        <w:rPr>
          <w:lang w:val="en-GB"/>
        </w:rPr>
        <w:t xml:space="preserve">  | </w:t>
      </w:r>
      <w:r w:rsidR="00B473E1" w:rsidRPr="00D822A3">
        <w:rPr>
          <w:i/>
          <w:lang w:val="en-GB"/>
        </w:rPr>
        <w:t>declarator_list</w:t>
      </w:r>
      <w:r w:rsidRPr="00D822A3">
        <w:rPr>
          <w:lang w:val="en-GB"/>
        </w:rPr>
        <w:t xml:space="preserve"> </w:t>
      </w:r>
      <w:r w:rsidRPr="00D822A3">
        <w:rPr>
          <w:b/>
          <w:lang w:val="en-GB"/>
        </w:rPr>
        <w:t>,</w:t>
      </w:r>
      <w:r w:rsidRPr="00D822A3">
        <w:rPr>
          <w:lang w:val="en-GB"/>
        </w:rPr>
        <w:t xml:space="preserve"> </w:t>
      </w:r>
      <w:r w:rsidR="00B75A92">
        <w:rPr>
          <w:i/>
          <w:lang w:val="en-GB"/>
        </w:rPr>
        <w:t>initialization_bitfield_declarator</w:t>
      </w:r>
    </w:p>
    <w:p w14:paraId="5D9FBAA8" w14:textId="77777777" w:rsidR="00C71256" w:rsidRPr="00D822A3" w:rsidRDefault="00C71256" w:rsidP="00C71256">
      <w:pPr>
        <w:pStyle w:val="Code"/>
        <w:rPr>
          <w:lang w:val="en-GB"/>
        </w:rPr>
      </w:pPr>
    </w:p>
    <w:p w14:paraId="53C8B172" w14:textId="736536FF" w:rsidR="00C71256" w:rsidRPr="00D822A3" w:rsidRDefault="00B75A92" w:rsidP="00C71256">
      <w:pPr>
        <w:pStyle w:val="Code"/>
        <w:rPr>
          <w:lang w:val="en-GB"/>
        </w:rPr>
      </w:pPr>
      <w:r>
        <w:rPr>
          <w:i/>
          <w:lang w:val="en-GB"/>
        </w:rPr>
        <w:t>initialization_bitfield_declarator</w:t>
      </w:r>
      <w:r w:rsidR="00C71256" w:rsidRPr="00D822A3">
        <w:rPr>
          <w:lang w:val="en-GB"/>
        </w:rPr>
        <w:t xml:space="preserve"> ::=</w:t>
      </w:r>
    </w:p>
    <w:p w14:paraId="554C4A44" w14:textId="221F029B" w:rsidR="00C71256" w:rsidRPr="00D822A3" w:rsidRDefault="00C71256" w:rsidP="001D4FEE">
      <w:pPr>
        <w:rPr>
          <w:lang w:val="en-GB"/>
        </w:rPr>
      </w:pPr>
      <w:r w:rsidRPr="00D822A3">
        <w:rPr>
          <w:lang w:val="en-GB"/>
        </w:rPr>
        <w:t xml:space="preserve">    </w:t>
      </w:r>
      <w:r w:rsidR="001D4FEE">
        <w:rPr>
          <w:i/>
          <w:lang w:val="en-GB"/>
        </w:rPr>
        <w:t>declarator</w:t>
      </w:r>
      <w:r w:rsidRPr="00D822A3">
        <w:rPr>
          <w:lang w:val="en-GB"/>
        </w:rPr>
        <w:t xml:space="preserve"> </w:t>
      </w:r>
    </w:p>
    <w:p w14:paraId="6AC9E319" w14:textId="7EA4FD39" w:rsidR="00C71256" w:rsidRPr="00D822A3" w:rsidRDefault="00C71256" w:rsidP="001D4FEE">
      <w:pPr>
        <w:rPr>
          <w:lang w:val="en-GB"/>
        </w:rPr>
      </w:pPr>
      <w:r w:rsidRPr="00D822A3">
        <w:rPr>
          <w:lang w:val="en-GB"/>
        </w:rPr>
        <w:t xml:space="preserve">  | </w:t>
      </w:r>
      <w:r w:rsidR="001D4FEE">
        <w:rPr>
          <w:i/>
          <w:lang w:val="en-GB"/>
        </w:rPr>
        <w:t>declarator</w:t>
      </w:r>
      <w:r w:rsidRPr="00D822A3">
        <w:rPr>
          <w:lang w:val="en-GB"/>
        </w:rPr>
        <w:t xml:space="preserve"> </w:t>
      </w:r>
      <w:r w:rsidRPr="00D822A3">
        <w:rPr>
          <w:b/>
          <w:lang w:val="en-GB"/>
        </w:rPr>
        <w:t>=</w:t>
      </w:r>
      <w:r w:rsidRPr="00D822A3">
        <w:rPr>
          <w:lang w:val="en-GB"/>
        </w:rPr>
        <w:t xml:space="preserve"> </w:t>
      </w:r>
      <w:r w:rsidR="002F35C1" w:rsidRPr="00D822A3">
        <w:rPr>
          <w:i/>
          <w:lang w:val="en-GB"/>
        </w:rPr>
        <w:t>initializer</w:t>
      </w:r>
      <w:r w:rsidRPr="00D822A3">
        <w:rPr>
          <w:lang w:val="en-GB"/>
        </w:rPr>
        <w:t xml:space="preserve"> </w:t>
      </w:r>
    </w:p>
    <w:p w14:paraId="5E1A3276" w14:textId="266ADC77" w:rsidR="00C71256" w:rsidRPr="00D822A3" w:rsidRDefault="00C71256" w:rsidP="001D4FEE">
      <w:pPr>
        <w:rPr>
          <w:lang w:val="en-GB"/>
        </w:rPr>
      </w:pPr>
      <w:r w:rsidRPr="00D822A3">
        <w:rPr>
          <w:lang w:val="en-GB"/>
        </w:rPr>
        <w:t xml:space="preserve">  | </w:t>
      </w:r>
      <w:r w:rsidR="001D4FEE">
        <w:rPr>
          <w:i/>
          <w:lang w:val="en-GB"/>
        </w:rPr>
        <w:t>declarator</w:t>
      </w:r>
      <w:r w:rsidRPr="00D822A3">
        <w:rPr>
          <w:lang w:val="en-GB"/>
        </w:rPr>
        <w:t xml:space="preserve"> </w:t>
      </w:r>
      <w:r w:rsidRPr="00D822A3">
        <w:rPr>
          <w:b/>
          <w:lang w:val="en-GB"/>
        </w:rPr>
        <w:t>:</w:t>
      </w:r>
      <w:r w:rsidRPr="00D822A3">
        <w:rPr>
          <w:lang w:val="en-GB"/>
        </w:rPr>
        <w:t xml:space="preserve"> </w:t>
      </w:r>
      <w:r w:rsidRPr="00D822A3">
        <w:rPr>
          <w:i/>
          <w:lang w:val="en-GB"/>
        </w:rPr>
        <w:t>const</w:t>
      </w:r>
      <w:r w:rsidRPr="00D822A3">
        <w:rPr>
          <w:lang w:val="en-GB"/>
        </w:rPr>
        <w:t>_</w:t>
      </w:r>
      <w:r w:rsidRPr="00D822A3">
        <w:rPr>
          <w:i/>
          <w:lang w:val="en-GB"/>
        </w:rPr>
        <w:t>expression</w:t>
      </w:r>
      <w:r w:rsidRPr="00D822A3">
        <w:rPr>
          <w:lang w:val="en-GB"/>
        </w:rPr>
        <w:t xml:space="preserve"> </w:t>
      </w:r>
    </w:p>
    <w:p w14:paraId="2E0EC6CA" w14:textId="77777777" w:rsidR="00C71256" w:rsidRPr="00D822A3" w:rsidRDefault="00C71256" w:rsidP="00C71256">
      <w:pPr>
        <w:pStyle w:val="Code"/>
        <w:rPr>
          <w:lang w:val="en-GB"/>
        </w:rPr>
      </w:pPr>
      <w:r w:rsidRPr="00D822A3">
        <w:rPr>
          <w:lang w:val="en-GB"/>
        </w:rPr>
        <w:t xml:space="preserve">  | </w:t>
      </w:r>
      <w:r w:rsidRPr="00D822A3">
        <w:rPr>
          <w:b/>
          <w:lang w:val="en-GB"/>
        </w:rPr>
        <w:t>:</w:t>
      </w:r>
      <w:r w:rsidRPr="00D822A3">
        <w:rPr>
          <w:lang w:val="en-GB"/>
        </w:rPr>
        <w:t xml:space="preserve"> </w:t>
      </w:r>
      <w:r w:rsidRPr="00D822A3">
        <w:rPr>
          <w:i/>
          <w:lang w:val="en-GB"/>
        </w:rPr>
        <w:t>const</w:t>
      </w:r>
      <w:r w:rsidRPr="00D822A3">
        <w:rPr>
          <w:lang w:val="en-GB"/>
        </w:rPr>
        <w:t>_</w:t>
      </w:r>
      <w:r w:rsidRPr="00D822A3">
        <w:rPr>
          <w:i/>
          <w:lang w:val="en-GB"/>
        </w:rPr>
        <w:t>expression</w:t>
      </w:r>
    </w:p>
    <w:p w14:paraId="07ECF8C5" w14:textId="77777777" w:rsidR="00C71256" w:rsidRPr="00D822A3" w:rsidRDefault="00C71256" w:rsidP="00C71256">
      <w:pPr>
        <w:pStyle w:val="Code"/>
        <w:rPr>
          <w:lang w:val="en-GB"/>
        </w:rPr>
      </w:pPr>
    </w:p>
    <w:p w14:paraId="291058B0" w14:textId="317421E6" w:rsidR="00C71256" w:rsidRPr="00D822A3" w:rsidRDefault="001D4FEE" w:rsidP="001D4FEE">
      <w:pPr>
        <w:rPr>
          <w:lang w:val="en-GB"/>
        </w:rPr>
      </w:pPr>
      <w:r>
        <w:rPr>
          <w:i/>
          <w:lang w:val="en-GB"/>
        </w:rPr>
        <w:t>declarator</w:t>
      </w:r>
      <w:r w:rsidR="00C71256" w:rsidRPr="00D822A3">
        <w:rPr>
          <w:lang w:val="en-GB"/>
        </w:rPr>
        <w:t xml:space="preserve"> ::=</w:t>
      </w:r>
    </w:p>
    <w:p w14:paraId="73271779" w14:textId="2F8A19A0" w:rsidR="00C71256" w:rsidRPr="00D822A3" w:rsidRDefault="00C71256" w:rsidP="001D4FEE">
      <w:pPr>
        <w:rPr>
          <w:lang w:val="en-GB"/>
        </w:rPr>
      </w:pPr>
      <w:r w:rsidRPr="00D822A3">
        <w:rPr>
          <w:lang w:val="en-GB"/>
        </w:rPr>
        <w:t xml:space="preserve">    </w:t>
      </w:r>
      <w:r w:rsidRPr="00D822A3">
        <w:rPr>
          <w:i/>
          <w:lang w:val="en-GB"/>
        </w:rPr>
        <w:t>optional</w:t>
      </w:r>
      <w:r w:rsidRPr="00D822A3">
        <w:rPr>
          <w:lang w:val="en-GB"/>
        </w:rPr>
        <w:t>_</w:t>
      </w:r>
      <w:r w:rsidRPr="00D822A3">
        <w:rPr>
          <w:i/>
          <w:lang w:val="en-GB"/>
        </w:rPr>
        <w:t>pointer</w:t>
      </w:r>
      <w:r w:rsidRPr="00D822A3">
        <w:rPr>
          <w:lang w:val="en-GB"/>
        </w:rPr>
        <w:t>_</w:t>
      </w:r>
      <w:r w:rsidRPr="00D822A3">
        <w:rPr>
          <w:i/>
          <w:lang w:val="en-GB"/>
        </w:rPr>
        <w:t>list</w:t>
      </w:r>
      <w:r w:rsidRPr="00D822A3">
        <w:rPr>
          <w:lang w:val="en-GB"/>
        </w:rPr>
        <w:t xml:space="preserve"> </w:t>
      </w:r>
      <w:r w:rsidRPr="00D822A3">
        <w:rPr>
          <w:i/>
          <w:lang w:val="en-GB"/>
        </w:rPr>
        <w:t>direct</w:t>
      </w:r>
      <w:r w:rsidRPr="00D822A3">
        <w:rPr>
          <w:lang w:val="en-GB"/>
        </w:rPr>
        <w:t>_</w:t>
      </w:r>
      <w:r w:rsidR="001D4FEE">
        <w:rPr>
          <w:i/>
          <w:lang w:val="en-GB"/>
        </w:rPr>
        <w:t>declarator</w:t>
      </w:r>
    </w:p>
    <w:p w14:paraId="3DBC7E5C" w14:textId="77777777" w:rsidR="00C71256" w:rsidRPr="00D822A3" w:rsidRDefault="00C71256" w:rsidP="00C71256">
      <w:pPr>
        <w:pStyle w:val="Code"/>
        <w:rPr>
          <w:lang w:val="en-GB"/>
        </w:rPr>
      </w:pPr>
    </w:p>
    <w:p w14:paraId="03485D93" w14:textId="5BD8B3A5" w:rsidR="00C71256" w:rsidRPr="00D822A3" w:rsidRDefault="00C71256" w:rsidP="001D4FEE">
      <w:pPr>
        <w:rPr>
          <w:lang w:val="en-GB"/>
        </w:rPr>
      </w:pPr>
      <w:r w:rsidRPr="00D822A3">
        <w:rPr>
          <w:i/>
          <w:lang w:val="en-GB"/>
        </w:rPr>
        <w:t>direct</w:t>
      </w:r>
      <w:r w:rsidRPr="00D822A3">
        <w:rPr>
          <w:lang w:val="en-GB"/>
        </w:rPr>
        <w:t>_</w:t>
      </w:r>
      <w:r w:rsidR="001D4FEE">
        <w:rPr>
          <w:i/>
          <w:lang w:val="en-GB"/>
        </w:rPr>
        <w:t>declarator</w:t>
      </w:r>
      <w:r w:rsidRPr="00D822A3">
        <w:rPr>
          <w:lang w:val="en-GB"/>
        </w:rPr>
        <w:t xml:space="preserve"> ::=</w:t>
      </w:r>
    </w:p>
    <w:p w14:paraId="0A3A9531" w14:textId="77777777" w:rsidR="00C71256" w:rsidRPr="00D822A3" w:rsidRDefault="00C71256" w:rsidP="00C71256">
      <w:pPr>
        <w:pStyle w:val="Code"/>
        <w:rPr>
          <w:lang w:val="en-GB"/>
        </w:rPr>
      </w:pPr>
      <w:r w:rsidRPr="00D822A3">
        <w:rPr>
          <w:lang w:val="en-GB"/>
        </w:rPr>
        <w:t xml:space="preserve">    </w:t>
      </w:r>
      <w:r w:rsidRPr="00D822A3">
        <w:rPr>
          <w:b/>
          <w:lang w:val="en-GB"/>
        </w:rPr>
        <w:t>identifier</w:t>
      </w:r>
      <w:r w:rsidRPr="00D822A3">
        <w:rPr>
          <w:lang w:val="en-GB"/>
        </w:rPr>
        <w:t xml:space="preserve"> </w:t>
      </w:r>
    </w:p>
    <w:p w14:paraId="047A228B" w14:textId="349ADD8D" w:rsidR="00C71256" w:rsidRPr="00D822A3" w:rsidRDefault="00C71256" w:rsidP="001D4FEE">
      <w:pPr>
        <w:rPr>
          <w:lang w:val="en-GB"/>
        </w:rPr>
      </w:pPr>
      <w:r w:rsidRPr="00D822A3">
        <w:rPr>
          <w:lang w:val="en-GB"/>
        </w:rPr>
        <w:t xml:space="preserve">  | </w:t>
      </w:r>
      <w:r w:rsidRPr="00D822A3">
        <w:rPr>
          <w:b/>
          <w:lang w:val="en-GB"/>
        </w:rPr>
        <w:t>(</w:t>
      </w:r>
      <w:r w:rsidRPr="00D822A3">
        <w:rPr>
          <w:lang w:val="en-GB"/>
        </w:rPr>
        <w:t xml:space="preserve"> </w:t>
      </w:r>
      <w:r w:rsidR="001D4FEE">
        <w:rPr>
          <w:i/>
          <w:lang w:val="en-GB"/>
        </w:rPr>
        <w:t>declarator</w:t>
      </w:r>
      <w:r w:rsidRPr="00D822A3">
        <w:rPr>
          <w:lang w:val="en-GB"/>
        </w:rPr>
        <w:t xml:space="preserve"> </w:t>
      </w:r>
      <w:r w:rsidRPr="00D822A3">
        <w:rPr>
          <w:b/>
          <w:lang w:val="en-GB"/>
        </w:rPr>
        <w:t>)</w:t>
      </w:r>
      <w:r w:rsidRPr="00D822A3">
        <w:rPr>
          <w:lang w:val="en-GB"/>
        </w:rPr>
        <w:t xml:space="preserve"> </w:t>
      </w:r>
    </w:p>
    <w:p w14:paraId="5C8BD945" w14:textId="041711C5" w:rsidR="00C71256" w:rsidRPr="00D822A3" w:rsidRDefault="00C71256" w:rsidP="001D4FEE">
      <w:pPr>
        <w:rPr>
          <w:lang w:val="en-GB"/>
        </w:rPr>
      </w:pPr>
      <w:r w:rsidRPr="00D822A3">
        <w:rPr>
          <w:lang w:val="en-GB"/>
        </w:rPr>
        <w:t xml:space="preserve">  | </w:t>
      </w:r>
      <w:r w:rsidRPr="00D822A3">
        <w:rPr>
          <w:i/>
          <w:lang w:val="en-GB"/>
        </w:rPr>
        <w:t>direct</w:t>
      </w:r>
      <w:r w:rsidRPr="00D822A3">
        <w:rPr>
          <w:lang w:val="en-GB"/>
        </w:rPr>
        <w:t>_</w:t>
      </w:r>
      <w:r w:rsidR="001D4FEE">
        <w:rPr>
          <w:i/>
          <w:lang w:val="en-GB"/>
        </w:rPr>
        <w:t>declarator</w:t>
      </w:r>
      <w:r w:rsidRPr="00D822A3">
        <w:rPr>
          <w:lang w:val="en-GB"/>
        </w:rPr>
        <w:t xml:space="preserve"> </w:t>
      </w:r>
      <w:r w:rsidRPr="00D822A3">
        <w:rPr>
          <w:b/>
          <w:lang w:val="en-GB"/>
        </w:rPr>
        <w:t>[</w:t>
      </w:r>
      <w:r w:rsidRPr="00D822A3">
        <w:rPr>
          <w:lang w:val="en-GB"/>
        </w:rPr>
        <w:t xml:space="preserve"> </w:t>
      </w:r>
      <w:r w:rsidRPr="00D822A3">
        <w:rPr>
          <w:i/>
          <w:lang w:val="en-GB"/>
        </w:rPr>
        <w:t>optional</w:t>
      </w:r>
      <w:r w:rsidRPr="00D822A3">
        <w:rPr>
          <w:lang w:val="en-GB"/>
        </w:rPr>
        <w:t>_</w:t>
      </w:r>
      <w:r w:rsidRPr="00D822A3">
        <w:rPr>
          <w:i/>
          <w:lang w:val="en-GB"/>
        </w:rPr>
        <w:t>const</w:t>
      </w:r>
      <w:r w:rsidRPr="00D822A3">
        <w:rPr>
          <w:lang w:val="en-GB"/>
        </w:rPr>
        <w:t>_</w:t>
      </w:r>
      <w:r w:rsidRPr="00D822A3">
        <w:rPr>
          <w:i/>
          <w:lang w:val="en-GB"/>
        </w:rPr>
        <w:t>expression</w:t>
      </w:r>
      <w:r w:rsidRPr="00D822A3">
        <w:rPr>
          <w:lang w:val="en-GB"/>
        </w:rPr>
        <w:t xml:space="preserve"> </w:t>
      </w:r>
      <w:r w:rsidRPr="00D822A3">
        <w:rPr>
          <w:b/>
          <w:lang w:val="en-GB"/>
        </w:rPr>
        <w:t>]</w:t>
      </w:r>
      <w:r w:rsidRPr="00D822A3">
        <w:rPr>
          <w:lang w:val="en-GB"/>
        </w:rPr>
        <w:t xml:space="preserve"> </w:t>
      </w:r>
    </w:p>
    <w:p w14:paraId="7C1B1225" w14:textId="294853E5" w:rsidR="00C71256" w:rsidRPr="00D822A3" w:rsidRDefault="00C71256" w:rsidP="001D4FEE">
      <w:pPr>
        <w:rPr>
          <w:lang w:val="en-GB"/>
        </w:rPr>
      </w:pPr>
      <w:r w:rsidRPr="00D822A3">
        <w:rPr>
          <w:lang w:val="en-GB"/>
        </w:rPr>
        <w:t xml:space="preserve">  | </w:t>
      </w:r>
      <w:r w:rsidRPr="00D822A3">
        <w:rPr>
          <w:i/>
          <w:lang w:val="en-GB"/>
        </w:rPr>
        <w:t>direct</w:t>
      </w:r>
      <w:r w:rsidRPr="00D822A3">
        <w:rPr>
          <w:lang w:val="en-GB"/>
        </w:rPr>
        <w:t>_</w:t>
      </w:r>
      <w:r w:rsidR="001D4FEE">
        <w:rPr>
          <w:i/>
          <w:lang w:val="en-GB"/>
        </w:rPr>
        <w:t>declarator</w:t>
      </w:r>
      <w:r w:rsidRPr="00D822A3">
        <w:rPr>
          <w:lang w:val="en-GB"/>
        </w:rPr>
        <w:t xml:space="preserve"> </w:t>
      </w:r>
      <w:r w:rsidRPr="00D822A3">
        <w:rPr>
          <w:b/>
          <w:lang w:val="en-GB"/>
        </w:rPr>
        <w:t>(</w:t>
      </w:r>
      <w:r w:rsidRPr="00D822A3">
        <w:rPr>
          <w:lang w:val="en-GB"/>
        </w:rPr>
        <w:t xml:space="preserve"> </w:t>
      </w:r>
      <w:r w:rsidRPr="00D822A3">
        <w:rPr>
          <w:i/>
          <w:lang w:val="en-GB"/>
        </w:rPr>
        <w:t>parameter</w:t>
      </w:r>
      <w:r w:rsidRPr="00D822A3">
        <w:rPr>
          <w:lang w:val="en-GB"/>
        </w:rPr>
        <w:t>_</w:t>
      </w:r>
      <w:r w:rsidRPr="00D822A3">
        <w:rPr>
          <w:i/>
          <w:lang w:val="en-GB"/>
        </w:rPr>
        <w:t>ellipse</w:t>
      </w:r>
      <w:r w:rsidRPr="00D822A3">
        <w:rPr>
          <w:lang w:val="en-GB"/>
        </w:rPr>
        <w:t>_</w:t>
      </w:r>
      <w:r w:rsidRPr="00D822A3">
        <w:rPr>
          <w:i/>
          <w:lang w:val="en-GB"/>
        </w:rPr>
        <w:t>list</w:t>
      </w:r>
      <w:r w:rsidRPr="00D822A3">
        <w:rPr>
          <w:lang w:val="en-GB"/>
        </w:rPr>
        <w:t xml:space="preserve"> </w:t>
      </w:r>
      <w:r w:rsidRPr="00D822A3">
        <w:rPr>
          <w:b/>
          <w:lang w:val="en-GB"/>
        </w:rPr>
        <w:t>)</w:t>
      </w:r>
      <w:r w:rsidRPr="00D822A3">
        <w:rPr>
          <w:lang w:val="en-GB"/>
        </w:rPr>
        <w:t xml:space="preserve"> </w:t>
      </w:r>
    </w:p>
    <w:p w14:paraId="359405D6" w14:textId="36835B83" w:rsidR="00C71256" w:rsidRPr="00D822A3" w:rsidRDefault="00C71256" w:rsidP="001D4FEE">
      <w:pPr>
        <w:rPr>
          <w:lang w:val="en-GB"/>
        </w:rPr>
      </w:pPr>
      <w:r w:rsidRPr="00D822A3">
        <w:rPr>
          <w:lang w:val="en-GB"/>
        </w:rPr>
        <w:t xml:space="preserve">  | </w:t>
      </w:r>
      <w:r w:rsidRPr="00D822A3">
        <w:rPr>
          <w:i/>
          <w:lang w:val="en-GB"/>
        </w:rPr>
        <w:t>direct</w:t>
      </w:r>
      <w:r w:rsidRPr="00D822A3">
        <w:rPr>
          <w:lang w:val="en-GB"/>
        </w:rPr>
        <w:t>_</w:t>
      </w:r>
      <w:r w:rsidR="001D4FEE">
        <w:rPr>
          <w:i/>
          <w:lang w:val="en-GB"/>
        </w:rPr>
        <w:t>declarator</w:t>
      </w:r>
      <w:r w:rsidRPr="00D822A3">
        <w:rPr>
          <w:lang w:val="en-GB"/>
        </w:rPr>
        <w:t xml:space="preserve"> </w:t>
      </w:r>
      <w:r w:rsidRPr="00D822A3">
        <w:rPr>
          <w:b/>
          <w:lang w:val="en-GB"/>
        </w:rPr>
        <w:t>(</w:t>
      </w:r>
      <w:r w:rsidRPr="00D822A3">
        <w:rPr>
          <w:lang w:val="en-GB"/>
        </w:rPr>
        <w:t xml:space="preserve"> </w:t>
      </w:r>
      <w:r w:rsidRPr="00D822A3">
        <w:rPr>
          <w:i/>
          <w:lang w:val="en-GB"/>
        </w:rPr>
        <w:t>optional</w:t>
      </w:r>
      <w:r w:rsidRPr="00D822A3">
        <w:rPr>
          <w:lang w:val="en-GB"/>
        </w:rPr>
        <w:t>_</w:t>
      </w:r>
      <w:r w:rsidRPr="00D822A3">
        <w:rPr>
          <w:i/>
          <w:lang w:val="en-GB"/>
        </w:rPr>
        <w:t>identifier</w:t>
      </w:r>
      <w:r w:rsidRPr="00D822A3">
        <w:rPr>
          <w:lang w:val="en-GB"/>
        </w:rPr>
        <w:t>_</w:t>
      </w:r>
      <w:r w:rsidRPr="00D822A3">
        <w:rPr>
          <w:i/>
          <w:lang w:val="en-GB"/>
        </w:rPr>
        <w:t>list</w:t>
      </w:r>
      <w:r w:rsidRPr="00D822A3">
        <w:rPr>
          <w:lang w:val="en-GB"/>
        </w:rPr>
        <w:t xml:space="preserve"> </w:t>
      </w:r>
      <w:r w:rsidRPr="00D822A3">
        <w:rPr>
          <w:b/>
          <w:lang w:val="en-GB"/>
        </w:rPr>
        <w:t>)</w:t>
      </w:r>
    </w:p>
    <w:p w14:paraId="0AB0A7E8" w14:textId="77777777" w:rsidR="00C71256" w:rsidRPr="00D822A3" w:rsidRDefault="00C71256" w:rsidP="00C71256">
      <w:pPr>
        <w:pStyle w:val="Code"/>
        <w:rPr>
          <w:lang w:val="en-GB"/>
        </w:rPr>
      </w:pPr>
    </w:p>
    <w:p w14:paraId="3626157F" w14:textId="77777777" w:rsidR="00C71256" w:rsidRPr="00D822A3" w:rsidRDefault="00C71256" w:rsidP="00C71256">
      <w:pPr>
        <w:pStyle w:val="Code"/>
        <w:rPr>
          <w:lang w:val="en-GB"/>
        </w:rPr>
      </w:pPr>
      <w:r w:rsidRPr="00D822A3">
        <w:rPr>
          <w:i/>
          <w:lang w:val="en-GB"/>
        </w:rPr>
        <w:t>optional</w:t>
      </w:r>
      <w:r w:rsidRPr="00D822A3">
        <w:rPr>
          <w:lang w:val="en-GB"/>
        </w:rPr>
        <w:t>_</w:t>
      </w:r>
      <w:r w:rsidRPr="00D822A3">
        <w:rPr>
          <w:i/>
          <w:lang w:val="en-GB"/>
        </w:rPr>
        <w:t>pointer</w:t>
      </w:r>
      <w:r w:rsidRPr="00D822A3">
        <w:rPr>
          <w:lang w:val="en-GB"/>
        </w:rPr>
        <w:t>_</w:t>
      </w:r>
      <w:r w:rsidRPr="00D822A3">
        <w:rPr>
          <w:i/>
          <w:lang w:val="en-GB"/>
        </w:rPr>
        <w:t>list</w:t>
      </w:r>
      <w:r w:rsidRPr="00D822A3">
        <w:rPr>
          <w:lang w:val="en-GB"/>
        </w:rPr>
        <w:t xml:space="preserve"> ::=</w:t>
      </w:r>
    </w:p>
    <w:p w14:paraId="6E137509" w14:textId="77777777" w:rsidR="00C71256" w:rsidRPr="00D822A3" w:rsidRDefault="00C71256" w:rsidP="00C71256">
      <w:pPr>
        <w:pStyle w:val="Code"/>
        <w:rPr>
          <w:lang w:val="en-GB"/>
        </w:rPr>
      </w:pPr>
      <w:r w:rsidRPr="00D822A3">
        <w:rPr>
          <w:lang w:val="en-GB"/>
        </w:rPr>
        <w:t xml:space="preserve">    /* </w:t>
      </w:r>
      <w:r w:rsidRPr="00D822A3">
        <w:rPr>
          <w:i/>
          <w:lang w:val="en-GB"/>
        </w:rPr>
        <w:t>empty</w:t>
      </w:r>
      <w:r w:rsidRPr="00D822A3">
        <w:rPr>
          <w:lang w:val="en-GB"/>
        </w:rPr>
        <w:t xml:space="preserve"> */</w:t>
      </w:r>
    </w:p>
    <w:p w14:paraId="7B7DDA8B" w14:textId="77777777" w:rsidR="00C71256" w:rsidRPr="00D822A3" w:rsidRDefault="00C71256" w:rsidP="00C71256">
      <w:pPr>
        <w:pStyle w:val="Code"/>
        <w:rPr>
          <w:lang w:val="en-GB"/>
        </w:rPr>
      </w:pPr>
      <w:r w:rsidRPr="00D822A3">
        <w:rPr>
          <w:lang w:val="en-GB"/>
        </w:rPr>
        <w:t xml:space="preserve">  | </w:t>
      </w:r>
      <w:r w:rsidRPr="00D822A3">
        <w:rPr>
          <w:i/>
          <w:lang w:val="en-GB"/>
        </w:rPr>
        <w:t>pointer</w:t>
      </w:r>
      <w:r w:rsidRPr="00D822A3">
        <w:rPr>
          <w:lang w:val="en-GB"/>
        </w:rPr>
        <w:t>_</w:t>
      </w:r>
      <w:r w:rsidRPr="00D822A3">
        <w:rPr>
          <w:i/>
          <w:lang w:val="en-GB"/>
        </w:rPr>
        <w:t>list</w:t>
      </w:r>
    </w:p>
    <w:p w14:paraId="26360580" w14:textId="77777777" w:rsidR="00C71256" w:rsidRPr="00D822A3" w:rsidRDefault="00C71256" w:rsidP="00C71256">
      <w:pPr>
        <w:pStyle w:val="Code"/>
        <w:rPr>
          <w:lang w:val="en-GB"/>
        </w:rPr>
      </w:pPr>
    </w:p>
    <w:p w14:paraId="017DD4D9" w14:textId="77777777" w:rsidR="00C71256" w:rsidRPr="00D822A3" w:rsidRDefault="00C71256" w:rsidP="00C71256">
      <w:pPr>
        <w:pStyle w:val="Code"/>
        <w:rPr>
          <w:lang w:val="en-GB"/>
        </w:rPr>
      </w:pPr>
      <w:r w:rsidRPr="00D822A3">
        <w:rPr>
          <w:i/>
          <w:lang w:val="en-GB"/>
        </w:rPr>
        <w:t>pointer</w:t>
      </w:r>
      <w:r w:rsidRPr="00D822A3">
        <w:rPr>
          <w:lang w:val="en-GB"/>
        </w:rPr>
        <w:t>_</w:t>
      </w:r>
      <w:r w:rsidRPr="00D822A3">
        <w:rPr>
          <w:i/>
          <w:lang w:val="en-GB"/>
        </w:rPr>
        <w:t>list</w:t>
      </w:r>
      <w:r w:rsidRPr="00D822A3">
        <w:rPr>
          <w:lang w:val="en-GB"/>
        </w:rPr>
        <w:t xml:space="preserve"> ::=</w:t>
      </w:r>
    </w:p>
    <w:p w14:paraId="535B3809" w14:textId="77777777" w:rsidR="00C71256" w:rsidRPr="00D822A3" w:rsidRDefault="00C71256" w:rsidP="00C71256">
      <w:pPr>
        <w:pStyle w:val="Code"/>
        <w:rPr>
          <w:lang w:val="en-GB"/>
        </w:rPr>
      </w:pPr>
      <w:r w:rsidRPr="00D822A3">
        <w:rPr>
          <w:lang w:val="en-GB"/>
        </w:rPr>
        <w:t xml:space="preserve">    </w:t>
      </w:r>
      <w:r w:rsidRPr="00D822A3">
        <w:rPr>
          <w:i/>
          <w:lang w:val="en-GB"/>
        </w:rPr>
        <w:t>pointer</w:t>
      </w:r>
      <w:r w:rsidRPr="00D822A3">
        <w:rPr>
          <w:lang w:val="en-GB"/>
        </w:rPr>
        <w:t xml:space="preserve"> </w:t>
      </w:r>
    </w:p>
    <w:p w14:paraId="6D819BBE" w14:textId="77777777" w:rsidR="00C71256" w:rsidRPr="00D822A3" w:rsidRDefault="00C71256" w:rsidP="00C71256">
      <w:pPr>
        <w:pStyle w:val="Code"/>
        <w:rPr>
          <w:lang w:val="en-GB"/>
        </w:rPr>
      </w:pPr>
      <w:r w:rsidRPr="00D822A3">
        <w:rPr>
          <w:lang w:val="en-GB"/>
        </w:rPr>
        <w:t xml:space="preserve">  | </w:t>
      </w:r>
      <w:r w:rsidRPr="00D822A3">
        <w:rPr>
          <w:i/>
          <w:lang w:val="en-GB"/>
        </w:rPr>
        <w:t>pointer</w:t>
      </w:r>
      <w:r w:rsidRPr="00D822A3">
        <w:rPr>
          <w:lang w:val="en-GB"/>
        </w:rPr>
        <w:t>_</w:t>
      </w:r>
      <w:r w:rsidRPr="00D822A3">
        <w:rPr>
          <w:i/>
          <w:lang w:val="en-GB"/>
        </w:rPr>
        <w:t>list</w:t>
      </w:r>
      <w:r w:rsidRPr="00D822A3">
        <w:rPr>
          <w:lang w:val="en-GB"/>
        </w:rPr>
        <w:t xml:space="preserve"> </w:t>
      </w:r>
      <w:r w:rsidRPr="00D822A3">
        <w:rPr>
          <w:i/>
          <w:lang w:val="en-GB"/>
        </w:rPr>
        <w:t>pointer</w:t>
      </w:r>
    </w:p>
    <w:p w14:paraId="2040B19A" w14:textId="77777777" w:rsidR="00C71256" w:rsidRPr="00D822A3" w:rsidRDefault="00C71256" w:rsidP="00C71256">
      <w:pPr>
        <w:pStyle w:val="Code"/>
        <w:rPr>
          <w:lang w:val="en-GB"/>
        </w:rPr>
      </w:pPr>
    </w:p>
    <w:p w14:paraId="6CEA11DF" w14:textId="77777777" w:rsidR="00C71256" w:rsidRPr="00D822A3" w:rsidRDefault="00C71256" w:rsidP="00C71256">
      <w:pPr>
        <w:pStyle w:val="Code"/>
        <w:rPr>
          <w:lang w:val="en-GB"/>
        </w:rPr>
      </w:pPr>
      <w:r w:rsidRPr="00D822A3">
        <w:rPr>
          <w:i/>
          <w:lang w:val="en-GB"/>
        </w:rPr>
        <w:t>pointer</w:t>
      </w:r>
      <w:r w:rsidRPr="00D822A3">
        <w:rPr>
          <w:lang w:val="en-GB"/>
        </w:rPr>
        <w:t xml:space="preserve"> ::=</w:t>
      </w:r>
    </w:p>
    <w:p w14:paraId="6ABC894D" w14:textId="77777777" w:rsidR="00C71256" w:rsidRPr="00D822A3" w:rsidRDefault="00C71256" w:rsidP="00C71256">
      <w:pPr>
        <w:pStyle w:val="Code"/>
        <w:ind w:left="480"/>
        <w:rPr>
          <w:lang w:val="en-GB"/>
        </w:rPr>
      </w:pPr>
      <w:r w:rsidRPr="00D822A3">
        <w:rPr>
          <w:b/>
          <w:lang w:val="en-GB"/>
        </w:rPr>
        <w:t>*</w:t>
      </w:r>
      <w:r w:rsidRPr="00D822A3">
        <w:rPr>
          <w:lang w:val="en-GB"/>
        </w:rPr>
        <w:t xml:space="preserve"> | </w:t>
      </w:r>
      <w:r w:rsidRPr="00D822A3">
        <w:rPr>
          <w:b/>
          <w:lang w:val="en-GB"/>
        </w:rPr>
        <w:t>*</w:t>
      </w:r>
      <w:r w:rsidRPr="00D822A3">
        <w:rPr>
          <w:lang w:val="en-GB"/>
        </w:rPr>
        <w:t xml:space="preserve"> </w:t>
      </w:r>
      <w:r w:rsidRPr="00D822A3">
        <w:rPr>
          <w:i/>
          <w:lang w:val="en-GB"/>
        </w:rPr>
        <w:t>declaration</w:t>
      </w:r>
      <w:r w:rsidRPr="00D822A3">
        <w:rPr>
          <w:lang w:val="en-GB"/>
        </w:rPr>
        <w:t>_</w:t>
      </w:r>
      <w:r w:rsidRPr="00D822A3">
        <w:rPr>
          <w:i/>
          <w:lang w:val="en-GB"/>
        </w:rPr>
        <w:t>specifier</w:t>
      </w:r>
      <w:r w:rsidRPr="00D822A3">
        <w:rPr>
          <w:lang w:val="en-GB"/>
        </w:rPr>
        <w:t>_</w:t>
      </w:r>
      <w:r w:rsidRPr="00D822A3">
        <w:rPr>
          <w:i/>
          <w:lang w:val="en-GB"/>
        </w:rPr>
        <w:t>list</w:t>
      </w:r>
    </w:p>
    <w:p w14:paraId="5DEC4163" w14:textId="77777777" w:rsidR="00C71256" w:rsidRPr="00D822A3" w:rsidRDefault="00C71256" w:rsidP="00C71256">
      <w:pPr>
        <w:pStyle w:val="Code"/>
        <w:rPr>
          <w:lang w:val="en-GB"/>
        </w:rPr>
      </w:pPr>
    </w:p>
    <w:p w14:paraId="4B955AD1" w14:textId="77777777" w:rsidR="00C71256" w:rsidRPr="00D822A3" w:rsidRDefault="00C71256" w:rsidP="00C71256">
      <w:pPr>
        <w:pStyle w:val="Code"/>
        <w:rPr>
          <w:lang w:val="en-GB"/>
        </w:rPr>
      </w:pPr>
      <w:r w:rsidRPr="00D822A3">
        <w:rPr>
          <w:i/>
          <w:lang w:val="en-GB"/>
        </w:rPr>
        <w:t>parameter</w:t>
      </w:r>
      <w:r w:rsidRPr="00D822A3">
        <w:rPr>
          <w:lang w:val="en-GB"/>
        </w:rPr>
        <w:t>_</w:t>
      </w:r>
      <w:r w:rsidRPr="00D822A3">
        <w:rPr>
          <w:i/>
          <w:lang w:val="en-GB"/>
        </w:rPr>
        <w:t>ellipse</w:t>
      </w:r>
      <w:r w:rsidRPr="00D822A3">
        <w:rPr>
          <w:lang w:val="en-GB"/>
        </w:rPr>
        <w:t>_</w:t>
      </w:r>
      <w:r w:rsidRPr="00D822A3">
        <w:rPr>
          <w:i/>
          <w:lang w:val="en-GB"/>
        </w:rPr>
        <w:t>list</w:t>
      </w:r>
      <w:r w:rsidRPr="00D822A3">
        <w:rPr>
          <w:lang w:val="en-GB"/>
        </w:rPr>
        <w:t xml:space="preserve"> ::=</w:t>
      </w:r>
    </w:p>
    <w:p w14:paraId="3BC9D453" w14:textId="77777777" w:rsidR="00C71256" w:rsidRPr="00D822A3" w:rsidRDefault="00C71256" w:rsidP="00C71256">
      <w:pPr>
        <w:pStyle w:val="Code"/>
        <w:rPr>
          <w:lang w:val="en-GB"/>
        </w:rPr>
      </w:pPr>
      <w:r w:rsidRPr="00D822A3">
        <w:rPr>
          <w:lang w:val="en-GB"/>
        </w:rPr>
        <w:t xml:space="preserve">    </w:t>
      </w:r>
      <w:r w:rsidRPr="00D822A3">
        <w:rPr>
          <w:i/>
          <w:lang w:val="en-GB"/>
        </w:rPr>
        <w:t>parameter</w:t>
      </w:r>
      <w:r w:rsidRPr="00D822A3">
        <w:rPr>
          <w:lang w:val="en-GB"/>
        </w:rPr>
        <w:t>_</w:t>
      </w:r>
      <w:r w:rsidRPr="00D822A3">
        <w:rPr>
          <w:i/>
          <w:lang w:val="en-GB"/>
        </w:rPr>
        <w:t>list</w:t>
      </w:r>
      <w:r w:rsidRPr="00D822A3">
        <w:rPr>
          <w:lang w:val="en-GB"/>
        </w:rPr>
        <w:t xml:space="preserve"> </w:t>
      </w:r>
    </w:p>
    <w:p w14:paraId="48E34A2B" w14:textId="77777777" w:rsidR="00C71256" w:rsidRPr="00D822A3" w:rsidRDefault="00C71256" w:rsidP="00C71256">
      <w:pPr>
        <w:pStyle w:val="Code"/>
        <w:rPr>
          <w:lang w:val="en-GB"/>
        </w:rPr>
      </w:pPr>
      <w:r w:rsidRPr="00D822A3">
        <w:rPr>
          <w:lang w:val="en-GB"/>
        </w:rPr>
        <w:t xml:space="preserve">  | </w:t>
      </w:r>
      <w:r w:rsidRPr="00D822A3">
        <w:rPr>
          <w:i/>
          <w:lang w:val="en-GB"/>
        </w:rPr>
        <w:t>parameter</w:t>
      </w:r>
      <w:r w:rsidRPr="00D822A3">
        <w:rPr>
          <w:lang w:val="en-GB"/>
        </w:rPr>
        <w:t>_</w:t>
      </w:r>
      <w:r w:rsidRPr="00D822A3">
        <w:rPr>
          <w:i/>
          <w:lang w:val="en-GB"/>
        </w:rPr>
        <w:t>list</w:t>
      </w:r>
      <w:r w:rsidRPr="00D822A3">
        <w:rPr>
          <w:lang w:val="en-GB"/>
        </w:rPr>
        <w:t xml:space="preserve"> </w:t>
      </w:r>
      <w:r w:rsidRPr="00D822A3">
        <w:rPr>
          <w:b/>
          <w:lang w:val="en-GB"/>
        </w:rPr>
        <w:t>,</w:t>
      </w:r>
      <w:r w:rsidRPr="00D822A3">
        <w:rPr>
          <w:lang w:val="en-GB"/>
        </w:rPr>
        <w:t xml:space="preserve"> </w:t>
      </w:r>
      <w:r w:rsidRPr="00D822A3">
        <w:rPr>
          <w:b/>
          <w:lang w:val="en-GB"/>
        </w:rPr>
        <w:t>...</w:t>
      </w:r>
    </w:p>
    <w:p w14:paraId="52A1418A" w14:textId="77777777" w:rsidR="00C71256" w:rsidRPr="00D822A3" w:rsidRDefault="00C71256" w:rsidP="00C71256">
      <w:pPr>
        <w:pStyle w:val="Code"/>
        <w:rPr>
          <w:lang w:val="en-GB"/>
        </w:rPr>
      </w:pPr>
    </w:p>
    <w:p w14:paraId="0F5C36E2" w14:textId="77777777" w:rsidR="00C71256" w:rsidRPr="00D822A3" w:rsidRDefault="00C71256" w:rsidP="00C71256">
      <w:pPr>
        <w:pStyle w:val="Code"/>
        <w:rPr>
          <w:lang w:val="en-GB"/>
        </w:rPr>
      </w:pPr>
      <w:r w:rsidRPr="00D822A3">
        <w:rPr>
          <w:i/>
          <w:lang w:val="en-GB"/>
        </w:rPr>
        <w:t>parameter</w:t>
      </w:r>
      <w:r w:rsidRPr="00D822A3">
        <w:rPr>
          <w:lang w:val="en-GB"/>
        </w:rPr>
        <w:t>_</w:t>
      </w:r>
      <w:r w:rsidRPr="00D822A3">
        <w:rPr>
          <w:i/>
          <w:lang w:val="en-GB"/>
        </w:rPr>
        <w:t>list</w:t>
      </w:r>
      <w:r w:rsidRPr="00D822A3">
        <w:rPr>
          <w:lang w:val="en-GB"/>
        </w:rPr>
        <w:t xml:space="preserve"> ::=</w:t>
      </w:r>
    </w:p>
    <w:p w14:paraId="5FB23738" w14:textId="77777777" w:rsidR="00C71256" w:rsidRPr="00D822A3" w:rsidRDefault="00C71256" w:rsidP="00C71256">
      <w:pPr>
        <w:pStyle w:val="Code"/>
        <w:rPr>
          <w:lang w:val="en-GB"/>
        </w:rPr>
      </w:pPr>
      <w:r w:rsidRPr="00D822A3">
        <w:rPr>
          <w:lang w:val="en-GB"/>
        </w:rPr>
        <w:t xml:space="preserve">    </w:t>
      </w:r>
      <w:r w:rsidRPr="00D822A3">
        <w:rPr>
          <w:i/>
          <w:lang w:val="en-GB"/>
        </w:rPr>
        <w:t>parameter</w:t>
      </w:r>
      <w:r w:rsidRPr="00D822A3">
        <w:rPr>
          <w:lang w:val="en-GB"/>
        </w:rPr>
        <w:t>_</w:t>
      </w:r>
      <w:r w:rsidRPr="00D822A3">
        <w:rPr>
          <w:i/>
          <w:lang w:val="en-GB"/>
        </w:rPr>
        <w:t>declaration</w:t>
      </w:r>
      <w:r w:rsidRPr="00D822A3">
        <w:rPr>
          <w:lang w:val="en-GB"/>
        </w:rPr>
        <w:t xml:space="preserve"> </w:t>
      </w:r>
    </w:p>
    <w:p w14:paraId="52FD453F" w14:textId="77777777" w:rsidR="00C71256" w:rsidRPr="00D822A3" w:rsidRDefault="00C71256" w:rsidP="00C71256">
      <w:pPr>
        <w:pStyle w:val="Code"/>
        <w:rPr>
          <w:lang w:val="en-GB"/>
        </w:rPr>
      </w:pPr>
      <w:r w:rsidRPr="00D822A3">
        <w:rPr>
          <w:lang w:val="en-GB"/>
        </w:rPr>
        <w:t xml:space="preserve">  | </w:t>
      </w:r>
      <w:r w:rsidRPr="00D822A3">
        <w:rPr>
          <w:i/>
          <w:lang w:val="en-GB"/>
        </w:rPr>
        <w:t>parameter</w:t>
      </w:r>
      <w:r w:rsidRPr="00D822A3">
        <w:rPr>
          <w:lang w:val="en-GB"/>
        </w:rPr>
        <w:t>_</w:t>
      </w:r>
      <w:r w:rsidRPr="00D822A3">
        <w:rPr>
          <w:i/>
          <w:lang w:val="en-GB"/>
        </w:rPr>
        <w:t>list</w:t>
      </w:r>
      <w:r w:rsidRPr="00D822A3">
        <w:rPr>
          <w:lang w:val="en-GB"/>
        </w:rPr>
        <w:t xml:space="preserve"> </w:t>
      </w:r>
      <w:r w:rsidRPr="00D822A3">
        <w:rPr>
          <w:b/>
          <w:lang w:val="en-GB"/>
        </w:rPr>
        <w:t>,</w:t>
      </w:r>
      <w:r w:rsidRPr="00D822A3">
        <w:rPr>
          <w:lang w:val="en-GB"/>
        </w:rPr>
        <w:t xml:space="preserve"> </w:t>
      </w:r>
      <w:r w:rsidRPr="00D822A3">
        <w:rPr>
          <w:i/>
          <w:lang w:val="en-GB"/>
        </w:rPr>
        <w:t>parameter</w:t>
      </w:r>
      <w:r w:rsidRPr="00D822A3">
        <w:rPr>
          <w:lang w:val="en-GB"/>
        </w:rPr>
        <w:t>_</w:t>
      </w:r>
      <w:r w:rsidRPr="00D822A3">
        <w:rPr>
          <w:i/>
          <w:lang w:val="en-GB"/>
        </w:rPr>
        <w:t>declaration</w:t>
      </w:r>
    </w:p>
    <w:p w14:paraId="59565CEC" w14:textId="77777777" w:rsidR="00C71256" w:rsidRPr="00D822A3" w:rsidRDefault="00C71256" w:rsidP="00C71256">
      <w:pPr>
        <w:pStyle w:val="Code"/>
        <w:rPr>
          <w:lang w:val="en-GB"/>
        </w:rPr>
      </w:pPr>
    </w:p>
    <w:p w14:paraId="6137BE2C" w14:textId="77777777" w:rsidR="00C71256" w:rsidRPr="00D822A3" w:rsidRDefault="00C71256" w:rsidP="00C71256">
      <w:pPr>
        <w:pStyle w:val="Code"/>
        <w:rPr>
          <w:lang w:val="en-GB"/>
        </w:rPr>
      </w:pPr>
      <w:r w:rsidRPr="00D822A3">
        <w:rPr>
          <w:i/>
          <w:lang w:val="en-GB"/>
        </w:rPr>
        <w:t>parameter</w:t>
      </w:r>
      <w:r w:rsidRPr="00D822A3">
        <w:rPr>
          <w:lang w:val="en-GB"/>
        </w:rPr>
        <w:t>_</w:t>
      </w:r>
      <w:r w:rsidRPr="00D822A3">
        <w:rPr>
          <w:i/>
          <w:lang w:val="en-GB"/>
        </w:rPr>
        <w:t>declaration</w:t>
      </w:r>
      <w:r w:rsidRPr="00D822A3">
        <w:rPr>
          <w:lang w:val="en-GB"/>
        </w:rPr>
        <w:t xml:space="preserve"> ::=</w:t>
      </w:r>
    </w:p>
    <w:p w14:paraId="3287822A" w14:textId="77777777" w:rsidR="00C71256" w:rsidRPr="00D822A3" w:rsidRDefault="00C71256" w:rsidP="00C71256">
      <w:pPr>
        <w:pStyle w:val="Code"/>
        <w:rPr>
          <w:lang w:val="en-GB"/>
        </w:rPr>
      </w:pPr>
      <w:r w:rsidRPr="00D822A3">
        <w:rPr>
          <w:lang w:val="en-GB"/>
        </w:rPr>
        <w:t xml:space="preserve">    </w:t>
      </w:r>
      <w:r w:rsidRPr="00D822A3">
        <w:rPr>
          <w:i/>
          <w:lang w:val="en-GB"/>
        </w:rPr>
        <w:t>declaration</w:t>
      </w:r>
      <w:r w:rsidRPr="00D822A3">
        <w:rPr>
          <w:lang w:val="en-GB"/>
        </w:rPr>
        <w:t>_</w:t>
      </w:r>
      <w:r w:rsidRPr="00D822A3">
        <w:rPr>
          <w:i/>
          <w:lang w:val="en-GB"/>
        </w:rPr>
        <w:t>specifier</w:t>
      </w:r>
      <w:r w:rsidRPr="00D822A3">
        <w:rPr>
          <w:lang w:val="en-GB"/>
        </w:rPr>
        <w:t>_</w:t>
      </w:r>
      <w:r w:rsidRPr="00D822A3">
        <w:rPr>
          <w:i/>
          <w:lang w:val="en-GB"/>
        </w:rPr>
        <w:t>list</w:t>
      </w:r>
      <w:r w:rsidRPr="00D822A3">
        <w:rPr>
          <w:lang w:val="en-GB"/>
        </w:rPr>
        <w:t xml:space="preserve"> </w:t>
      </w:r>
    </w:p>
    <w:p w14:paraId="1399597B" w14:textId="72F0C17A" w:rsidR="00C71256" w:rsidRPr="00D822A3" w:rsidRDefault="00C71256" w:rsidP="001D4FEE">
      <w:pPr>
        <w:rPr>
          <w:lang w:val="en-GB"/>
        </w:rPr>
      </w:pPr>
      <w:r w:rsidRPr="00D822A3">
        <w:rPr>
          <w:lang w:val="en-GB"/>
        </w:rPr>
        <w:t xml:space="preserve">  | </w:t>
      </w:r>
      <w:r w:rsidRPr="00D822A3">
        <w:rPr>
          <w:i/>
          <w:lang w:val="en-GB"/>
        </w:rPr>
        <w:t>declaration</w:t>
      </w:r>
      <w:r w:rsidRPr="00D822A3">
        <w:rPr>
          <w:lang w:val="en-GB"/>
        </w:rPr>
        <w:t>_</w:t>
      </w:r>
      <w:r w:rsidRPr="00D822A3">
        <w:rPr>
          <w:i/>
          <w:lang w:val="en-GB"/>
        </w:rPr>
        <w:t>specifier</w:t>
      </w:r>
      <w:r w:rsidRPr="00D822A3">
        <w:rPr>
          <w:lang w:val="en-GB"/>
        </w:rPr>
        <w:t>_</w:t>
      </w:r>
      <w:r w:rsidRPr="00D822A3">
        <w:rPr>
          <w:i/>
          <w:lang w:val="en-GB"/>
        </w:rPr>
        <w:t>list</w:t>
      </w:r>
      <w:r w:rsidRPr="00D822A3">
        <w:rPr>
          <w:lang w:val="en-GB"/>
        </w:rPr>
        <w:t xml:space="preserve"> </w:t>
      </w:r>
      <w:r w:rsidR="001D4FEE">
        <w:rPr>
          <w:i/>
          <w:lang w:val="en-GB"/>
        </w:rPr>
        <w:t>declarator</w:t>
      </w:r>
      <w:r w:rsidRPr="00D822A3">
        <w:rPr>
          <w:lang w:val="en-GB"/>
        </w:rPr>
        <w:t xml:space="preserve"> </w:t>
      </w:r>
    </w:p>
    <w:p w14:paraId="7D0A7D73" w14:textId="2F2FC26D" w:rsidR="00C71256" w:rsidRPr="00D822A3" w:rsidRDefault="00C71256" w:rsidP="00C71256">
      <w:pPr>
        <w:pStyle w:val="Code"/>
        <w:rPr>
          <w:lang w:val="en-GB"/>
        </w:rPr>
      </w:pPr>
      <w:r w:rsidRPr="00D822A3">
        <w:rPr>
          <w:lang w:val="en-GB"/>
        </w:rPr>
        <w:t xml:space="preserve">  | </w:t>
      </w:r>
      <w:r w:rsidRPr="00D822A3">
        <w:rPr>
          <w:i/>
          <w:lang w:val="en-GB"/>
        </w:rPr>
        <w:t>declaration</w:t>
      </w:r>
      <w:r w:rsidRPr="00D822A3">
        <w:rPr>
          <w:lang w:val="en-GB"/>
        </w:rPr>
        <w:t>_</w:t>
      </w:r>
      <w:r w:rsidRPr="00D822A3">
        <w:rPr>
          <w:i/>
          <w:lang w:val="en-GB"/>
        </w:rPr>
        <w:t>specifier</w:t>
      </w:r>
      <w:r w:rsidRPr="00D822A3">
        <w:rPr>
          <w:lang w:val="en-GB"/>
        </w:rPr>
        <w:t>_</w:t>
      </w:r>
      <w:r w:rsidRPr="00D822A3">
        <w:rPr>
          <w:i/>
          <w:lang w:val="en-GB"/>
        </w:rPr>
        <w:t>list</w:t>
      </w:r>
      <w:r w:rsidRPr="00D822A3">
        <w:rPr>
          <w:lang w:val="en-GB"/>
        </w:rPr>
        <w:t xml:space="preserve"> </w:t>
      </w:r>
      <w:r w:rsidR="00B535DA">
        <w:rPr>
          <w:i/>
          <w:lang w:val="en-GB"/>
        </w:rPr>
        <w:t>abstract_declarator</w:t>
      </w:r>
    </w:p>
    <w:p w14:paraId="167BA6B5" w14:textId="77777777" w:rsidR="00C71256" w:rsidRPr="00D822A3" w:rsidRDefault="00C71256" w:rsidP="00C71256">
      <w:pPr>
        <w:pStyle w:val="Code"/>
        <w:rPr>
          <w:lang w:val="en-GB"/>
        </w:rPr>
      </w:pPr>
    </w:p>
    <w:p w14:paraId="20B72008" w14:textId="77777777" w:rsidR="00C71256" w:rsidRPr="00D822A3" w:rsidRDefault="00C71256" w:rsidP="00C71256">
      <w:pPr>
        <w:pStyle w:val="Code"/>
        <w:rPr>
          <w:lang w:val="en-GB"/>
        </w:rPr>
      </w:pPr>
      <w:r w:rsidRPr="00D822A3">
        <w:rPr>
          <w:i/>
          <w:lang w:val="en-GB"/>
        </w:rPr>
        <w:t>optional</w:t>
      </w:r>
      <w:r w:rsidRPr="00D822A3">
        <w:rPr>
          <w:lang w:val="en-GB"/>
        </w:rPr>
        <w:t>_</w:t>
      </w:r>
      <w:r w:rsidRPr="00D822A3">
        <w:rPr>
          <w:i/>
          <w:lang w:val="en-GB"/>
        </w:rPr>
        <w:t>identifier</w:t>
      </w:r>
      <w:r w:rsidRPr="00D822A3">
        <w:rPr>
          <w:lang w:val="en-GB"/>
        </w:rPr>
        <w:t>_</w:t>
      </w:r>
      <w:r w:rsidRPr="00D822A3">
        <w:rPr>
          <w:i/>
          <w:lang w:val="en-GB"/>
        </w:rPr>
        <w:t>list</w:t>
      </w:r>
      <w:r w:rsidRPr="00D822A3">
        <w:rPr>
          <w:lang w:val="en-GB"/>
        </w:rPr>
        <w:t xml:space="preserve"> ::=</w:t>
      </w:r>
    </w:p>
    <w:p w14:paraId="2C54A82D" w14:textId="77777777" w:rsidR="00C71256" w:rsidRPr="00D822A3" w:rsidRDefault="00C71256" w:rsidP="00C71256">
      <w:pPr>
        <w:pStyle w:val="Code"/>
        <w:rPr>
          <w:lang w:val="en-GB"/>
        </w:rPr>
      </w:pPr>
      <w:r w:rsidRPr="00D822A3">
        <w:rPr>
          <w:lang w:val="en-GB"/>
        </w:rPr>
        <w:t xml:space="preserve">    /* </w:t>
      </w:r>
      <w:r w:rsidRPr="00D822A3">
        <w:rPr>
          <w:i/>
          <w:lang w:val="en-GB"/>
        </w:rPr>
        <w:t>empty</w:t>
      </w:r>
      <w:r w:rsidRPr="00D822A3">
        <w:rPr>
          <w:lang w:val="en-GB"/>
        </w:rPr>
        <w:t xml:space="preserve"> */  </w:t>
      </w:r>
    </w:p>
    <w:p w14:paraId="46C494F3" w14:textId="77777777" w:rsidR="00C71256" w:rsidRPr="00D822A3" w:rsidRDefault="00C71256" w:rsidP="00C71256">
      <w:pPr>
        <w:pStyle w:val="Code"/>
        <w:rPr>
          <w:lang w:val="en-GB"/>
        </w:rPr>
      </w:pPr>
      <w:r w:rsidRPr="00D822A3">
        <w:rPr>
          <w:lang w:val="en-GB"/>
        </w:rPr>
        <w:t xml:space="preserve">  | </w:t>
      </w:r>
      <w:r w:rsidRPr="00D822A3">
        <w:rPr>
          <w:i/>
          <w:lang w:val="en-GB"/>
        </w:rPr>
        <w:t>identifier</w:t>
      </w:r>
      <w:r w:rsidRPr="00D822A3">
        <w:rPr>
          <w:lang w:val="en-GB"/>
        </w:rPr>
        <w:t>_</w:t>
      </w:r>
      <w:r w:rsidRPr="00D822A3">
        <w:rPr>
          <w:i/>
          <w:lang w:val="en-GB"/>
        </w:rPr>
        <w:t>list</w:t>
      </w:r>
    </w:p>
    <w:p w14:paraId="7E92F681" w14:textId="77777777" w:rsidR="00C71256" w:rsidRPr="00D822A3" w:rsidRDefault="00C71256" w:rsidP="00C71256">
      <w:pPr>
        <w:pStyle w:val="Code"/>
        <w:rPr>
          <w:lang w:val="en-GB"/>
        </w:rPr>
      </w:pPr>
    </w:p>
    <w:p w14:paraId="6707B6F6" w14:textId="77777777" w:rsidR="00C71256" w:rsidRPr="00D822A3" w:rsidRDefault="00C71256" w:rsidP="00C71256">
      <w:pPr>
        <w:pStyle w:val="Code"/>
        <w:rPr>
          <w:lang w:val="en-GB"/>
        </w:rPr>
      </w:pPr>
      <w:r w:rsidRPr="00D822A3">
        <w:rPr>
          <w:i/>
          <w:lang w:val="en-GB"/>
        </w:rPr>
        <w:t>identifier</w:t>
      </w:r>
      <w:r w:rsidRPr="00D822A3">
        <w:rPr>
          <w:lang w:val="en-GB"/>
        </w:rPr>
        <w:t>_</w:t>
      </w:r>
      <w:r w:rsidRPr="00D822A3">
        <w:rPr>
          <w:i/>
          <w:lang w:val="en-GB"/>
        </w:rPr>
        <w:t>list</w:t>
      </w:r>
      <w:r w:rsidRPr="00D822A3">
        <w:rPr>
          <w:lang w:val="en-GB"/>
        </w:rPr>
        <w:t xml:space="preserve"> ::=</w:t>
      </w:r>
    </w:p>
    <w:p w14:paraId="2E02DE33" w14:textId="77777777" w:rsidR="00C71256" w:rsidRPr="00D822A3" w:rsidRDefault="00C71256" w:rsidP="00C71256">
      <w:pPr>
        <w:pStyle w:val="Code"/>
        <w:rPr>
          <w:lang w:val="en-GB"/>
        </w:rPr>
      </w:pPr>
      <w:r w:rsidRPr="00D822A3">
        <w:rPr>
          <w:lang w:val="en-GB"/>
        </w:rPr>
        <w:t xml:space="preserve">    </w:t>
      </w:r>
      <w:r w:rsidRPr="00D822A3">
        <w:rPr>
          <w:b/>
          <w:lang w:val="en-GB"/>
        </w:rPr>
        <w:t>identifier</w:t>
      </w:r>
      <w:r w:rsidRPr="00D822A3">
        <w:rPr>
          <w:lang w:val="en-GB"/>
        </w:rPr>
        <w:t xml:space="preserve"> </w:t>
      </w:r>
    </w:p>
    <w:p w14:paraId="3F131468" w14:textId="77777777" w:rsidR="00C71256" w:rsidRPr="00D822A3" w:rsidRDefault="00C71256" w:rsidP="00C71256">
      <w:pPr>
        <w:pStyle w:val="Code"/>
        <w:rPr>
          <w:lang w:val="en-GB"/>
        </w:rPr>
      </w:pPr>
      <w:r w:rsidRPr="00D822A3">
        <w:rPr>
          <w:lang w:val="en-GB"/>
        </w:rPr>
        <w:t xml:space="preserve">  | </w:t>
      </w:r>
      <w:r w:rsidRPr="00D822A3">
        <w:rPr>
          <w:i/>
          <w:lang w:val="en-GB"/>
        </w:rPr>
        <w:t>identifier</w:t>
      </w:r>
      <w:r w:rsidRPr="00D822A3">
        <w:rPr>
          <w:lang w:val="en-GB"/>
        </w:rPr>
        <w:t>_</w:t>
      </w:r>
      <w:r w:rsidRPr="00D822A3">
        <w:rPr>
          <w:i/>
          <w:lang w:val="en-GB"/>
        </w:rPr>
        <w:t>list</w:t>
      </w:r>
      <w:r w:rsidRPr="00D822A3">
        <w:rPr>
          <w:lang w:val="en-GB"/>
        </w:rPr>
        <w:t xml:space="preserve"> </w:t>
      </w:r>
      <w:r w:rsidRPr="00D822A3">
        <w:rPr>
          <w:b/>
          <w:lang w:val="en-GB"/>
        </w:rPr>
        <w:t>,</w:t>
      </w:r>
      <w:r w:rsidRPr="00D822A3">
        <w:rPr>
          <w:lang w:val="en-GB"/>
        </w:rPr>
        <w:t xml:space="preserve"> </w:t>
      </w:r>
      <w:r w:rsidRPr="00D822A3">
        <w:rPr>
          <w:b/>
          <w:lang w:val="en-GB"/>
        </w:rPr>
        <w:t>identifier</w:t>
      </w:r>
    </w:p>
    <w:p w14:paraId="5A02B75E" w14:textId="77777777" w:rsidR="00C71256" w:rsidRPr="00D822A3" w:rsidRDefault="00C71256" w:rsidP="00C71256">
      <w:pPr>
        <w:pStyle w:val="Code"/>
        <w:rPr>
          <w:lang w:val="en-GB"/>
        </w:rPr>
      </w:pPr>
    </w:p>
    <w:p w14:paraId="354165F8" w14:textId="6E8F6F5B" w:rsidR="00C71256" w:rsidRPr="00D822A3" w:rsidRDefault="002F35C1" w:rsidP="00C71256">
      <w:pPr>
        <w:pStyle w:val="Code"/>
        <w:rPr>
          <w:lang w:val="en-GB"/>
        </w:rPr>
      </w:pPr>
      <w:r w:rsidRPr="00D822A3">
        <w:rPr>
          <w:i/>
          <w:lang w:val="en-GB"/>
        </w:rPr>
        <w:t>initializer</w:t>
      </w:r>
      <w:r w:rsidR="00C71256" w:rsidRPr="00D822A3">
        <w:rPr>
          <w:lang w:val="en-GB"/>
        </w:rPr>
        <w:t>_</w:t>
      </w:r>
      <w:r w:rsidR="00C71256" w:rsidRPr="00D822A3">
        <w:rPr>
          <w:i/>
          <w:lang w:val="en-GB"/>
        </w:rPr>
        <w:t>list</w:t>
      </w:r>
      <w:r w:rsidR="00C71256" w:rsidRPr="00D822A3">
        <w:rPr>
          <w:lang w:val="en-GB"/>
        </w:rPr>
        <w:t xml:space="preserve"> ::=</w:t>
      </w:r>
    </w:p>
    <w:p w14:paraId="28F1A640" w14:textId="6AD24DBE" w:rsidR="00C71256" w:rsidRPr="00D822A3" w:rsidRDefault="00C71256" w:rsidP="00C71256">
      <w:pPr>
        <w:pStyle w:val="Code"/>
        <w:rPr>
          <w:lang w:val="en-GB"/>
        </w:rPr>
      </w:pPr>
      <w:r w:rsidRPr="00D822A3">
        <w:rPr>
          <w:lang w:val="en-GB"/>
        </w:rPr>
        <w:t xml:space="preserve">    </w:t>
      </w:r>
      <w:r w:rsidR="002F35C1" w:rsidRPr="00D822A3">
        <w:rPr>
          <w:i/>
          <w:lang w:val="en-GB"/>
        </w:rPr>
        <w:t>initializer</w:t>
      </w:r>
      <w:r w:rsidRPr="00D822A3">
        <w:rPr>
          <w:lang w:val="en-GB"/>
        </w:rPr>
        <w:t xml:space="preserve"> </w:t>
      </w:r>
    </w:p>
    <w:p w14:paraId="59839FD8" w14:textId="671C1667" w:rsidR="00C71256" w:rsidRPr="00D822A3" w:rsidRDefault="00C71256" w:rsidP="00C71256">
      <w:pPr>
        <w:pStyle w:val="Code"/>
        <w:rPr>
          <w:lang w:val="en-GB"/>
        </w:rPr>
      </w:pPr>
      <w:r w:rsidRPr="00D822A3">
        <w:rPr>
          <w:lang w:val="en-GB"/>
        </w:rPr>
        <w:t xml:space="preserve">  | </w:t>
      </w:r>
      <w:r w:rsidR="002F35C1" w:rsidRPr="00D822A3">
        <w:rPr>
          <w:i/>
          <w:lang w:val="en-GB"/>
        </w:rPr>
        <w:t>initializer</w:t>
      </w:r>
      <w:r w:rsidRPr="00D822A3">
        <w:rPr>
          <w:lang w:val="en-GB"/>
        </w:rPr>
        <w:t>_</w:t>
      </w:r>
      <w:r w:rsidRPr="00D822A3">
        <w:rPr>
          <w:i/>
          <w:lang w:val="en-GB"/>
        </w:rPr>
        <w:t>list</w:t>
      </w:r>
      <w:r w:rsidRPr="00D822A3">
        <w:rPr>
          <w:lang w:val="en-GB"/>
        </w:rPr>
        <w:t xml:space="preserve"> </w:t>
      </w:r>
      <w:r w:rsidRPr="00D822A3">
        <w:rPr>
          <w:b/>
          <w:lang w:val="en-GB"/>
        </w:rPr>
        <w:t>,</w:t>
      </w:r>
      <w:r w:rsidRPr="00D822A3">
        <w:rPr>
          <w:lang w:val="en-GB"/>
        </w:rPr>
        <w:t xml:space="preserve"> </w:t>
      </w:r>
      <w:r w:rsidR="002F35C1" w:rsidRPr="00D822A3">
        <w:rPr>
          <w:i/>
          <w:lang w:val="en-GB"/>
        </w:rPr>
        <w:t>initializer</w:t>
      </w:r>
    </w:p>
    <w:p w14:paraId="2997FCF5" w14:textId="77777777" w:rsidR="00C71256" w:rsidRPr="00D822A3" w:rsidRDefault="00C71256" w:rsidP="00C71256">
      <w:pPr>
        <w:pStyle w:val="Code"/>
        <w:rPr>
          <w:lang w:val="en-GB"/>
        </w:rPr>
      </w:pPr>
    </w:p>
    <w:p w14:paraId="46D01487" w14:textId="43E5DBF2" w:rsidR="00C71256" w:rsidRPr="00D822A3" w:rsidRDefault="002F35C1" w:rsidP="00C71256">
      <w:pPr>
        <w:pStyle w:val="Code"/>
        <w:rPr>
          <w:lang w:val="en-GB"/>
        </w:rPr>
      </w:pPr>
      <w:r w:rsidRPr="00D822A3">
        <w:rPr>
          <w:i/>
          <w:lang w:val="en-GB"/>
        </w:rPr>
        <w:t>initializer</w:t>
      </w:r>
      <w:r w:rsidR="00C71256" w:rsidRPr="00D822A3">
        <w:rPr>
          <w:lang w:val="en-GB"/>
        </w:rPr>
        <w:t xml:space="preserve"> ::=</w:t>
      </w:r>
    </w:p>
    <w:p w14:paraId="37B04A7F" w14:textId="77777777" w:rsidR="00C71256" w:rsidRPr="00D822A3" w:rsidRDefault="00C71256" w:rsidP="00C71256">
      <w:pPr>
        <w:pStyle w:val="Code"/>
        <w:rPr>
          <w:lang w:val="en-GB"/>
        </w:rPr>
      </w:pPr>
      <w:r w:rsidRPr="00D822A3">
        <w:rPr>
          <w:lang w:val="en-GB"/>
        </w:rPr>
        <w:t xml:space="preserve">    </w:t>
      </w:r>
      <w:r w:rsidRPr="00D822A3">
        <w:rPr>
          <w:i/>
          <w:lang w:val="en-GB"/>
        </w:rPr>
        <w:t>assignment</w:t>
      </w:r>
      <w:r w:rsidRPr="00D822A3">
        <w:rPr>
          <w:lang w:val="en-GB"/>
        </w:rPr>
        <w:t>_</w:t>
      </w:r>
      <w:r w:rsidRPr="00D822A3">
        <w:rPr>
          <w:i/>
          <w:lang w:val="en-GB"/>
        </w:rPr>
        <w:t>expression</w:t>
      </w:r>
      <w:r w:rsidRPr="00D822A3">
        <w:rPr>
          <w:lang w:val="en-GB"/>
        </w:rPr>
        <w:t xml:space="preserve"> </w:t>
      </w:r>
    </w:p>
    <w:p w14:paraId="0126C09C" w14:textId="2F7CA282" w:rsidR="00C71256" w:rsidRPr="00D822A3" w:rsidRDefault="00C71256" w:rsidP="00C71256">
      <w:pPr>
        <w:pStyle w:val="Code"/>
        <w:rPr>
          <w:lang w:val="en-GB"/>
        </w:rPr>
      </w:pPr>
      <w:r w:rsidRPr="00D822A3">
        <w:rPr>
          <w:lang w:val="en-GB"/>
        </w:rPr>
        <w:t xml:space="preserve">  | </w:t>
      </w:r>
      <w:r w:rsidRPr="00D822A3">
        <w:rPr>
          <w:b/>
          <w:lang w:val="en-GB"/>
        </w:rPr>
        <w:t>(</w:t>
      </w:r>
      <w:r w:rsidRPr="00D822A3">
        <w:rPr>
          <w:lang w:val="en-GB"/>
        </w:rPr>
        <w:t xml:space="preserve"> </w:t>
      </w:r>
      <w:r w:rsidR="002F35C1" w:rsidRPr="00D822A3">
        <w:rPr>
          <w:i/>
          <w:lang w:val="en-GB"/>
        </w:rPr>
        <w:t>initializer</w:t>
      </w:r>
      <w:r w:rsidRPr="00D822A3">
        <w:rPr>
          <w:lang w:val="en-GB"/>
        </w:rPr>
        <w:t>_</w:t>
      </w:r>
      <w:r w:rsidRPr="00D822A3">
        <w:rPr>
          <w:i/>
          <w:lang w:val="en-GB"/>
        </w:rPr>
        <w:t>list</w:t>
      </w:r>
      <w:r w:rsidRPr="00D822A3">
        <w:rPr>
          <w:lang w:val="en-GB"/>
        </w:rPr>
        <w:t xml:space="preserve"> </w:t>
      </w:r>
      <w:r w:rsidRPr="00D822A3">
        <w:rPr>
          <w:b/>
          <w:lang w:val="en-GB"/>
        </w:rPr>
        <w:t>)</w:t>
      </w:r>
      <w:r w:rsidRPr="00D822A3">
        <w:rPr>
          <w:lang w:val="en-GB"/>
        </w:rPr>
        <w:t xml:space="preserve"> </w:t>
      </w:r>
    </w:p>
    <w:p w14:paraId="46B7C550" w14:textId="6AE1C7DE" w:rsidR="00C71256" w:rsidRPr="00D822A3" w:rsidRDefault="00C71256" w:rsidP="00C71256">
      <w:pPr>
        <w:pStyle w:val="Code"/>
        <w:rPr>
          <w:lang w:val="en-GB"/>
        </w:rPr>
      </w:pPr>
      <w:r w:rsidRPr="00D822A3">
        <w:rPr>
          <w:lang w:val="en-GB"/>
        </w:rPr>
        <w:t xml:space="preserve">  | </w:t>
      </w:r>
      <w:r w:rsidRPr="00D822A3">
        <w:rPr>
          <w:b/>
          <w:lang w:val="en-GB"/>
        </w:rPr>
        <w:t>(</w:t>
      </w:r>
      <w:r w:rsidRPr="00D822A3">
        <w:rPr>
          <w:lang w:val="en-GB"/>
        </w:rPr>
        <w:t xml:space="preserve"> </w:t>
      </w:r>
      <w:r w:rsidR="002F35C1" w:rsidRPr="00D822A3">
        <w:rPr>
          <w:i/>
          <w:lang w:val="en-GB"/>
        </w:rPr>
        <w:t>initializer</w:t>
      </w:r>
      <w:r w:rsidRPr="00D822A3">
        <w:rPr>
          <w:lang w:val="en-GB"/>
        </w:rPr>
        <w:t>_</w:t>
      </w:r>
      <w:r w:rsidRPr="00D822A3">
        <w:rPr>
          <w:i/>
          <w:lang w:val="en-GB"/>
        </w:rPr>
        <w:t>list</w:t>
      </w:r>
      <w:r w:rsidRPr="00D822A3">
        <w:rPr>
          <w:lang w:val="en-GB"/>
        </w:rPr>
        <w:t xml:space="preserve"> </w:t>
      </w:r>
      <w:r w:rsidRPr="00D822A3">
        <w:rPr>
          <w:b/>
          <w:lang w:val="en-GB"/>
        </w:rPr>
        <w:t>,</w:t>
      </w:r>
      <w:r w:rsidRPr="00D822A3">
        <w:rPr>
          <w:lang w:val="en-GB"/>
        </w:rPr>
        <w:t xml:space="preserve"> </w:t>
      </w:r>
      <w:r w:rsidRPr="00D822A3">
        <w:rPr>
          <w:b/>
          <w:lang w:val="en-GB"/>
        </w:rPr>
        <w:t>)</w:t>
      </w:r>
    </w:p>
    <w:p w14:paraId="13196116" w14:textId="77777777" w:rsidR="00C71256" w:rsidRPr="00D822A3" w:rsidRDefault="00C71256" w:rsidP="00C71256">
      <w:pPr>
        <w:pStyle w:val="Code"/>
        <w:rPr>
          <w:lang w:val="en-GB"/>
        </w:rPr>
      </w:pPr>
    </w:p>
    <w:p w14:paraId="4FAE51D2" w14:textId="77777777" w:rsidR="00C71256" w:rsidRPr="00D822A3" w:rsidRDefault="00C71256" w:rsidP="00C71256">
      <w:pPr>
        <w:pStyle w:val="Code"/>
        <w:rPr>
          <w:lang w:val="en-GB"/>
        </w:rPr>
      </w:pPr>
      <w:r w:rsidRPr="00D822A3">
        <w:rPr>
          <w:i/>
          <w:lang w:val="en-GB"/>
        </w:rPr>
        <w:t>type</w:t>
      </w:r>
      <w:r w:rsidRPr="00D822A3">
        <w:rPr>
          <w:lang w:val="en-GB"/>
        </w:rPr>
        <w:t>_</w:t>
      </w:r>
      <w:r w:rsidRPr="00D822A3">
        <w:rPr>
          <w:i/>
          <w:lang w:val="en-GB"/>
        </w:rPr>
        <w:t>name</w:t>
      </w:r>
      <w:r w:rsidRPr="00D822A3">
        <w:rPr>
          <w:lang w:val="en-GB"/>
        </w:rPr>
        <w:t xml:space="preserve"> ::=</w:t>
      </w:r>
    </w:p>
    <w:p w14:paraId="6D85D468" w14:textId="77777777" w:rsidR="00C71256" w:rsidRPr="00D822A3" w:rsidRDefault="00C71256" w:rsidP="00C71256">
      <w:pPr>
        <w:pStyle w:val="Code"/>
        <w:rPr>
          <w:lang w:val="en-GB"/>
        </w:rPr>
      </w:pPr>
      <w:r w:rsidRPr="00D822A3">
        <w:rPr>
          <w:lang w:val="en-GB"/>
        </w:rPr>
        <w:t xml:space="preserve">    </w:t>
      </w:r>
      <w:r w:rsidRPr="00D822A3">
        <w:rPr>
          <w:i/>
          <w:lang w:val="en-GB"/>
        </w:rPr>
        <w:t>declaration</w:t>
      </w:r>
      <w:r w:rsidRPr="00D822A3">
        <w:rPr>
          <w:lang w:val="en-GB"/>
        </w:rPr>
        <w:t>_</w:t>
      </w:r>
      <w:r w:rsidRPr="00D822A3">
        <w:rPr>
          <w:i/>
          <w:lang w:val="en-GB"/>
        </w:rPr>
        <w:t>specifier</w:t>
      </w:r>
      <w:r w:rsidRPr="00D822A3">
        <w:rPr>
          <w:lang w:val="en-GB"/>
        </w:rPr>
        <w:t>_</w:t>
      </w:r>
      <w:r w:rsidRPr="00D822A3">
        <w:rPr>
          <w:i/>
          <w:lang w:val="en-GB"/>
        </w:rPr>
        <w:t>list</w:t>
      </w:r>
      <w:r w:rsidRPr="00D822A3">
        <w:rPr>
          <w:lang w:val="en-GB"/>
        </w:rPr>
        <w:t xml:space="preserve">  </w:t>
      </w:r>
    </w:p>
    <w:p w14:paraId="423281EF" w14:textId="51C4F4E6" w:rsidR="00C71256" w:rsidRPr="00D822A3" w:rsidRDefault="00C71256" w:rsidP="00C71256">
      <w:pPr>
        <w:pStyle w:val="Code"/>
        <w:rPr>
          <w:lang w:val="en-GB"/>
        </w:rPr>
      </w:pPr>
      <w:r w:rsidRPr="00D822A3">
        <w:rPr>
          <w:lang w:val="en-GB"/>
        </w:rPr>
        <w:t xml:space="preserve">  | </w:t>
      </w:r>
      <w:r w:rsidRPr="00D822A3">
        <w:rPr>
          <w:i/>
          <w:lang w:val="en-GB"/>
        </w:rPr>
        <w:t>declaration</w:t>
      </w:r>
      <w:r w:rsidRPr="00D822A3">
        <w:rPr>
          <w:lang w:val="en-GB"/>
        </w:rPr>
        <w:t>_</w:t>
      </w:r>
      <w:r w:rsidRPr="00D822A3">
        <w:rPr>
          <w:i/>
          <w:lang w:val="en-GB"/>
        </w:rPr>
        <w:t>specifier</w:t>
      </w:r>
      <w:r w:rsidRPr="00D822A3">
        <w:rPr>
          <w:lang w:val="en-GB"/>
        </w:rPr>
        <w:t>_</w:t>
      </w:r>
      <w:r w:rsidRPr="00D822A3">
        <w:rPr>
          <w:i/>
          <w:lang w:val="en-GB"/>
        </w:rPr>
        <w:t>list</w:t>
      </w:r>
      <w:r w:rsidRPr="00D822A3">
        <w:rPr>
          <w:lang w:val="en-GB"/>
        </w:rPr>
        <w:t xml:space="preserve"> </w:t>
      </w:r>
      <w:r w:rsidR="00B535DA">
        <w:rPr>
          <w:i/>
          <w:lang w:val="en-GB"/>
        </w:rPr>
        <w:t>abstract_declarator</w:t>
      </w:r>
    </w:p>
    <w:p w14:paraId="26AF73E2" w14:textId="77777777" w:rsidR="00C71256" w:rsidRPr="00D822A3" w:rsidRDefault="00C71256" w:rsidP="00C71256">
      <w:pPr>
        <w:pStyle w:val="Code"/>
        <w:rPr>
          <w:lang w:val="en-GB"/>
        </w:rPr>
      </w:pPr>
    </w:p>
    <w:p w14:paraId="33FD7893" w14:textId="2BC056D8" w:rsidR="00C71256" w:rsidRPr="00D822A3" w:rsidRDefault="00B535DA" w:rsidP="00C71256">
      <w:pPr>
        <w:pStyle w:val="Code"/>
        <w:rPr>
          <w:lang w:val="en-GB"/>
        </w:rPr>
      </w:pPr>
      <w:r>
        <w:rPr>
          <w:i/>
          <w:lang w:val="en-GB"/>
        </w:rPr>
        <w:t>abstract_declarator</w:t>
      </w:r>
      <w:r w:rsidR="00C71256" w:rsidRPr="00D822A3">
        <w:rPr>
          <w:lang w:val="en-GB"/>
        </w:rPr>
        <w:t xml:space="preserve"> ::=</w:t>
      </w:r>
    </w:p>
    <w:p w14:paraId="1E076038" w14:textId="77777777" w:rsidR="00C71256" w:rsidRPr="00D822A3" w:rsidRDefault="00C71256" w:rsidP="00C71256">
      <w:pPr>
        <w:pStyle w:val="Code"/>
        <w:rPr>
          <w:lang w:val="en-GB"/>
        </w:rPr>
      </w:pPr>
      <w:r w:rsidRPr="00D822A3">
        <w:rPr>
          <w:lang w:val="en-GB"/>
        </w:rPr>
        <w:t xml:space="preserve">    </w:t>
      </w:r>
      <w:r w:rsidRPr="00D822A3">
        <w:rPr>
          <w:i/>
          <w:lang w:val="en-GB"/>
        </w:rPr>
        <w:t>pointer</w:t>
      </w:r>
      <w:r w:rsidRPr="00D822A3">
        <w:rPr>
          <w:lang w:val="en-GB"/>
        </w:rPr>
        <w:t>_</w:t>
      </w:r>
      <w:r w:rsidRPr="00D822A3">
        <w:rPr>
          <w:i/>
          <w:lang w:val="en-GB"/>
        </w:rPr>
        <w:t>list</w:t>
      </w:r>
      <w:r w:rsidRPr="00D822A3">
        <w:rPr>
          <w:b/>
          <w:lang w:val="en-GB"/>
        </w:rPr>
        <w:t xml:space="preserve">     </w:t>
      </w:r>
      <w:r w:rsidRPr="00D822A3">
        <w:rPr>
          <w:lang w:val="en-GB"/>
        </w:rPr>
        <w:t xml:space="preserve">  </w:t>
      </w:r>
    </w:p>
    <w:p w14:paraId="1C02FC65" w14:textId="3240DE6D" w:rsidR="00C71256" w:rsidRPr="00D822A3" w:rsidRDefault="00C71256" w:rsidP="00C71256">
      <w:pPr>
        <w:pStyle w:val="Code"/>
        <w:rPr>
          <w:lang w:val="en-GB"/>
        </w:rPr>
      </w:pPr>
      <w:r w:rsidRPr="00D822A3">
        <w:rPr>
          <w:lang w:val="en-GB"/>
        </w:rPr>
        <w:t xml:space="preserve">  | </w:t>
      </w:r>
      <w:r w:rsidRPr="00D822A3">
        <w:rPr>
          <w:i/>
          <w:lang w:val="en-GB"/>
        </w:rPr>
        <w:t>optional</w:t>
      </w:r>
      <w:r w:rsidRPr="00D822A3">
        <w:rPr>
          <w:lang w:val="en-GB"/>
        </w:rPr>
        <w:t>_</w:t>
      </w:r>
      <w:r w:rsidRPr="00D822A3">
        <w:rPr>
          <w:i/>
          <w:lang w:val="en-GB"/>
        </w:rPr>
        <w:t>pointer</w:t>
      </w:r>
      <w:r w:rsidRPr="00D822A3">
        <w:rPr>
          <w:lang w:val="en-GB"/>
        </w:rPr>
        <w:t>_</w:t>
      </w:r>
      <w:r w:rsidRPr="00D822A3">
        <w:rPr>
          <w:i/>
          <w:lang w:val="en-GB"/>
        </w:rPr>
        <w:t>list</w:t>
      </w:r>
      <w:r w:rsidRPr="00D822A3">
        <w:rPr>
          <w:lang w:val="en-GB"/>
        </w:rPr>
        <w:t xml:space="preserve"> </w:t>
      </w:r>
      <w:r w:rsidRPr="00D822A3">
        <w:rPr>
          <w:i/>
          <w:lang w:val="en-GB"/>
        </w:rPr>
        <w:t>direct</w:t>
      </w:r>
      <w:r w:rsidRPr="00D822A3">
        <w:rPr>
          <w:lang w:val="en-GB"/>
        </w:rPr>
        <w:t>_</w:t>
      </w:r>
      <w:r w:rsidR="00B535DA">
        <w:rPr>
          <w:i/>
          <w:lang w:val="en-GB"/>
        </w:rPr>
        <w:t>abstract_declarator</w:t>
      </w:r>
      <w:r w:rsidRPr="00D822A3">
        <w:rPr>
          <w:b/>
          <w:lang w:val="en-GB"/>
        </w:rPr>
        <w:t xml:space="preserve">     </w:t>
      </w:r>
      <w:r w:rsidRPr="00D822A3">
        <w:rPr>
          <w:lang w:val="en-GB"/>
        </w:rPr>
        <w:t xml:space="preserve"> </w:t>
      </w:r>
    </w:p>
    <w:p w14:paraId="39995D13" w14:textId="77777777" w:rsidR="00C71256" w:rsidRPr="00D822A3" w:rsidRDefault="00C71256" w:rsidP="00C71256">
      <w:pPr>
        <w:pStyle w:val="Code"/>
        <w:rPr>
          <w:lang w:val="en-GB"/>
        </w:rPr>
      </w:pPr>
    </w:p>
    <w:p w14:paraId="4B946616" w14:textId="4457FD6E" w:rsidR="00C71256" w:rsidRPr="00D822A3" w:rsidRDefault="00C71256" w:rsidP="00C71256">
      <w:pPr>
        <w:pStyle w:val="Code"/>
        <w:rPr>
          <w:lang w:val="en-GB"/>
        </w:rPr>
      </w:pPr>
      <w:r w:rsidRPr="00D822A3">
        <w:rPr>
          <w:i/>
          <w:lang w:val="en-GB"/>
        </w:rPr>
        <w:t>direct</w:t>
      </w:r>
      <w:r w:rsidRPr="00D822A3">
        <w:rPr>
          <w:lang w:val="en-GB"/>
        </w:rPr>
        <w:t>_</w:t>
      </w:r>
      <w:r w:rsidR="00B535DA">
        <w:rPr>
          <w:i/>
          <w:lang w:val="en-GB"/>
        </w:rPr>
        <w:t>abstract_declarator</w:t>
      </w:r>
      <w:r w:rsidRPr="00D822A3">
        <w:rPr>
          <w:lang w:val="en-GB"/>
        </w:rPr>
        <w:t xml:space="preserve"> ::=</w:t>
      </w:r>
    </w:p>
    <w:p w14:paraId="171D3F13" w14:textId="2FA6A349" w:rsidR="00C71256" w:rsidRPr="00D822A3" w:rsidRDefault="00C71256" w:rsidP="00C71256">
      <w:pPr>
        <w:pStyle w:val="Code"/>
        <w:rPr>
          <w:lang w:val="en-GB"/>
        </w:rPr>
      </w:pPr>
      <w:r w:rsidRPr="00D822A3">
        <w:rPr>
          <w:lang w:val="en-GB"/>
        </w:rPr>
        <w:t xml:space="preserve">    </w:t>
      </w:r>
      <w:r w:rsidRPr="00D822A3">
        <w:rPr>
          <w:b/>
          <w:lang w:val="en-GB"/>
        </w:rPr>
        <w:t>(</w:t>
      </w:r>
      <w:r w:rsidRPr="00D822A3">
        <w:rPr>
          <w:lang w:val="en-GB"/>
        </w:rPr>
        <w:t xml:space="preserve"> </w:t>
      </w:r>
      <w:r w:rsidR="00B535DA">
        <w:rPr>
          <w:i/>
          <w:lang w:val="en-GB"/>
        </w:rPr>
        <w:t>abstract_declarator</w:t>
      </w:r>
      <w:r w:rsidRPr="00D822A3">
        <w:rPr>
          <w:lang w:val="en-GB"/>
        </w:rPr>
        <w:t xml:space="preserve"> </w:t>
      </w:r>
      <w:r w:rsidRPr="00D822A3">
        <w:rPr>
          <w:b/>
          <w:lang w:val="en-GB"/>
        </w:rPr>
        <w:t>)</w:t>
      </w:r>
      <w:r w:rsidRPr="00D822A3">
        <w:rPr>
          <w:lang w:val="en-GB"/>
        </w:rPr>
        <w:t xml:space="preserve"> </w:t>
      </w:r>
    </w:p>
    <w:p w14:paraId="580970A7" w14:textId="77777777" w:rsidR="00C71256" w:rsidRPr="00D822A3" w:rsidRDefault="00C71256" w:rsidP="00C71256">
      <w:pPr>
        <w:pStyle w:val="Code"/>
        <w:rPr>
          <w:lang w:val="en-GB"/>
        </w:rPr>
      </w:pPr>
      <w:r w:rsidRPr="00D822A3">
        <w:rPr>
          <w:lang w:val="en-GB"/>
        </w:rPr>
        <w:t xml:space="preserve">  | </w:t>
      </w:r>
      <w:r w:rsidRPr="00D822A3">
        <w:rPr>
          <w:b/>
          <w:lang w:val="en-GB"/>
        </w:rPr>
        <w:t>[</w:t>
      </w:r>
      <w:r w:rsidRPr="00D822A3">
        <w:rPr>
          <w:lang w:val="en-GB"/>
        </w:rPr>
        <w:t xml:space="preserve"> </w:t>
      </w:r>
      <w:r w:rsidRPr="00D822A3">
        <w:rPr>
          <w:i/>
          <w:lang w:val="en-GB"/>
        </w:rPr>
        <w:t>optional</w:t>
      </w:r>
      <w:r w:rsidRPr="00D822A3">
        <w:rPr>
          <w:lang w:val="en-GB"/>
        </w:rPr>
        <w:t>_</w:t>
      </w:r>
      <w:r w:rsidRPr="00D822A3">
        <w:rPr>
          <w:i/>
          <w:lang w:val="en-GB"/>
        </w:rPr>
        <w:t>const</w:t>
      </w:r>
      <w:r w:rsidRPr="00D822A3">
        <w:rPr>
          <w:lang w:val="en-GB"/>
        </w:rPr>
        <w:t>_</w:t>
      </w:r>
      <w:r w:rsidRPr="00D822A3">
        <w:rPr>
          <w:i/>
          <w:lang w:val="en-GB"/>
        </w:rPr>
        <w:t>expression</w:t>
      </w:r>
      <w:r w:rsidRPr="00D822A3">
        <w:rPr>
          <w:lang w:val="en-GB"/>
        </w:rPr>
        <w:t xml:space="preserve"> </w:t>
      </w:r>
      <w:r w:rsidRPr="00D822A3">
        <w:rPr>
          <w:b/>
          <w:lang w:val="en-GB"/>
        </w:rPr>
        <w:t>]</w:t>
      </w:r>
      <w:r w:rsidRPr="00D822A3">
        <w:rPr>
          <w:lang w:val="en-GB"/>
        </w:rPr>
        <w:t xml:space="preserve"> </w:t>
      </w:r>
    </w:p>
    <w:p w14:paraId="7D338BB5" w14:textId="0746FF57" w:rsidR="00C71256" w:rsidRPr="00D822A3" w:rsidRDefault="00C71256" w:rsidP="00C71256">
      <w:pPr>
        <w:pStyle w:val="Code"/>
        <w:rPr>
          <w:lang w:val="en-GB"/>
        </w:rPr>
      </w:pPr>
      <w:r w:rsidRPr="00D822A3">
        <w:rPr>
          <w:lang w:val="en-GB"/>
        </w:rPr>
        <w:t xml:space="preserve">  | </w:t>
      </w:r>
      <w:r w:rsidRPr="00D822A3">
        <w:rPr>
          <w:i/>
          <w:lang w:val="en-GB"/>
        </w:rPr>
        <w:t>direct</w:t>
      </w:r>
      <w:r w:rsidRPr="00D822A3">
        <w:rPr>
          <w:lang w:val="en-GB"/>
        </w:rPr>
        <w:t>_</w:t>
      </w:r>
      <w:r w:rsidR="00B535DA">
        <w:rPr>
          <w:i/>
          <w:lang w:val="en-GB"/>
        </w:rPr>
        <w:t>abstract_declarator</w:t>
      </w:r>
      <w:r w:rsidRPr="00D822A3">
        <w:rPr>
          <w:lang w:val="en-GB"/>
        </w:rPr>
        <w:t xml:space="preserve"> </w:t>
      </w:r>
      <w:r w:rsidRPr="00D822A3">
        <w:rPr>
          <w:b/>
          <w:lang w:val="en-GB"/>
        </w:rPr>
        <w:t>[</w:t>
      </w:r>
      <w:r w:rsidRPr="00D822A3">
        <w:rPr>
          <w:lang w:val="en-GB"/>
        </w:rPr>
        <w:t xml:space="preserve"> </w:t>
      </w:r>
      <w:r w:rsidRPr="00D822A3">
        <w:rPr>
          <w:i/>
          <w:lang w:val="en-GB"/>
        </w:rPr>
        <w:t>optional</w:t>
      </w:r>
      <w:r w:rsidRPr="00D822A3">
        <w:rPr>
          <w:lang w:val="en-GB"/>
        </w:rPr>
        <w:t>_</w:t>
      </w:r>
      <w:r w:rsidRPr="00D822A3">
        <w:rPr>
          <w:i/>
          <w:lang w:val="en-GB"/>
        </w:rPr>
        <w:t>const</w:t>
      </w:r>
      <w:r w:rsidRPr="00D822A3">
        <w:rPr>
          <w:lang w:val="en-GB"/>
        </w:rPr>
        <w:t>_</w:t>
      </w:r>
      <w:r w:rsidRPr="00D822A3">
        <w:rPr>
          <w:i/>
          <w:lang w:val="en-GB"/>
        </w:rPr>
        <w:t>expression</w:t>
      </w:r>
      <w:r w:rsidRPr="00D822A3">
        <w:rPr>
          <w:lang w:val="en-GB"/>
        </w:rPr>
        <w:t xml:space="preserve"> </w:t>
      </w:r>
      <w:r w:rsidRPr="00D822A3">
        <w:rPr>
          <w:b/>
          <w:lang w:val="en-GB"/>
        </w:rPr>
        <w:t>]</w:t>
      </w:r>
      <w:r w:rsidRPr="00D822A3">
        <w:rPr>
          <w:lang w:val="en-GB"/>
        </w:rPr>
        <w:t xml:space="preserve"> </w:t>
      </w:r>
    </w:p>
    <w:p w14:paraId="3D83A52D" w14:textId="77777777" w:rsidR="00C71256" w:rsidRPr="00D822A3" w:rsidRDefault="00C71256" w:rsidP="00C71256">
      <w:pPr>
        <w:pStyle w:val="Code"/>
        <w:rPr>
          <w:lang w:val="en-GB"/>
        </w:rPr>
      </w:pPr>
      <w:r w:rsidRPr="00D822A3">
        <w:rPr>
          <w:lang w:val="en-GB"/>
        </w:rPr>
        <w:t xml:space="preserve">  | </w:t>
      </w:r>
      <w:r w:rsidRPr="00D822A3">
        <w:rPr>
          <w:b/>
          <w:lang w:val="en-GB"/>
        </w:rPr>
        <w:t>(</w:t>
      </w:r>
      <w:r w:rsidRPr="00D822A3">
        <w:rPr>
          <w:lang w:val="en-GB"/>
        </w:rPr>
        <w:t xml:space="preserve"> </w:t>
      </w:r>
      <w:r w:rsidRPr="00D822A3">
        <w:rPr>
          <w:i/>
          <w:lang w:val="en-GB"/>
        </w:rPr>
        <w:t>optional</w:t>
      </w:r>
      <w:r w:rsidRPr="00D822A3">
        <w:rPr>
          <w:lang w:val="en-GB"/>
        </w:rPr>
        <w:t>_</w:t>
      </w:r>
      <w:r w:rsidRPr="00D822A3">
        <w:rPr>
          <w:i/>
          <w:lang w:val="en-GB"/>
        </w:rPr>
        <w:t>parameter</w:t>
      </w:r>
      <w:r w:rsidRPr="00D822A3">
        <w:rPr>
          <w:lang w:val="en-GB"/>
        </w:rPr>
        <w:t>_</w:t>
      </w:r>
      <w:r w:rsidRPr="00D822A3">
        <w:rPr>
          <w:i/>
          <w:lang w:val="en-GB"/>
        </w:rPr>
        <w:t>ellipse</w:t>
      </w:r>
      <w:r w:rsidRPr="00D822A3">
        <w:rPr>
          <w:lang w:val="en-GB"/>
        </w:rPr>
        <w:t>_</w:t>
      </w:r>
      <w:r w:rsidRPr="00D822A3">
        <w:rPr>
          <w:i/>
          <w:lang w:val="en-GB"/>
        </w:rPr>
        <w:t>list</w:t>
      </w:r>
      <w:r w:rsidRPr="00D822A3">
        <w:rPr>
          <w:lang w:val="en-GB"/>
        </w:rPr>
        <w:t xml:space="preserve"> </w:t>
      </w:r>
      <w:r w:rsidRPr="00D822A3">
        <w:rPr>
          <w:b/>
          <w:lang w:val="en-GB"/>
        </w:rPr>
        <w:t>)</w:t>
      </w:r>
      <w:r w:rsidRPr="00D822A3">
        <w:rPr>
          <w:lang w:val="en-GB"/>
        </w:rPr>
        <w:t xml:space="preserve"> </w:t>
      </w:r>
    </w:p>
    <w:p w14:paraId="7E648417" w14:textId="277E970B" w:rsidR="00C71256" w:rsidRPr="00D822A3" w:rsidRDefault="00C71256" w:rsidP="00C71256">
      <w:pPr>
        <w:pStyle w:val="Code"/>
        <w:rPr>
          <w:lang w:val="en-GB"/>
        </w:rPr>
      </w:pPr>
      <w:r w:rsidRPr="00D822A3">
        <w:rPr>
          <w:lang w:val="en-GB"/>
        </w:rPr>
        <w:t xml:space="preserve">  | </w:t>
      </w:r>
      <w:r w:rsidRPr="00D822A3">
        <w:rPr>
          <w:i/>
          <w:lang w:val="en-GB"/>
        </w:rPr>
        <w:t>direct</w:t>
      </w:r>
      <w:r w:rsidRPr="00D822A3">
        <w:rPr>
          <w:lang w:val="en-GB"/>
        </w:rPr>
        <w:t>_</w:t>
      </w:r>
      <w:r w:rsidR="00B535DA">
        <w:rPr>
          <w:i/>
          <w:lang w:val="en-GB"/>
        </w:rPr>
        <w:t>abstract_declarator</w:t>
      </w:r>
      <w:r w:rsidRPr="00D822A3">
        <w:rPr>
          <w:lang w:val="en-GB"/>
        </w:rPr>
        <w:t xml:space="preserve"> </w:t>
      </w:r>
      <w:r w:rsidRPr="00D822A3">
        <w:rPr>
          <w:b/>
          <w:lang w:val="en-GB"/>
        </w:rPr>
        <w:t>(</w:t>
      </w:r>
      <w:r w:rsidRPr="00D822A3">
        <w:rPr>
          <w:lang w:val="en-GB"/>
        </w:rPr>
        <w:t xml:space="preserve"> </w:t>
      </w:r>
      <w:r w:rsidRPr="00D822A3">
        <w:rPr>
          <w:i/>
          <w:lang w:val="en-GB"/>
        </w:rPr>
        <w:t>optional</w:t>
      </w:r>
      <w:r w:rsidRPr="00D822A3">
        <w:rPr>
          <w:lang w:val="en-GB"/>
        </w:rPr>
        <w:t>_</w:t>
      </w:r>
      <w:r w:rsidRPr="00D822A3">
        <w:rPr>
          <w:i/>
          <w:lang w:val="en-GB"/>
        </w:rPr>
        <w:t>parameter</w:t>
      </w:r>
      <w:r w:rsidRPr="00D822A3">
        <w:rPr>
          <w:lang w:val="en-GB"/>
        </w:rPr>
        <w:t>_</w:t>
      </w:r>
      <w:r w:rsidRPr="00D822A3">
        <w:rPr>
          <w:i/>
          <w:lang w:val="en-GB"/>
        </w:rPr>
        <w:t>ellipse</w:t>
      </w:r>
      <w:r w:rsidRPr="00D822A3">
        <w:rPr>
          <w:lang w:val="en-GB"/>
        </w:rPr>
        <w:t>_</w:t>
      </w:r>
      <w:r w:rsidRPr="00D822A3">
        <w:rPr>
          <w:i/>
          <w:lang w:val="en-GB"/>
        </w:rPr>
        <w:t>list</w:t>
      </w:r>
      <w:r w:rsidRPr="00D822A3">
        <w:rPr>
          <w:lang w:val="en-GB"/>
        </w:rPr>
        <w:t xml:space="preserve"> </w:t>
      </w:r>
      <w:r w:rsidRPr="00D822A3">
        <w:rPr>
          <w:b/>
          <w:lang w:val="en-GB"/>
        </w:rPr>
        <w:t>)</w:t>
      </w:r>
    </w:p>
    <w:p w14:paraId="712C50E7" w14:textId="77777777" w:rsidR="00C71256" w:rsidRPr="00D822A3" w:rsidRDefault="00C71256" w:rsidP="00C71256">
      <w:pPr>
        <w:pStyle w:val="Code"/>
        <w:rPr>
          <w:lang w:val="en-GB"/>
        </w:rPr>
      </w:pPr>
    </w:p>
    <w:p w14:paraId="4C289325" w14:textId="77777777" w:rsidR="00C71256" w:rsidRPr="00D822A3" w:rsidRDefault="00C71256" w:rsidP="00C71256">
      <w:pPr>
        <w:pStyle w:val="Code"/>
        <w:rPr>
          <w:lang w:val="en-GB"/>
        </w:rPr>
      </w:pPr>
      <w:r w:rsidRPr="00D822A3">
        <w:rPr>
          <w:i/>
          <w:lang w:val="en-GB"/>
        </w:rPr>
        <w:t>optional</w:t>
      </w:r>
      <w:r w:rsidRPr="00D822A3">
        <w:rPr>
          <w:lang w:val="en-GB"/>
        </w:rPr>
        <w:t>_</w:t>
      </w:r>
      <w:r w:rsidRPr="00D822A3">
        <w:rPr>
          <w:i/>
          <w:lang w:val="en-GB"/>
        </w:rPr>
        <w:t>statement</w:t>
      </w:r>
      <w:r w:rsidRPr="00D822A3">
        <w:rPr>
          <w:lang w:val="en-GB"/>
        </w:rPr>
        <w:t>_</w:t>
      </w:r>
      <w:r w:rsidRPr="00D822A3">
        <w:rPr>
          <w:i/>
          <w:lang w:val="en-GB"/>
        </w:rPr>
        <w:t>list</w:t>
      </w:r>
      <w:r w:rsidRPr="00D822A3">
        <w:rPr>
          <w:lang w:val="en-GB"/>
        </w:rPr>
        <w:t xml:space="preserve"> ::=</w:t>
      </w:r>
    </w:p>
    <w:p w14:paraId="4BA1DB91" w14:textId="77777777" w:rsidR="00C71256" w:rsidRPr="00D822A3" w:rsidRDefault="00C71256" w:rsidP="00C71256">
      <w:pPr>
        <w:pStyle w:val="Code"/>
        <w:rPr>
          <w:lang w:val="en-GB"/>
        </w:rPr>
      </w:pPr>
      <w:r w:rsidRPr="00D822A3">
        <w:rPr>
          <w:lang w:val="en-GB"/>
        </w:rPr>
        <w:t xml:space="preserve">    /* </w:t>
      </w:r>
      <w:r w:rsidRPr="00D822A3">
        <w:rPr>
          <w:i/>
          <w:lang w:val="en-GB"/>
        </w:rPr>
        <w:t>empty</w:t>
      </w:r>
      <w:r w:rsidRPr="00D822A3">
        <w:rPr>
          <w:lang w:val="en-GB"/>
        </w:rPr>
        <w:t xml:space="preserve"> */</w:t>
      </w:r>
    </w:p>
    <w:p w14:paraId="1B711D73" w14:textId="77777777" w:rsidR="00C71256" w:rsidRPr="00D822A3" w:rsidRDefault="00C71256" w:rsidP="00C71256">
      <w:pPr>
        <w:pStyle w:val="Code"/>
        <w:rPr>
          <w:lang w:val="en-GB"/>
        </w:rPr>
      </w:pPr>
      <w:r w:rsidRPr="00D822A3">
        <w:rPr>
          <w:lang w:val="en-GB"/>
        </w:rPr>
        <w:t xml:space="preserve">  | </w:t>
      </w:r>
      <w:r w:rsidRPr="00D822A3">
        <w:rPr>
          <w:i/>
          <w:lang w:val="en-GB"/>
        </w:rPr>
        <w:t>statement</w:t>
      </w:r>
      <w:r w:rsidRPr="00D822A3">
        <w:rPr>
          <w:lang w:val="en-GB"/>
        </w:rPr>
        <w:t>_</w:t>
      </w:r>
      <w:r w:rsidRPr="00D822A3">
        <w:rPr>
          <w:i/>
          <w:lang w:val="en-GB"/>
        </w:rPr>
        <w:t>list</w:t>
      </w:r>
    </w:p>
    <w:p w14:paraId="5D837B19" w14:textId="77777777" w:rsidR="00C71256" w:rsidRPr="00D822A3" w:rsidRDefault="00C71256" w:rsidP="00C71256">
      <w:pPr>
        <w:pStyle w:val="Code"/>
        <w:rPr>
          <w:lang w:val="en-GB"/>
        </w:rPr>
      </w:pPr>
    </w:p>
    <w:p w14:paraId="18166260" w14:textId="77777777" w:rsidR="00C71256" w:rsidRPr="00D822A3" w:rsidRDefault="00C71256" w:rsidP="00C71256">
      <w:pPr>
        <w:pStyle w:val="Code"/>
        <w:rPr>
          <w:lang w:val="en-GB"/>
        </w:rPr>
      </w:pPr>
      <w:r w:rsidRPr="00D822A3">
        <w:rPr>
          <w:i/>
          <w:lang w:val="en-GB"/>
        </w:rPr>
        <w:t>statement</w:t>
      </w:r>
      <w:r w:rsidRPr="00D822A3">
        <w:rPr>
          <w:lang w:val="en-GB"/>
        </w:rPr>
        <w:t>_</w:t>
      </w:r>
      <w:r w:rsidRPr="00D822A3">
        <w:rPr>
          <w:i/>
          <w:lang w:val="en-GB"/>
        </w:rPr>
        <w:t>list</w:t>
      </w:r>
      <w:r w:rsidRPr="00D822A3">
        <w:rPr>
          <w:lang w:val="en-GB"/>
        </w:rPr>
        <w:t xml:space="preserve"> ::=</w:t>
      </w:r>
    </w:p>
    <w:p w14:paraId="2DC8ACC1" w14:textId="77777777" w:rsidR="00C71256" w:rsidRPr="00D822A3" w:rsidRDefault="00C71256" w:rsidP="00C71256">
      <w:pPr>
        <w:pStyle w:val="Code"/>
        <w:rPr>
          <w:lang w:val="en-GB"/>
        </w:rPr>
      </w:pPr>
      <w:r w:rsidRPr="00D822A3">
        <w:rPr>
          <w:lang w:val="en-GB"/>
        </w:rPr>
        <w:t xml:space="preserve">    </w:t>
      </w:r>
      <w:r w:rsidRPr="00D822A3">
        <w:rPr>
          <w:i/>
          <w:lang w:val="en-GB"/>
        </w:rPr>
        <w:t>statement</w:t>
      </w:r>
    </w:p>
    <w:p w14:paraId="06984494" w14:textId="77777777" w:rsidR="00C71256" w:rsidRPr="00D822A3" w:rsidRDefault="00C71256" w:rsidP="00C71256">
      <w:pPr>
        <w:pStyle w:val="Code"/>
        <w:rPr>
          <w:lang w:val="en-GB"/>
        </w:rPr>
      </w:pPr>
      <w:r w:rsidRPr="00D822A3">
        <w:rPr>
          <w:lang w:val="en-GB"/>
        </w:rPr>
        <w:t xml:space="preserve">  | </w:t>
      </w:r>
      <w:r w:rsidRPr="00D822A3">
        <w:rPr>
          <w:i/>
          <w:lang w:val="en-GB"/>
        </w:rPr>
        <w:t>statement</w:t>
      </w:r>
      <w:r w:rsidRPr="00D822A3">
        <w:rPr>
          <w:lang w:val="en-GB"/>
        </w:rPr>
        <w:t>_</w:t>
      </w:r>
      <w:r w:rsidRPr="00D822A3">
        <w:rPr>
          <w:i/>
          <w:lang w:val="en-GB"/>
        </w:rPr>
        <w:t>list</w:t>
      </w:r>
      <w:r w:rsidRPr="00D822A3">
        <w:rPr>
          <w:lang w:val="en-GB"/>
        </w:rPr>
        <w:t xml:space="preserve"> </w:t>
      </w:r>
      <w:r w:rsidRPr="00D822A3">
        <w:rPr>
          <w:i/>
          <w:lang w:val="en-GB"/>
        </w:rPr>
        <w:t>statement</w:t>
      </w:r>
    </w:p>
    <w:p w14:paraId="1A8B9ACA" w14:textId="77777777" w:rsidR="00C71256" w:rsidRPr="00D822A3" w:rsidRDefault="00C71256" w:rsidP="00C71256">
      <w:pPr>
        <w:pStyle w:val="Code"/>
        <w:rPr>
          <w:lang w:val="en-GB"/>
        </w:rPr>
      </w:pPr>
    </w:p>
    <w:p w14:paraId="78BDF39F" w14:textId="77777777" w:rsidR="00C71256" w:rsidRPr="00D822A3" w:rsidRDefault="00C71256" w:rsidP="00C71256">
      <w:pPr>
        <w:pStyle w:val="Code"/>
        <w:rPr>
          <w:lang w:val="en-GB"/>
        </w:rPr>
      </w:pPr>
      <w:r w:rsidRPr="00D822A3">
        <w:rPr>
          <w:i/>
          <w:lang w:val="en-GB"/>
        </w:rPr>
        <w:t>statement</w:t>
      </w:r>
      <w:r w:rsidRPr="00D822A3">
        <w:rPr>
          <w:lang w:val="en-GB"/>
        </w:rPr>
        <w:t xml:space="preserve"> ::=</w:t>
      </w:r>
    </w:p>
    <w:p w14:paraId="2A381C77" w14:textId="77777777" w:rsidR="00C71256" w:rsidRPr="00D822A3" w:rsidRDefault="00C71256" w:rsidP="00C71256">
      <w:pPr>
        <w:pStyle w:val="Code"/>
        <w:rPr>
          <w:lang w:val="en-GB"/>
        </w:rPr>
      </w:pPr>
      <w:r w:rsidRPr="00D822A3">
        <w:rPr>
          <w:lang w:val="en-GB"/>
        </w:rPr>
        <w:t xml:space="preserve">    </w:t>
      </w:r>
      <w:r w:rsidRPr="00D822A3">
        <w:rPr>
          <w:i/>
          <w:lang w:val="en-GB"/>
        </w:rPr>
        <w:t>open</w:t>
      </w:r>
      <w:r w:rsidRPr="00D822A3">
        <w:rPr>
          <w:lang w:val="en-GB"/>
        </w:rPr>
        <w:t>_</w:t>
      </w:r>
      <w:r w:rsidRPr="00D822A3">
        <w:rPr>
          <w:i/>
          <w:lang w:val="en-GB"/>
        </w:rPr>
        <w:t>statement</w:t>
      </w:r>
    </w:p>
    <w:p w14:paraId="45A8C4E4" w14:textId="77777777" w:rsidR="00C71256" w:rsidRPr="00D822A3" w:rsidRDefault="00C71256" w:rsidP="00C71256">
      <w:pPr>
        <w:pStyle w:val="Code"/>
        <w:rPr>
          <w:lang w:val="en-GB"/>
        </w:rPr>
      </w:pPr>
      <w:r w:rsidRPr="00D822A3">
        <w:rPr>
          <w:lang w:val="en-GB"/>
        </w:rPr>
        <w:t xml:space="preserve">  | </w:t>
      </w:r>
      <w:r w:rsidRPr="00D822A3">
        <w:rPr>
          <w:i/>
          <w:lang w:val="en-GB"/>
        </w:rPr>
        <w:t>closed</w:t>
      </w:r>
      <w:r w:rsidRPr="00D822A3">
        <w:rPr>
          <w:lang w:val="en-GB"/>
        </w:rPr>
        <w:t>_</w:t>
      </w:r>
      <w:r w:rsidRPr="00D822A3">
        <w:rPr>
          <w:i/>
          <w:lang w:val="en-GB"/>
        </w:rPr>
        <w:t>statement</w:t>
      </w:r>
    </w:p>
    <w:p w14:paraId="7696397D" w14:textId="77777777" w:rsidR="00C71256" w:rsidRPr="00D822A3" w:rsidRDefault="00C71256" w:rsidP="00C71256">
      <w:pPr>
        <w:pStyle w:val="Code"/>
        <w:rPr>
          <w:lang w:val="en-GB"/>
        </w:rPr>
      </w:pPr>
    </w:p>
    <w:p w14:paraId="7C28685E" w14:textId="77777777" w:rsidR="00C71256" w:rsidRPr="00D822A3" w:rsidRDefault="00C71256" w:rsidP="00C71256">
      <w:pPr>
        <w:pStyle w:val="Code"/>
        <w:rPr>
          <w:lang w:val="en-GB"/>
        </w:rPr>
      </w:pPr>
      <w:r w:rsidRPr="00D822A3">
        <w:rPr>
          <w:i/>
          <w:lang w:val="en-GB"/>
        </w:rPr>
        <w:t>open</w:t>
      </w:r>
      <w:r w:rsidRPr="00D822A3">
        <w:rPr>
          <w:lang w:val="en-GB"/>
        </w:rPr>
        <w:t>_</w:t>
      </w:r>
      <w:r w:rsidRPr="00D822A3">
        <w:rPr>
          <w:i/>
          <w:lang w:val="en-GB"/>
        </w:rPr>
        <w:t>statement</w:t>
      </w:r>
      <w:r w:rsidRPr="00D822A3">
        <w:rPr>
          <w:lang w:val="en-GB"/>
        </w:rPr>
        <w:t xml:space="preserve"> ::=</w:t>
      </w:r>
    </w:p>
    <w:p w14:paraId="3538D702" w14:textId="77777777" w:rsidR="00C71256" w:rsidRPr="00D822A3" w:rsidRDefault="00C71256" w:rsidP="00C71256">
      <w:pPr>
        <w:pStyle w:val="Code"/>
        <w:rPr>
          <w:lang w:val="en-GB"/>
        </w:rPr>
      </w:pPr>
      <w:r w:rsidRPr="00D822A3">
        <w:rPr>
          <w:lang w:val="en-GB"/>
        </w:rPr>
        <w:t xml:space="preserve">    </w:t>
      </w:r>
      <w:r w:rsidRPr="00D822A3">
        <w:rPr>
          <w:b/>
          <w:lang w:val="en-GB"/>
        </w:rPr>
        <w:t>if</w:t>
      </w:r>
      <w:r w:rsidRPr="00D822A3">
        <w:rPr>
          <w:lang w:val="en-GB"/>
        </w:rPr>
        <w:t xml:space="preserve"> </w:t>
      </w:r>
      <w:r w:rsidRPr="00D822A3">
        <w:rPr>
          <w:b/>
          <w:lang w:val="en-GB"/>
        </w:rPr>
        <w:t>(</w:t>
      </w:r>
      <w:r w:rsidRPr="00D822A3">
        <w:rPr>
          <w:lang w:val="en-GB"/>
        </w:rPr>
        <w:t xml:space="preserve"> </w:t>
      </w:r>
      <w:r w:rsidRPr="00D822A3">
        <w:rPr>
          <w:i/>
          <w:lang w:val="en-GB"/>
        </w:rPr>
        <w:t>expression</w:t>
      </w:r>
      <w:r w:rsidRPr="00D822A3">
        <w:rPr>
          <w:lang w:val="en-GB"/>
        </w:rPr>
        <w:t xml:space="preserve"> </w:t>
      </w:r>
      <w:r w:rsidRPr="00D822A3">
        <w:rPr>
          <w:b/>
          <w:lang w:val="en-GB"/>
        </w:rPr>
        <w:t xml:space="preserve">) </w:t>
      </w:r>
      <w:r w:rsidRPr="00D822A3">
        <w:rPr>
          <w:i/>
          <w:lang w:val="en-GB"/>
        </w:rPr>
        <w:t>statement</w:t>
      </w:r>
      <w:r w:rsidRPr="00D822A3">
        <w:rPr>
          <w:lang w:val="en-GB"/>
        </w:rPr>
        <w:t xml:space="preserve"> </w:t>
      </w:r>
    </w:p>
    <w:p w14:paraId="609D411D" w14:textId="77777777" w:rsidR="00C71256" w:rsidRPr="00D822A3" w:rsidRDefault="00C71256" w:rsidP="00C71256">
      <w:pPr>
        <w:pStyle w:val="Code"/>
        <w:rPr>
          <w:lang w:val="en-GB"/>
        </w:rPr>
      </w:pPr>
      <w:r w:rsidRPr="00D822A3">
        <w:rPr>
          <w:lang w:val="en-GB"/>
        </w:rPr>
        <w:t xml:space="preserve">  | </w:t>
      </w:r>
      <w:r w:rsidRPr="00D822A3">
        <w:rPr>
          <w:b/>
          <w:lang w:val="en-GB"/>
        </w:rPr>
        <w:t>if</w:t>
      </w:r>
      <w:r w:rsidRPr="00D822A3">
        <w:rPr>
          <w:lang w:val="en-GB"/>
        </w:rPr>
        <w:t xml:space="preserve"> </w:t>
      </w:r>
      <w:r w:rsidRPr="00D822A3">
        <w:rPr>
          <w:b/>
          <w:lang w:val="en-GB"/>
        </w:rPr>
        <w:t>(</w:t>
      </w:r>
      <w:r w:rsidRPr="00D822A3">
        <w:rPr>
          <w:lang w:val="en-GB"/>
        </w:rPr>
        <w:t xml:space="preserve"> </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closed</w:t>
      </w:r>
      <w:r w:rsidRPr="00D822A3">
        <w:rPr>
          <w:lang w:val="en-GB"/>
        </w:rPr>
        <w:t>_</w:t>
      </w:r>
      <w:r w:rsidRPr="00D822A3">
        <w:rPr>
          <w:i/>
          <w:lang w:val="en-GB"/>
        </w:rPr>
        <w:t>statement</w:t>
      </w:r>
      <w:r w:rsidRPr="00D822A3">
        <w:rPr>
          <w:lang w:val="en-GB"/>
        </w:rPr>
        <w:t xml:space="preserve"> </w:t>
      </w:r>
      <w:r w:rsidRPr="00D822A3">
        <w:rPr>
          <w:b/>
          <w:lang w:val="en-GB"/>
        </w:rPr>
        <w:t>else</w:t>
      </w:r>
      <w:r w:rsidRPr="00D822A3">
        <w:rPr>
          <w:lang w:val="en-GB"/>
        </w:rPr>
        <w:t xml:space="preserve"> </w:t>
      </w:r>
      <w:r w:rsidRPr="00D822A3">
        <w:rPr>
          <w:i/>
          <w:lang w:val="en-GB"/>
        </w:rPr>
        <w:t>open</w:t>
      </w:r>
      <w:r w:rsidRPr="00D822A3">
        <w:rPr>
          <w:lang w:val="en-GB"/>
        </w:rPr>
        <w:t>_</w:t>
      </w:r>
      <w:r w:rsidRPr="00D822A3">
        <w:rPr>
          <w:i/>
          <w:lang w:val="en-GB"/>
        </w:rPr>
        <w:t>statement</w:t>
      </w:r>
      <w:r w:rsidRPr="00D822A3">
        <w:rPr>
          <w:lang w:val="en-GB"/>
        </w:rPr>
        <w:t xml:space="preserve"> </w:t>
      </w:r>
    </w:p>
    <w:p w14:paraId="0BD7EA21" w14:textId="77777777" w:rsidR="00C71256" w:rsidRPr="00D822A3" w:rsidRDefault="00C71256" w:rsidP="00C71256">
      <w:pPr>
        <w:pStyle w:val="Code"/>
        <w:rPr>
          <w:lang w:val="en-GB"/>
        </w:rPr>
      </w:pPr>
      <w:r w:rsidRPr="00D822A3">
        <w:rPr>
          <w:lang w:val="en-GB"/>
        </w:rPr>
        <w:t xml:space="preserve">  | </w:t>
      </w:r>
      <w:r w:rsidRPr="00D822A3">
        <w:rPr>
          <w:b/>
          <w:lang w:val="en-GB"/>
        </w:rPr>
        <w:t>switch</w:t>
      </w:r>
      <w:r w:rsidRPr="00D822A3">
        <w:rPr>
          <w:lang w:val="en-GB"/>
        </w:rPr>
        <w:t xml:space="preserve"> </w:t>
      </w:r>
      <w:r w:rsidRPr="00D822A3">
        <w:rPr>
          <w:b/>
          <w:lang w:val="en-GB"/>
        </w:rPr>
        <w:t>(</w:t>
      </w:r>
      <w:r w:rsidRPr="00D822A3">
        <w:rPr>
          <w:lang w:val="en-GB"/>
        </w:rPr>
        <w:t xml:space="preserve"> </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open</w:t>
      </w:r>
      <w:r w:rsidRPr="00D822A3">
        <w:rPr>
          <w:lang w:val="en-GB"/>
        </w:rPr>
        <w:t>_</w:t>
      </w:r>
      <w:r w:rsidRPr="00D822A3">
        <w:rPr>
          <w:i/>
          <w:lang w:val="en-GB"/>
        </w:rPr>
        <w:t>statement</w:t>
      </w:r>
      <w:r w:rsidRPr="00D822A3">
        <w:rPr>
          <w:lang w:val="en-GB"/>
        </w:rPr>
        <w:t xml:space="preserve"> </w:t>
      </w:r>
    </w:p>
    <w:p w14:paraId="753D9960" w14:textId="77777777" w:rsidR="00C71256" w:rsidRPr="00D822A3" w:rsidRDefault="00C71256" w:rsidP="00C71256">
      <w:pPr>
        <w:pStyle w:val="Code"/>
        <w:rPr>
          <w:lang w:val="en-GB"/>
        </w:rPr>
      </w:pPr>
      <w:r w:rsidRPr="00D822A3">
        <w:rPr>
          <w:lang w:val="en-GB"/>
        </w:rPr>
        <w:t xml:space="preserve">  | </w:t>
      </w:r>
      <w:r w:rsidRPr="00D822A3">
        <w:rPr>
          <w:b/>
          <w:lang w:val="en-GB"/>
        </w:rPr>
        <w:t>case</w:t>
      </w:r>
      <w:r w:rsidRPr="00D822A3">
        <w:rPr>
          <w:lang w:val="en-GB"/>
        </w:rPr>
        <w:t xml:space="preserve"> </w:t>
      </w:r>
      <w:r w:rsidRPr="00D822A3">
        <w:rPr>
          <w:i/>
          <w:lang w:val="en-GB"/>
        </w:rPr>
        <w:t>const</w:t>
      </w:r>
      <w:r w:rsidRPr="00D822A3">
        <w:rPr>
          <w:lang w:val="en-GB"/>
        </w:rPr>
        <w:t>_</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open</w:t>
      </w:r>
      <w:r w:rsidRPr="00D822A3">
        <w:rPr>
          <w:lang w:val="en-GB"/>
        </w:rPr>
        <w:t>_</w:t>
      </w:r>
      <w:r w:rsidRPr="00D822A3">
        <w:rPr>
          <w:i/>
          <w:lang w:val="en-GB"/>
        </w:rPr>
        <w:t>statement</w:t>
      </w:r>
      <w:r w:rsidRPr="00D822A3">
        <w:rPr>
          <w:lang w:val="en-GB"/>
        </w:rPr>
        <w:t xml:space="preserve"> </w:t>
      </w:r>
    </w:p>
    <w:p w14:paraId="5731EA37" w14:textId="77777777" w:rsidR="00C71256" w:rsidRPr="00D822A3" w:rsidRDefault="00C71256" w:rsidP="00C71256">
      <w:pPr>
        <w:pStyle w:val="Code"/>
        <w:rPr>
          <w:lang w:val="en-GB"/>
        </w:rPr>
      </w:pPr>
      <w:r w:rsidRPr="00D822A3">
        <w:rPr>
          <w:lang w:val="en-GB"/>
        </w:rPr>
        <w:t xml:space="preserve">  | </w:t>
      </w:r>
      <w:r w:rsidRPr="00D822A3">
        <w:rPr>
          <w:b/>
          <w:lang w:val="en-GB"/>
        </w:rPr>
        <w:t>while</w:t>
      </w:r>
      <w:r w:rsidRPr="00D822A3">
        <w:rPr>
          <w:lang w:val="en-GB"/>
        </w:rPr>
        <w:t xml:space="preserve"> </w:t>
      </w:r>
      <w:r w:rsidRPr="00D822A3">
        <w:rPr>
          <w:b/>
          <w:lang w:val="en-GB"/>
        </w:rPr>
        <w:t>(</w:t>
      </w:r>
      <w:r w:rsidRPr="00D822A3">
        <w:rPr>
          <w:lang w:val="en-GB"/>
        </w:rPr>
        <w:t xml:space="preserve"> </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open</w:t>
      </w:r>
      <w:r w:rsidRPr="00D822A3">
        <w:rPr>
          <w:lang w:val="en-GB"/>
        </w:rPr>
        <w:t>_</w:t>
      </w:r>
      <w:r w:rsidRPr="00D822A3">
        <w:rPr>
          <w:i/>
          <w:lang w:val="en-GB"/>
        </w:rPr>
        <w:t>statement</w:t>
      </w:r>
    </w:p>
    <w:p w14:paraId="30F32104" w14:textId="77777777" w:rsidR="00C71256" w:rsidRPr="00D822A3" w:rsidRDefault="00C71256" w:rsidP="00C71256">
      <w:pPr>
        <w:pStyle w:val="Code"/>
        <w:rPr>
          <w:lang w:val="en-GB"/>
        </w:rPr>
      </w:pPr>
      <w:r w:rsidRPr="00D822A3">
        <w:rPr>
          <w:lang w:val="en-GB"/>
        </w:rPr>
        <w:t xml:space="preserve">  | </w:t>
      </w:r>
      <w:r w:rsidRPr="00D822A3">
        <w:rPr>
          <w:b/>
          <w:lang w:val="en-GB"/>
        </w:rPr>
        <w:t>for</w:t>
      </w:r>
      <w:r w:rsidRPr="00D822A3">
        <w:rPr>
          <w:lang w:val="en-GB"/>
        </w:rPr>
        <w:t xml:space="preserve"> </w:t>
      </w:r>
      <w:r w:rsidRPr="00D822A3">
        <w:rPr>
          <w:b/>
          <w:lang w:val="en-GB"/>
        </w:rPr>
        <w:t>(</w:t>
      </w:r>
      <w:r w:rsidRPr="00D822A3">
        <w:rPr>
          <w:lang w:val="en-GB"/>
        </w:rPr>
        <w:t xml:space="preserve"> </w:t>
      </w:r>
      <w:r w:rsidRPr="00D822A3">
        <w:rPr>
          <w:i/>
          <w:lang w:val="en-GB"/>
        </w:rPr>
        <w:t>optional</w:t>
      </w:r>
      <w:r w:rsidRPr="00D822A3">
        <w:rPr>
          <w:lang w:val="en-GB"/>
        </w:rPr>
        <w:t>_</w:t>
      </w:r>
      <w:r w:rsidRPr="00D822A3">
        <w:rPr>
          <w:i/>
          <w:lang w:val="en-GB"/>
        </w:rPr>
        <w:t>expression</w:t>
      </w:r>
      <w:r w:rsidRPr="00D822A3">
        <w:rPr>
          <w:b/>
          <w:lang w:val="en-GB"/>
        </w:rPr>
        <w:t xml:space="preserve"> ;</w:t>
      </w:r>
      <w:r w:rsidRPr="00D822A3">
        <w:rPr>
          <w:lang w:val="en-GB"/>
        </w:rPr>
        <w:t xml:space="preserve"> </w:t>
      </w:r>
      <w:r w:rsidRPr="00D822A3">
        <w:rPr>
          <w:i/>
          <w:lang w:val="en-GB"/>
        </w:rPr>
        <w:t>optional</w:t>
      </w:r>
      <w:r w:rsidRPr="00D822A3">
        <w:rPr>
          <w:lang w:val="en-GB"/>
        </w:rPr>
        <w:t>_</w:t>
      </w:r>
      <w:r w:rsidRPr="00D822A3">
        <w:rPr>
          <w:i/>
          <w:lang w:val="en-GB"/>
        </w:rPr>
        <w:t>expression</w:t>
      </w:r>
      <w:r w:rsidRPr="00D822A3">
        <w:rPr>
          <w:lang w:val="en-GB"/>
        </w:rPr>
        <w:t xml:space="preserve"> </w:t>
      </w:r>
      <w:r w:rsidRPr="00D822A3">
        <w:rPr>
          <w:b/>
          <w:lang w:val="en-GB"/>
        </w:rPr>
        <w:t>;</w:t>
      </w:r>
    </w:p>
    <w:p w14:paraId="7A46528B" w14:textId="77777777" w:rsidR="00C71256" w:rsidRPr="00D822A3" w:rsidRDefault="00C71256" w:rsidP="00C71256">
      <w:pPr>
        <w:pStyle w:val="Code"/>
        <w:rPr>
          <w:lang w:val="en-GB"/>
        </w:rPr>
      </w:pPr>
      <w:r w:rsidRPr="00D822A3">
        <w:rPr>
          <w:b/>
          <w:lang w:val="en-GB"/>
        </w:rPr>
        <w:t xml:space="preserve">       </w:t>
      </w:r>
      <w:r w:rsidRPr="00D822A3">
        <w:rPr>
          <w:lang w:val="en-GB"/>
        </w:rPr>
        <w:t xml:space="preserve">   </w:t>
      </w:r>
      <w:r w:rsidRPr="00D822A3">
        <w:rPr>
          <w:i/>
          <w:lang w:val="en-GB"/>
        </w:rPr>
        <w:t>optional</w:t>
      </w:r>
      <w:r w:rsidRPr="00D822A3">
        <w:rPr>
          <w:lang w:val="en-GB"/>
        </w:rPr>
        <w:t>_</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open</w:t>
      </w:r>
      <w:r w:rsidRPr="00D822A3">
        <w:rPr>
          <w:lang w:val="en-GB"/>
        </w:rPr>
        <w:t>_</w:t>
      </w:r>
      <w:r w:rsidRPr="00D822A3">
        <w:rPr>
          <w:i/>
          <w:lang w:val="en-GB"/>
        </w:rPr>
        <w:t>statement</w:t>
      </w:r>
      <w:r w:rsidRPr="00D822A3">
        <w:rPr>
          <w:lang w:val="en-GB"/>
        </w:rPr>
        <w:t xml:space="preserve"> </w:t>
      </w:r>
    </w:p>
    <w:p w14:paraId="76D99242" w14:textId="77777777" w:rsidR="00C71256" w:rsidRPr="00D822A3" w:rsidRDefault="00C71256" w:rsidP="00C71256">
      <w:pPr>
        <w:pStyle w:val="Code"/>
        <w:rPr>
          <w:lang w:val="en-GB"/>
        </w:rPr>
      </w:pPr>
      <w:r w:rsidRPr="00D822A3">
        <w:rPr>
          <w:lang w:val="en-GB"/>
        </w:rPr>
        <w:t xml:space="preserve">  | </w:t>
      </w:r>
      <w:r w:rsidRPr="00D822A3">
        <w:rPr>
          <w:b/>
          <w:lang w:val="en-GB"/>
        </w:rPr>
        <w:t>identifier</w:t>
      </w:r>
      <w:r w:rsidRPr="00D822A3">
        <w:rPr>
          <w:lang w:val="en-GB"/>
        </w:rPr>
        <w:t xml:space="preserve"> </w:t>
      </w:r>
      <w:r w:rsidRPr="00D822A3">
        <w:rPr>
          <w:b/>
          <w:lang w:val="en-GB"/>
        </w:rPr>
        <w:t>:</w:t>
      </w:r>
      <w:r w:rsidRPr="00D822A3">
        <w:rPr>
          <w:lang w:val="en-GB"/>
        </w:rPr>
        <w:t xml:space="preserve"> </w:t>
      </w:r>
      <w:r w:rsidRPr="00D822A3">
        <w:rPr>
          <w:i/>
          <w:lang w:val="en-GB"/>
        </w:rPr>
        <w:t>open</w:t>
      </w:r>
      <w:r w:rsidRPr="00D822A3">
        <w:rPr>
          <w:lang w:val="en-GB"/>
        </w:rPr>
        <w:t>_</w:t>
      </w:r>
      <w:r w:rsidRPr="00D822A3">
        <w:rPr>
          <w:i/>
          <w:lang w:val="en-GB"/>
        </w:rPr>
        <w:t>statement</w:t>
      </w:r>
    </w:p>
    <w:p w14:paraId="13CCE03F" w14:textId="77777777" w:rsidR="00C71256" w:rsidRPr="00D822A3" w:rsidRDefault="00C71256" w:rsidP="00C71256">
      <w:pPr>
        <w:pStyle w:val="Code"/>
        <w:rPr>
          <w:lang w:val="en-GB"/>
        </w:rPr>
      </w:pPr>
    </w:p>
    <w:p w14:paraId="35C38483" w14:textId="77777777" w:rsidR="00C71256" w:rsidRPr="00D822A3" w:rsidRDefault="00C71256" w:rsidP="00C71256">
      <w:pPr>
        <w:pStyle w:val="Code"/>
        <w:rPr>
          <w:lang w:val="en-GB"/>
        </w:rPr>
      </w:pPr>
      <w:r w:rsidRPr="00D822A3">
        <w:rPr>
          <w:i/>
          <w:lang w:val="en-GB"/>
        </w:rPr>
        <w:t>closed</w:t>
      </w:r>
      <w:r w:rsidRPr="00D822A3">
        <w:rPr>
          <w:lang w:val="en-GB"/>
        </w:rPr>
        <w:t>_</w:t>
      </w:r>
      <w:r w:rsidRPr="00D822A3">
        <w:rPr>
          <w:i/>
          <w:lang w:val="en-GB"/>
        </w:rPr>
        <w:t>statement</w:t>
      </w:r>
      <w:r w:rsidRPr="00D822A3">
        <w:rPr>
          <w:lang w:val="en-GB"/>
        </w:rPr>
        <w:t xml:space="preserve"> ::=</w:t>
      </w:r>
    </w:p>
    <w:p w14:paraId="28BF7533" w14:textId="77777777" w:rsidR="00C71256" w:rsidRPr="00D822A3" w:rsidRDefault="00C71256" w:rsidP="00C71256">
      <w:pPr>
        <w:pStyle w:val="Code"/>
        <w:rPr>
          <w:lang w:val="en-GB"/>
        </w:rPr>
      </w:pPr>
      <w:r w:rsidRPr="00D822A3">
        <w:rPr>
          <w:lang w:val="en-GB"/>
        </w:rPr>
        <w:t xml:space="preserve">    </w:t>
      </w:r>
      <w:r w:rsidRPr="00D822A3">
        <w:rPr>
          <w:b/>
          <w:lang w:val="en-GB"/>
        </w:rPr>
        <w:t>if</w:t>
      </w:r>
      <w:r w:rsidRPr="00D822A3">
        <w:rPr>
          <w:lang w:val="en-GB"/>
        </w:rPr>
        <w:t xml:space="preserve"> </w:t>
      </w:r>
      <w:r w:rsidRPr="00D822A3">
        <w:rPr>
          <w:b/>
          <w:lang w:val="en-GB"/>
        </w:rPr>
        <w:t>(</w:t>
      </w:r>
      <w:r w:rsidRPr="00D822A3">
        <w:rPr>
          <w:lang w:val="en-GB"/>
        </w:rPr>
        <w:t xml:space="preserve"> </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closed</w:t>
      </w:r>
      <w:r w:rsidRPr="00D822A3">
        <w:rPr>
          <w:lang w:val="en-GB"/>
        </w:rPr>
        <w:t>_</w:t>
      </w:r>
      <w:r w:rsidRPr="00D822A3">
        <w:rPr>
          <w:i/>
          <w:lang w:val="en-GB"/>
        </w:rPr>
        <w:t>statement</w:t>
      </w:r>
      <w:r w:rsidRPr="00D822A3">
        <w:rPr>
          <w:lang w:val="en-GB"/>
        </w:rPr>
        <w:t xml:space="preserve"> </w:t>
      </w:r>
      <w:r w:rsidRPr="00D822A3">
        <w:rPr>
          <w:b/>
          <w:lang w:val="en-GB"/>
        </w:rPr>
        <w:t>else</w:t>
      </w:r>
      <w:r w:rsidRPr="00D822A3">
        <w:rPr>
          <w:lang w:val="en-GB"/>
        </w:rPr>
        <w:t xml:space="preserve"> </w:t>
      </w:r>
      <w:r w:rsidRPr="00D822A3">
        <w:rPr>
          <w:i/>
          <w:lang w:val="en-GB"/>
        </w:rPr>
        <w:t>closed</w:t>
      </w:r>
      <w:r w:rsidRPr="00D822A3">
        <w:rPr>
          <w:lang w:val="en-GB"/>
        </w:rPr>
        <w:t>_</w:t>
      </w:r>
      <w:r w:rsidRPr="00D822A3">
        <w:rPr>
          <w:i/>
          <w:lang w:val="en-GB"/>
        </w:rPr>
        <w:t>statement</w:t>
      </w:r>
      <w:r w:rsidRPr="00D822A3">
        <w:rPr>
          <w:lang w:val="en-GB"/>
        </w:rPr>
        <w:t xml:space="preserve"> </w:t>
      </w:r>
    </w:p>
    <w:p w14:paraId="53FFF6AC" w14:textId="77777777" w:rsidR="00C71256" w:rsidRPr="00D822A3" w:rsidRDefault="00C71256" w:rsidP="00C71256">
      <w:pPr>
        <w:pStyle w:val="Code"/>
        <w:rPr>
          <w:lang w:val="en-GB"/>
        </w:rPr>
      </w:pPr>
      <w:r w:rsidRPr="00D822A3">
        <w:rPr>
          <w:lang w:val="en-GB"/>
        </w:rPr>
        <w:t xml:space="preserve">  | </w:t>
      </w:r>
      <w:r w:rsidRPr="00D822A3">
        <w:rPr>
          <w:b/>
          <w:lang w:val="en-GB"/>
        </w:rPr>
        <w:t>switch</w:t>
      </w:r>
      <w:r w:rsidRPr="00D822A3">
        <w:rPr>
          <w:lang w:val="en-GB"/>
        </w:rPr>
        <w:t xml:space="preserve"> </w:t>
      </w:r>
      <w:r w:rsidRPr="00D822A3">
        <w:rPr>
          <w:b/>
          <w:lang w:val="en-GB"/>
        </w:rPr>
        <w:t>(</w:t>
      </w:r>
      <w:r w:rsidRPr="00D822A3">
        <w:rPr>
          <w:lang w:val="en-GB"/>
        </w:rPr>
        <w:t xml:space="preserve"> </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closed</w:t>
      </w:r>
      <w:r w:rsidRPr="00D822A3">
        <w:rPr>
          <w:lang w:val="en-GB"/>
        </w:rPr>
        <w:t>_</w:t>
      </w:r>
      <w:r w:rsidRPr="00D822A3">
        <w:rPr>
          <w:i/>
          <w:lang w:val="en-GB"/>
        </w:rPr>
        <w:t>statement</w:t>
      </w:r>
    </w:p>
    <w:p w14:paraId="1DA719D3" w14:textId="77777777" w:rsidR="00C71256" w:rsidRPr="00D822A3" w:rsidRDefault="00C71256" w:rsidP="00C71256">
      <w:pPr>
        <w:pStyle w:val="Code"/>
        <w:rPr>
          <w:lang w:val="en-GB"/>
        </w:rPr>
      </w:pPr>
      <w:r w:rsidRPr="00D822A3">
        <w:rPr>
          <w:lang w:val="en-GB"/>
        </w:rPr>
        <w:t xml:space="preserve">  | </w:t>
      </w:r>
      <w:r w:rsidRPr="00D822A3">
        <w:rPr>
          <w:b/>
          <w:lang w:val="en-GB"/>
        </w:rPr>
        <w:t>while</w:t>
      </w:r>
      <w:r w:rsidRPr="00D822A3">
        <w:rPr>
          <w:lang w:val="en-GB"/>
        </w:rPr>
        <w:t xml:space="preserve"> </w:t>
      </w:r>
      <w:r w:rsidRPr="00D822A3">
        <w:rPr>
          <w:b/>
          <w:lang w:val="en-GB"/>
        </w:rPr>
        <w:t>(</w:t>
      </w:r>
      <w:r w:rsidRPr="00D822A3">
        <w:rPr>
          <w:lang w:val="en-GB"/>
        </w:rPr>
        <w:t xml:space="preserve"> </w:t>
      </w:r>
      <w:r w:rsidRPr="00D822A3">
        <w:rPr>
          <w:i/>
          <w:lang w:val="en-GB"/>
        </w:rPr>
        <w:t>expression</w:t>
      </w:r>
      <w:r w:rsidRPr="00D822A3">
        <w:rPr>
          <w:lang w:val="en-GB"/>
        </w:rPr>
        <w:t xml:space="preserve"> </w:t>
      </w:r>
      <w:r w:rsidRPr="00D822A3">
        <w:rPr>
          <w:b/>
          <w:lang w:val="en-GB"/>
        </w:rPr>
        <w:t xml:space="preserve">) </w:t>
      </w:r>
      <w:r w:rsidRPr="00D822A3">
        <w:rPr>
          <w:i/>
          <w:lang w:val="en-GB"/>
        </w:rPr>
        <w:t>closed</w:t>
      </w:r>
      <w:r w:rsidRPr="00D822A3">
        <w:rPr>
          <w:lang w:val="en-GB"/>
        </w:rPr>
        <w:t>_</w:t>
      </w:r>
      <w:r w:rsidRPr="00D822A3">
        <w:rPr>
          <w:i/>
          <w:lang w:val="en-GB"/>
        </w:rPr>
        <w:t>statement</w:t>
      </w:r>
    </w:p>
    <w:p w14:paraId="2E96785D" w14:textId="77777777" w:rsidR="00C71256" w:rsidRPr="00D822A3" w:rsidRDefault="00C71256" w:rsidP="00C71256">
      <w:pPr>
        <w:pStyle w:val="Code"/>
        <w:rPr>
          <w:lang w:val="en-GB"/>
        </w:rPr>
      </w:pPr>
      <w:r w:rsidRPr="00D822A3">
        <w:rPr>
          <w:lang w:val="en-GB"/>
        </w:rPr>
        <w:t xml:space="preserve">  | </w:t>
      </w:r>
      <w:r w:rsidRPr="00D822A3">
        <w:rPr>
          <w:b/>
          <w:lang w:val="en-GB"/>
        </w:rPr>
        <w:t>for</w:t>
      </w:r>
      <w:r w:rsidRPr="00D822A3">
        <w:rPr>
          <w:lang w:val="en-GB"/>
        </w:rPr>
        <w:t xml:space="preserve"> </w:t>
      </w:r>
      <w:r w:rsidRPr="00D822A3">
        <w:rPr>
          <w:b/>
          <w:lang w:val="en-GB"/>
        </w:rPr>
        <w:t>(</w:t>
      </w:r>
      <w:r w:rsidRPr="00D822A3">
        <w:rPr>
          <w:lang w:val="en-GB"/>
        </w:rPr>
        <w:t xml:space="preserve"> </w:t>
      </w:r>
      <w:r w:rsidRPr="00D822A3">
        <w:rPr>
          <w:i/>
          <w:lang w:val="en-GB"/>
        </w:rPr>
        <w:t>optional</w:t>
      </w:r>
      <w:r w:rsidRPr="00D822A3">
        <w:rPr>
          <w:lang w:val="en-GB"/>
        </w:rPr>
        <w:t>_</w:t>
      </w:r>
      <w:r w:rsidRPr="00D822A3">
        <w:rPr>
          <w:i/>
          <w:lang w:val="en-GB"/>
        </w:rPr>
        <w:t>expression</w:t>
      </w:r>
      <w:r w:rsidRPr="00D822A3">
        <w:rPr>
          <w:b/>
          <w:lang w:val="en-GB"/>
        </w:rPr>
        <w:t xml:space="preserve"> ;</w:t>
      </w:r>
      <w:r w:rsidRPr="00D822A3">
        <w:rPr>
          <w:lang w:val="en-GB"/>
        </w:rPr>
        <w:t xml:space="preserve"> </w:t>
      </w:r>
      <w:r w:rsidRPr="00D822A3">
        <w:rPr>
          <w:i/>
          <w:lang w:val="en-GB"/>
        </w:rPr>
        <w:t>optional</w:t>
      </w:r>
      <w:r w:rsidRPr="00D822A3">
        <w:rPr>
          <w:lang w:val="en-GB"/>
        </w:rPr>
        <w:t>_</w:t>
      </w:r>
      <w:r w:rsidRPr="00D822A3">
        <w:rPr>
          <w:i/>
          <w:lang w:val="en-GB"/>
        </w:rPr>
        <w:t>expression</w:t>
      </w:r>
      <w:r w:rsidRPr="00D822A3">
        <w:rPr>
          <w:lang w:val="en-GB"/>
        </w:rPr>
        <w:t xml:space="preserve"> </w:t>
      </w:r>
      <w:r w:rsidRPr="00D822A3">
        <w:rPr>
          <w:b/>
          <w:lang w:val="en-GB"/>
        </w:rPr>
        <w:t>;</w:t>
      </w:r>
    </w:p>
    <w:p w14:paraId="5D9450EA" w14:textId="77777777" w:rsidR="00C71256" w:rsidRPr="00D822A3" w:rsidRDefault="00C71256" w:rsidP="00C71256">
      <w:pPr>
        <w:pStyle w:val="Code"/>
        <w:rPr>
          <w:lang w:val="en-GB"/>
        </w:rPr>
      </w:pPr>
      <w:r w:rsidRPr="00D822A3">
        <w:rPr>
          <w:b/>
          <w:lang w:val="en-GB"/>
        </w:rPr>
        <w:t xml:space="preserve">     </w:t>
      </w:r>
      <w:r w:rsidRPr="00D822A3">
        <w:rPr>
          <w:lang w:val="en-GB"/>
        </w:rPr>
        <w:t xml:space="preserve">     </w:t>
      </w:r>
      <w:r w:rsidRPr="00D822A3">
        <w:rPr>
          <w:i/>
          <w:lang w:val="en-GB"/>
        </w:rPr>
        <w:t>optional</w:t>
      </w:r>
      <w:r w:rsidRPr="00D822A3">
        <w:rPr>
          <w:lang w:val="en-GB"/>
        </w:rPr>
        <w:t>_</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closed</w:t>
      </w:r>
      <w:r w:rsidRPr="00D822A3">
        <w:rPr>
          <w:lang w:val="en-GB"/>
        </w:rPr>
        <w:t>_</w:t>
      </w:r>
      <w:r w:rsidRPr="00D822A3">
        <w:rPr>
          <w:i/>
          <w:lang w:val="en-GB"/>
        </w:rPr>
        <w:t>statement</w:t>
      </w:r>
      <w:r w:rsidRPr="00D822A3">
        <w:rPr>
          <w:lang w:val="en-GB"/>
        </w:rPr>
        <w:t xml:space="preserve"> </w:t>
      </w:r>
    </w:p>
    <w:p w14:paraId="1DF105A4" w14:textId="77777777" w:rsidR="00C71256" w:rsidRPr="00D822A3" w:rsidRDefault="00C71256" w:rsidP="00C71256">
      <w:pPr>
        <w:pStyle w:val="Code"/>
        <w:rPr>
          <w:lang w:val="en-GB"/>
        </w:rPr>
      </w:pPr>
      <w:r w:rsidRPr="00D822A3">
        <w:rPr>
          <w:lang w:val="en-GB"/>
        </w:rPr>
        <w:t xml:space="preserve">  | </w:t>
      </w:r>
      <w:r w:rsidRPr="00D822A3">
        <w:rPr>
          <w:i/>
          <w:lang w:val="en-GB"/>
        </w:rPr>
        <w:t>declaration</w:t>
      </w:r>
    </w:p>
    <w:p w14:paraId="427215E2" w14:textId="77777777" w:rsidR="00C71256" w:rsidRPr="00D822A3" w:rsidRDefault="00C71256" w:rsidP="00C71256">
      <w:pPr>
        <w:pStyle w:val="Code"/>
        <w:rPr>
          <w:lang w:val="en-GB"/>
        </w:rPr>
      </w:pPr>
      <w:r w:rsidRPr="00D822A3">
        <w:rPr>
          <w:lang w:val="en-GB"/>
        </w:rPr>
        <w:t xml:space="preserve">  | </w:t>
      </w:r>
      <w:r w:rsidRPr="00D822A3">
        <w:rPr>
          <w:b/>
          <w:lang w:val="en-GB"/>
        </w:rPr>
        <w:t>case</w:t>
      </w:r>
      <w:r w:rsidRPr="00D822A3">
        <w:rPr>
          <w:lang w:val="en-GB"/>
        </w:rPr>
        <w:t xml:space="preserve"> </w:t>
      </w:r>
      <w:r w:rsidRPr="00D822A3">
        <w:rPr>
          <w:i/>
          <w:lang w:val="en-GB"/>
        </w:rPr>
        <w:t>const</w:t>
      </w:r>
      <w:r w:rsidRPr="00D822A3">
        <w:rPr>
          <w:lang w:val="en-GB"/>
        </w:rPr>
        <w:t>_</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closed</w:t>
      </w:r>
      <w:r w:rsidRPr="00D822A3">
        <w:rPr>
          <w:lang w:val="en-GB"/>
        </w:rPr>
        <w:t>_</w:t>
      </w:r>
      <w:r w:rsidRPr="00D822A3">
        <w:rPr>
          <w:i/>
          <w:lang w:val="en-GB"/>
        </w:rPr>
        <w:t>statement</w:t>
      </w:r>
      <w:r w:rsidRPr="00D822A3">
        <w:rPr>
          <w:lang w:val="en-GB"/>
        </w:rPr>
        <w:t xml:space="preserve"> </w:t>
      </w:r>
    </w:p>
    <w:p w14:paraId="2DBE4682" w14:textId="77777777" w:rsidR="00C71256" w:rsidRPr="00D822A3" w:rsidRDefault="00C71256" w:rsidP="00C71256">
      <w:pPr>
        <w:pStyle w:val="Code"/>
        <w:rPr>
          <w:lang w:val="en-GB"/>
        </w:rPr>
      </w:pPr>
      <w:r w:rsidRPr="00D822A3">
        <w:rPr>
          <w:lang w:val="en-GB"/>
        </w:rPr>
        <w:t xml:space="preserve">  | </w:t>
      </w:r>
      <w:r w:rsidRPr="00D822A3">
        <w:rPr>
          <w:b/>
          <w:lang w:val="en-GB"/>
        </w:rPr>
        <w:t>default</w:t>
      </w:r>
      <w:r w:rsidRPr="00D822A3">
        <w:rPr>
          <w:lang w:val="en-GB"/>
        </w:rPr>
        <w:t xml:space="preserve"> </w:t>
      </w:r>
      <w:r w:rsidRPr="00D822A3">
        <w:rPr>
          <w:b/>
          <w:lang w:val="en-GB"/>
        </w:rPr>
        <w:t>:</w:t>
      </w:r>
      <w:r w:rsidRPr="00D822A3">
        <w:rPr>
          <w:lang w:val="en-GB"/>
        </w:rPr>
        <w:t xml:space="preserve"> </w:t>
      </w:r>
      <w:r w:rsidRPr="00D822A3">
        <w:rPr>
          <w:i/>
          <w:lang w:val="en-GB"/>
        </w:rPr>
        <w:t>closed</w:t>
      </w:r>
      <w:r w:rsidRPr="00D822A3">
        <w:rPr>
          <w:lang w:val="en-GB"/>
        </w:rPr>
        <w:t>_</w:t>
      </w:r>
      <w:r w:rsidRPr="00D822A3">
        <w:rPr>
          <w:i/>
          <w:lang w:val="en-GB"/>
        </w:rPr>
        <w:t>statement</w:t>
      </w:r>
      <w:r w:rsidRPr="00D822A3">
        <w:rPr>
          <w:lang w:val="en-GB"/>
        </w:rPr>
        <w:t xml:space="preserve"> </w:t>
      </w:r>
    </w:p>
    <w:p w14:paraId="77A3C709" w14:textId="77777777" w:rsidR="00C71256" w:rsidRPr="00D822A3" w:rsidRDefault="00C71256" w:rsidP="00C71256">
      <w:pPr>
        <w:pStyle w:val="Code"/>
        <w:rPr>
          <w:lang w:val="en-GB"/>
        </w:rPr>
      </w:pPr>
      <w:r w:rsidRPr="00D822A3">
        <w:rPr>
          <w:lang w:val="en-GB"/>
        </w:rPr>
        <w:t xml:space="preserve">  | </w:t>
      </w:r>
      <w:r w:rsidRPr="00D822A3">
        <w:rPr>
          <w:i/>
          <w:lang w:val="en-GB"/>
        </w:rPr>
        <w:t>optional</w:t>
      </w:r>
      <w:r w:rsidRPr="00D822A3">
        <w:rPr>
          <w:lang w:val="en-GB"/>
        </w:rPr>
        <w:t>_</w:t>
      </w:r>
      <w:r w:rsidRPr="00D822A3">
        <w:rPr>
          <w:i/>
          <w:lang w:val="en-GB"/>
        </w:rPr>
        <w:t>expression</w:t>
      </w:r>
      <w:r w:rsidRPr="00D822A3">
        <w:rPr>
          <w:b/>
          <w:lang w:val="en-GB"/>
        </w:rPr>
        <w:t xml:space="preserve"> ;</w:t>
      </w:r>
    </w:p>
    <w:p w14:paraId="61178DFE" w14:textId="77777777" w:rsidR="00C71256" w:rsidRPr="00D822A3" w:rsidRDefault="00C71256" w:rsidP="00C71256">
      <w:pPr>
        <w:pStyle w:val="Code"/>
        <w:rPr>
          <w:lang w:val="en-GB"/>
        </w:rPr>
      </w:pPr>
      <w:r w:rsidRPr="00D822A3">
        <w:rPr>
          <w:lang w:val="en-GB"/>
        </w:rPr>
        <w:t xml:space="preserve">  | </w:t>
      </w:r>
      <w:r w:rsidRPr="00D822A3">
        <w:rPr>
          <w:b/>
          <w:lang w:val="en-GB"/>
        </w:rPr>
        <w:t>(</w:t>
      </w:r>
      <w:r w:rsidRPr="00D822A3">
        <w:rPr>
          <w:lang w:val="en-GB"/>
        </w:rPr>
        <w:t xml:space="preserve"> </w:t>
      </w:r>
      <w:r w:rsidRPr="00D822A3">
        <w:rPr>
          <w:i/>
          <w:lang w:val="en-GB"/>
        </w:rPr>
        <w:t>optional</w:t>
      </w:r>
      <w:r w:rsidRPr="00D822A3">
        <w:rPr>
          <w:lang w:val="en-GB"/>
        </w:rPr>
        <w:t>_</w:t>
      </w:r>
      <w:r w:rsidRPr="00D822A3">
        <w:rPr>
          <w:i/>
          <w:lang w:val="en-GB"/>
        </w:rPr>
        <w:t>statement</w:t>
      </w:r>
      <w:r w:rsidRPr="00D822A3">
        <w:rPr>
          <w:lang w:val="en-GB"/>
        </w:rPr>
        <w:t>_</w:t>
      </w:r>
      <w:r w:rsidRPr="00D822A3">
        <w:rPr>
          <w:i/>
          <w:lang w:val="en-GB"/>
        </w:rPr>
        <w:t>list</w:t>
      </w:r>
      <w:r w:rsidRPr="00D822A3">
        <w:rPr>
          <w:lang w:val="en-GB"/>
        </w:rPr>
        <w:t xml:space="preserve"> </w:t>
      </w:r>
      <w:r w:rsidRPr="00D822A3">
        <w:rPr>
          <w:b/>
          <w:lang w:val="en-GB"/>
        </w:rPr>
        <w:t>)</w:t>
      </w:r>
      <w:r w:rsidRPr="00D822A3">
        <w:rPr>
          <w:lang w:val="en-GB"/>
        </w:rPr>
        <w:t xml:space="preserve"> </w:t>
      </w:r>
    </w:p>
    <w:p w14:paraId="5FAF2E80" w14:textId="77777777" w:rsidR="00C71256" w:rsidRPr="00D822A3" w:rsidRDefault="00C71256" w:rsidP="00C71256">
      <w:pPr>
        <w:pStyle w:val="Code"/>
        <w:rPr>
          <w:lang w:val="en-GB"/>
        </w:rPr>
      </w:pPr>
      <w:r w:rsidRPr="00D822A3">
        <w:rPr>
          <w:lang w:val="en-GB"/>
        </w:rPr>
        <w:t xml:space="preserve">  | </w:t>
      </w:r>
      <w:r w:rsidRPr="00D822A3">
        <w:rPr>
          <w:b/>
          <w:lang w:val="en-GB"/>
        </w:rPr>
        <w:t>do</w:t>
      </w:r>
      <w:r w:rsidRPr="00D822A3">
        <w:rPr>
          <w:lang w:val="en-GB"/>
        </w:rPr>
        <w:t xml:space="preserve"> </w:t>
      </w:r>
      <w:r w:rsidRPr="00D822A3">
        <w:rPr>
          <w:i/>
          <w:lang w:val="en-GB"/>
        </w:rPr>
        <w:t>statement</w:t>
      </w:r>
      <w:r w:rsidRPr="00D822A3">
        <w:rPr>
          <w:lang w:val="en-GB"/>
        </w:rPr>
        <w:t xml:space="preserve"> </w:t>
      </w:r>
      <w:r w:rsidRPr="00D822A3">
        <w:rPr>
          <w:b/>
          <w:lang w:val="en-GB"/>
        </w:rPr>
        <w:t>while</w:t>
      </w:r>
      <w:r w:rsidRPr="00D822A3">
        <w:rPr>
          <w:lang w:val="en-GB"/>
        </w:rPr>
        <w:t xml:space="preserve"> </w:t>
      </w:r>
      <w:r w:rsidRPr="00D822A3">
        <w:rPr>
          <w:b/>
          <w:lang w:val="en-GB"/>
        </w:rPr>
        <w:t>(</w:t>
      </w:r>
      <w:r w:rsidRPr="00D822A3">
        <w:rPr>
          <w:lang w:val="en-GB"/>
        </w:rPr>
        <w:t xml:space="preserve"> </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b/>
          <w:lang w:val="en-GB"/>
        </w:rPr>
        <w:t>;</w:t>
      </w:r>
    </w:p>
    <w:p w14:paraId="5E97CD8C" w14:textId="77777777" w:rsidR="00C71256" w:rsidRPr="00D822A3" w:rsidRDefault="00C71256" w:rsidP="00C71256">
      <w:pPr>
        <w:pStyle w:val="Code"/>
        <w:rPr>
          <w:lang w:val="en-GB"/>
        </w:rPr>
      </w:pPr>
      <w:r w:rsidRPr="00D822A3">
        <w:rPr>
          <w:lang w:val="en-GB"/>
        </w:rPr>
        <w:t xml:space="preserve">  | </w:t>
      </w:r>
      <w:r w:rsidRPr="00D822A3">
        <w:rPr>
          <w:b/>
          <w:lang w:val="en-GB"/>
        </w:rPr>
        <w:t>goto</w:t>
      </w:r>
      <w:r w:rsidRPr="00D822A3">
        <w:rPr>
          <w:lang w:val="en-GB"/>
        </w:rPr>
        <w:t xml:space="preserve"> </w:t>
      </w:r>
      <w:r w:rsidRPr="00D822A3">
        <w:rPr>
          <w:b/>
          <w:lang w:val="en-GB"/>
        </w:rPr>
        <w:t>identifier ;</w:t>
      </w:r>
    </w:p>
    <w:p w14:paraId="00B56707" w14:textId="77777777" w:rsidR="00C71256" w:rsidRPr="00D822A3" w:rsidRDefault="00C71256" w:rsidP="00C71256">
      <w:pPr>
        <w:pStyle w:val="Code"/>
        <w:rPr>
          <w:lang w:val="en-GB"/>
        </w:rPr>
      </w:pPr>
      <w:r w:rsidRPr="00D822A3">
        <w:rPr>
          <w:lang w:val="en-GB"/>
        </w:rPr>
        <w:t xml:space="preserve">  | </w:t>
      </w:r>
      <w:r w:rsidRPr="00D822A3">
        <w:rPr>
          <w:b/>
          <w:lang w:val="en-GB"/>
        </w:rPr>
        <w:t>continue ;</w:t>
      </w:r>
    </w:p>
    <w:p w14:paraId="4A3E31FD" w14:textId="77777777" w:rsidR="00C71256" w:rsidRPr="00D822A3" w:rsidRDefault="00C71256" w:rsidP="00C71256">
      <w:pPr>
        <w:pStyle w:val="Code"/>
        <w:rPr>
          <w:lang w:val="en-GB"/>
        </w:rPr>
      </w:pPr>
      <w:r w:rsidRPr="00D822A3">
        <w:rPr>
          <w:lang w:val="en-GB"/>
        </w:rPr>
        <w:t xml:space="preserve">  | </w:t>
      </w:r>
      <w:r w:rsidRPr="00D822A3">
        <w:rPr>
          <w:b/>
          <w:lang w:val="en-GB"/>
        </w:rPr>
        <w:t>break ;</w:t>
      </w:r>
    </w:p>
    <w:p w14:paraId="4F108476" w14:textId="77777777" w:rsidR="00C71256" w:rsidRPr="00D822A3" w:rsidRDefault="00C71256" w:rsidP="00C71256">
      <w:pPr>
        <w:pStyle w:val="Code"/>
        <w:rPr>
          <w:lang w:val="en-GB"/>
        </w:rPr>
      </w:pPr>
      <w:r w:rsidRPr="00D822A3">
        <w:rPr>
          <w:lang w:val="en-GB"/>
        </w:rPr>
        <w:t xml:space="preserve">  | </w:t>
      </w:r>
      <w:r w:rsidRPr="00D822A3">
        <w:rPr>
          <w:b/>
          <w:lang w:val="en-GB"/>
        </w:rPr>
        <w:t>return</w:t>
      </w:r>
      <w:r w:rsidRPr="00D822A3">
        <w:rPr>
          <w:lang w:val="en-GB"/>
        </w:rPr>
        <w:t xml:space="preserve"> </w:t>
      </w:r>
      <w:r w:rsidRPr="00D822A3">
        <w:rPr>
          <w:i/>
          <w:lang w:val="en-GB"/>
        </w:rPr>
        <w:t>optional</w:t>
      </w:r>
      <w:r w:rsidRPr="00D822A3">
        <w:rPr>
          <w:lang w:val="en-GB"/>
        </w:rPr>
        <w:t>_</w:t>
      </w:r>
      <w:r w:rsidRPr="00D822A3">
        <w:rPr>
          <w:i/>
          <w:lang w:val="en-GB"/>
        </w:rPr>
        <w:t>expression</w:t>
      </w:r>
      <w:r w:rsidRPr="00D822A3">
        <w:rPr>
          <w:b/>
          <w:lang w:val="en-GB"/>
        </w:rPr>
        <w:t xml:space="preserve"> ;</w:t>
      </w:r>
    </w:p>
    <w:p w14:paraId="47B68818" w14:textId="77777777" w:rsidR="00C71256" w:rsidRPr="00D822A3" w:rsidRDefault="00C71256" w:rsidP="00C71256">
      <w:pPr>
        <w:pStyle w:val="Code"/>
        <w:rPr>
          <w:lang w:val="en-GB"/>
        </w:rPr>
      </w:pPr>
      <w:r w:rsidRPr="00D822A3">
        <w:rPr>
          <w:lang w:val="en-GB"/>
        </w:rPr>
        <w:t xml:space="preserve">  | </w:t>
      </w:r>
      <w:r w:rsidRPr="00D822A3">
        <w:rPr>
          <w:b/>
          <w:lang w:val="en-GB"/>
        </w:rPr>
        <w:t>load_register</w:t>
      </w:r>
      <w:r w:rsidRPr="00D822A3">
        <w:rPr>
          <w:lang w:val="en-GB"/>
        </w:rPr>
        <w:t xml:space="preserve"> </w:t>
      </w:r>
      <w:r w:rsidRPr="00D822A3">
        <w:rPr>
          <w:b/>
          <w:lang w:val="en-GB"/>
        </w:rPr>
        <w:t>(</w:t>
      </w:r>
      <w:r w:rsidRPr="00D822A3">
        <w:rPr>
          <w:lang w:val="en-GB"/>
        </w:rPr>
        <w:t xml:space="preserve"> </w:t>
      </w:r>
      <w:r w:rsidRPr="00D822A3">
        <w:rPr>
          <w:b/>
          <w:lang w:val="en-GB"/>
        </w:rPr>
        <w:t>identifier ,</w:t>
      </w:r>
      <w:r w:rsidRPr="00D822A3">
        <w:rPr>
          <w:lang w:val="en-GB"/>
        </w:rPr>
        <w:t xml:space="preserve"> </w:t>
      </w:r>
      <w:r w:rsidRPr="00D822A3">
        <w:rPr>
          <w:i/>
          <w:lang w:val="en-GB"/>
        </w:rPr>
        <w:t>expression</w:t>
      </w:r>
      <w:r w:rsidRPr="00D822A3">
        <w:rPr>
          <w:lang w:val="en-GB"/>
        </w:rPr>
        <w:t xml:space="preserve"> </w:t>
      </w:r>
      <w:r w:rsidRPr="00D822A3">
        <w:rPr>
          <w:b/>
          <w:lang w:val="en-GB"/>
        </w:rPr>
        <w:t>) ;</w:t>
      </w:r>
    </w:p>
    <w:p w14:paraId="408FE9C5" w14:textId="77777777" w:rsidR="00C71256" w:rsidRPr="00D822A3" w:rsidRDefault="00C71256" w:rsidP="00C71256">
      <w:pPr>
        <w:pStyle w:val="Code"/>
        <w:rPr>
          <w:lang w:val="en-GB"/>
        </w:rPr>
      </w:pPr>
      <w:r w:rsidRPr="00D822A3">
        <w:rPr>
          <w:lang w:val="en-GB"/>
        </w:rPr>
        <w:t xml:space="preserve">  | </w:t>
      </w:r>
      <w:r w:rsidRPr="00D822A3">
        <w:rPr>
          <w:b/>
          <w:lang w:val="en-GB"/>
        </w:rPr>
        <w:t>store_register</w:t>
      </w:r>
      <w:r w:rsidRPr="00D822A3">
        <w:rPr>
          <w:lang w:val="en-GB"/>
        </w:rPr>
        <w:t xml:space="preserve"> </w:t>
      </w:r>
      <w:r w:rsidRPr="00D822A3">
        <w:rPr>
          <w:b/>
          <w:lang w:val="en-GB"/>
        </w:rPr>
        <w:t>(</w:t>
      </w:r>
      <w:r w:rsidRPr="00D822A3">
        <w:rPr>
          <w:lang w:val="en-GB"/>
        </w:rPr>
        <w:t xml:space="preserve"> </w:t>
      </w:r>
      <w:r w:rsidRPr="00D822A3">
        <w:rPr>
          <w:b/>
          <w:lang w:val="en-GB"/>
        </w:rPr>
        <w:t>identifier</w:t>
      </w:r>
      <w:r w:rsidRPr="00D822A3">
        <w:rPr>
          <w:lang w:val="en-GB"/>
        </w:rPr>
        <w:t xml:space="preserve"> </w:t>
      </w:r>
      <w:r w:rsidRPr="00D822A3">
        <w:rPr>
          <w:b/>
          <w:lang w:val="en-GB"/>
        </w:rPr>
        <w:t>,</w:t>
      </w:r>
      <w:r w:rsidRPr="00D822A3">
        <w:rPr>
          <w:lang w:val="en-GB"/>
        </w:rPr>
        <w:t xml:space="preserve"> </w:t>
      </w:r>
      <w:r w:rsidRPr="00D822A3">
        <w:rPr>
          <w:i/>
          <w:lang w:val="en-GB"/>
        </w:rPr>
        <w:t>expression</w:t>
      </w:r>
      <w:r w:rsidRPr="00D822A3">
        <w:rPr>
          <w:lang w:val="en-GB"/>
        </w:rPr>
        <w:t xml:space="preserve"> </w:t>
      </w:r>
      <w:r w:rsidRPr="00D822A3">
        <w:rPr>
          <w:b/>
          <w:lang w:val="en-GB"/>
        </w:rPr>
        <w:t>) ;</w:t>
      </w:r>
    </w:p>
    <w:p w14:paraId="6C07F75E" w14:textId="77777777" w:rsidR="00C71256" w:rsidRPr="00D822A3" w:rsidRDefault="00C71256" w:rsidP="00C71256">
      <w:pPr>
        <w:pStyle w:val="Code"/>
        <w:rPr>
          <w:lang w:val="en-GB"/>
        </w:rPr>
      </w:pPr>
      <w:r w:rsidRPr="00D822A3">
        <w:rPr>
          <w:lang w:val="en-GB"/>
        </w:rPr>
        <w:t xml:space="preserve">  | </w:t>
      </w:r>
      <w:r w:rsidRPr="00D822A3">
        <w:rPr>
          <w:b/>
          <w:lang w:val="en-GB"/>
        </w:rPr>
        <w:t>store_flagbyte</w:t>
      </w:r>
      <w:r w:rsidRPr="00D822A3">
        <w:rPr>
          <w:lang w:val="en-GB"/>
        </w:rPr>
        <w:t xml:space="preserve"> </w:t>
      </w:r>
      <w:r w:rsidRPr="00D822A3">
        <w:rPr>
          <w:b/>
          <w:lang w:val="en-GB"/>
        </w:rPr>
        <w:t>(</w:t>
      </w:r>
      <w:r w:rsidRPr="00D822A3">
        <w:rPr>
          <w:lang w:val="en-GB"/>
        </w:rPr>
        <w:t xml:space="preserve"> </w:t>
      </w:r>
      <w:r w:rsidRPr="00D822A3">
        <w:rPr>
          <w:i/>
          <w:lang w:val="en-GB"/>
        </w:rPr>
        <w:t>expression</w:t>
      </w:r>
      <w:r w:rsidRPr="00D822A3">
        <w:rPr>
          <w:lang w:val="en-GB"/>
        </w:rPr>
        <w:t xml:space="preserve"> </w:t>
      </w:r>
      <w:r w:rsidRPr="00D822A3">
        <w:rPr>
          <w:b/>
          <w:lang w:val="en-GB"/>
        </w:rPr>
        <w:t>) ;</w:t>
      </w:r>
    </w:p>
    <w:p w14:paraId="08A9B1F6" w14:textId="77777777" w:rsidR="00C71256" w:rsidRPr="00D822A3" w:rsidRDefault="00C71256" w:rsidP="00C71256">
      <w:pPr>
        <w:pStyle w:val="Code"/>
        <w:rPr>
          <w:lang w:val="en-GB"/>
        </w:rPr>
      </w:pPr>
      <w:r w:rsidRPr="00D822A3">
        <w:rPr>
          <w:lang w:val="en-GB"/>
        </w:rPr>
        <w:t xml:space="preserve">  | </w:t>
      </w:r>
      <w:r w:rsidRPr="00D822A3">
        <w:rPr>
          <w:b/>
          <w:lang w:val="en-GB"/>
        </w:rPr>
        <w:t>jump_register</w:t>
      </w:r>
      <w:r w:rsidRPr="00D822A3">
        <w:rPr>
          <w:lang w:val="en-GB"/>
        </w:rPr>
        <w:t xml:space="preserve"> </w:t>
      </w:r>
      <w:r w:rsidRPr="00D822A3">
        <w:rPr>
          <w:b/>
          <w:lang w:val="en-GB"/>
        </w:rPr>
        <w:t>(</w:t>
      </w:r>
      <w:r w:rsidRPr="00D822A3">
        <w:rPr>
          <w:lang w:val="en-GB"/>
        </w:rPr>
        <w:t xml:space="preserve"> </w:t>
      </w:r>
      <w:r w:rsidRPr="00D822A3">
        <w:rPr>
          <w:b/>
          <w:lang w:val="en-GB"/>
        </w:rPr>
        <w:t>identifier</w:t>
      </w:r>
      <w:r w:rsidRPr="00D822A3">
        <w:rPr>
          <w:lang w:val="en-GB"/>
        </w:rPr>
        <w:t xml:space="preserve"> </w:t>
      </w:r>
      <w:r w:rsidRPr="00D822A3">
        <w:rPr>
          <w:b/>
          <w:lang w:val="en-GB"/>
        </w:rPr>
        <w:t>) ;</w:t>
      </w:r>
    </w:p>
    <w:p w14:paraId="711CD18D" w14:textId="77777777" w:rsidR="00C71256" w:rsidRPr="00D822A3" w:rsidRDefault="00C71256" w:rsidP="00C71256">
      <w:pPr>
        <w:pStyle w:val="Code"/>
        <w:rPr>
          <w:lang w:val="en-GB"/>
        </w:rPr>
      </w:pPr>
      <w:r w:rsidRPr="00D822A3">
        <w:rPr>
          <w:lang w:val="en-GB"/>
        </w:rPr>
        <w:t xml:space="preserve">  | </w:t>
      </w:r>
      <w:r w:rsidRPr="00D822A3">
        <w:rPr>
          <w:b/>
          <w:lang w:val="en-GB"/>
        </w:rPr>
        <w:t>interupt</w:t>
      </w:r>
      <w:r w:rsidRPr="00D822A3">
        <w:rPr>
          <w:lang w:val="en-GB"/>
        </w:rPr>
        <w:t xml:space="preserve"> </w:t>
      </w:r>
      <w:r w:rsidRPr="00D822A3">
        <w:rPr>
          <w:b/>
          <w:lang w:val="en-GB"/>
        </w:rPr>
        <w:t>(</w:t>
      </w:r>
      <w:r w:rsidRPr="00D822A3">
        <w:rPr>
          <w:lang w:val="en-GB"/>
        </w:rPr>
        <w:t xml:space="preserve"> </w:t>
      </w:r>
      <w:r w:rsidRPr="00D822A3">
        <w:rPr>
          <w:i/>
          <w:lang w:val="en-GB"/>
        </w:rPr>
        <w:t>const</w:t>
      </w:r>
      <w:r w:rsidRPr="00D822A3">
        <w:rPr>
          <w:lang w:val="en-GB"/>
        </w:rPr>
        <w:t>_</w:t>
      </w:r>
      <w:r w:rsidRPr="00D822A3">
        <w:rPr>
          <w:i/>
          <w:lang w:val="en-GB"/>
        </w:rPr>
        <w:t>expression</w:t>
      </w:r>
      <w:r w:rsidRPr="00D822A3">
        <w:rPr>
          <w:lang w:val="en-GB"/>
        </w:rPr>
        <w:t xml:space="preserve"> </w:t>
      </w:r>
      <w:r w:rsidRPr="00D822A3">
        <w:rPr>
          <w:b/>
          <w:lang w:val="en-GB"/>
        </w:rPr>
        <w:t>) ;</w:t>
      </w:r>
    </w:p>
    <w:p w14:paraId="79A00E59" w14:textId="77777777" w:rsidR="00C71256" w:rsidRPr="00D822A3" w:rsidRDefault="00C71256" w:rsidP="00C71256">
      <w:pPr>
        <w:pStyle w:val="Code"/>
        <w:rPr>
          <w:lang w:val="en-GB"/>
        </w:rPr>
      </w:pPr>
    </w:p>
    <w:p w14:paraId="0C535D8D" w14:textId="77777777" w:rsidR="00C71256" w:rsidRPr="00D822A3" w:rsidRDefault="00C71256" w:rsidP="00C71256">
      <w:pPr>
        <w:pStyle w:val="Code"/>
        <w:rPr>
          <w:lang w:val="en-GB"/>
        </w:rPr>
      </w:pPr>
      <w:r w:rsidRPr="00D822A3">
        <w:rPr>
          <w:i/>
          <w:lang w:val="en-GB"/>
        </w:rPr>
        <w:t>optional</w:t>
      </w:r>
      <w:r w:rsidRPr="00D822A3">
        <w:rPr>
          <w:lang w:val="en-GB"/>
        </w:rPr>
        <w:t>_</w:t>
      </w:r>
      <w:r w:rsidRPr="00D822A3">
        <w:rPr>
          <w:i/>
          <w:lang w:val="en-GB"/>
        </w:rPr>
        <w:t>expression</w:t>
      </w:r>
      <w:r w:rsidRPr="00D822A3">
        <w:rPr>
          <w:lang w:val="en-GB"/>
        </w:rPr>
        <w:t xml:space="preserve"> ::=</w:t>
      </w:r>
    </w:p>
    <w:p w14:paraId="7538AF61" w14:textId="77777777" w:rsidR="00C71256" w:rsidRPr="00D822A3" w:rsidRDefault="00C71256" w:rsidP="00C71256">
      <w:pPr>
        <w:pStyle w:val="Code"/>
        <w:rPr>
          <w:lang w:val="en-GB"/>
        </w:rPr>
      </w:pPr>
      <w:r w:rsidRPr="00D822A3">
        <w:rPr>
          <w:lang w:val="en-GB"/>
        </w:rPr>
        <w:t xml:space="preserve">    /* </w:t>
      </w:r>
      <w:r w:rsidRPr="00D822A3">
        <w:rPr>
          <w:i/>
          <w:lang w:val="en-GB"/>
        </w:rPr>
        <w:t>empty</w:t>
      </w:r>
      <w:r w:rsidRPr="00D822A3">
        <w:rPr>
          <w:lang w:val="en-GB"/>
        </w:rPr>
        <w:t xml:space="preserve"> */</w:t>
      </w:r>
      <w:r w:rsidRPr="00D822A3">
        <w:rPr>
          <w:b/>
          <w:lang w:val="en-GB"/>
        </w:rPr>
        <w:t xml:space="preserve">     </w:t>
      </w:r>
      <w:r w:rsidRPr="00D822A3">
        <w:rPr>
          <w:lang w:val="en-GB"/>
        </w:rPr>
        <w:t xml:space="preserve"> </w:t>
      </w:r>
    </w:p>
    <w:p w14:paraId="1AAD0F2E" w14:textId="77777777" w:rsidR="00C71256" w:rsidRPr="00D822A3" w:rsidRDefault="00C71256" w:rsidP="00C71256">
      <w:pPr>
        <w:pStyle w:val="Code"/>
        <w:rPr>
          <w:lang w:val="en-GB"/>
        </w:rPr>
      </w:pPr>
      <w:r w:rsidRPr="00D822A3">
        <w:rPr>
          <w:lang w:val="en-GB"/>
        </w:rPr>
        <w:t xml:space="preserve">  | </w:t>
      </w:r>
      <w:r w:rsidRPr="00D822A3">
        <w:rPr>
          <w:i/>
          <w:lang w:val="en-GB"/>
        </w:rPr>
        <w:t>expression</w:t>
      </w:r>
    </w:p>
    <w:p w14:paraId="7C2C23C3" w14:textId="77777777" w:rsidR="00C71256" w:rsidRPr="00D822A3" w:rsidRDefault="00C71256" w:rsidP="00C71256">
      <w:pPr>
        <w:pStyle w:val="Code"/>
        <w:rPr>
          <w:lang w:val="en-GB"/>
        </w:rPr>
      </w:pPr>
    </w:p>
    <w:p w14:paraId="4464D7B1" w14:textId="77777777" w:rsidR="00C71256" w:rsidRPr="00D822A3" w:rsidRDefault="00C71256" w:rsidP="00C71256">
      <w:pPr>
        <w:pStyle w:val="Code"/>
        <w:rPr>
          <w:lang w:val="en-GB"/>
        </w:rPr>
      </w:pPr>
      <w:r w:rsidRPr="00D822A3">
        <w:rPr>
          <w:i/>
          <w:lang w:val="en-GB"/>
        </w:rPr>
        <w:t>expression</w:t>
      </w:r>
      <w:r w:rsidRPr="00D822A3">
        <w:rPr>
          <w:lang w:val="en-GB"/>
        </w:rPr>
        <w:t xml:space="preserve"> ::=</w:t>
      </w:r>
    </w:p>
    <w:p w14:paraId="6BB371D9" w14:textId="77777777" w:rsidR="00C71256" w:rsidRPr="00D822A3" w:rsidRDefault="00C71256" w:rsidP="00C71256">
      <w:pPr>
        <w:pStyle w:val="Code"/>
        <w:rPr>
          <w:lang w:val="en-GB"/>
        </w:rPr>
      </w:pPr>
      <w:r w:rsidRPr="00D822A3">
        <w:rPr>
          <w:lang w:val="en-GB"/>
        </w:rPr>
        <w:t xml:space="preserve">    </w:t>
      </w:r>
      <w:r w:rsidRPr="00D822A3">
        <w:rPr>
          <w:i/>
          <w:lang w:val="en-GB"/>
        </w:rPr>
        <w:t>assignment</w:t>
      </w:r>
      <w:r w:rsidRPr="00D822A3">
        <w:rPr>
          <w:lang w:val="en-GB"/>
        </w:rPr>
        <w:t>_</w:t>
      </w:r>
      <w:r w:rsidRPr="00D822A3">
        <w:rPr>
          <w:i/>
          <w:lang w:val="en-GB"/>
        </w:rPr>
        <w:t>expression</w:t>
      </w:r>
      <w:r w:rsidRPr="00D822A3">
        <w:rPr>
          <w:lang w:val="en-GB"/>
        </w:rPr>
        <w:t xml:space="preserve"> </w:t>
      </w:r>
    </w:p>
    <w:p w14:paraId="5E2375C9" w14:textId="77777777" w:rsidR="00C71256" w:rsidRPr="00D822A3" w:rsidRDefault="00C71256" w:rsidP="00C71256">
      <w:pPr>
        <w:pStyle w:val="Code"/>
        <w:rPr>
          <w:lang w:val="en-GB"/>
        </w:rPr>
      </w:pPr>
      <w:r w:rsidRPr="00D822A3">
        <w:rPr>
          <w:lang w:val="en-GB"/>
        </w:rPr>
        <w:t xml:space="preserve">  | </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assignment</w:t>
      </w:r>
      <w:r w:rsidRPr="00D822A3">
        <w:rPr>
          <w:lang w:val="en-GB"/>
        </w:rPr>
        <w:t>_</w:t>
      </w:r>
      <w:r w:rsidRPr="00D822A3">
        <w:rPr>
          <w:i/>
          <w:lang w:val="en-GB"/>
        </w:rPr>
        <w:t>expression</w:t>
      </w:r>
    </w:p>
    <w:p w14:paraId="116A85DA" w14:textId="77777777" w:rsidR="00C71256" w:rsidRPr="00D822A3" w:rsidRDefault="00C71256" w:rsidP="00C71256">
      <w:pPr>
        <w:pStyle w:val="Code"/>
        <w:rPr>
          <w:lang w:val="en-GB"/>
        </w:rPr>
      </w:pPr>
    </w:p>
    <w:p w14:paraId="3E9DA9E7" w14:textId="77777777" w:rsidR="00C71256" w:rsidRPr="00D822A3" w:rsidRDefault="00C71256" w:rsidP="00C71256">
      <w:pPr>
        <w:pStyle w:val="Code"/>
        <w:rPr>
          <w:lang w:val="en-GB"/>
        </w:rPr>
      </w:pPr>
      <w:r w:rsidRPr="00D822A3">
        <w:rPr>
          <w:i/>
          <w:lang w:val="en-GB"/>
        </w:rPr>
        <w:t>assignment</w:t>
      </w:r>
      <w:r w:rsidRPr="00D822A3">
        <w:rPr>
          <w:lang w:val="en-GB"/>
        </w:rPr>
        <w:t>_</w:t>
      </w:r>
      <w:r w:rsidRPr="00D822A3">
        <w:rPr>
          <w:i/>
          <w:lang w:val="en-GB"/>
        </w:rPr>
        <w:t>expression</w:t>
      </w:r>
      <w:r w:rsidRPr="00D822A3">
        <w:rPr>
          <w:lang w:val="en-GB"/>
        </w:rPr>
        <w:t xml:space="preserve"> ::=</w:t>
      </w:r>
    </w:p>
    <w:p w14:paraId="418BD51D" w14:textId="77777777" w:rsidR="00C71256" w:rsidRPr="00D822A3" w:rsidRDefault="00C71256" w:rsidP="00C71256">
      <w:pPr>
        <w:pStyle w:val="Code"/>
        <w:rPr>
          <w:lang w:val="en-GB"/>
        </w:rPr>
      </w:pPr>
      <w:r w:rsidRPr="00D822A3">
        <w:rPr>
          <w:lang w:val="en-GB"/>
        </w:rPr>
        <w:t xml:space="preserve">    </w:t>
      </w:r>
      <w:r w:rsidRPr="00D822A3">
        <w:rPr>
          <w:i/>
          <w:lang w:val="en-GB"/>
        </w:rPr>
        <w:t>conditional</w:t>
      </w:r>
      <w:r w:rsidRPr="00D822A3">
        <w:rPr>
          <w:lang w:val="en-GB"/>
        </w:rPr>
        <w:t>_</w:t>
      </w:r>
      <w:r w:rsidRPr="00D822A3">
        <w:rPr>
          <w:i/>
          <w:lang w:val="en-GB"/>
        </w:rPr>
        <w:t>expression</w:t>
      </w:r>
      <w:r w:rsidRPr="00D822A3">
        <w:rPr>
          <w:lang w:val="en-GB"/>
        </w:rPr>
        <w:t xml:space="preserve">  </w:t>
      </w:r>
    </w:p>
    <w:p w14:paraId="2C7B9D57" w14:textId="77777777" w:rsidR="00C71256" w:rsidRPr="00D822A3" w:rsidRDefault="00C71256" w:rsidP="00C71256">
      <w:pPr>
        <w:pStyle w:val="Code"/>
        <w:rPr>
          <w:lang w:val="en-GB"/>
        </w:rPr>
      </w:pPr>
      <w:r w:rsidRPr="00D822A3">
        <w:rPr>
          <w:lang w:val="en-GB"/>
        </w:rPr>
        <w:t xml:space="preserve">  | </w:t>
      </w:r>
      <w:r w:rsidRPr="00D822A3">
        <w:rPr>
          <w:i/>
          <w:lang w:val="en-GB"/>
        </w:rPr>
        <w:t>prefix</w:t>
      </w:r>
      <w:r w:rsidRPr="00D822A3">
        <w:rPr>
          <w:lang w:val="en-GB"/>
        </w:rPr>
        <w:t>_</w:t>
      </w:r>
      <w:r w:rsidRPr="00D822A3">
        <w:rPr>
          <w:i/>
          <w:lang w:val="en-GB"/>
        </w:rPr>
        <w:t>expression</w:t>
      </w:r>
      <w:r w:rsidRPr="00D822A3">
        <w:rPr>
          <w:lang w:val="en-GB"/>
        </w:rPr>
        <w:t xml:space="preserve"> </w:t>
      </w:r>
      <w:r w:rsidRPr="00D822A3">
        <w:rPr>
          <w:i/>
          <w:lang w:val="en-GB"/>
        </w:rPr>
        <w:t>assignment</w:t>
      </w:r>
      <w:r w:rsidRPr="00D822A3">
        <w:rPr>
          <w:lang w:val="en-GB"/>
        </w:rPr>
        <w:t>_</w:t>
      </w:r>
      <w:r w:rsidRPr="00D822A3">
        <w:rPr>
          <w:i/>
          <w:lang w:val="en-GB"/>
        </w:rPr>
        <w:t>operator</w:t>
      </w:r>
      <w:r w:rsidRPr="00D822A3">
        <w:rPr>
          <w:lang w:val="en-GB"/>
        </w:rPr>
        <w:t xml:space="preserve"> </w:t>
      </w:r>
      <w:r w:rsidRPr="00D822A3">
        <w:rPr>
          <w:i/>
          <w:lang w:val="en-GB"/>
        </w:rPr>
        <w:t>assignment</w:t>
      </w:r>
      <w:r w:rsidRPr="00D822A3">
        <w:rPr>
          <w:lang w:val="en-GB"/>
        </w:rPr>
        <w:t>_</w:t>
      </w:r>
      <w:r w:rsidRPr="00D822A3">
        <w:rPr>
          <w:i/>
          <w:lang w:val="en-GB"/>
        </w:rPr>
        <w:t>expression</w:t>
      </w:r>
    </w:p>
    <w:p w14:paraId="1D4FEA59" w14:textId="77777777" w:rsidR="00C71256" w:rsidRPr="00D822A3" w:rsidRDefault="00C71256" w:rsidP="00C71256">
      <w:pPr>
        <w:pStyle w:val="Code"/>
        <w:rPr>
          <w:lang w:val="en-GB"/>
        </w:rPr>
      </w:pPr>
    </w:p>
    <w:p w14:paraId="1DDE26B6" w14:textId="77777777" w:rsidR="00C71256" w:rsidRPr="00D822A3" w:rsidRDefault="00C71256" w:rsidP="00C71256">
      <w:pPr>
        <w:pStyle w:val="Code"/>
        <w:rPr>
          <w:lang w:val="en-GB"/>
        </w:rPr>
      </w:pPr>
      <w:r w:rsidRPr="00D822A3">
        <w:rPr>
          <w:i/>
          <w:lang w:val="en-GB"/>
        </w:rPr>
        <w:t>assignment</w:t>
      </w:r>
      <w:r w:rsidRPr="00D822A3">
        <w:rPr>
          <w:lang w:val="en-GB"/>
        </w:rPr>
        <w:t>_</w:t>
      </w:r>
      <w:r w:rsidRPr="00D822A3">
        <w:rPr>
          <w:i/>
          <w:lang w:val="en-GB"/>
        </w:rPr>
        <w:t>operator</w:t>
      </w:r>
      <w:r w:rsidRPr="00D822A3">
        <w:rPr>
          <w:lang w:val="en-GB"/>
        </w:rPr>
        <w:t xml:space="preserve"> ::=</w:t>
      </w:r>
    </w:p>
    <w:p w14:paraId="6E7FC771" w14:textId="77777777" w:rsidR="00C71256" w:rsidRPr="00D822A3" w:rsidRDefault="00C71256" w:rsidP="00C71256">
      <w:pPr>
        <w:pStyle w:val="Code"/>
        <w:rPr>
          <w:lang w:val="en-GB"/>
        </w:rPr>
      </w:pPr>
      <w:r w:rsidRPr="00D822A3">
        <w:rPr>
          <w:lang w:val="en-GB"/>
        </w:rPr>
        <w:t xml:space="preserve">    </w:t>
      </w:r>
      <w:r w:rsidRPr="00D822A3">
        <w:rPr>
          <w:b/>
          <w:lang w:val="en-GB"/>
        </w:rPr>
        <w:t>=</w:t>
      </w:r>
      <w:r w:rsidRPr="00D822A3">
        <w:rPr>
          <w:lang w:val="en-GB"/>
        </w:rPr>
        <w:t xml:space="preserve"> | *</w:t>
      </w:r>
      <w:r w:rsidRPr="00D822A3">
        <w:rPr>
          <w:b/>
          <w:lang w:val="en-GB"/>
        </w:rPr>
        <w:t>=</w:t>
      </w:r>
      <w:r w:rsidRPr="00D822A3">
        <w:rPr>
          <w:lang w:val="en-GB"/>
        </w:rPr>
        <w:t xml:space="preserve"> | /</w:t>
      </w:r>
      <w:r w:rsidRPr="00D822A3">
        <w:rPr>
          <w:b/>
          <w:lang w:val="en-GB"/>
        </w:rPr>
        <w:t>=</w:t>
      </w:r>
      <w:r w:rsidRPr="00D822A3">
        <w:rPr>
          <w:lang w:val="en-GB"/>
        </w:rPr>
        <w:t xml:space="preserve"> | %</w:t>
      </w:r>
      <w:r w:rsidRPr="00D822A3">
        <w:rPr>
          <w:b/>
          <w:lang w:val="en-GB"/>
        </w:rPr>
        <w:t>=</w:t>
      </w:r>
      <w:r w:rsidRPr="00D822A3">
        <w:rPr>
          <w:lang w:val="en-GB"/>
        </w:rPr>
        <w:t xml:space="preserve">  | +</w:t>
      </w:r>
      <w:r w:rsidRPr="00D822A3">
        <w:rPr>
          <w:b/>
          <w:lang w:val="en-GB"/>
        </w:rPr>
        <w:t xml:space="preserve">= </w:t>
      </w:r>
      <w:r w:rsidRPr="00D822A3">
        <w:rPr>
          <w:lang w:val="en-GB"/>
        </w:rPr>
        <w:t>| -</w:t>
      </w:r>
      <w:r w:rsidRPr="00D822A3">
        <w:rPr>
          <w:b/>
          <w:lang w:val="en-GB"/>
        </w:rPr>
        <w:t>=</w:t>
      </w:r>
      <w:r w:rsidRPr="00D822A3">
        <w:rPr>
          <w:lang w:val="en-GB"/>
        </w:rPr>
        <w:t xml:space="preserve"> | &lt;&lt;</w:t>
      </w:r>
      <w:r w:rsidRPr="00D822A3">
        <w:rPr>
          <w:b/>
          <w:lang w:val="en-GB"/>
        </w:rPr>
        <w:t>=</w:t>
      </w:r>
      <w:r w:rsidRPr="00D822A3">
        <w:rPr>
          <w:lang w:val="en-GB"/>
        </w:rPr>
        <w:t xml:space="preserve"> | &lt;&lt;</w:t>
      </w:r>
      <w:r w:rsidRPr="00D822A3">
        <w:rPr>
          <w:b/>
          <w:lang w:val="en-GB"/>
        </w:rPr>
        <w:t>=</w:t>
      </w:r>
      <w:r w:rsidRPr="00D822A3">
        <w:rPr>
          <w:lang w:val="en-GB"/>
        </w:rPr>
        <w:t xml:space="preserve"> | &amp;</w:t>
      </w:r>
      <w:r w:rsidRPr="00D822A3">
        <w:rPr>
          <w:b/>
          <w:lang w:val="en-GB"/>
        </w:rPr>
        <w:t xml:space="preserve">= </w:t>
      </w:r>
      <w:r w:rsidRPr="00D822A3">
        <w:rPr>
          <w:lang w:val="en-GB"/>
        </w:rPr>
        <w:t>| |</w:t>
      </w:r>
      <w:r w:rsidRPr="00D822A3">
        <w:rPr>
          <w:b/>
          <w:lang w:val="en-GB"/>
        </w:rPr>
        <w:t xml:space="preserve">= </w:t>
      </w:r>
      <w:r w:rsidRPr="00D822A3">
        <w:rPr>
          <w:lang w:val="en-GB"/>
        </w:rPr>
        <w:t>| ^</w:t>
      </w:r>
      <w:r w:rsidRPr="00D822A3">
        <w:rPr>
          <w:b/>
          <w:lang w:val="en-GB"/>
        </w:rPr>
        <w:t>=</w:t>
      </w:r>
    </w:p>
    <w:p w14:paraId="37132426" w14:textId="77777777" w:rsidR="00C71256" w:rsidRPr="00D822A3" w:rsidRDefault="00C71256" w:rsidP="00C71256">
      <w:pPr>
        <w:pStyle w:val="Code"/>
        <w:rPr>
          <w:lang w:val="en-GB"/>
        </w:rPr>
      </w:pPr>
    </w:p>
    <w:p w14:paraId="745EA76F" w14:textId="77777777" w:rsidR="00C71256" w:rsidRPr="00D822A3" w:rsidRDefault="00C71256" w:rsidP="00C71256">
      <w:pPr>
        <w:pStyle w:val="Code"/>
        <w:rPr>
          <w:lang w:val="en-GB"/>
        </w:rPr>
      </w:pPr>
      <w:r w:rsidRPr="00D822A3">
        <w:rPr>
          <w:i/>
          <w:lang w:val="en-GB"/>
        </w:rPr>
        <w:t>conditional</w:t>
      </w:r>
      <w:r w:rsidRPr="00D822A3">
        <w:rPr>
          <w:lang w:val="en-GB"/>
        </w:rPr>
        <w:t>_</w:t>
      </w:r>
      <w:r w:rsidRPr="00D822A3">
        <w:rPr>
          <w:i/>
          <w:lang w:val="en-GB"/>
        </w:rPr>
        <w:t>expression</w:t>
      </w:r>
      <w:r w:rsidRPr="00D822A3">
        <w:rPr>
          <w:lang w:val="en-GB"/>
        </w:rPr>
        <w:t xml:space="preserve"> ::=</w:t>
      </w:r>
    </w:p>
    <w:p w14:paraId="6E4A4129" w14:textId="77777777" w:rsidR="00C71256" w:rsidRPr="00D822A3" w:rsidRDefault="00C71256" w:rsidP="00C71256">
      <w:pPr>
        <w:pStyle w:val="Code"/>
        <w:rPr>
          <w:lang w:val="en-GB"/>
        </w:rPr>
      </w:pPr>
      <w:r w:rsidRPr="00D822A3">
        <w:rPr>
          <w:lang w:val="en-GB"/>
        </w:rPr>
        <w:t xml:space="preserve">    </w:t>
      </w:r>
      <w:r w:rsidRPr="00D822A3">
        <w:rPr>
          <w:i/>
          <w:lang w:val="en-GB"/>
        </w:rPr>
        <w:t>logical</w:t>
      </w:r>
      <w:r w:rsidRPr="00D822A3">
        <w:rPr>
          <w:lang w:val="en-GB"/>
        </w:rPr>
        <w:t>_</w:t>
      </w:r>
      <w:r w:rsidRPr="00D822A3">
        <w:rPr>
          <w:i/>
          <w:lang w:val="en-GB"/>
        </w:rPr>
        <w:t>or</w:t>
      </w:r>
      <w:r w:rsidRPr="00D822A3">
        <w:rPr>
          <w:lang w:val="en-GB"/>
        </w:rPr>
        <w:t>_</w:t>
      </w:r>
      <w:r w:rsidRPr="00D822A3">
        <w:rPr>
          <w:i/>
          <w:lang w:val="en-GB"/>
        </w:rPr>
        <w:t>expression</w:t>
      </w:r>
      <w:r w:rsidRPr="00D822A3">
        <w:rPr>
          <w:lang w:val="en-GB"/>
        </w:rPr>
        <w:t xml:space="preserve">  </w:t>
      </w:r>
    </w:p>
    <w:p w14:paraId="31B2BB34" w14:textId="77777777" w:rsidR="00C71256" w:rsidRPr="00D822A3" w:rsidRDefault="00C71256" w:rsidP="00C71256">
      <w:pPr>
        <w:pStyle w:val="Code"/>
        <w:rPr>
          <w:lang w:val="en-GB"/>
        </w:rPr>
      </w:pPr>
      <w:r w:rsidRPr="00D822A3">
        <w:rPr>
          <w:lang w:val="en-GB"/>
        </w:rPr>
        <w:t xml:space="preserve">  | </w:t>
      </w:r>
      <w:r w:rsidRPr="00D822A3">
        <w:rPr>
          <w:i/>
          <w:lang w:val="en-GB"/>
        </w:rPr>
        <w:t>logical</w:t>
      </w:r>
      <w:r w:rsidRPr="00D822A3">
        <w:rPr>
          <w:lang w:val="en-GB"/>
        </w:rPr>
        <w:t>_</w:t>
      </w:r>
      <w:r w:rsidRPr="00D822A3">
        <w:rPr>
          <w:i/>
          <w:lang w:val="en-GB"/>
        </w:rPr>
        <w:t>or</w:t>
      </w:r>
      <w:r w:rsidRPr="00D822A3">
        <w:rPr>
          <w:lang w:val="en-GB"/>
        </w:rPr>
        <w:t>_</w:t>
      </w:r>
      <w:r w:rsidRPr="00D822A3">
        <w:rPr>
          <w:i/>
          <w:lang w:val="en-GB"/>
        </w:rPr>
        <w:t>expression</w:t>
      </w:r>
      <w:r w:rsidRPr="00D822A3">
        <w:rPr>
          <w:lang w:val="en-GB"/>
        </w:rPr>
        <w:t xml:space="preserve">  </w:t>
      </w:r>
    </w:p>
    <w:p w14:paraId="30C496BA" w14:textId="77777777" w:rsidR="00C71256" w:rsidRPr="00D822A3" w:rsidRDefault="00C71256" w:rsidP="00C71256">
      <w:pPr>
        <w:pStyle w:val="Code"/>
        <w:rPr>
          <w:lang w:val="en-GB"/>
        </w:rPr>
      </w:pPr>
      <w:r w:rsidRPr="00D822A3">
        <w:rPr>
          <w:lang w:val="en-GB"/>
        </w:rPr>
        <w:t xml:space="preserve">    </w:t>
      </w:r>
      <w:r w:rsidRPr="00D822A3">
        <w:rPr>
          <w:b/>
          <w:lang w:val="en-GB"/>
        </w:rPr>
        <w:t>?</w:t>
      </w:r>
      <w:r w:rsidRPr="00D822A3">
        <w:rPr>
          <w:lang w:val="en-GB"/>
        </w:rPr>
        <w:t xml:space="preserve"> </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conditional</w:t>
      </w:r>
      <w:r w:rsidRPr="00D822A3">
        <w:rPr>
          <w:lang w:val="en-GB"/>
        </w:rPr>
        <w:t>_</w:t>
      </w:r>
      <w:r w:rsidRPr="00D822A3">
        <w:rPr>
          <w:i/>
          <w:lang w:val="en-GB"/>
        </w:rPr>
        <w:t>expression</w:t>
      </w:r>
    </w:p>
    <w:p w14:paraId="00D73970" w14:textId="77777777" w:rsidR="00C71256" w:rsidRPr="00D822A3" w:rsidRDefault="00C71256" w:rsidP="00C71256">
      <w:pPr>
        <w:pStyle w:val="Code"/>
        <w:rPr>
          <w:lang w:val="en-GB"/>
        </w:rPr>
      </w:pPr>
    </w:p>
    <w:p w14:paraId="5BC32553" w14:textId="77777777" w:rsidR="00C71256" w:rsidRPr="00D822A3" w:rsidRDefault="00C71256" w:rsidP="00C71256">
      <w:pPr>
        <w:pStyle w:val="Code"/>
        <w:rPr>
          <w:lang w:val="en-GB"/>
        </w:rPr>
      </w:pPr>
      <w:r w:rsidRPr="00D822A3">
        <w:rPr>
          <w:i/>
          <w:lang w:val="en-GB"/>
        </w:rPr>
        <w:t>optional</w:t>
      </w:r>
      <w:r w:rsidRPr="00D822A3">
        <w:rPr>
          <w:lang w:val="en-GB"/>
        </w:rPr>
        <w:t>_</w:t>
      </w:r>
      <w:r w:rsidRPr="00D822A3">
        <w:rPr>
          <w:i/>
          <w:lang w:val="en-GB"/>
        </w:rPr>
        <w:t>const</w:t>
      </w:r>
      <w:r w:rsidRPr="00D822A3">
        <w:rPr>
          <w:lang w:val="en-GB"/>
        </w:rPr>
        <w:t>_</w:t>
      </w:r>
      <w:r w:rsidRPr="00D822A3">
        <w:rPr>
          <w:i/>
          <w:lang w:val="en-GB"/>
        </w:rPr>
        <w:t>expression</w:t>
      </w:r>
      <w:r w:rsidRPr="00D822A3">
        <w:rPr>
          <w:lang w:val="en-GB"/>
        </w:rPr>
        <w:t xml:space="preserve"> ::=</w:t>
      </w:r>
    </w:p>
    <w:p w14:paraId="687BBE5D" w14:textId="77777777" w:rsidR="00C71256" w:rsidRPr="00D822A3" w:rsidRDefault="00C71256" w:rsidP="00C71256">
      <w:pPr>
        <w:pStyle w:val="Code"/>
        <w:rPr>
          <w:lang w:val="en-GB"/>
        </w:rPr>
      </w:pPr>
      <w:r w:rsidRPr="00D822A3">
        <w:rPr>
          <w:lang w:val="en-GB"/>
        </w:rPr>
        <w:t xml:space="preserve">    /* </w:t>
      </w:r>
      <w:r w:rsidRPr="00D822A3">
        <w:rPr>
          <w:i/>
          <w:lang w:val="en-GB"/>
        </w:rPr>
        <w:t>empty</w:t>
      </w:r>
      <w:r w:rsidRPr="00D822A3">
        <w:rPr>
          <w:lang w:val="en-GB"/>
        </w:rPr>
        <w:t xml:space="preserve"> */</w:t>
      </w:r>
      <w:r w:rsidRPr="00D822A3">
        <w:rPr>
          <w:b/>
          <w:lang w:val="en-GB"/>
        </w:rPr>
        <w:t xml:space="preserve">                    </w:t>
      </w:r>
    </w:p>
    <w:p w14:paraId="6E42D996" w14:textId="77777777" w:rsidR="00C71256" w:rsidRPr="00D822A3" w:rsidRDefault="00C71256" w:rsidP="00C71256">
      <w:pPr>
        <w:pStyle w:val="Code"/>
        <w:rPr>
          <w:lang w:val="en-GB"/>
        </w:rPr>
      </w:pPr>
      <w:r w:rsidRPr="00D822A3">
        <w:rPr>
          <w:lang w:val="en-GB"/>
        </w:rPr>
        <w:t xml:space="preserve">  | </w:t>
      </w:r>
      <w:r w:rsidRPr="00D822A3">
        <w:rPr>
          <w:i/>
          <w:lang w:val="en-GB"/>
        </w:rPr>
        <w:t>const</w:t>
      </w:r>
      <w:r w:rsidRPr="00D822A3">
        <w:rPr>
          <w:lang w:val="en-GB"/>
        </w:rPr>
        <w:t>_</w:t>
      </w:r>
      <w:r w:rsidRPr="00D822A3">
        <w:rPr>
          <w:i/>
          <w:lang w:val="en-GB"/>
        </w:rPr>
        <w:t>expression</w:t>
      </w:r>
    </w:p>
    <w:p w14:paraId="15A24D99" w14:textId="77777777" w:rsidR="00C71256" w:rsidRPr="00D822A3" w:rsidRDefault="00C71256" w:rsidP="00C71256">
      <w:pPr>
        <w:pStyle w:val="Code"/>
        <w:rPr>
          <w:lang w:val="en-GB"/>
        </w:rPr>
      </w:pPr>
    </w:p>
    <w:p w14:paraId="0E87B509" w14:textId="77777777" w:rsidR="00C71256" w:rsidRPr="00D822A3" w:rsidRDefault="00C71256" w:rsidP="00C71256">
      <w:pPr>
        <w:pStyle w:val="Code"/>
        <w:rPr>
          <w:lang w:val="en-GB"/>
        </w:rPr>
      </w:pPr>
      <w:r w:rsidRPr="00D822A3">
        <w:rPr>
          <w:i/>
          <w:lang w:val="en-GB"/>
        </w:rPr>
        <w:t>const</w:t>
      </w:r>
      <w:r w:rsidRPr="00D822A3">
        <w:rPr>
          <w:lang w:val="en-GB"/>
        </w:rPr>
        <w:t>_</w:t>
      </w:r>
      <w:r w:rsidRPr="00D822A3">
        <w:rPr>
          <w:i/>
          <w:lang w:val="en-GB"/>
        </w:rPr>
        <w:t>expression</w:t>
      </w:r>
      <w:r w:rsidRPr="00D822A3">
        <w:rPr>
          <w:lang w:val="en-GB"/>
        </w:rPr>
        <w:t xml:space="preserve"> ::=</w:t>
      </w:r>
    </w:p>
    <w:p w14:paraId="0738D491" w14:textId="77777777" w:rsidR="00C71256" w:rsidRPr="00D822A3" w:rsidRDefault="00C71256" w:rsidP="00C71256">
      <w:pPr>
        <w:pStyle w:val="Code"/>
        <w:rPr>
          <w:lang w:val="en-GB"/>
        </w:rPr>
      </w:pPr>
      <w:r w:rsidRPr="00D822A3">
        <w:rPr>
          <w:lang w:val="en-GB"/>
        </w:rPr>
        <w:t xml:space="preserve">    </w:t>
      </w:r>
      <w:r w:rsidRPr="00D822A3">
        <w:rPr>
          <w:i/>
          <w:lang w:val="en-GB"/>
        </w:rPr>
        <w:t>conditional</w:t>
      </w:r>
      <w:r w:rsidRPr="00D822A3">
        <w:rPr>
          <w:lang w:val="en-GB"/>
        </w:rPr>
        <w:t>_</w:t>
      </w:r>
      <w:r w:rsidRPr="00D822A3">
        <w:rPr>
          <w:i/>
          <w:lang w:val="en-GB"/>
        </w:rPr>
        <w:t>expression</w:t>
      </w:r>
    </w:p>
    <w:p w14:paraId="2A3F7E4B" w14:textId="77777777" w:rsidR="00C71256" w:rsidRPr="00D822A3" w:rsidRDefault="00C71256" w:rsidP="00C71256">
      <w:pPr>
        <w:pStyle w:val="Code"/>
        <w:rPr>
          <w:lang w:val="en-GB"/>
        </w:rPr>
      </w:pPr>
    </w:p>
    <w:p w14:paraId="60DCBEE3" w14:textId="77777777" w:rsidR="00C71256" w:rsidRPr="00D822A3" w:rsidRDefault="00C71256" w:rsidP="00C71256">
      <w:pPr>
        <w:pStyle w:val="Code"/>
        <w:rPr>
          <w:lang w:val="en-GB"/>
        </w:rPr>
      </w:pPr>
      <w:r w:rsidRPr="00D822A3">
        <w:rPr>
          <w:i/>
          <w:lang w:val="en-GB"/>
        </w:rPr>
        <w:t>logical</w:t>
      </w:r>
      <w:r w:rsidRPr="00D822A3">
        <w:rPr>
          <w:lang w:val="en-GB"/>
        </w:rPr>
        <w:t>_</w:t>
      </w:r>
      <w:r w:rsidRPr="00D822A3">
        <w:rPr>
          <w:i/>
          <w:lang w:val="en-GB"/>
        </w:rPr>
        <w:t>or</w:t>
      </w:r>
      <w:r w:rsidRPr="00D822A3">
        <w:rPr>
          <w:lang w:val="en-GB"/>
        </w:rPr>
        <w:t>_</w:t>
      </w:r>
      <w:r w:rsidRPr="00D822A3">
        <w:rPr>
          <w:i/>
          <w:lang w:val="en-GB"/>
        </w:rPr>
        <w:t>expression</w:t>
      </w:r>
      <w:r w:rsidRPr="00D822A3">
        <w:rPr>
          <w:lang w:val="en-GB"/>
        </w:rPr>
        <w:t xml:space="preserve"> ::=</w:t>
      </w:r>
    </w:p>
    <w:p w14:paraId="0F93FAC9" w14:textId="77777777" w:rsidR="00C71256" w:rsidRPr="00D822A3" w:rsidRDefault="00C71256" w:rsidP="00C71256">
      <w:pPr>
        <w:pStyle w:val="Code"/>
        <w:rPr>
          <w:lang w:val="en-GB"/>
        </w:rPr>
      </w:pPr>
      <w:r w:rsidRPr="00D822A3">
        <w:rPr>
          <w:lang w:val="en-GB"/>
        </w:rPr>
        <w:t xml:space="preserve">    </w:t>
      </w:r>
      <w:r w:rsidRPr="00D822A3">
        <w:rPr>
          <w:i/>
          <w:lang w:val="en-GB"/>
        </w:rPr>
        <w:t>logical</w:t>
      </w:r>
      <w:r w:rsidRPr="00D822A3">
        <w:rPr>
          <w:lang w:val="en-GB"/>
        </w:rPr>
        <w:t>_</w:t>
      </w:r>
      <w:r w:rsidRPr="00D822A3">
        <w:rPr>
          <w:i/>
          <w:lang w:val="en-GB"/>
        </w:rPr>
        <w:t>and</w:t>
      </w:r>
      <w:r w:rsidRPr="00D822A3">
        <w:rPr>
          <w:lang w:val="en-GB"/>
        </w:rPr>
        <w:t>_</w:t>
      </w:r>
      <w:r w:rsidRPr="00D822A3">
        <w:rPr>
          <w:i/>
          <w:lang w:val="en-GB"/>
        </w:rPr>
        <w:t>expression</w:t>
      </w:r>
      <w:r w:rsidRPr="00D822A3">
        <w:rPr>
          <w:lang w:val="en-GB"/>
        </w:rPr>
        <w:t xml:space="preserve">  </w:t>
      </w:r>
    </w:p>
    <w:p w14:paraId="3B08AF36" w14:textId="77777777" w:rsidR="00C71256" w:rsidRPr="00D822A3" w:rsidRDefault="00C71256" w:rsidP="00C71256">
      <w:pPr>
        <w:pStyle w:val="Code"/>
        <w:rPr>
          <w:lang w:val="en-GB"/>
        </w:rPr>
      </w:pPr>
      <w:r w:rsidRPr="00D822A3">
        <w:rPr>
          <w:lang w:val="en-GB"/>
        </w:rPr>
        <w:t xml:space="preserve">  | </w:t>
      </w:r>
      <w:r w:rsidRPr="00D822A3">
        <w:rPr>
          <w:i/>
          <w:lang w:val="en-GB"/>
        </w:rPr>
        <w:t>logical</w:t>
      </w:r>
      <w:r w:rsidRPr="00D822A3">
        <w:rPr>
          <w:lang w:val="en-GB"/>
        </w:rPr>
        <w:t>_</w:t>
      </w:r>
      <w:r w:rsidRPr="00D822A3">
        <w:rPr>
          <w:i/>
          <w:lang w:val="en-GB"/>
        </w:rPr>
        <w:t>or</w:t>
      </w:r>
      <w:r w:rsidRPr="00D822A3">
        <w:rPr>
          <w:lang w:val="en-GB"/>
        </w:rPr>
        <w:t>_</w:t>
      </w:r>
      <w:r w:rsidRPr="00D822A3">
        <w:rPr>
          <w:i/>
          <w:lang w:val="en-GB"/>
        </w:rPr>
        <w:t>expression</w:t>
      </w:r>
      <w:r w:rsidRPr="00D822A3">
        <w:rPr>
          <w:lang w:val="en-GB"/>
        </w:rPr>
        <w:t xml:space="preserve"> </w:t>
      </w:r>
      <w:r w:rsidRPr="00D822A3">
        <w:rPr>
          <w:i/>
          <w:lang w:val="en-GB"/>
        </w:rPr>
        <w:t>||</w:t>
      </w:r>
      <w:r w:rsidRPr="00D822A3">
        <w:rPr>
          <w:lang w:val="en-GB"/>
        </w:rPr>
        <w:t xml:space="preserve"> </w:t>
      </w:r>
      <w:r w:rsidRPr="00D822A3">
        <w:rPr>
          <w:i/>
          <w:lang w:val="en-GB"/>
        </w:rPr>
        <w:t>logical</w:t>
      </w:r>
      <w:r w:rsidRPr="00D822A3">
        <w:rPr>
          <w:lang w:val="en-GB"/>
        </w:rPr>
        <w:t>_</w:t>
      </w:r>
      <w:r w:rsidRPr="00D822A3">
        <w:rPr>
          <w:i/>
          <w:lang w:val="en-GB"/>
        </w:rPr>
        <w:t>and</w:t>
      </w:r>
      <w:r w:rsidRPr="00D822A3">
        <w:rPr>
          <w:lang w:val="en-GB"/>
        </w:rPr>
        <w:t>_</w:t>
      </w:r>
      <w:r w:rsidRPr="00D822A3">
        <w:rPr>
          <w:i/>
          <w:lang w:val="en-GB"/>
        </w:rPr>
        <w:t>expression</w:t>
      </w:r>
    </w:p>
    <w:p w14:paraId="57367B50" w14:textId="77777777" w:rsidR="00C71256" w:rsidRPr="00D822A3" w:rsidRDefault="00C71256" w:rsidP="00C71256">
      <w:pPr>
        <w:pStyle w:val="Code"/>
        <w:rPr>
          <w:lang w:val="en-GB"/>
        </w:rPr>
      </w:pPr>
    </w:p>
    <w:p w14:paraId="60259DF4" w14:textId="77777777" w:rsidR="00C71256" w:rsidRPr="00D822A3" w:rsidRDefault="00C71256" w:rsidP="00C71256">
      <w:pPr>
        <w:pStyle w:val="Code"/>
        <w:rPr>
          <w:lang w:val="en-GB"/>
        </w:rPr>
      </w:pPr>
      <w:r w:rsidRPr="00D822A3">
        <w:rPr>
          <w:i/>
          <w:lang w:val="en-GB"/>
        </w:rPr>
        <w:t>logical</w:t>
      </w:r>
      <w:r w:rsidRPr="00D822A3">
        <w:rPr>
          <w:lang w:val="en-GB"/>
        </w:rPr>
        <w:t>_</w:t>
      </w:r>
      <w:r w:rsidRPr="00D822A3">
        <w:rPr>
          <w:i/>
          <w:lang w:val="en-GB"/>
        </w:rPr>
        <w:t>and</w:t>
      </w:r>
      <w:r w:rsidRPr="00D822A3">
        <w:rPr>
          <w:lang w:val="en-GB"/>
        </w:rPr>
        <w:t>_</w:t>
      </w:r>
      <w:r w:rsidRPr="00D822A3">
        <w:rPr>
          <w:i/>
          <w:lang w:val="en-GB"/>
        </w:rPr>
        <w:t>expression</w:t>
      </w:r>
      <w:r w:rsidRPr="00D822A3">
        <w:rPr>
          <w:lang w:val="en-GB"/>
        </w:rPr>
        <w:t xml:space="preserve"> ::=</w:t>
      </w:r>
    </w:p>
    <w:p w14:paraId="1E297714" w14:textId="4222553F" w:rsidR="00C71256" w:rsidRPr="00D822A3" w:rsidRDefault="00C71256" w:rsidP="00C71256">
      <w:pPr>
        <w:pStyle w:val="Code"/>
        <w:rPr>
          <w:lang w:val="en-GB"/>
        </w:rPr>
      </w:pPr>
      <w:r w:rsidRPr="00D822A3">
        <w:rPr>
          <w:lang w:val="en-GB"/>
        </w:rPr>
        <w:t xml:space="preserve">    </w:t>
      </w:r>
      <w:r w:rsidR="003165F5" w:rsidRPr="00D822A3">
        <w:rPr>
          <w:i/>
          <w:lang w:val="en-GB"/>
        </w:rPr>
        <w:t>BITWISE_OR</w:t>
      </w:r>
      <w:r w:rsidRPr="00D822A3">
        <w:rPr>
          <w:lang w:val="en-GB"/>
        </w:rPr>
        <w:t>_</w:t>
      </w:r>
      <w:r w:rsidRPr="00D822A3">
        <w:rPr>
          <w:i/>
          <w:lang w:val="en-GB"/>
        </w:rPr>
        <w:t>expression</w:t>
      </w:r>
      <w:r w:rsidRPr="00D822A3">
        <w:rPr>
          <w:lang w:val="en-GB"/>
        </w:rPr>
        <w:t xml:space="preserve">  </w:t>
      </w:r>
    </w:p>
    <w:p w14:paraId="37CA0126" w14:textId="70A2FF5F" w:rsidR="00C71256" w:rsidRPr="00D822A3" w:rsidRDefault="00C71256" w:rsidP="00C71256">
      <w:pPr>
        <w:pStyle w:val="Code"/>
        <w:rPr>
          <w:lang w:val="en-GB"/>
        </w:rPr>
      </w:pPr>
      <w:r w:rsidRPr="00D822A3">
        <w:rPr>
          <w:lang w:val="en-GB"/>
        </w:rPr>
        <w:t xml:space="preserve">  | </w:t>
      </w:r>
      <w:r w:rsidRPr="00D822A3">
        <w:rPr>
          <w:i/>
          <w:lang w:val="en-GB"/>
        </w:rPr>
        <w:t>bitwise</w:t>
      </w:r>
      <w:r w:rsidRPr="00D822A3">
        <w:rPr>
          <w:lang w:val="en-GB"/>
        </w:rPr>
        <w:t>_</w:t>
      </w:r>
      <w:r w:rsidRPr="00D822A3">
        <w:rPr>
          <w:i/>
          <w:lang w:val="en-GB"/>
        </w:rPr>
        <w:t>and</w:t>
      </w:r>
      <w:r w:rsidRPr="00D822A3">
        <w:rPr>
          <w:lang w:val="en-GB"/>
        </w:rPr>
        <w:t>_</w:t>
      </w:r>
      <w:r w:rsidRPr="00D822A3">
        <w:rPr>
          <w:i/>
          <w:lang w:val="en-GB"/>
        </w:rPr>
        <w:t>expression</w:t>
      </w:r>
      <w:r w:rsidRPr="00D822A3">
        <w:rPr>
          <w:lang w:val="en-GB"/>
        </w:rPr>
        <w:t xml:space="preserve"> </w:t>
      </w:r>
      <w:r w:rsidRPr="00D822A3">
        <w:rPr>
          <w:b/>
          <w:lang w:val="en-GB"/>
        </w:rPr>
        <w:t>&amp;&amp;</w:t>
      </w:r>
      <w:r w:rsidRPr="00D822A3">
        <w:rPr>
          <w:lang w:val="en-GB"/>
        </w:rPr>
        <w:t xml:space="preserve"> </w:t>
      </w:r>
      <w:r w:rsidR="003165F5" w:rsidRPr="00D822A3">
        <w:rPr>
          <w:i/>
          <w:lang w:val="en-GB"/>
        </w:rPr>
        <w:t>BITWISE_OR</w:t>
      </w:r>
      <w:r w:rsidRPr="00D822A3">
        <w:rPr>
          <w:lang w:val="en-GB"/>
        </w:rPr>
        <w:t>_</w:t>
      </w:r>
      <w:r w:rsidRPr="00D822A3">
        <w:rPr>
          <w:i/>
          <w:lang w:val="en-GB"/>
        </w:rPr>
        <w:t>expression</w:t>
      </w:r>
    </w:p>
    <w:p w14:paraId="5B9AE233" w14:textId="77777777" w:rsidR="00C71256" w:rsidRPr="00D822A3" w:rsidRDefault="00C71256" w:rsidP="00C71256">
      <w:pPr>
        <w:pStyle w:val="Code"/>
        <w:rPr>
          <w:lang w:val="en-GB"/>
        </w:rPr>
      </w:pPr>
    </w:p>
    <w:p w14:paraId="5FE49EBC" w14:textId="03A5BE83" w:rsidR="00C71256" w:rsidRPr="00D822A3" w:rsidRDefault="003165F5" w:rsidP="00C71256">
      <w:pPr>
        <w:pStyle w:val="Code"/>
        <w:rPr>
          <w:lang w:val="en-GB"/>
        </w:rPr>
      </w:pPr>
      <w:r w:rsidRPr="00D822A3">
        <w:rPr>
          <w:i/>
          <w:lang w:val="en-GB"/>
        </w:rPr>
        <w:t>BITWISE_OR</w:t>
      </w:r>
      <w:r w:rsidR="00C71256" w:rsidRPr="00D822A3">
        <w:rPr>
          <w:lang w:val="en-GB"/>
        </w:rPr>
        <w:t>_</w:t>
      </w:r>
      <w:r w:rsidR="00C71256" w:rsidRPr="00D822A3">
        <w:rPr>
          <w:i/>
          <w:lang w:val="en-GB"/>
        </w:rPr>
        <w:t>expression</w:t>
      </w:r>
      <w:r w:rsidR="00C71256" w:rsidRPr="00D822A3">
        <w:rPr>
          <w:lang w:val="en-GB"/>
        </w:rPr>
        <w:t xml:space="preserve"> ::=</w:t>
      </w:r>
    </w:p>
    <w:p w14:paraId="60AA74D3" w14:textId="77777777" w:rsidR="00C71256" w:rsidRPr="00D822A3" w:rsidRDefault="00C71256" w:rsidP="00C71256">
      <w:pPr>
        <w:pStyle w:val="Code"/>
        <w:rPr>
          <w:lang w:val="en-GB"/>
        </w:rPr>
      </w:pPr>
      <w:r w:rsidRPr="00D822A3">
        <w:rPr>
          <w:lang w:val="en-GB"/>
        </w:rPr>
        <w:t xml:space="preserve">    </w:t>
      </w:r>
      <w:r w:rsidRPr="00D822A3">
        <w:rPr>
          <w:i/>
          <w:lang w:val="en-GB"/>
        </w:rPr>
        <w:t>bitwise</w:t>
      </w:r>
      <w:r w:rsidRPr="00D822A3">
        <w:rPr>
          <w:lang w:val="en-GB"/>
        </w:rPr>
        <w:t>_</w:t>
      </w:r>
      <w:r w:rsidRPr="00D822A3">
        <w:rPr>
          <w:i/>
          <w:lang w:val="en-GB"/>
        </w:rPr>
        <w:t>xor</w:t>
      </w:r>
      <w:r w:rsidRPr="00D822A3">
        <w:rPr>
          <w:lang w:val="en-GB"/>
        </w:rPr>
        <w:t>_</w:t>
      </w:r>
      <w:r w:rsidRPr="00D822A3">
        <w:rPr>
          <w:i/>
          <w:lang w:val="en-GB"/>
        </w:rPr>
        <w:t>expression</w:t>
      </w:r>
    </w:p>
    <w:p w14:paraId="0650BD64" w14:textId="40F97426" w:rsidR="00C71256" w:rsidRPr="00D822A3" w:rsidRDefault="00C71256" w:rsidP="00C71256">
      <w:pPr>
        <w:pStyle w:val="Code"/>
        <w:rPr>
          <w:lang w:val="en-GB"/>
        </w:rPr>
      </w:pPr>
      <w:r w:rsidRPr="00D822A3">
        <w:rPr>
          <w:lang w:val="en-GB"/>
        </w:rPr>
        <w:t xml:space="preserve">  | </w:t>
      </w:r>
      <w:r w:rsidR="003165F5" w:rsidRPr="00D822A3">
        <w:rPr>
          <w:i/>
          <w:lang w:val="en-GB"/>
        </w:rPr>
        <w:t>BITWISE_OR</w:t>
      </w:r>
      <w:r w:rsidRPr="00D822A3">
        <w:rPr>
          <w:lang w:val="en-GB"/>
        </w:rPr>
        <w:t>_</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bitwise</w:t>
      </w:r>
      <w:r w:rsidRPr="00D822A3">
        <w:rPr>
          <w:lang w:val="en-GB"/>
        </w:rPr>
        <w:t>_</w:t>
      </w:r>
      <w:r w:rsidRPr="00D822A3">
        <w:rPr>
          <w:i/>
          <w:lang w:val="en-GB"/>
        </w:rPr>
        <w:t>xor</w:t>
      </w:r>
      <w:r w:rsidRPr="00D822A3">
        <w:rPr>
          <w:lang w:val="en-GB"/>
        </w:rPr>
        <w:t>_</w:t>
      </w:r>
      <w:r w:rsidRPr="00D822A3">
        <w:rPr>
          <w:i/>
          <w:lang w:val="en-GB"/>
        </w:rPr>
        <w:t>expression</w:t>
      </w:r>
    </w:p>
    <w:p w14:paraId="627E46AB" w14:textId="77777777" w:rsidR="00C71256" w:rsidRPr="00D822A3" w:rsidRDefault="00C71256" w:rsidP="00C71256">
      <w:pPr>
        <w:pStyle w:val="Code"/>
        <w:rPr>
          <w:lang w:val="en-GB"/>
        </w:rPr>
      </w:pPr>
    </w:p>
    <w:p w14:paraId="216A07CF" w14:textId="77777777" w:rsidR="00C71256" w:rsidRPr="00D822A3" w:rsidRDefault="00C71256" w:rsidP="00C71256">
      <w:pPr>
        <w:pStyle w:val="Code"/>
        <w:rPr>
          <w:lang w:val="en-GB"/>
        </w:rPr>
      </w:pPr>
      <w:r w:rsidRPr="00D822A3">
        <w:rPr>
          <w:i/>
          <w:lang w:val="en-GB"/>
        </w:rPr>
        <w:t>bitwise</w:t>
      </w:r>
      <w:r w:rsidRPr="00D822A3">
        <w:rPr>
          <w:lang w:val="en-GB"/>
        </w:rPr>
        <w:t>_</w:t>
      </w:r>
      <w:r w:rsidRPr="00D822A3">
        <w:rPr>
          <w:i/>
          <w:lang w:val="en-GB"/>
        </w:rPr>
        <w:t>xor</w:t>
      </w:r>
      <w:r w:rsidRPr="00D822A3">
        <w:rPr>
          <w:lang w:val="en-GB"/>
        </w:rPr>
        <w:t>_</w:t>
      </w:r>
      <w:r w:rsidRPr="00D822A3">
        <w:rPr>
          <w:i/>
          <w:lang w:val="en-GB"/>
        </w:rPr>
        <w:t>expression</w:t>
      </w:r>
      <w:r w:rsidRPr="00D822A3">
        <w:rPr>
          <w:lang w:val="en-GB"/>
        </w:rPr>
        <w:t xml:space="preserve"> ::=</w:t>
      </w:r>
    </w:p>
    <w:p w14:paraId="7BBA4312" w14:textId="77777777" w:rsidR="00C71256" w:rsidRPr="00D822A3" w:rsidRDefault="00C71256" w:rsidP="00C71256">
      <w:pPr>
        <w:pStyle w:val="Code"/>
        <w:rPr>
          <w:lang w:val="en-GB"/>
        </w:rPr>
      </w:pPr>
      <w:r w:rsidRPr="00D822A3">
        <w:rPr>
          <w:lang w:val="en-GB"/>
        </w:rPr>
        <w:t xml:space="preserve">    </w:t>
      </w:r>
      <w:r w:rsidRPr="00D822A3">
        <w:rPr>
          <w:i/>
          <w:lang w:val="en-GB"/>
        </w:rPr>
        <w:t>bitwise</w:t>
      </w:r>
      <w:r w:rsidRPr="00D822A3">
        <w:rPr>
          <w:lang w:val="en-GB"/>
        </w:rPr>
        <w:t>_</w:t>
      </w:r>
      <w:r w:rsidRPr="00D822A3">
        <w:rPr>
          <w:i/>
          <w:lang w:val="en-GB"/>
        </w:rPr>
        <w:t>and</w:t>
      </w:r>
      <w:r w:rsidRPr="00D822A3">
        <w:rPr>
          <w:lang w:val="en-GB"/>
        </w:rPr>
        <w:t>_</w:t>
      </w:r>
      <w:r w:rsidRPr="00D822A3">
        <w:rPr>
          <w:i/>
          <w:lang w:val="en-GB"/>
        </w:rPr>
        <w:t>expression</w:t>
      </w:r>
    </w:p>
    <w:p w14:paraId="33AC168E" w14:textId="77777777" w:rsidR="00C71256" w:rsidRPr="00D822A3" w:rsidRDefault="00C71256" w:rsidP="00C71256">
      <w:pPr>
        <w:pStyle w:val="Code"/>
        <w:rPr>
          <w:lang w:val="en-GB"/>
        </w:rPr>
      </w:pPr>
      <w:r w:rsidRPr="00D822A3">
        <w:rPr>
          <w:lang w:val="en-GB"/>
        </w:rPr>
        <w:t xml:space="preserve">  | </w:t>
      </w:r>
      <w:r w:rsidRPr="00D822A3">
        <w:rPr>
          <w:i/>
          <w:lang w:val="en-GB"/>
        </w:rPr>
        <w:t>bitwise</w:t>
      </w:r>
      <w:r w:rsidRPr="00D822A3">
        <w:rPr>
          <w:lang w:val="en-GB"/>
        </w:rPr>
        <w:t>_</w:t>
      </w:r>
      <w:r w:rsidRPr="00D822A3">
        <w:rPr>
          <w:i/>
          <w:lang w:val="en-GB"/>
        </w:rPr>
        <w:t>xor</w:t>
      </w:r>
      <w:r w:rsidRPr="00D822A3">
        <w:rPr>
          <w:lang w:val="en-GB"/>
        </w:rPr>
        <w:t>_</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bitwise</w:t>
      </w:r>
      <w:r w:rsidRPr="00D822A3">
        <w:rPr>
          <w:lang w:val="en-GB"/>
        </w:rPr>
        <w:t>_</w:t>
      </w:r>
      <w:r w:rsidRPr="00D822A3">
        <w:rPr>
          <w:i/>
          <w:lang w:val="en-GB"/>
        </w:rPr>
        <w:t>and</w:t>
      </w:r>
      <w:r w:rsidRPr="00D822A3">
        <w:rPr>
          <w:lang w:val="en-GB"/>
        </w:rPr>
        <w:t>_</w:t>
      </w:r>
      <w:r w:rsidRPr="00D822A3">
        <w:rPr>
          <w:i/>
          <w:lang w:val="en-GB"/>
        </w:rPr>
        <w:t>expression</w:t>
      </w:r>
    </w:p>
    <w:p w14:paraId="6BEA19BA" w14:textId="77777777" w:rsidR="00C71256" w:rsidRPr="00D822A3" w:rsidRDefault="00C71256" w:rsidP="00C71256">
      <w:pPr>
        <w:pStyle w:val="Code"/>
        <w:rPr>
          <w:lang w:val="en-GB"/>
        </w:rPr>
      </w:pPr>
    </w:p>
    <w:p w14:paraId="0EE9F41A" w14:textId="77777777" w:rsidR="00C71256" w:rsidRPr="00D822A3" w:rsidRDefault="00C71256" w:rsidP="00C71256">
      <w:pPr>
        <w:pStyle w:val="Code"/>
        <w:rPr>
          <w:lang w:val="en-GB"/>
        </w:rPr>
      </w:pPr>
      <w:r w:rsidRPr="00D822A3">
        <w:rPr>
          <w:i/>
          <w:lang w:val="en-GB"/>
        </w:rPr>
        <w:t>bitwise</w:t>
      </w:r>
      <w:r w:rsidRPr="00D822A3">
        <w:rPr>
          <w:lang w:val="en-GB"/>
        </w:rPr>
        <w:t>_</w:t>
      </w:r>
      <w:r w:rsidRPr="00D822A3">
        <w:rPr>
          <w:i/>
          <w:lang w:val="en-GB"/>
        </w:rPr>
        <w:t>and</w:t>
      </w:r>
      <w:r w:rsidRPr="00D822A3">
        <w:rPr>
          <w:lang w:val="en-GB"/>
        </w:rPr>
        <w:t>_</w:t>
      </w:r>
      <w:r w:rsidRPr="00D822A3">
        <w:rPr>
          <w:i/>
          <w:lang w:val="en-GB"/>
        </w:rPr>
        <w:t>expression</w:t>
      </w:r>
      <w:r w:rsidRPr="00D822A3">
        <w:rPr>
          <w:lang w:val="en-GB"/>
        </w:rPr>
        <w:t xml:space="preserve"> ::=</w:t>
      </w:r>
    </w:p>
    <w:p w14:paraId="404642EA" w14:textId="77777777" w:rsidR="00C71256" w:rsidRPr="00D822A3" w:rsidRDefault="00C71256" w:rsidP="00C71256">
      <w:pPr>
        <w:pStyle w:val="Code"/>
        <w:rPr>
          <w:lang w:val="en-GB"/>
        </w:rPr>
      </w:pPr>
      <w:r w:rsidRPr="00D822A3">
        <w:rPr>
          <w:lang w:val="en-GB"/>
        </w:rPr>
        <w:t xml:space="preserve">    </w:t>
      </w:r>
      <w:r w:rsidRPr="00D822A3">
        <w:rPr>
          <w:i/>
          <w:lang w:val="en-GB"/>
        </w:rPr>
        <w:t>equality</w:t>
      </w:r>
      <w:r w:rsidRPr="00D822A3">
        <w:rPr>
          <w:lang w:val="en-GB"/>
        </w:rPr>
        <w:t>_</w:t>
      </w:r>
      <w:r w:rsidRPr="00D822A3">
        <w:rPr>
          <w:i/>
          <w:lang w:val="en-GB"/>
        </w:rPr>
        <w:t>expression</w:t>
      </w:r>
      <w:r w:rsidRPr="00D822A3">
        <w:rPr>
          <w:lang w:val="en-GB"/>
        </w:rPr>
        <w:t xml:space="preserve">  </w:t>
      </w:r>
    </w:p>
    <w:p w14:paraId="6281F10F" w14:textId="77777777" w:rsidR="00C71256" w:rsidRPr="00D822A3" w:rsidRDefault="00C71256" w:rsidP="00C71256">
      <w:pPr>
        <w:pStyle w:val="Code"/>
        <w:rPr>
          <w:lang w:val="en-GB"/>
        </w:rPr>
      </w:pPr>
      <w:r w:rsidRPr="00D822A3">
        <w:rPr>
          <w:lang w:val="en-GB"/>
        </w:rPr>
        <w:t xml:space="preserve">  | </w:t>
      </w:r>
      <w:r w:rsidRPr="00D822A3">
        <w:rPr>
          <w:i/>
          <w:lang w:val="en-GB"/>
        </w:rPr>
        <w:t>bitwise</w:t>
      </w:r>
      <w:r w:rsidRPr="00D822A3">
        <w:rPr>
          <w:lang w:val="en-GB"/>
        </w:rPr>
        <w:t>_</w:t>
      </w:r>
      <w:r w:rsidRPr="00D822A3">
        <w:rPr>
          <w:i/>
          <w:lang w:val="en-GB"/>
        </w:rPr>
        <w:t>and</w:t>
      </w:r>
      <w:r w:rsidRPr="00D822A3">
        <w:rPr>
          <w:lang w:val="en-GB"/>
        </w:rPr>
        <w:t>_</w:t>
      </w:r>
      <w:r w:rsidRPr="00D822A3">
        <w:rPr>
          <w:i/>
          <w:lang w:val="en-GB"/>
        </w:rPr>
        <w:t>expression</w:t>
      </w:r>
      <w:r w:rsidRPr="00D822A3">
        <w:rPr>
          <w:lang w:val="en-GB"/>
        </w:rPr>
        <w:t xml:space="preserve"> </w:t>
      </w:r>
      <w:r w:rsidRPr="00D822A3">
        <w:rPr>
          <w:b/>
          <w:lang w:val="en-GB"/>
        </w:rPr>
        <w:t>&amp;</w:t>
      </w:r>
      <w:r w:rsidRPr="00D822A3">
        <w:rPr>
          <w:lang w:val="en-GB"/>
        </w:rPr>
        <w:t xml:space="preserve"> </w:t>
      </w:r>
      <w:r w:rsidRPr="00D822A3">
        <w:rPr>
          <w:i/>
          <w:lang w:val="en-GB"/>
        </w:rPr>
        <w:t>equality</w:t>
      </w:r>
      <w:r w:rsidRPr="00D822A3">
        <w:rPr>
          <w:lang w:val="en-GB"/>
        </w:rPr>
        <w:t>_</w:t>
      </w:r>
      <w:r w:rsidRPr="00D822A3">
        <w:rPr>
          <w:i/>
          <w:lang w:val="en-GB"/>
        </w:rPr>
        <w:t>expression</w:t>
      </w:r>
    </w:p>
    <w:p w14:paraId="2E09B56D" w14:textId="77777777" w:rsidR="00C71256" w:rsidRPr="00D822A3" w:rsidRDefault="00C71256" w:rsidP="00C71256">
      <w:pPr>
        <w:pStyle w:val="Code"/>
        <w:rPr>
          <w:lang w:val="en-GB"/>
        </w:rPr>
      </w:pPr>
    </w:p>
    <w:p w14:paraId="4581DC6E" w14:textId="77777777" w:rsidR="00C71256" w:rsidRPr="00D822A3" w:rsidRDefault="00C71256" w:rsidP="00C71256">
      <w:pPr>
        <w:pStyle w:val="Code"/>
        <w:rPr>
          <w:lang w:val="en-GB"/>
        </w:rPr>
      </w:pPr>
      <w:r w:rsidRPr="00D822A3">
        <w:rPr>
          <w:i/>
          <w:lang w:val="en-GB"/>
        </w:rPr>
        <w:t>equality</w:t>
      </w:r>
      <w:r w:rsidRPr="00D822A3">
        <w:rPr>
          <w:lang w:val="en-GB"/>
        </w:rPr>
        <w:t>_</w:t>
      </w:r>
      <w:r w:rsidRPr="00D822A3">
        <w:rPr>
          <w:i/>
          <w:lang w:val="en-GB"/>
        </w:rPr>
        <w:t>expression</w:t>
      </w:r>
      <w:r w:rsidRPr="00D822A3">
        <w:rPr>
          <w:lang w:val="en-GB"/>
        </w:rPr>
        <w:t xml:space="preserve"> ::=</w:t>
      </w:r>
    </w:p>
    <w:p w14:paraId="21F24CE4" w14:textId="77777777" w:rsidR="00C71256" w:rsidRPr="00D822A3" w:rsidRDefault="00C71256" w:rsidP="00C71256">
      <w:pPr>
        <w:pStyle w:val="Code"/>
        <w:rPr>
          <w:lang w:val="en-GB"/>
        </w:rPr>
      </w:pPr>
      <w:r w:rsidRPr="00D822A3">
        <w:rPr>
          <w:lang w:val="en-GB"/>
        </w:rPr>
        <w:t xml:space="preserve">    </w:t>
      </w:r>
      <w:r w:rsidRPr="00D822A3">
        <w:rPr>
          <w:i/>
          <w:lang w:val="en-GB"/>
        </w:rPr>
        <w:t>relation</w:t>
      </w:r>
      <w:r w:rsidRPr="00D822A3">
        <w:rPr>
          <w:lang w:val="en-GB"/>
        </w:rPr>
        <w:t>_</w:t>
      </w:r>
      <w:r w:rsidRPr="00D822A3">
        <w:rPr>
          <w:i/>
          <w:lang w:val="en-GB"/>
        </w:rPr>
        <w:t>expression</w:t>
      </w:r>
      <w:r w:rsidRPr="00D822A3">
        <w:rPr>
          <w:lang w:val="en-GB"/>
        </w:rPr>
        <w:t xml:space="preserve">  </w:t>
      </w:r>
    </w:p>
    <w:p w14:paraId="677C9401" w14:textId="77777777" w:rsidR="00C71256" w:rsidRPr="00D822A3" w:rsidRDefault="00C71256" w:rsidP="00C71256">
      <w:pPr>
        <w:pStyle w:val="Code"/>
        <w:rPr>
          <w:lang w:val="en-GB"/>
        </w:rPr>
      </w:pPr>
      <w:r w:rsidRPr="00D822A3">
        <w:rPr>
          <w:lang w:val="en-GB"/>
        </w:rPr>
        <w:t xml:space="preserve">  | </w:t>
      </w:r>
      <w:r w:rsidRPr="00D822A3">
        <w:rPr>
          <w:i/>
          <w:lang w:val="en-GB"/>
        </w:rPr>
        <w:t>equality</w:t>
      </w:r>
      <w:r w:rsidRPr="00D822A3">
        <w:rPr>
          <w:lang w:val="en-GB"/>
        </w:rPr>
        <w:t>_</w:t>
      </w:r>
      <w:r w:rsidRPr="00D822A3">
        <w:rPr>
          <w:i/>
          <w:lang w:val="en-GB"/>
        </w:rPr>
        <w:t>expression</w:t>
      </w:r>
      <w:r w:rsidRPr="00D822A3">
        <w:rPr>
          <w:lang w:val="en-GB"/>
        </w:rPr>
        <w:t xml:space="preserve"> </w:t>
      </w:r>
      <w:r w:rsidRPr="00D822A3">
        <w:rPr>
          <w:i/>
          <w:lang w:val="en-GB"/>
        </w:rPr>
        <w:t>equality</w:t>
      </w:r>
      <w:r w:rsidRPr="00D822A3">
        <w:rPr>
          <w:lang w:val="en-GB"/>
        </w:rPr>
        <w:t>_</w:t>
      </w:r>
      <w:r w:rsidRPr="00D822A3">
        <w:rPr>
          <w:i/>
          <w:lang w:val="en-GB"/>
        </w:rPr>
        <w:t>operator</w:t>
      </w:r>
      <w:r w:rsidRPr="00D822A3">
        <w:rPr>
          <w:lang w:val="en-GB"/>
        </w:rPr>
        <w:t xml:space="preserve"> </w:t>
      </w:r>
      <w:r w:rsidRPr="00D822A3">
        <w:rPr>
          <w:i/>
          <w:lang w:val="en-GB"/>
        </w:rPr>
        <w:t>relation</w:t>
      </w:r>
      <w:r w:rsidRPr="00D822A3">
        <w:rPr>
          <w:lang w:val="en-GB"/>
        </w:rPr>
        <w:t>_</w:t>
      </w:r>
      <w:r w:rsidRPr="00D822A3">
        <w:rPr>
          <w:i/>
          <w:lang w:val="en-GB"/>
        </w:rPr>
        <w:t>expression</w:t>
      </w:r>
    </w:p>
    <w:p w14:paraId="3146C7A6" w14:textId="77777777" w:rsidR="00C71256" w:rsidRPr="00D822A3" w:rsidRDefault="00C71256" w:rsidP="00C71256">
      <w:pPr>
        <w:pStyle w:val="Code"/>
        <w:rPr>
          <w:lang w:val="en-GB"/>
        </w:rPr>
      </w:pPr>
    </w:p>
    <w:p w14:paraId="03660A9E" w14:textId="77777777" w:rsidR="00C71256" w:rsidRPr="00D822A3" w:rsidRDefault="00C71256" w:rsidP="00C71256">
      <w:pPr>
        <w:pStyle w:val="Code"/>
        <w:rPr>
          <w:lang w:val="en-GB"/>
        </w:rPr>
      </w:pPr>
      <w:r w:rsidRPr="00D822A3">
        <w:rPr>
          <w:i/>
          <w:lang w:val="en-GB"/>
        </w:rPr>
        <w:t>equality</w:t>
      </w:r>
      <w:r w:rsidRPr="00D822A3">
        <w:rPr>
          <w:lang w:val="en-GB"/>
        </w:rPr>
        <w:t>_</w:t>
      </w:r>
      <w:r w:rsidRPr="00D822A3">
        <w:rPr>
          <w:i/>
          <w:lang w:val="en-GB"/>
        </w:rPr>
        <w:t>operator</w:t>
      </w:r>
      <w:r w:rsidRPr="00D822A3">
        <w:rPr>
          <w:lang w:val="en-GB"/>
        </w:rPr>
        <w:t xml:space="preserve"> ::=</w:t>
      </w:r>
    </w:p>
    <w:p w14:paraId="7CB204AB" w14:textId="77777777" w:rsidR="00C71256" w:rsidRPr="00D822A3" w:rsidRDefault="00C71256" w:rsidP="00C71256">
      <w:pPr>
        <w:pStyle w:val="Code"/>
        <w:rPr>
          <w:lang w:val="en-GB"/>
        </w:rPr>
      </w:pPr>
      <w:r w:rsidRPr="00D822A3">
        <w:rPr>
          <w:lang w:val="en-GB"/>
        </w:rPr>
        <w:t xml:space="preserve">    </w:t>
      </w:r>
      <w:r w:rsidRPr="00D822A3">
        <w:rPr>
          <w:b/>
          <w:lang w:val="en-GB"/>
        </w:rPr>
        <w:t>==</w:t>
      </w:r>
      <w:r w:rsidRPr="00D822A3">
        <w:rPr>
          <w:lang w:val="en-GB"/>
        </w:rPr>
        <w:t xml:space="preserve"> | </w:t>
      </w:r>
      <w:r w:rsidRPr="00D822A3">
        <w:rPr>
          <w:b/>
          <w:lang w:val="en-GB"/>
        </w:rPr>
        <w:t>!=</w:t>
      </w:r>
    </w:p>
    <w:p w14:paraId="546A19F1" w14:textId="77777777" w:rsidR="00C71256" w:rsidRPr="00D822A3" w:rsidRDefault="00C71256" w:rsidP="00C71256">
      <w:pPr>
        <w:pStyle w:val="Code"/>
        <w:rPr>
          <w:lang w:val="en-GB"/>
        </w:rPr>
      </w:pPr>
    </w:p>
    <w:p w14:paraId="05721C47" w14:textId="77777777" w:rsidR="00C71256" w:rsidRPr="00D822A3" w:rsidRDefault="00C71256" w:rsidP="00C71256">
      <w:pPr>
        <w:pStyle w:val="Code"/>
        <w:rPr>
          <w:lang w:val="en-GB"/>
        </w:rPr>
      </w:pPr>
      <w:r w:rsidRPr="00D822A3">
        <w:rPr>
          <w:i/>
          <w:lang w:val="en-GB"/>
        </w:rPr>
        <w:t>relation</w:t>
      </w:r>
      <w:r w:rsidRPr="00D822A3">
        <w:rPr>
          <w:lang w:val="en-GB"/>
        </w:rPr>
        <w:t>_</w:t>
      </w:r>
      <w:r w:rsidRPr="00D822A3">
        <w:rPr>
          <w:i/>
          <w:lang w:val="en-GB"/>
        </w:rPr>
        <w:t>expression</w:t>
      </w:r>
      <w:r w:rsidRPr="00D822A3">
        <w:rPr>
          <w:lang w:val="en-GB"/>
        </w:rPr>
        <w:t xml:space="preserve"> ::=</w:t>
      </w:r>
    </w:p>
    <w:p w14:paraId="05B38E96" w14:textId="77777777" w:rsidR="00C71256" w:rsidRPr="00D822A3" w:rsidRDefault="00C71256" w:rsidP="00C71256">
      <w:pPr>
        <w:pStyle w:val="Code"/>
        <w:rPr>
          <w:lang w:val="en-GB"/>
        </w:rPr>
      </w:pPr>
      <w:r w:rsidRPr="00D822A3">
        <w:rPr>
          <w:lang w:val="en-GB"/>
        </w:rPr>
        <w:t xml:space="preserve">    </w:t>
      </w:r>
      <w:r w:rsidRPr="00D822A3">
        <w:rPr>
          <w:i/>
          <w:lang w:val="en-GB"/>
        </w:rPr>
        <w:t>shift</w:t>
      </w:r>
      <w:r w:rsidRPr="00D822A3">
        <w:rPr>
          <w:lang w:val="en-GB"/>
        </w:rPr>
        <w:t>_</w:t>
      </w:r>
      <w:r w:rsidRPr="00D822A3">
        <w:rPr>
          <w:i/>
          <w:lang w:val="en-GB"/>
        </w:rPr>
        <w:t>expression</w:t>
      </w:r>
      <w:r w:rsidRPr="00D822A3">
        <w:rPr>
          <w:lang w:val="en-GB"/>
        </w:rPr>
        <w:t xml:space="preserve">  </w:t>
      </w:r>
    </w:p>
    <w:p w14:paraId="5471CC36" w14:textId="77777777" w:rsidR="00C71256" w:rsidRPr="00D822A3" w:rsidRDefault="00C71256" w:rsidP="00C71256">
      <w:pPr>
        <w:pStyle w:val="Code"/>
        <w:rPr>
          <w:lang w:val="en-GB"/>
        </w:rPr>
      </w:pPr>
      <w:r w:rsidRPr="00D822A3">
        <w:rPr>
          <w:lang w:val="en-GB"/>
        </w:rPr>
        <w:t xml:space="preserve">  | </w:t>
      </w:r>
      <w:r w:rsidRPr="00D822A3">
        <w:rPr>
          <w:i/>
          <w:lang w:val="en-GB"/>
        </w:rPr>
        <w:t>relation</w:t>
      </w:r>
      <w:r w:rsidRPr="00D822A3">
        <w:rPr>
          <w:lang w:val="en-GB"/>
        </w:rPr>
        <w:t>_</w:t>
      </w:r>
      <w:r w:rsidRPr="00D822A3">
        <w:rPr>
          <w:i/>
          <w:lang w:val="en-GB"/>
        </w:rPr>
        <w:t>expression</w:t>
      </w:r>
      <w:r w:rsidRPr="00D822A3">
        <w:rPr>
          <w:lang w:val="en-GB"/>
        </w:rPr>
        <w:t xml:space="preserve"> </w:t>
      </w:r>
      <w:r w:rsidRPr="00D822A3">
        <w:rPr>
          <w:i/>
          <w:lang w:val="en-GB"/>
        </w:rPr>
        <w:t>relation</w:t>
      </w:r>
      <w:r w:rsidRPr="00D822A3">
        <w:rPr>
          <w:lang w:val="en-GB"/>
        </w:rPr>
        <w:t>_</w:t>
      </w:r>
      <w:r w:rsidRPr="00D822A3">
        <w:rPr>
          <w:i/>
          <w:lang w:val="en-GB"/>
        </w:rPr>
        <w:t>operator</w:t>
      </w:r>
      <w:r w:rsidRPr="00D822A3">
        <w:rPr>
          <w:lang w:val="en-GB"/>
        </w:rPr>
        <w:t xml:space="preserve"> </w:t>
      </w:r>
      <w:r w:rsidRPr="00D822A3">
        <w:rPr>
          <w:i/>
          <w:lang w:val="en-GB"/>
        </w:rPr>
        <w:t>shift</w:t>
      </w:r>
      <w:r w:rsidRPr="00D822A3">
        <w:rPr>
          <w:lang w:val="en-GB"/>
        </w:rPr>
        <w:t>_</w:t>
      </w:r>
      <w:r w:rsidRPr="00D822A3">
        <w:rPr>
          <w:i/>
          <w:lang w:val="en-GB"/>
        </w:rPr>
        <w:t>expression</w:t>
      </w:r>
    </w:p>
    <w:p w14:paraId="2CB4048B" w14:textId="77777777" w:rsidR="00C71256" w:rsidRPr="00D822A3" w:rsidRDefault="00C71256" w:rsidP="00C71256">
      <w:pPr>
        <w:pStyle w:val="Code"/>
        <w:rPr>
          <w:lang w:val="en-GB"/>
        </w:rPr>
      </w:pPr>
    </w:p>
    <w:p w14:paraId="111F0292" w14:textId="77777777" w:rsidR="00C71256" w:rsidRPr="00D822A3" w:rsidRDefault="00C71256" w:rsidP="00C71256">
      <w:pPr>
        <w:pStyle w:val="Code"/>
        <w:rPr>
          <w:lang w:val="en-GB"/>
        </w:rPr>
      </w:pPr>
      <w:r w:rsidRPr="00D822A3">
        <w:rPr>
          <w:i/>
          <w:lang w:val="en-GB"/>
        </w:rPr>
        <w:t>relation</w:t>
      </w:r>
      <w:r w:rsidRPr="00D822A3">
        <w:rPr>
          <w:lang w:val="en-GB"/>
        </w:rPr>
        <w:t>_</w:t>
      </w:r>
      <w:r w:rsidRPr="00D822A3">
        <w:rPr>
          <w:i/>
          <w:lang w:val="en-GB"/>
        </w:rPr>
        <w:t>operator</w:t>
      </w:r>
      <w:r w:rsidRPr="00D822A3">
        <w:rPr>
          <w:lang w:val="en-GB"/>
        </w:rPr>
        <w:t xml:space="preserve"> ::=</w:t>
      </w:r>
    </w:p>
    <w:p w14:paraId="6DB245BF" w14:textId="77777777" w:rsidR="00C71256" w:rsidRPr="00D822A3" w:rsidRDefault="00C71256" w:rsidP="00C71256">
      <w:pPr>
        <w:pStyle w:val="Code"/>
        <w:rPr>
          <w:lang w:val="en-GB"/>
        </w:rPr>
      </w:pPr>
      <w:r w:rsidRPr="00D822A3">
        <w:rPr>
          <w:lang w:val="en-GB"/>
        </w:rPr>
        <w:t xml:space="preserve">    </w:t>
      </w:r>
      <w:r w:rsidRPr="00D822A3">
        <w:rPr>
          <w:b/>
          <w:lang w:val="en-GB"/>
        </w:rPr>
        <w:t>&lt;</w:t>
      </w:r>
      <w:r w:rsidRPr="00D822A3">
        <w:rPr>
          <w:lang w:val="en-GB"/>
        </w:rPr>
        <w:t xml:space="preserve"> | </w:t>
      </w:r>
      <w:r w:rsidRPr="00D822A3">
        <w:rPr>
          <w:b/>
          <w:lang w:val="en-GB"/>
        </w:rPr>
        <w:t>&lt;=</w:t>
      </w:r>
      <w:r w:rsidRPr="00D822A3">
        <w:rPr>
          <w:lang w:val="en-GB"/>
        </w:rPr>
        <w:t xml:space="preserve"> | </w:t>
      </w:r>
      <w:r w:rsidRPr="00D822A3">
        <w:rPr>
          <w:b/>
          <w:lang w:val="en-GB"/>
        </w:rPr>
        <w:t>&gt;</w:t>
      </w:r>
      <w:r w:rsidRPr="00D822A3">
        <w:rPr>
          <w:lang w:val="en-GB"/>
        </w:rPr>
        <w:t xml:space="preserve"> | </w:t>
      </w:r>
      <w:r w:rsidRPr="00D822A3">
        <w:rPr>
          <w:b/>
          <w:lang w:val="en-GB"/>
        </w:rPr>
        <w:t>&gt;=</w:t>
      </w:r>
    </w:p>
    <w:p w14:paraId="6B2A9EC1" w14:textId="77777777" w:rsidR="00C71256" w:rsidRPr="00D822A3" w:rsidRDefault="00C71256" w:rsidP="00C71256">
      <w:pPr>
        <w:pStyle w:val="Code"/>
        <w:rPr>
          <w:lang w:val="en-GB"/>
        </w:rPr>
      </w:pPr>
      <w:r w:rsidRPr="00D822A3">
        <w:rPr>
          <w:lang w:val="en-GB"/>
        </w:rPr>
        <w:t xml:space="preserve"> </w:t>
      </w:r>
    </w:p>
    <w:p w14:paraId="5D194161" w14:textId="77777777" w:rsidR="00C71256" w:rsidRPr="00D822A3" w:rsidRDefault="00C71256" w:rsidP="00C71256">
      <w:pPr>
        <w:pStyle w:val="Code"/>
        <w:rPr>
          <w:lang w:val="en-GB"/>
        </w:rPr>
      </w:pPr>
      <w:r w:rsidRPr="00D822A3">
        <w:rPr>
          <w:i/>
          <w:lang w:val="en-GB"/>
        </w:rPr>
        <w:t>shift</w:t>
      </w:r>
      <w:r w:rsidRPr="00D822A3">
        <w:rPr>
          <w:lang w:val="en-GB"/>
        </w:rPr>
        <w:t>_</w:t>
      </w:r>
      <w:r w:rsidRPr="00D822A3">
        <w:rPr>
          <w:i/>
          <w:lang w:val="en-GB"/>
        </w:rPr>
        <w:t>expression</w:t>
      </w:r>
      <w:r w:rsidRPr="00D822A3">
        <w:rPr>
          <w:lang w:val="en-GB"/>
        </w:rPr>
        <w:t xml:space="preserve"> ::=</w:t>
      </w:r>
    </w:p>
    <w:p w14:paraId="2CEE1C67" w14:textId="77777777" w:rsidR="00C71256" w:rsidRPr="00D822A3" w:rsidRDefault="00C71256" w:rsidP="00C71256">
      <w:pPr>
        <w:pStyle w:val="Code"/>
        <w:rPr>
          <w:lang w:val="en-GB"/>
        </w:rPr>
      </w:pPr>
      <w:r w:rsidRPr="00D822A3">
        <w:rPr>
          <w:lang w:val="en-GB"/>
        </w:rPr>
        <w:t xml:space="preserve">    </w:t>
      </w:r>
      <w:r w:rsidRPr="00D822A3">
        <w:rPr>
          <w:i/>
          <w:lang w:val="en-GB"/>
        </w:rPr>
        <w:t>add</w:t>
      </w:r>
      <w:r w:rsidRPr="00D822A3">
        <w:rPr>
          <w:lang w:val="en-GB"/>
        </w:rPr>
        <w:t>_</w:t>
      </w:r>
      <w:r w:rsidRPr="00D822A3">
        <w:rPr>
          <w:i/>
          <w:lang w:val="en-GB"/>
        </w:rPr>
        <w:t>expression</w:t>
      </w:r>
      <w:r w:rsidRPr="00D822A3">
        <w:rPr>
          <w:lang w:val="en-GB"/>
        </w:rPr>
        <w:t xml:space="preserve">  </w:t>
      </w:r>
    </w:p>
    <w:p w14:paraId="45C4600D" w14:textId="77777777" w:rsidR="00C71256" w:rsidRPr="00D822A3" w:rsidRDefault="00C71256" w:rsidP="00C71256">
      <w:pPr>
        <w:pStyle w:val="Code"/>
        <w:rPr>
          <w:lang w:val="en-GB"/>
        </w:rPr>
      </w:pPr>
      <w:r w:rsidRPr="00D822A3">
        <w:rPr>
          <w:lang w:val="en-GB"/>
        </w:rPr>
        <w:t xml:space="preserve">  | </w:t>
      </w:r>
      <w:r w:rsidRPr="00D822A3">
        <w:rPr>
          <w:i/>
          <w:lang w:val="en-GB"/>
        </w:rPr>
        <w:t>shift</w:t>
      </w:r>
      <w:r w:rsidRPr="00D822A3">
        <w:rPr>
          <w:lang w:val="en-GB"/>
        </w:rPr>
        <w:t>_</w:t>
      </w:r>
      <w:r w:rsidRPr="00D822A3">
        <w:rPr>
          <w:i/>
          <w:lang w:val="en-GB"/>
        </w:rPr>
        <w:t>expression</w:t>
      </w:r>
      <w:r w:rsidRPr="00D822A3">
        <w:rPr>
          <w:lang w:val="en-GB"/>
        </w:rPr>
        <w:t xml:space="preserve"> </w:t>
      </w:r>
      <w:r w:rsidRPr="00D822A3">
        <w:rPr>
          <w:i/>
          <w:lang w:val="en-GB"/>
        </w:rPr>
        <w:t>shift</w:t>
      </w:r>
      <w:r w:rsidRPr="00D822A3">
        <w:rPr>
          <w:lang w:val="en-GB"/>
        </w:rPr>
        <w:t>_</w:t>
      </w:r>
      <w:r w:rsidRPr="00D822A3">
        <w:rPr>
          <w:i/>
          <w:lang w:val="en-GB"/>
        </w:rPr>
        <w:t>operator</w:t>
      </w:r>
      <w:r w:rsidRPr="00D822A3">
        <w:rPr>
          <w:lang w:val="en-GB"/>
        </w:rPr>
        <w:t xml:space="preserve"> </w:t>
      </w:r>
      <w:r w:rsidRPr="00D822A3">
        <w:rPr>
          <w:i/>
          <w:lang w:val="en-GB"/>
        </w:rPr>
        <w:t>add</w:t>
      </w:r>
      <w:r w:rsidRPr="00D822A3">
        <w:rPr>
          <w:lang w:val="en-GB"/>
        </w:rPr>
        <w:t>_</w:t>
      </w:r>
      <w:r w:rsidRPr="00D822A3">
        <w:rPr>
          <w:i/>
          <w:lang w:val="en-GB"/>
        </w:rPr>
        <w:t>expression</w:t>
      </w:r>
    </w:p>
    <w:p w14:paraId="19A5BB40" w14:textId="77777777" w:rsidR="00C71256" w:rsidRPr="00D822A3" w:rsidRDefault="00C71256" w:rsidP="00C71256">
      <w:pPr>
        <w:pStyle w:val="Code"/>
        <w:rPr>
          <w:lang w:val="en-GB"/>
        </w:rPr>
      </w:pPr>
    </w:p>
    <w:p w14:paraId="060D48A4" w14:textId="77777777" w:rsidR="00C71256" w:rsidRPr="00D822A3" w:rsidRDefault="00C71256" w:rsidP="00C71256">
      <w:pPr>
        <w:pStyle w:val="Code"/>
        <w:rPr>
          <w:lang w:val="en-GB"/>
        </w:rPr>
      </w:pPr>
      <w:r w:rsidRPr="00D822A3">
        <w:rPr>
          <w:i/>
          <w:lang w:val="en-GB"/>
        </w:rPr>
        <w:t>shift</w:t>
      </w:r>
      <w:r w:rsidRPr="00D822A3">
        <w:rPr>
          <w:lang w:val="en-GB"/>
        </w:rPr>
        <w:t>_</w:t>
      </w:r>
      <w:r w:rsidRPr="00D822A3">
        <w:rPr>
          <w:i/>
          <w:lang w:val="en-GB"/>
        </w:rPr>
        <w:t>operator</w:t>
      </w:r>
      <w:r w:rsidRPr="00D822A3">
        <w:rPr>
          <w:lang w:val="en-GB"/>
        </w:rPr>
        <w:t xml:space="preserve"> ::=</w:t>
      </w:r>
    </w:p>
    <w:p w14:paraId="46A86C82" w14:textId="77777777" w:rsidR="00C71256" w:rsidRPr="00D822A3" w:rsidRDefault="00C71256" w:rsidP="00C71256">
      <w:pPr>
        <w:pStyle w:val="Code"/>
        <w:rPr>
          <w:lang w:val="en-GB"/>
        </w:rPr>
      </w:pPr>
      <w:r w:rsidRPr="00D822A3">
        <w:rPr>
          <w:lang w:val="en-GB"/>
        </w:rPr>
        <w:t xml:space="preserve">    </w:t>
      </w:r>
      <w:r w:rsidRPr="00D822A3">
        <w:rPr>
          <w:b/>
          <w:lang w:val="en-GB"/>
        </w:rPr>
        <w:t>&lt;&lt;</w:t>
      </w:r>
      <w:r w:rsidRPr="00D822A3">
        <w:rPr>
          <w:lang w:val="en-GB"/>
        </w:rPr>
        <w:t xml:space="preserve"> | </w:t>
      </w:r>
      <w:r w:rsidRPr="00D822A3">
        <w:rPr>
          <w:b/>
          <w:lang w:val="en-GB"/>
        </w:rPr>
        <w:t>&gt;&gt;</w:t>
      </w:r>
    </w:p>
    <w:p w14:paraId="46578228" w14:textId="77777777" w:rsidR="00C71256" w:rsidRPr="00D822A3" w:rsidRDefault="00C71256" w:rsidP="00C71256">
      <w:pPr>
        <w:pStyle w:val="Code"/>
        <w:rPr>
          <w:lang w:val="en-GB"/>
        </w:rPr>
      </w:pPr>
    </w:p>
    <w:p w14:paraId="26290496" w14:textId="77777777" w:rsidR="00C71256" w:rsidRPr="00D822A3" w:rsidRDefault="00C71256" w:rsidP="00C71256">
      <w:pPr>
        <w:pStyle w:val="Code"/>
        <w:rPr>
          <w:lang w:val="en-GB"/>
        </w:rPr>
      </w:pPr>
      <w:r w:rsidRPr="00D822A3">
        <w:rPr>
          <w:i/>
          <w:lang w:val="en-GB"/>
        </w:rPr>
        <w:t>add</w:t>
      </w:r>
      <w:r w:rsidRPr="00D822A3">
        <w:rPr>
          <w:lang w:val="en-GB"/>
        </w:rPr>
        <w:t>_</w:t>
      </w:r>
      <w:r w:rsidRPr="00D822A3">
        <w:rPr>
          <w:i/>
          <w:lang w:val="en-GB"/>
        </w:rPr>
        <w:t>expression</w:t>
      </w:r>
      <w:r w:rsidRPr="00D822A3">
        <w:rPr>
          <w:lang w:val="en-GB"/>
        </w:rPr>
        <w:t xml:space="preserve"> ::=</w:t>
      </w:r>
    </w:p>
    <w:p w14:paraId="0EA1AFFC" w14:textId="77777777" w:rsidR="00C71256" w:rsidRPr="00D822A3" w:rsidRDefault="00C71256" w:rsidP="00C71256">
      <w:pPr>
        <w:pStyle w:val="Code"/>
        <w:rPr>
          <w:lang w:val="en-GB"/>
        </w:rPr>
      </w:pPr>
      <w:r w:rsidRPr="00D822A3">
        <w:rPr>
          <w:lang w:val="en-GB"/>
        </w:rPr>
        <w:t xml:space="preserve">    </w:t>
      </w:r>
      <w:r w:rsidRPr="00D822A3">
        <w:rPr>
          <w:i/>
          <w:lang w:val="en-GB"/>
        </w:rPr>
        <w:t>multiply</w:t>
      </w:r>
      <w:r w:rsidRPr="00D822A3">
        <w:rPr>
          <w:lang w:val="en-GB"/>
        </w:rPr>
        <w:t>_</w:t>
      </w:r>
      <w:r w:rsidRPr="00D822A3">
        <w:rPr>
          <w:i/>
          <w:lang w:val="en-GB"/>
        </w:rPr>
        <w:t>expression</w:t>
      </w:r>
      <w:r w:rsidRPr="00D822A3">
        <w:rPr>
          <w:lang w:val="en-GB"/>
        </w:rPr>
        <w:t xml:space="preserve">  </w:t>
      </w:r>
    </w:p>
    <w:p w14:paraId="6BE90094" w14:textId="77777777" w:rsidR="00C71256" w:rsidRPr="00D822A3" w:rsidRDefault="00C71256" w:rsidP="00C71256">
      <w:pPr>
        <w:pStyle w:val="Code"/>
        <w:rPr>
          <w:lang w:val="en-GB"/>
        </w:rPr>
      </w:pPr>
      <w:r w:rsidRPr="00D822A3">
        <w:rPr>
          <w:lang w:val="en-GB"/>
        </w:rPr>
        <w:t xml:space="preserve">  | </w:t>
      </w:r>
      <w:r w:rsidRPr="00D822A3">
        <w:rPr>
          <w:i/>
          <w:lang w:val="en-GB"/>
        </w:rPr>
        <w:t>add</w:t>
      </w:r>
      <w:r w:rsidRPr="00D822A3">
        <w:rPr>
          <w:lang w:val="en-GB"/>
        </w:rPr>
        <w:t>_</w:t>
      </w:r>
      <w:r w:rsidRPr="00D822A3">
        <w:rPr>
          <w:i/>
          <w:lang w:val="en-GB"/>
        </w:rPr>
        <w:t>expression</w:t>
      </w:r>
      <w:r w:rsidRPr="00D822A3">
        <w:rPr>
          <w:lang w:val="en-GB"/>
        </w:rPr>
        <w:t xml:space="preserve"> </w:t>
      </w:r>
      <w:r w:rsidRPr="00D822A3">
        <w:rPr>
          <w:i/>
          <w:lang w:val="en-GB"/>
        </w:rPr>
        <w:t>binary</w:t>
      </w:r>
      <w:r w:rsidRPr="00D822A3">
        <w:rPr>
          <w:lang w:val="en-GB"/>
        </w:rPr>
        <w:t>_</w:t>
      </w:r>
      <w:r w:rsidRPr="00D822A3">
        <w:rPr>
          <w:i/>
          <w:lang w:val="en-GB"/>
        </w:rPr>
        <w:t>add</w:t>
      </w:r>
      <w:r w:rsidRPr="00D822A3">
        <w:rPr>
          <w:lang w:val="en-GB"/>
        </w:rPr>
        <w:t>_</w:t>
      </w:r>
      <w:r w:rsidRPr="00D822A3">
        <w:rPr>
          <w:i/>
          <w:lang w:val="en-GB"/>
        </w:rPr>
        <w:t>operator</w:t>
      </w:r>
      <w:r w:rsidRPr="00D822A3">
        <w:rPr>
          <w:lang w:val="en-GB"/>
        </w:rPr>
        <w:t xml:space="preserve"> </w:t>
      </w:r>
      <w:r w:rsidRPr="00D822A3">
        <w:rPr>
          <w:i/>
          <w:lang w:val="en-GB"/>
        </w:rPr>
        <w:t>multiply</w:t>
      </w:r>
      <w:r w:rsidRPr="00D822A3">
        <w:rPr>
          <w:lang w:val="en-GB"/>
        </w:rPr>
        <w:t>_</w:t>
      </w:r>
      <w:r w:rsidRPr="00D822A3">
        <w:rPr>
          <w:i/>
          <w:lang w:val="en-GB"/>
        </w:rPr>
        <w:t>expression</w:t>
      </w:r>
    </w:p>
    <w:p w14:paraId="64C82A25" w14:textId="77777777" w:rsidR="00C71256" w:rsidRPr="00D822A3" w:rsidRDefault="00C71256" w:rsidP="00C71256">
      <w:pPr>
        <w:pStyle w:val="Code"/>
        <w:rPr>
          <w:lang w:val="en-GB"/>
        </w:rPr>
      </w:pPr>
    </w:p>
    <w:p w14:paraId="6E05BB5C" w14:textId="77777777" w:rsidR="00C71256" w:rsidRPr="00D822A3" w:rsidRDefault="00C71256" w:rsidP="00C71256">
      <w:pPr>
        <w:pStyle w:val="Code"/>
        <w:rPr>
          <w:lang w:val="en-GB"/>
        </w:rPr>
      </w:pPr>
      <w:r w:rsidRPr="00D822A3">
        <w:rPr>
          <w:i/>
          <w:lang w:val="en-GB"/>
        </w:rPr>
        <w:t>binary</w:t>
      </w:r>
      <w:r w:rsidRPr="00D822A3">
        <w:rPr>
          <w:lang w:val="en-GB"/>
        </w:rPr>
        <w:t>_</w:t>
      </w:r>
      <w:r w:rsidRPr="00D822A3">
        <w:rPr>
          <w:i/>
          <w:lang w:val="en-GB"/>
        </w:rPr>
        <w:t>add</w:t>
      </w:r>
      <w:r w:rsidRPr="00D822A3">
        <w:rPr>
          <w:lang w:val="en-GB"/>
        </w:rPr>
        <w:t>_</w:t>
      </w:r>
      <w:r w:rsidRPr="00D822A3">
        <w:rPr>
          <w:i/>
          <w:lang w:val="en-GB"/>
        </w:rPr>
        <w:t>operator</w:t>
      </w:r>
      <w:r w:rsidRPr="00D822A3">
        <w:rPr>
          <w:lang w:val="en-GB"/>
        </w:rPr>
        <w:t xml:space="preserve"> ::=</w:t>
      </w:r>
    </w:p>
    <w:p w14:paraId="6CF1A42B" w14:textId="77777777" w:rsidR="00C71256" w:rsidRPr="00D822A3" w:rsidRDefault="00C71256" w:rsidP="00C71256">
      <w:pPr>
        <w:pStyle w:val="Code"/>
        <w:rPr>
          <w:lang w:val="en-GB"/>
        </w:rPr>
      </w:pPr>
      <w:r w:rsidRPr="00D822A3">
        <w:rPr>
          <w:lang w:val="en-GB"/>
        </w:rPr>
        <w:t xml:space="preserve">    </w:t>
      </w:r>
      <w:r w:rsidRPr="00D822A3">
        <w:rPr>
          <w:b/>
          <w:lang w:val="en-GB"/>
        </w:rPr>
        <w:t>+</w:t>
      </w:r>
      <w:r w:rsidRPr="00D822A3">
        <w:rPr>
          <w:lang w:val="en-GB"/>
        </w:rPr>
        <w:t xml:space="preserve"> | </w:t>
      </w:r>
      <w:r w:rsidRPr="00D822A3">
        <w:rPr>
          <w:b/>
          <w:lang w:val="en-GB"/>
        </w:rPr>
        <w:t>-</w:t>
      </w:r>
    </w:p>
    <w:p w14:paraId="0D33E742" w14:textId="77777777" w:rsidR="00C71256" w:rsidRPr="00D822A3" w:rsidRDefault="00C71256" w:rsidP="00C71256">
      <w:pPr>
        <w:pStyle w:val="Code"/>
        <w:rPr>
          <w:lang w:val="en-GB"/>
        </w:rPr>
      </w:pPr>
    </w:p>
    <w:p w14:paraId="1B3B762B" w14:textId="77777777" w:rsidR="00C71256" w:rsidRPr="00D822A3" w:rsidRDefault="00C71256" w:rsidP="00C71256">
      <w:pPr>
        <w:pStyle w:val="Code"/>
        <w:rPr>
          <w:lang w:val="en-GB"/>
        </w:rPr>
      </w:pPr>
      <w:r w:rsidRPr="00D822A3">
        <w:rPr>
          <w:i/>
          <w:lang w:val="en-GB"/>
        </w:rPr>
        <w:t>multiply</w:t>
      </w:r>
      <w:r w:rsidRPr="00D822A3">
        <w:rPr>
          <w:lang w:val="en-GB"/>
        </w:rPr>
        <w:t>_</w:t>
      </w:r>
      <w:r w:rsidRPr="00D822A3">
        <w:rPr>
          <w:i/>
          <w:lang w:val="en-GB"/>
        </w:rPr>
        <w:t>expression</w:t>
      </w:r>
      <w:r w:rsidRPr="00D822A3">
        <w:rPr>
          <w:lang w:val="en-GB"/>
        </w:rPr>
        <w:t xml:space="preserve"> ::=</w:t>
      </w:r>
    </w:p>
    <w:p w14:paraId="53310305" w14:textId="3DCB2982" w:rsidR="00C71256" w:rsidRPr="00D822A3" w:rsidRDefault="00C71256" w:rsidP="00C71256">
      <w:pPr>
        <w:pStyle w:val="Code"/>
        <w:rPr>
          <w:lang w:val="en-GB"/>
        </w:rPr>
      </w:pPr>
      <w:r w:rsidRPr="00D822A3">
        <w:rPr>
          <w:lang w:val="en-GB"/>
        </w:rPr>
        <w:t xml:space="preserve">    </w:t>
      </w:r>
      <w:r w:rsidR="00CA3A8B" w:rsidRPr="00D822A3">
        <w:rPr>
          <w:i/>
          <w:lang w:val="en-GB"/>
        </w:rPr>
        <w:t>type_cast_expression</w:t>
      </w:r>
      <w:r w:rsidRPr="00D822A3">
        <w:rPr>
          <w:lang w:val="en-GB"/>
        </w:rPr>
        <w:t xml:space="preserve">  </w:t>
      </w:r>
    </w:p>
    <w:p w14:paraId="1A4DC7E3" w14:textId="5C3CE3F3" w:rsidR="00C71256" w:rsidRPr="00D822A3" w:rsidRDefault="00C71256" w:rsidP="00C71256">
      <w:pPr>
        <w:pStyle w:val="Code"/>
        <w:rPr>
          <w:lang w:val="en-GB"/>
        </w:rPr>
      </w:pPr>
      <w:r w:rsidRPr="00D822A3">
        <w:rPr>
          <w:lang w:val="en-GB"/>
        </w:rPr>
        <w:t xml:space="preserve">  | </w:t>
      </w:r>
      <w:r w:rsidRPr="00D822A3">
        <w:rPr>
          <w:i/>
          <w:lang w:val="en-GB"/>
        </w:rPr>
        <w:t>multiply</w:t>
      </w:r>
      <w:r w:rsidRPr="00D822A3">
        <w:rPr>
          <w:lang w:val="en-GB"/>
        </w:rPr>
        <w:t>_</w:t>
      </w:r>
      <w:r w:rsidRPr="00D822A3">
        <w:rPr>
          <w:i/>
          <w:lang w:val="en-GB"/>
        </w:rPr>
        <w:t>expression</w:t>
      </w:r>
      <w:r w:rsidRPr="00D822A3">
        <w:rPr>
          <w:lang w:val="en-GB"/>
        </w:rPr>
        <w:t xml:space="preserve"> </w:t>
      </w:r>
      <w:r w:rsidRPr="00D822A3">
        <w:rPr>
          <w:i/>
          <w:lang w:val="en-GB"/>
        </w:rPr>
        <w:t>multiply</w:t>
      </w:r>
      <w:r w:rsidRPr="00D822A3">
        <w:rPr>
          <w:lang w:val="en-GB"/>
        </w:rPr>
        <w:t>_</w:t>
      </w:r>
      <w:r w:rsidRPr="00D822A3">
        <w:rPr>
          <w:i/>
          <w:lang w:val="en-GB"/>
        </w:rPr>
        <w:t>operator</w:t>
      </w:r>
      <w:r w:rsidRPr="00D822A3">
        <w:rPr>
          <w:lang w:val="en-GB"/>
        </w:rPr>
        <w:t xml:space="preserve"> </w:t>
      </w:r>
      <w:r w:rsidR="00CA3A8B" w:rsidRPr="00D822A3">
        <w:rPr>
          <w:i/>
          <w:lang w:val="en-GB"/>
        </w:rPr>
        <w:t>type_cast_expression</w:t>
      </w:r>
    </w:p>
    <w:p w14:paraId="34FA069D" w14:textId="77777777" w:rsidR="00C71256" w:rsidRPr="00D822A3" w:rsidRDefault="00C71256" w:rsidP="00C71256">
      <w:pPr>
        <w:pStyle w:val="Code"/>
        <w:rPr>
          <w:lang w:val="en-GB"/>
        </w:rPr>
      </w:pPr>
    </w:p>
    <w:p w14:paraId="76DC82E2" w14:textId="77777777" w:rsidR="00C71256" w:rsidRPr="00D822A3" w:rsidRDefault="00C71256" w:rsidP="00C71256">
      <w:pPr>
        <w:pStyle w:val="Code"/>
        <w:rPr>
          <w:lang w:val="en-GB"/>
        </w:rPr>
      </w:pPr>
      <w:r w:rsidRPr="00D822A3">
        <w:rPr>
          <w:i/>
          <w:lang w:val="en-GB"/>
        </w:rPr>
        <w:t>multiply</w:t>
      </w:r>
      <w:r w:rsidRPr="00D822A3">
        <w:rPr>
          <w:lang w:val="en-GB"/>
        </w:rPr>
        <w:t>_</w:t>
      </w:r>
      <w:r w:rsidRPr="00D822A3">
        <w:rPr>
          <w:i/>
          <w:lang w:val="en-GB"/>
        </w:rPr>
        <w:t>operator</w:t>
      </w:r>
      <w:r w:rsidRPr="00D822A3">
        <w:rPr>
          <w:lang w:val="en-GB"/>
        </w:rPr>
        <w:t xml:space="preserve"> ::=</w:t>
      </w:r>
    </w:p>
    <w:p w14:paraId="04960DBE" w14:textId="77777777" w:rsidR="00C71256" w:rsidRPr="00D822A3" w:rsidRDefault="00C71256" w:rsidP="00C71256">
      <w:pPr>
        <w:pStyle w:val="Code"/>
        <w:rPr>
          <w:lang w:val="en-GB"/>
        </w:rPr>
      </w:pPr>
      <w:r w:rsidRPr="00D822A3">
        <w:rPr>
          <w:lang w:val="en-GB"/>
        </w:rPr>
        <w:t xml:space="preserve">    </w:t>
      </w:r>
      <w:r w:rsidRPr="00D822A3">
        <w:rPr>
          <w:b/>
          <w:lang w:val="en-GB"/>
        </w:rPr>
        <w:t>*</w:t>
      </w:r>
      <w:r w:rsidRPr="00D822A3">
        <w:rPr>
          <w:lang w:val="en-GB"/>
        </w:rPr>
        <w:t xml:space="preserve"> | </w:t>
      </w:r>
      <w:r w:rsidRPr="00D822A3">
        <w:rPr>
          <w:b/>
          <w:lang w:val="en-GB"/>
        </w:rPr>
        <w:t>/</w:t>
      </w:r>
      <w:r w:rsidRPr="00D822A3">
        <w:rPr>
          <w:lang w:val="en-GB"/>
        </w:rPr>
        <w:t xml:space="preserve"> | </w:t>
      </w:r>
      <w:r w:rsidRPr="00D822A3">
        <w:rPr>
          <w:b/>
          <w:lang w:val="en-GB"/>
        </w:rPr>
        <w:t>%</w:t>
      </w:r>
      <w:r w:rsidRPr="00D822A3">
        <w:rPr>
          <w:lang w:val="en-GB"/>
        </w:rPr>
        <w:t xml:space="preserve"> </w:t>
      </w:r>
    </w:p>
    <w:p w14:paraId="0B99EC65" w14:textId="77777777" w:rsidR="00C71256" w:rsidRPr="00D822A3" w:rsidRDefault="00C71256" w:rsidP="00C71256">
      <w:pPr>
        <w:pStyle w:val="Code"/>
        <w:rPr>
          <w:lang w:val="en-GB"/>
        </w:rPr>
      </w:pPr>
    </w:p>
    <w:p w14:paraId="2B0EA547" w14:textId="090F7897" w:rsidR="00C71256" w:rsidRPr="00D822A3" w:rsidRDefault="00CA3A8B" w:rsidP="00C71256">
      <w:pPr>
        <w:pStyle w:val="Code"/>
        <w:rPr>
          <w:lang w:val="en-GB"/>
        </w:rPr>
      </w:pPr>
      <w:r w:rsidRPr="00D822A3">
        <w:rPr>
          <w:i/>
          <w:lang w:val="en-GB"/>
        </w:rPr>
        <w:t>type_cast_expression</w:t>
      </w:r>
      <w:r w:rsidR="00C71256" w:rsidRPr="00D822A3">
        <w:rPr>
          <w:lang w:val="en-GB"/>
        </w:rPr>
        <w:t xml:space="preserve"> ::=</w:t>
      </w:r>
    </w:p>
    <w:p w14:paraId="6BE74C50" w14:textId="77777777" w:rsidR="00C71256" w:rsidRPr="00D822A3" w:rsidRDefault="00C71256" w:rsidP="00C71256">
      <w:pPr>
        <w:pStyle w:val="Code"/>
        <w:rPr>
          <w:lang w:val="en-GB"/>
        </w:rPr>
      </w:pPr>
      <w:r w:rsidRPr="00D822A3">
        <w:rPr>
          <w:lang w:val="en-GB"/>
        </w:rPr>
        <w:t xml:space="preserve">    </w:t>
      </w:r>
      <w:r w:rsidRPr="00D822A3">
        <w:rPr>
          <w:i/>
          <w:lang w:val="en-GB"/>
        </w:rPr>
        <w:t>prefix</w:t>
      </w:r>
      <w:r w:rsidRPr="00D822A3">
        <w:rPr>
          <w:lang w:val="en-GB"/>
        </w:rPr>
        <w:t>_</w:t>
      </w:r>
      <w:r w:rsidRPr="00D822A3">
        <w:rPr>
          <w:i/>
          <w:lang w:val="en-GB"/>
        </w:rPr>
        <w:t>expression</w:t>
      </w:r>
      <w:r w:rsidRPr="00D822A3">
        <w:rPr>
          <w:lang w:val="en-GB"/>
        </w:rPr>
        <w:t xml:space="preserve">  </w:t>
      </w:r>
    </w:p>
    <w:p w14:paraId="236789C2" w14:textId="47383E23" w:rsidR="00C71256" w:rsidRPr="00D822A3" w:rsidRDefault="00C71256" w:rsidP="00C71256">
      <w:pPr>
        <w:pStyle w:val="Code"/>
        <w:rPr>
          <w:lang w:val="en-GB"/>
        </w:rPr>
      </w:pPr>
      <w:r w:rsidRPr="00D822A3">
        <w:rPr>
          <w:lang w:val="en-GB"/>
        </w:rPr>
        <w:t xml:space="preserve">  | </w:t>
      </w:r>
      <w:r w:rsidRPr="00D822A3">
        <w:rPr>
          <w:b/>
          <w:lang w:val="en-GB"/>
        </w:rPr>
        <w:t>(</w:t>
      </w:r>
      <w:r w:rsidRPr="00D822A3">
        <w:rPr>
          <w:lang w:val="en-GB"/>
        </w:rPr>
        <w:t xml:space="preserve"> </w:t>
      </w:r>
      <w:r w:rsidRPr="00D822A3">
        <w:rPr>
          <w:i/>
          <w:lang w:val="en-GB"/>
        </w:rPr>
        <w:t>type</w:t>
      </w:r>
      <w:r w:rsidRPr="00D822A3">
        <w:rPr>
          <w:lang w:val="en-GB"/>
        </w:rPr>
        <w:t>_</w:t>
      </w:r>
      <w:r w:rsidRPr="00D822A3">
        <w:rPr>
          <w:i/>
          <w:lang w:val="en-GB"/>
        </w:rPr>
        <w:t>name</w:t>
      </w:r>
      <w:r w:rsidRPr="00D822A3">
        <w:rPr>
          <w:lang w:val="en-GB"/>
        </w:rPr>
        <w:t xml:space="preserve"> </w:t>
      </w:r>
      <w:r w:rsidRPr="00D822A3">
        <w:rPr>
          <w:b/>
          <w:lang w:val="en-GB"/>
        </w:rPr>
        <w:t>)</w:t>
      </w:r>
      <w:r w:rsidRPr="00D822A3">
        <w:rPr>
          <w:lang w:val="en-GB"/>
        </w:rPr>
        <w:t xml:space="preserve"> </w:t>
      </w:r>
      <w:r w:rsidR="00CA3A8B" w:rsidRPr="00D822A3">
        <w:rPr>
          <w:i/>
          <w:lang w:val="en-GB"/>
        </w:rPr>
        <w:t>type_cast_expression</w:t>
      </w:r>
    </w:p>
    <w:p w14:paraId="561C9225" w14:textId="77777777" w:rsidR="00C71256" w:rsidRPr="00D822A3" w:rsidRDefault="00C71256" w:rsidP="00C71256">
      <w:pPr>
        <w:pStyle w:val="Code"/>
        <w:rPr>
          <w:lang w:val="en-GB"/>
        </w:rPr>
      </w:pPr>
    </w:p>
    <w:p w14:paraId="211F77E6" w14:textId="77777777" w:rsidR="00C71256" w:rsidRPr="00D822A3" w:rsidRDefault="00C71256" w:rsidP="00C71256">
      <w:pPr>
        <w:pStyle w:val="Code"/>
        <w:rPr>
          <w:lang w:val="en-GB"/>
        </w:rPr>
      </w:pPr>
      <w:r w:rsidRPr="00D822A3">
        <w:rPr>
          <w:i/>
          <w:lang w:val="en-GB"/>
        </w:rPr>
        <w:t>prefix</w:t>
      </w:r>
      <w:r w:rsidRPr="00D822A3">
        <w:rPr>
          <w:lang w:val="en-GB"/>
        </w:rPr>
        <w:t>_</w:t>
      </w:r>
      <w:r w:rsidRPr="00D822A3">
        <w:rPr>
          <w:i/>
          <w:lang w:val="en-GB"/>
        </w:rPr>
        <w:t>expression</w:t>
      </w:r>
      <w:r w:rsidRPr="00D822A3">
        <w:rPr>
          <w:lang w:val="en-GB"/>
        </w:rPr>
        <w:t xml:space="preserve"> ::=</w:t>
      </w:r>
    </w:p>
    <w:p w14:paraId="4F477FF4" w14:textId="77777777" w:rsidR="00C71256" w:rsidRPr="00D822A3" w:rsidRDefault="00C71256" w:rsidP="00C71256">
      <w:pPr>
        <w:pStyle w:val="Code"/>
        <w:rPr>
          <w:lang w:val="en-GB"/>
        </w:rPr>
      </w:pPr>
      <w:r w:rsidRPr="00D822A3">
        <w:rPr>
          <w:lang w:val="en-GB"/>
        </w:rPr>
        <w:t xml:space="preserve">    </w:t>
      </w:r>
      <w:r w:rsidRPr="00D822A3">
        <w:rPr>
          <w:i/>
          <w:lang w:val="en-GB"/>
        </w:rPr>
        <w:t>postfix</w:t>
      </w:r>
      <w:r w:rsidRPr="00D822A3">
        <w:rPr>
          <w:lang w:val="en-GB"/>
        </w:rPr>
        <w:t>_</w:t>
      </w:r>
      <w:r w:rsidRPr="00D822A3">
        <w:rPr>
          <w:i/>
          <w:lang w:val="en-GB"/>
        </w:rPr>
        <w:t>expression</w:t>
      </w:r>
      <w:r w:rsidRPr="00D822A3">
        <w:rPr>
          <w:lang w:val="en-GB"/>
        </w:rPr>
        <w:t xml:space="preserve"> </w:t>
      </w:r>
    </w:p>
    <w:p w14:paraId="0504A5D6" w14:textId="77777777" w:rsidR="00C71256" w:rsidRPr="00D822A3" w:rsidRDefault="00C71256" w:rsidP="00C71256">
      <w:pPr>
        <w:pStyle w:val="Code"/>
        <w:rPr>
          <w:lang w:val="en-GB"/>
        </w:rPr>
      </w:pPr>
      <w:r w:rsidRPr="00D822A3">
        <w:rPr>
          <w:lang w:val="en-GB"/>
        </w:rPr>
        <w:t xml:space="preserve">  | </w:t>
      </w:r>
      <w:r w:rsidRPr="00D822A3">
        <w:rPr>
          <w:i/>
          <w:lang w:val="en-GB"/>
        </w:rPr>
        <w:t>increment</w:t>
      </w:r>
      <w:r w:rsidRPr="00D822A3">
        <w:rPr>
          <w:lang w:val="en-GB"/>
        </w:rPr>
        <w:t>_</w:t>
      </w:r>
      <w:r w:rsidRPr="00D822A3">
        <w:rPr>
          <w:i/>
          <w:lang w:val="en-GB"/>
        </w:rPr>
        <w:t>operator</w:t>
      </w:r>
      <w:r w:rsidRPr="00D822A3">
        <w:rPr>
          <w:lang w:val="en-GB"/>
        </w:rPr>
        <w:t xml:space="preserve"> </w:t>
      </w:r>
      <w:r w:rsidRPr="00D822A3">
        <w:rPr>
          <w:i/>
          <w:lang w:val="en-GB"/>
        </w:rPr>
        <w:t>prefix</w:t>
      </w:r>
      <w:r w:rsidRPr="00D822A3">
        <w:rPr>
          <w:lang w:val="en-GB"/>
        </w:rPr>
        <w:t>_</w:t>
      </w:r>
      <w:r w:rsidRPr="00D822A3">
        <w:rPr>
          <w:i/>
          <w:lang w:val="en-GB"/>
        </w:rPr>
        <w:t>expression</w:t>
      </w:r>
      <w:r w:rsidRPr="00D822A3">
        <w:rPr>
          <w:lang w:val="en-GB"/>
        </w:rPr>
        <w:t xml:space="preserve"> </w:t>
      </w:r>
    </w:p>
    <w:p w14:paraId="1E5AAF54" w14:textId="515654BA" w:rsidR="00C71256" w:rsidRPr="00D822A3" w:rsidRDefault="00C71256" w:rsidP="00C71256">
      <w:pPr>
        <w:pStyle w:val="Code"/>
        <w:rPr>
          <w:lang w:val="en-GB"/>
        </w:rPr>
      </w:pPr>
      <w:r w:rsidRPr="00D822A3">
        <w:rPr>
          <w:lang w:val="en-GB"/>
        </w:rPr>
        <w:t xml:space="preserve">  | </w:t>
      </w:r>
      <w:r w:rsidRPr="00D822A3">
        <w:rPr>
          <w:i/>
          <w:lang w:val="en-GB"/>
        </w:rPr>
        <w:t>prefix</w:t>
      </w:r>
      <w:r w:rsidRPr="00D822A3">
        <w:rPr>
          <w:lang w:val="en-GB"/>
        </w:rPr>
        <w:t>_</w:t>
      </w:r>
      <w:r w:rsidRPr="00D822A3">
        <w:rPr>
          <w:i/>
          <w:lang w:val="en-GB"/>
        </w:rPr>
        <w:t>add</w:t>
      </w:r>
      <w:r w:rsidRPr="00D822A3">
        <w:rPr>
          <w:lang w:val="en-GB"/>
        </w:rPr>
        <w:t>_</w:t>
      </w:r>
      <w:r w:rsidRPr="00D822A3">
        <w:rPr>
          <w:i/>
          <w:lang w:val="en-GB"/>
        </w:rPr>
        <w:t>operator</w:t>
      </w:r>
      <w:r w:rsidRPr="00D822A3">
        <w:rPr>
          <w:lang w:val="en-GB"/>
        </w:rPr>
        <w:t xml:space="preserve"> </w:t>
      </w:r>
      <w:r w:rsidR="00CA3A8B" w:rsidRPr="00D822A3">
        <w:rPr>
          <w:i/>
          <w:lang w:val="en-GB"/>
        </w:rPr>
        <w:t>type_cast_expression</w:t>
      </w:r>
      <w:r w:rsidRPr="00D822A3">
        <w:rPr>
          <w:lang w:val="en-GB"/>
        </w:rPr>
        <w:t xml:space="preserve"> </w:t>
      </w:r>
    </w:p>
    <w:p w14:paraId="1804DFEB" w14:textId="482142B7" w:rsidR="00C71256" w:rsidRPr="00D822A3" w:rsidRDefault="00C71256" w:rsidP="00C71256">
      <w:pPr>
        <w:pStyle w:val="Code"/>
        <w:rPr>
          <w:lang w:val="en-GB"/>
        </w:rPr>
      </w:pPr>
      <w:r w:rsidRPr="00D822A3">
        <w:rPr>
          <w:lang w:val="en-GB"/>
        </w:rPr>
        <w:t xml:space="preserve">  | </w:t>
      </w:r>
      <w:r w:rsidRPr="00D822A3">
        <w:rPr>
          <w:b/>
          <w:lang w:val="en-GB"/>
        </w:rPr>
        <w:t>!</w:t>
      </w:r>
      <w:r w:rsidRPr="00D822A3">
        <w:rPr>
          <w:lang w:val="en-GB"/>
        </w:rPr>
        <w:t xml:space="preserve"> </w:t>
      </w:r>
      <w:r w:rsidR="00CA3A8B" w:rsidRPr="00D822A3">
        <w:rPr>
          <w:i/>
          <w:lang w:val="en-GB"/>
        </w:rPr>
        <w:t>type_cast_expression</w:t>
      </w:r>
      <w:r w:rsidRPr="00D822A3">
        <w:rPr>
          <w:lang w:val="en-GB"/>
        </w:rPr>
        <w:t xml:space="preserve"> </w:t>
      </w:r>
    </w:p>
    <w:p w14:paraId="0E0EE8E8" w14:textId="603D63BC" w:rsidR="00C71256" w:rsidRPr="00D822A3" w:rsidRDefault="00C71256" w:rsidP="00C71256">
      <w:pPr>
        <w:pStyle w:val="Code"/>
        <w:rPr>
          <w:lang w:val="en-GB"/>
        </w:rPr>
      </w:pPr>
      <w:r w:rsidRPr="00D822A3">
        <w:rPr>
          <w:lang w:val="en-GB"/>
        </w:rPr>
        <w:t xml:space="preserve">  | </w:t>
      </w:r>
      <w:r w:rsidRPr="00D822A3">
        <w:rPr>
          <w:b/>
          <w:lang w:val="en-GB"/>
        </w:rPr>
        <w:t>~</w:t>
      </w:r>
      <w:r w:rsidRPr="00D822A3">
        <w:rPr>
          <w:lang w:val="en-GB"/>
        </w:rPr>
        <w:t xml:space="preserve"> </w:t>
      </w:r>
      <w:r w:rsidR="00CA3A8B" w:rsidRPr="00D822A3">
        <w:rPr>
          <w:i/>
          <w:lang w:val="en-GB"/>
        </w:rPr>
        <w:t>type_cast_expression</w:t>
      </w:r>
      <w:r w:rsidRPr="00D822A3">
        <w:rPr>
          <w:lang w:val="en-GB"/>
        </w:rPr>
        <w:t xml:space="preserve"> </w:t>
      </w:r>
    </w:p>
    <w:p w14:paraId="6D09B809" w14:textId="541D8039" w:rsidR="00C71256" w:rsidRPr="00D822A3" w:rsidRDefault="00C71256" w:rsidP="00C71256">
      <w:pPr>
        <w:pStyle w:val="Code"/>
        <w:rPr>
          <w:lang w:val="en-GB"/>
        </w:rPr>
      </w:pPr>
      <w:r w:rsidRPr="00D822A3">
        <w:rPr>
          <w:lang w:val="en-GB"/>
        </w:rPr>
        <w:t xml:space="preserve">  | </w:t>
      </w:r>
      <w:r w:rsidRPr="00D822A3">
        <w:rPr>
          <w:b/>
          <w:lang w:val="en-GB"/>
        </w:rPr>
        <w:t>&amp;</w:t>
      </w:r>
      <w:r w:rsidRPr="00D822A3">
        <w:rPr>
          <w:lang w:val="en-GB"/>
        </w:rPr>
        <w:t xml:space="preserve"> </w:t>
      </w:r>
      <w:r w:rsidR="00CA3A8B" w:rsidRPr="00D822A3">
        <w:rPr>
          <w:i/>
          <w:lang w:val="en-GB"/>
        </w:rPr>
        <w:t>type_cast_expression</w:t>
      </w:r>
      <w:r w:rsidRPr="00D822A3">
        <w:rPr>
          <w:lang w:val="en-GB"/>
        </w:rPr>
        <w:t xml:space="preserve"> </w:t>
      </w:r>
    </w:p>
    <w:p w14:paraId="28E63479" w14:textId="7453FEE7" w:rsidR="00C71256" w:rsidRPr="00D822A3" w:rsidRDefault="00C71256" w:rsidP="00C71256">
      <w:pPr>
        <w:pStyle w:val="Code"/>
        <w:rPr>
          <w:lang w:val="en-GB"/>
        </w:rPr>
      </w:pPr>
      <w:r w:rsidRPr="00D822A3">
        <w:rPr>
          <w:lang w:val="en-GB"/>
        </w:rPr>
        <w:t xml:space="preserve">  | </w:t>
      </w:r>
      <w:r w:rsidRPr="00D822A3">
        <w:rPr>
          <w:b/>
          <w:lang w:val="en-GB"/>
        </w:rPr>
        <w:t>*</w:t>
      </w:r>
      <w:r w:rsidRPr="00D822A3">
        <w:rPr>
          <w:lang w:val="en-GB"/>
        </w:rPr>
        <w:t xml:space="preserve"> </w:t>
      </w:r>
      <w:r w:rsidR="00CA3A8B" w:rsidRPr="00D822A3">
        <w:rPr>
          <w:i/>
          <w:lang w:val="en-GB"/>
        </w:rPr>
        <w:t>type_cast_expression</w:t>
      </w:r>
      <w:r w:rsidRPr="00D822A3">
        <w:rPr>
          <w:lang w:val="en-GB"/>
        </w:rPr>
        <w:t xml:space="preserve"> </w:t>
      </w:r>
    </w:p>
    <w:p w14:paraId="2277BB88" w14:textId="77777777" w:rsidR="00C71256" w:rsidRPr="00D822A3" w:rsidRDefault="00C71256" w:rsidP="00C71256">
      <w:pPr>
        <w:pStyle w:val="Code"/>
        <w:rPr>
          <w:lang w:val="en-GB"/>
        </w:rPr>
      </w:pPr>
      <w:r w:rsidRPr="00D822A3">
        <w:rPr>
          <w:lang w:val="en-GB"/>
        </w:rPr>
        <w:t xml:space="preserve">  | </w:t>
      </w:r>
      <w:r w:rsidRPr="00D822A3">
        <w:rPr>
          <w:b/>
          <w:lang w:val="en-GB"/>
        </w:rPr>
        <w:t>sizeof</w:t>
      </w:r>
      <w:r w:rsidRPr="00D822A3">
        <w:rPr>
          <w:lang w:val="en-GB"/>
        </w:rPr>
        <w:t xml:space="preserve"> </w:t>
      </w:r>
      <w:r w:rsidRPr="00D822A3">
        <w:rPr>
          <w:i/>
          <w:lang w:val="en-GB"/>
        </w:rPr>
        <w:t>prefix</w:t>
      </w:r>
      <w:r w:rsidRPr="00D822A3">
        <w:rPr>
          <w:lang w:val="en-GB"/>
        </w:rPr>
        <w:t>_</w:t>
      </w:r>
      <w:r w:rsidRPr="00D822A3">
        <w:rPr>
          <w:i/>
          <w:lang w:val="en-GB"/>
        </w:rPr>
        <w:t>expression</w:t>
      </w:r>
      <w:r w:rsidRPr="00D822A3">
        <w:rPr>
          <w:lang w:val="en-GB"/>
        </w:rPr>
        <w:t xml:space="preserve"> </w:t>
      </w:r>
    </w:p>
    <w:p w14:paraId="6662255F" w14:textId="77777777" w:rsidR="00C71256" w:rsidRPr="00D822A3" w:rsidRDefault="00C71256" w:rsidP="00C71256">
      <w:pPr>
        <w:pStyle w:val="Code"/>
        <w:rPr>
          <w:lang w:val="en-GB"/>
        </w:rPr>
      </w:pPr>
      <w:r w:rsidRPr="00D822A3">
        <w:rPr>
          <w:lang w:val="en-GB"/>
        </w:rPr>
        <w:t xml:space="preserve">  | </w:t>
      </w:r>
      <w:r w:rsidRPr="00D822A3">
        <w:rPr>
          <w:b/>
          <w:lang w:val="en-GB"/>
        </w:rPr>
        <w:t>sizeof</w:t>
      </w:r>
      <w:r w:rsidRPr="00D822A3">
        <w:rPr>
          <w:lang w:val="en-GB"/>
        </w:rPr>
        <w:t xml:space="preserve"> </w:t>
      </w:r>
      <w:r w:rsidRPr="00D822A3">
        <w:rPr>
          <w:b/>
          <w:lang w:val="en-GB"/>
        </w:rPr>
        <w:t>(</w:t>
      </w:r>
      <w:r w:rsidRPr="00D822A3">
        <w:rPr>
          <w:lang w:val="en-GB"/>
        </w:rPr>
        <w:t xml:space="preserve"> </w:t>
      </w:r>
      <w:r w:rsidRPr="00D822A3">
        <w:rPr>
          <w:i/>
          <w:lang w:val="en-GB"/>
        </w:rPr>
        <w:t>type</w:t>
      </w:r>
      <w:r w:rsidRPr="00D822A3">
        <w:rPr>
          <w:lang w:val="en-GB"/>
        </w:rPr>
        <w:t>_</w:t>
      </w:r>
      <w:r w:rsidRPr="00D822A3">
        <w:rPr>
          <w:i/>
          <w:lang w:val="en-GB"/>
        </w:rPr>
        <w:t>name</w:t>
      </w:r>
      <w:r w:rsidRPr="00D822A3">
        <w:rPr>
          <w:lang w:val="en-GB"/>
        </w:rPr>
        <w:t xml:space="preserve"> </w:t>
      </w:r>
      <w:r w:rsidRPr="00D822A3">
        <w:rPr>
          <w:b/>
          <w:lang w:val="en-GB"/>
        </w:rPr>
        <w:t>)</w:t>
      </w:r>
    </w:p>
    <w:p w14:paraId="5E40ACF7" w14:textId="77777777" w:rsidR="00C71256" w:rsidRPr="00D822A3" w:rsidRDefault="00C71256" w:rsidP="00C71256">
      <w:pPr>
        <w:pStyle w:val="Code"/>
        <w:rPr>
          <w:lang w:val="en-GB"/>
        </w:rPr>
      </w:pPr>
    </w:p>
    <w:p w14:paraId="72385871" w14:textId="77777777" w:rsidR="00C71256" w:rsidRPr="00D822A3" w:rsidRDefault="00C71256" w:rsidP="00C71256">
      <w:pPr>
        <w:pStyle w:val="Code"/>
        <w:rPr>
          <w:lang w:val="en-GB"/>
        </w:rPr>
      </w:pPr>
      <w:r w:rsidRPr="00D822A3">
        <w:rPr>
          <w:i/>
          <w:lang w:val="en-GB"/>
        </w:rPr>
        <w:t>prefix</w:t>
      </w:r>
      <w:r w:rsidRPr="00D822A3">
        <w:rPr>
          <w:lang w:val="en-GB"/>
        </w:rPr>
        <w:t>_</w:t>
      </w:r>
      <w:r w:rsidRPr="00D822A3">
        <w:rPr>
          <w:i/>
          <w:lang w:val="en-GB"/>
        </w:rPr>
        <w:t>add</w:t>
      </w:r>
      <w:r w:rsidRPr="00D822A3">
        <w:rPr>
          <w:lang w:val="en-GB"/>
        </w:rPr>
        <w:t>_</w:t>
      </w:r>
      <w:r w:rsidRPr="00D822A3">
        <w:rPr>
          <w:i/>
          <w:lang w:val="en-GB"/>
        </w:rPr>
        <w:t>operator</w:t>
      </w:r>
      <w:r w:rsidRPr="00D822A3">
        <w:rPr>
          <w:lang w:val="en-GB"/>
        </w:rPr>
        <w:t xml:space="preserve"> ::=</w:t>
      </w:r>
    </w:p>
    <w:p w14:paraId="76A5E9A6" w14:textId="77777777" w:rsidR="00C71256" w:rsidRPr="00D822A3" w:rsidRDefault="00C71256" w:rsidP="00C71256">
      <w:pPr>
        <w:pStyle w:val="Code"/>
        <w:rPr>
          <w:lang w:val="en-GB"/>
        </w:rPr>
      </w:pPr>
      <w:r w:rsidRPr="00D822A3">
        <w:rPr>
          <w:lang w:val="en-GB"/>
        </w:rPr>
        <w:t xml:space="preserve">    </w:t>
      </w:r>
      <w:r w:rsidRPr="00D822A3">
        <w:rPr>
          <w:b/>
          <w:lang w:val="en-GB"/>
        </w:rPr>
        <w:t>+</w:t>
      </w:r>
      <w:r w:rsidRPr="00D822A3">
        <w:rPr>
          <w:lang w:val="en-GB"/>
        </w:rPr>
        <w:t xml:space="preserve"> | </w:t>
      </w:r>
      <w:r w:rsidRPr="00D822A3">
        <w:rPr>
          <w:b/>
          <w:lang w:val="en-GB"/>
        </w:rPr>
        <w:t>-</w:t>
      </w:r>
    </w:p>
    <w:p w14:paraId="56017638" w14:textId="77777777" w:rsidR="00C71256" w:rsidRPr="00D822A3" w:rsidRDefault="00C71256" w:rsidP="00C71256">
      <w:pPr>
        <w:pStyle w:val="Code"/>
        <w:rPr>
          <w:lang w:val="en-GB"/>
        </w:rPr>
      </w:pPr>
    </w:p>
    <w:p w14:paraId="1121385C" w14:textId="77777777" w:rsidR="00C71256" w:rsidRPr="00D822A3" w:rsidRDefault="00C71256" w:rsidP="00C71256">
      <w:pPr>
        <w:pStyle w:val="Code"/>
        <w:rPr>
          <w:lang w:val="en-GB"/>
        </w:rPr>
      </w:pPr>
      <w:r w:rsidRPr="00D822A3">
        <w:rPr>
          <w:i/>
          <w:lang w:val="en-GB"/>
        </w:rPr>
        <w:t>increment</w:t>
      </w:r>
      <w:r w:rsidRPr="00D822A3">
        <w:rPr>
          <w:lang w:val="en-GB"/>
        </w:rPr>
        <w:t>_</w:t>
      </w:r>
      <w:r w:rsidRPr="00D822A3">
        <w:rPr>
          <w:i/>
          <w:lang w:val="en-GB"/>
        </w:rPr>
        <w:t>operator</w:t>
      </w:r>
      <w:r w:rsidRPr="00D822A3">
        <w:rPr>
          <w:lang w:val="en-GB"/>
        </w:rPr>
        <w:t xml:space="preserve"> ::=</w:t>
      </w:r>
    </w:p>
    <w:p w14:paraId="427BD81F" w14:textId="77777777" w:rsidR="00C71256" w:rsidRPr="00D822A3" w:rsidRDefault="00C71256" w:rsidP="00C71256">
      <w:pPr>
        <w:pStyle w:val="Code"/>
        <w:rPr>
          <w:lang w:val="en-GB"/>
        </w:rPr>
      </w:pPr>
      <w:r w:rsidRPr="00D822A3">
        <w:rPr>
          <w:lang w:val="en-GB"/>
        </w:rPr>
        <w:t xml:space="preserve">    </w:t>
      </w:r>
      <w:r w:rsidRPr="00D822A3">
        <w:rPr>
          <w:b/>
          <w:lang w:val="en-GB"/>
        </w:rPr>
        <w:t>++</w:t>
      </w:r>
      <w:r w:rsidRPr="00D822A3">
        <w:rPr>
          <w:lang w:val="en-GB"/>
        </w:rPr>
        <w:t xml:space="preserve"> | </w:t>
      </w:r>
      <w:r w:rsidRPr="00D822A3">
        <w:rPr>
          <w:b/>
          <w:lang w:val="en-GB"/>
        </w:rPr>
        <w:t>--</w:t>
      </w:r>
    </w:p>
    <w:p w14:paraId="241EE7AB" w14:textId="77777777" w:rsidR="00C71256" w:rsidRPr="00D822A3" w:rsidRDefault="00C71256" w:rsidP="00C71256">
      <w:pPr>
        <w:pStyle w:val="Code"/>
        <w:rPr>
          <w:lang w:val="en-GB"/>
        </w:rPr>
      </w:pPr>
    </w:p>
    <w:p w14:paraId="50AA4CC2" w14:textId="77777777" w:rsidR="00C71256" w:rsidRPr="00D822A3" w:rsidRDefault="00C71256" w:rsidP="00C71256">
      <w:pPr>
        <w:pStyle w:val="Code"/>
        <w:rPr>
          <w:lang w:val="en-GB"/>
        </w:rPr>
      </w:pPr>
      <w:r w:rsidRPr="00D822A3">
        <w:rPr>
          <w:i/>
          <w:lang w:val="en-GB"/>
        </w:rPr>
        <w:t>postfix</w:t>
      </w:r>
      <w:r w:rsidRPr="00D822A3">
        <w:rPr>
          <w:lang w:val="en-GB"/>
        </w:rPr>
        <w:t>_</w:t>
      </w:r>
      <w:r w:rsidRPr="00D822A3">
        <w:rPr>
          <w:i/>
          <w:lang w:val="en-GB"/>
        </w:rPr>
        <w:t>expression</w:t>
      </w:r>
      <w:r w:rsidRPr="00D822A3">
        <w:rPr>
          <w:lang w:val="en-GB"/>
        </w:rPr>
        <w:t xml:space="preserve"> ::=</w:t>
      </w:r>
    </w:p>
    <w:p w14:paraId="304F8CD0" w14:textId="77777777" w:rsidR="00C71256" w:rsidRPr="00D822A3" w:rsidRDefault="00C71256" w:rsidP="00C71256">
      <w:pPr>
        <w:pStyle w:val="Code"/>
        <w:rPr>
          <w:lang w:val="en-GB"/>
        </w:rPr>
      </w:pPr>
      <w:r w:rsidRPr="00D822A3">
        <w:rPr>
          <w:lang w:val="en-GB"/>
        </w:rPr>
        <w:t xml:space="preserve">    </w:t>
      </w:r>
      <w:r w:rsidRPr="00D822A3">
        <w:rPr>
          <w:i/>
          <w:lang w:val="en-GB"/>
        </w:rPr>
        <w:t>primary</w:t>
      </w:r>
      <w:r w:rsidRPr="00D822A3">
        <w:rPr>
          <w:lang w:val="en-GB"/>
        </w:rPr>
        <w:t>_</w:t>
      </w:r>
      <w:r w:rsidRPr="00D822A3">
        <w:rPr>
          <w:i/>
          <w:lang w:val="en-GB"/>
        </w:rPr>
        <w:t>expression</w:t>
      </w:r>
      <w:r w:rsidRPr="00D822A3">
        <w:rPr>
          <w:lang w:val="en-GB"/>
        </w:rPr>
        <w:t xml:space="preserve"> </w:t>
      </w:r>
    </w:p>
    <w:p w14:paraId="76D9D556" w14:textId="77777777" w:rsidR="00C71256" w:rsidRPr="00D822A3" w:rsidRDefault="00C71256" w:rsidP="00C71256">
      <w:pPr>
        <w:pStyle w:val="Code"/>
        <w:rPr>
          <w:lang w:val="en-GB"/>
        </w:rPr>
      </w:pPr>
      <w:r w:rsidRPr="00D822A3">
        <w:rPr>
          <w:lang w:val="en-GB"/>
        </w:rPr>
        <w:t xml:space="preserve">  | </w:t>
      </w:r>
      <w:r w:rsidRPr="00D822A3">
        <w:rPr>
          <w:i/>
          <w:lang w:val="en-GB"/>
        </w:rPr>
        <w:t>postfix</w:t>
      </w:r>
      <w:r w:rsidRPr="00D822A3">
        <w:rPr>
          <w:lang w:val="en-GB"/>
        </w:rPr>
        <w:t>_</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expression</w:t>
      </w:r>
      <w:r w:rsidRPr="00D822A3">
        <w:rPr>
          <w:lang w:val="en-GB"/>
        </w:rPr>
        <w:t xml:space="preserve"> </w:t>
      </w:r>
      <w:r w:rsidRPr="00D822A3">
        <w:rPr>
          <w:b/>
          <w:lang w:val="en-GB"/>
        </w:rPr>
        <w:t>]</w:t>
      </w:r>
      <w:r w:rsidRPr="00D822A3">
        <w:rPr>
          <w:lang w:val="en-GB"/>
        </w:rPr>
        <w:t xml:space="preserve"> </w:t>
      </w:r>
    </w:p>
    <w:p w14:paraId="1DDA32EA" w14:textId="77777777" w:rsidR="00C71256" w:rsidRPr="00D822A3" w:rsidRDefault="00C71256" w:rsidP="00C71256">
      <w:pPr>
        <w:pStyle w:val="Code"/>
        <w:rPr>
          <w:lang w:val="en-GB"/>
        </w:rPr>
      </w:pPr>
      <w:r w:rsidRPr="00D822A3">
        <w:rPr>
          <w:lang w:val="en-GB"/>
        </w:rPr>
        <w:t xml:space="preserve">  | </w:t>
      </w:r>
      <w:r w:rsidRPr="00D822A3">
        <w:rPr>
          <w:i/>
          <w:lang w:val="en-GB"/>
        </w:rPr>
        <w:t>postfix</w:t>
      </w:r>
      <w:r w:rsidRPr="00D822A3">
        <w:rPr>
          <w:lang w:val="en-GB"/>
        </w:rPr>
        <w:t>_</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i/>
          <w:lang w:val="en-GB"/>
        </w:rPr>
        <w:t>optional</w:t>
      </w:r>
      <w:r w:rsidRPr="00D822A3">
        <w:rPr>
          <w:lang w:val="en-GB"/>
        </w:rPr>
        <w:t>_</w:t>
      </w:r>
      <w:r w:rsidRPr="00D822A3">
        <w:rPr>
          <w:i/>
          <w:lang w:val="en-GB"/>
        </w:rPr>
        <w:t>argument</w:t>
      </w:r>
      <w:r w:rsidRPr="00D822A3">
        <w:rPr>
          <w:lang w:val="en-GB"/>
        </w:rPr>
        <w:t>_</w:t>
      </w:r>
      <w:r w:rsidRPr="00D822A3">
        <w:rPr>
          <w:i/>
          <w:lang w:val="en-GB"/>
        </w:rPr>
        <w:t>expression</w:t>
      </w:r>
      <w:r w:rsidRPr="00D822A3">
        <w:rPr>
          <w:lang w:val="en-GB"/>
        </w:rPr>
        <w:t>_</w:t>
      </w:r>
      <w:r w:rsidRPr="00D822A3">
        <w:rPr>
          <w:i/>
          <w:lang w:val="en-GB"/>
        </w:rPr>
        <w:t>list</w:t>
      </w:r>
      <w:r w:rsidRPr="00D822A3">
        <w:rPr>
          <w:lang w:val="en-GB"/>
        </w:rPr>
        <w:t xml:space="preserve"> </w:t>
      </w:r>
      <w:r w:rsidRPr="00D822A3">
        <w:rPr>
          <w:b/>
          <w:lang w:val="en-GB"/>
        </w:rPr>
        <w:t>)</w:t>
      </w:r>
      <w:r w:rsidRPr="00D822A3">
        <w:rPr>
          <w:lang w:val="en-GB"/>
        </w:rPr>
        <w:t xml:space="preserve"> </w:t>
      </w:r>
    </w:p>
    <w:p w14:paraId="56DFF96C" w14:textId="77777777" w:rsidR="00C71256" w:rsidRPr="00D822A3" w:rsidRDefault="00C71256" w:rsidP="00C71256">
      <w:pPr>
        <w:pStyle w:val="Code"/>
        <w:rPr>
          <w:lang w:val="en-GB"/>
        </w:rPr>
      </w:pPr>
      <w:r w:rsidRPr="00D822A3">
        <w:rPr>
          <w:lang w:val="en-GB"/>
        </w:rPr>
        <w:t xml:space="preserve">  | </w:t>
      </w:r>
      <w:r w:rsidRPr="00D822A3">
        <w:rPr>
          <w:i/>
          <w:lang w:val="en-GB"/>
        </w:rPr>
        <w:t>postfix</w:t>
      </w:r>
      <w:r w:rsidRPr="00D822A3">
        <w:rPr>
          <w:lang w:val="en-GB"/>
        </w:rPr>
        <w:t>_</w:t>
      </w:r>
      <w:r w:rsidRPr="00D822A3">
        <w:rPr>
          <w:i/>
          <w:lang w:val="en-GB"/>
        </w:rPr>
        <w:t>expression</w:t>
      </w:r>
      <w:r w:rsidRPr="00D822A3">
        <w:rPr>
          <w:lang w:val="en-GB"/>
        </w:rPr>
        <w:t xml:space="preserve"> </w:t>
      </w:r>
      <w:r w:rsidRPr="00D822A3">
        <w:rPr>
          <w:b/>
          <w:lang w:val="en-GB"/>
        </w:rPr>
        <w:t>.</w:t>
      </w:r>
      <w:r w:rsidRPr="00D822A3">
        <w:rPr>
          <w:lang w:val="en-GB"/>
        </w:rPr>
        <w:t xml:space="preserve"> </w:t>
      </w:r>
      <w:r w:rsidRPr="00D822A3">
        <w:rPr>
          <w:b/>
          <w:lang w:val="en-GB"/>
        </w:rPr>
        <w:t>identifier</w:t>
      </w:r>
      <w:r w:rsidRPr="00D822A3">
        <w:rPr>
          <w:lang w:val="en-GB"/>
        </w:rPr>
        <w:t xml:space="preserve"> </w:t>
      </w:r>
    </w:p>
    <w:p w14:paraId="697089D6" w14:textId="77777777" w:rsidR="00C71256" w:rsidRPr="00D822A3" w:rsidRDefault="00C71256" w:rsidP="00C71256">
      <w:pPr>
        <w:pStyle w:val="Code"/>
        <w:rPr>
          <w:lang w:val="en-GB"/>
        </w:rPr>
      </w:pPr>
      <w:r w:rsidRPr="00D822A3">
        <w:rPr>
          <w:lang w:val="en-GB"/>
        </w:rPr>
        <w:t xml:space="preserve">  | </w:t>
      </w:r>
      <w:r w:rsidRPr="00D822A3">
        <w:rPr>
          <w:i/>
          <w:lang w:val="en-GB"/>
        </w:rPr>
        <w:t>postfix</w:t>
      </w:r>
      <w:r w:rsidRPr="00D822A3">
        <w:rPr>
          <w:lang w:val="en-GB"/>
        </w:rPr>
        <w:t>_</w:t>
      </w:r>
      <w:r w:rsidRPr="00D822A3">
        <w:rPr>
          <w:i/>
          <w:lang w:val="en-GB"/>
        </w:rPr>
        <w:t>expression</w:t>
      </w:r>
      <w:r w:rsidRPr="00D822A3">
        <w:rPr>
          <w:lang w:val="en-GB"/>
        </w:rPr>
        <w:t xml:space="preserve"> </w:t>
      </w:r>
      <w:r w:rsidRPr="00D822A3">
        <w:rPr>
          <w:b/>
          <w:lang w:val="en-GB"/>
        </w:rPr>
        <w:t>-&gt;</w:t>
      </w:r>
      <w:r w:rsidRPr="00D822A3">
        <w:rPr>
          <w:lang w:val="en-GB"/>
        </w:rPr>
        <w:t xml:space="preserve"> </w:t>
      </w:r>
      <w:r w:rsidRPr="00D822A3">
        <w:rPr>
          <w:b/>
          <w:lang w:val="en-GB"/>
        </w:rPr>
        <w:t>identifier</w:t>
      </w:r>
      <w:r w:rsidRPr="00D822A3">
        <w:rPr>
          <w:lang w:val="en-GB"/>
        </w:rPr>
        <w:t xml:space="preserve"> </w:t>
      </w:r>
    </w:p>
    <w:p w14:paraId="1D64BC46" w14:textId="77777777" w:rsidR="00C71256" w:rsidRPr="00D822A3" w:rsidRDefault="00C71256" w:rsidP="00C71256">
      <w:pPr>
        <w:pStyle w:val="Code"/>
        <w:rPr>
          <w:lang w:val="en-GB"/>
        </w:rPr>
      </w:pPr>
      <w:r w:rsidRPr="00D822A3">
        <w:rPr>
          <w:lang w:val="en-GB"/>
        </w:rPr>
        <w:t xml:space="preserve">  | </w:t>
      </w:r>
      <w:r w:rsidRPr="00D822A3">
        <w:rPr>
          <w:i/>
          <w:lang w:val="en-GB"/>
        </w:rPr>
        <w:t>postfix</w:t>
      </w:r>
      <w:r w:rsidRPr="00D822A3">
        <w:rPr>
          <w:lang w:val="en-GB"/>
        </w:rPr>
        <w:t>_</w:t>
      </w:r>
      <w:r w:rsidRPr="00D822A3">
        <w:rPr>
          <w:i/>
          <w:lang w:val="en-GB"/>
        </w:rPr>
        <w:t>expression</w:t>
      </w:r>
      <w:r w:rsidRPr="00D822A3">
        <w:rPr>
          <w:lang w:val="en-GB"/>
        </w:rPr>
        <w:t xml:space="preserve"> </w:t>
      </w:r>
      <w:r w:rsidRPr="00D822A3">
        <w:rPr>
          <w:i/>
          <w:lang w:val="en-GB"/>
        </w:rPr>
        <w:t>increment</w:t>
      </w:r>
      <w:r w:rsidRPr="00D822A3">
        <w:rPr>
          <w:lang w:val="en-GB"/>
        </w:rPr>
        <w:t>_</w:t>
      </w:r>
      <w:r w:rsidRPr="00D822A3">
        <w:rPr>
          <w:i/>
          <w:lang w:val="en-GB"/>
        </w:rPr>
        <w:t>operator</w:t>
      </w:r>
    </w:p>
    <w:p w14:paraId="3C9781A0" w14:textId="77777777" w:rsidR="00C71256" w:rsidRPr="00D822A3" w:rsidRDefault="00C71256" w:rsidP="00C71256">
      <w:pPr>
        <w:pStyle w:val="Code"/>
        <w:rPr>
          <w:lang w:val="en-GB"/>
        </w:rPr>
      </w:pPr>
    </w:p>
    <w:p w14:paraId="1B54B9CF" w14:textId="77777777" w:rsidR="00C71256" w:rsidRPr="00D822A3" w:rsidRDefault="00C71256" w:rsidP="00C71256">
      <w:pPr>
        <w:pStyle w:val="Code"/>
        <w:rPr>
          <w:lang w:val="en-GB"/>
        </w:rPr>
      </w:pPr>
      <w:r w:rsidRPr="00D822A3">
        <w:rPr>
          <w:i/>
          <w:lang w:val="en-GB"/>
        </w:rPr>
        <w:t>primary</w:t>
      </w:r>
      <w:r w:rsidRPr="00D822A3">
        <w:rPr>
          <w:lang w:val="en-GB"/>
        </w:rPr>
        <w:t>_</w:t>
      </w:r>
      <w:r w:rsidRPr="00D822A3">
        <w:rPr>
          <w:i/>
          <w:lang w:val="en-GB"/>
        </w:rPr>
        <w:t>expression</w:t>
      </w:r>
      <w:r w:rsidRPr="00D822A3">
        <w:rPr>
          <w:lang w:val="en-GB"/>
        </w:rPr>
        <w:t xml:space="preserve"> ::=</w:t>
      </w:r>
    </w:p>
    <w:p w14:paraId="1C68F625" w14:textId="77777777" w:rsidR="00C71256" w:rsidRPr="00D822A3" w:rsidRDefault="00C71256" w:rsidP="00C71256">
      <w:pPr>
        <w:pStyle w:val="Code"/>
        <w:rPr>
          <w:lang w:val="en-GB"/>
        </w:rPr>
      </w:pPr>
      <w:r w:rsidRPr="00D822A3">
        <w:rPr>
          <w:lang w:val="en-GB"/>
        </w:rPr>
        <w:t xml:space="preserve">    </w:t>
      </w:r>
      <w:r w:rsidRPr="00D822A3">
        <w:rPr>
          <w:b/>
          <w:lang w:val="en-GB"/>
        </w:rPr>
        <w:t>identifier</w:t>
      </w:r>
      <w:r w:rsidRPr="00D822A3">
        <w:rPr>
          <w:lang w:val="en-GB"/>
        </w:rPr>
        <w:t xml:space="preserve"> </w:t>
      </w:r>
    </w:p>
    <w:p w14:paraId="01B7A8E9" w14:textId="77777777" w:rsidR="00C71256" w:rsidRPr="00D822A3" w:rsidRDefault="00C71256" w:rsidP="00C71256">
      <w:pPr>
        <w:pStyle w:val="Code"/>
        <w:rPr>
          <w:lang w:val="en-GB"/>
        </w:rPr>
      </w:pPr>
      <w:r w:rsidRPr="00D822A3">
        <w:rPr>
          <w:lang w:val="en-GB"/>
        </w:rPr>
        <w:t xml:space="preserve">  | </w:t>
      </w:r>
      <w:r w:rsidRPr="00D822A3">
        <w:rPr>
          <w:b/>
          <w:lang w:val="en-GB"/>
        </w:rPr>
        <w:t>value</w:t>
      </w:r>
      <w:r w:rsidRPr="00D822A3">
        <w:rPr>
          <w:lang w:val="en-GB"/>
        </w:rPr>
        <w:t xml:space="preserve"> </w:t>
      </w:r>
    </w:p>
    <w:p w14:paraId="7DD7A059" w14:textId="77777777" w:rsidR="00C71256" w:rsidRPr="00D822A3" w:rsidRDefault="00C71256" w:rsidP="00C71256">
      <w:pPr>
        <w:pStyle w:val="Code"/>
        <w:rPr>
          <w:lang w:val="en-GB"/>
        </w:rPr>
      </w:pPr>
      <w:r w:rsidRPr="00D822A3">
        <w:rPr>
          <w:lang w:val="en-GB"/>
        </w:rPr>
        <w:t xml:space="preserve">  | </w:t>
      </w:r>
      <w:r w:rsidRPr="00D822A3">
        <w:rPr>
          <w:b/>
          <w:lang w:val="en-GB"/>
        </w:rPr>
        <w:t>(</w:t>
      </w:r>
      <w:r w:rsidRPr="00D822A3">
        <w:rPr>
          <w:lang w:val="en-GB"/>
        </w:rPr>
        <w:t xml:space="preserve"> </w:t>
      </w:r>
      <w:r w:rsidRPr="00D822A3">
        <w:rPr>
          <w:i/>
          <w:lang w:val="en-GB"/>
        </w:rPr>
        <w:t>expression</w:t>
      </w:r>
      <w:r w:rsidRPr="00D822A3">
        <w:rPr>
          <w:lang w:val="en-GB"/>
        </w:rPr>
        <w:t xml:space="preserve"> </w:t>
      </w:r>
      <w:r w:rsidRPr="00D822A3">
        <w:rPr>
          <w:b/>
          <w:lang w:val="en-GB"/>
        </w:rPr>
        <w:t>)</w:t>
      </w:r>
    </w:p>
    <w:p w14:paraId="542F6EE5" w14:textId="77777777" w:rsidR="00C71256" w:rsidRPr="00D822A3" w:rsidRDefault="00C71256" w:rsidP="00C71256">
      <w:pPr>
        <w:pStyle w:val="Code"/>
        <w:rPr>
          <w:lang w:val="en-GB"/>
        </w:rPr>
      </w:pPr>
    </w:p>
    <w:p w14:paraId="3ABE1BA3" w14:textId="77777777" w:rsidR="00C71256" w:rsidRPr="00D822A3" w:rsidRDefault="00C71256" w:rsidP="00C71256">
      <w:pPr>
        <w:pStyle w:val="Code"/>
        <w:rPr>
          <w:lang w:val="en-GB"/>
        </w:rPr>
      </w:pPr>
      <w:r w:rsidRPr="00D822A3">
        <w:rPr>
          <w:i/>
          <w:lang w:val="en-GB"/>
        </w:rPr>
        <w:t>optional</w:t>
      </w:r>
      <w:r w:rsidRPr="00D822A3">
        <w:rPr>
          <w:lang w:val="en-GB"/>
        </w:rPr>
        <w:t>_</w:t>
      </w:r>
      <w:r w:rsidRPr="00D822A3">
        <w:rPr>
          <w:i/>
          <w:lang w:val="en-GB"/>
        </w:rPr>
        <w:t>argument</w:t>
      </w:r>
      <w:r w:rsidRPr="00D822A3">
        <w:rPr>
          <w:lang w:val="en-GB"/>
        </w:rPr>
        <w:t>_</w:t>
      </w:r>
      <w:r w:rsidRPr="00D822A3">
        <w:rPr>
          <w:i/>
          <w:lang w:val="en-GB"/>
        </w:rPr>
        <w:t>expression</w:t>
      </w:r>
      <w:r w:rsidRPr="00D822A3">
        <w:rPr>
          <w:lang w:val="en-GB"/>
        </w:rPr>
        <w:t>_</w:t>
      </w:r>
      <w:r w:rsidRPr="00D822A3">
        <w:rPr>
          <w:i/>
          <w:lang w:val="en-GB"/>
        </w:rPr>
        <w:t>list</w:t>
      </w:r>
      <w:r w:rsidRPr="00D822A3">
        <w:rPr>
          <w:lang w:val="en-GB"/>
        </w:rPr>
        <w:t xml:space="preserve"> ::=</w:t>
      </w:r>
    </w:p>
    <w:p w14:paraId="2A370AE4" w14:textId="77777777" w:rsidR="00C71256" w:rsidRPr="00D822A3" w:rsidRDefault="00C71256" w:rsidP="00C71256">
      <w:pPr>
        <w:pStyle w:val="Code"/>
        <w:rPr>
          <w:lang w:val="en-GB"/>
        </w:rPr>
      </w:pPr>
      <w:r w:rsidRPr="00D822A3">
        <w:rPr>
          <w:lang w:val="en-GB"/>
        </w:rPr>
        <w:t xml:space="preserve">    /* </w:t>
      </w:r>
      <w:r w:rsidRPr="00D822A3">
        <w:rPr>
          <w:i/>
          <w:lang w:val="en-GB"/>
        </w:rPr>
        <w:t>empty</w:t>
      </w:r>
      <w:r w:rsidRPr="00D822A3">
        <w:rPr>
          <w:lang w:val="en-GB"/>
        </w:rPr>
        <w:t xml:space="preserve"> */</w:t>
      </w:r>
    </w:p>
    <w:p w14:paraId="1CA99C08" w14:textId="77777777" w:rsidR="00C71256" w:rsidRPr="00D822A3" w:rsidRDefault="00C71256" w:rsidP="00C71256">
      <w:pPr>
        <w:pStyle w:val="Code"/>
        <w:rPr>
          <w:lang w:val="en-GB"/>
        </w:rPr>
      </w:pPr>
      <w:r w:rsidRPr="00D822A3">
        <w:rPr>
          <w:lang w:val="en-GB"/>
        </w:rPr>
        <w:t xml:space="preserve">  | </w:t>
      </w:r>
      <w:r w:rsidRPr="00D822A3">
        <w:rPr>
          <w:i/>
          <w:lang w:val="en-GB"/>
        </w:rPr>
        <w:t>argument</w:t>
      </w:r>
      <w:r w:rsidRPr="00D822A3">
        <w:rPr>
          <w:lang w:val="en-GB"/>
        </w:rPr>
        <w:t>_</w:t>
      </w:r>
      <w:r w:rsidRPr="00D822A3">
        <w:rPr>
          <w:i/>
          <w:lang w:val="en-GB"/>
        </w:rPr>
        <w:t>expression</w:t>
      </w:r>
      <w:r w:rsidRPr="00D822A3">
        <w:rPr>
          <w:lang w:val="en-GB"/>
        </w:rPr>
        <w:t>_</w:t>
      </w:r>
      <w:r w:rsidRPr="00D822A3">
        <w:rPr>
          <w:i/>
          <w:lang w:val="en-GB"/>
        </w:rPr>
        <w:t>list</w:t>
      </w:r>
    </w:p>
    <w:p w14:paraId="31D39229" w14:textId="77777777" w:rsidR="00C71256" w:rsidRPr="00D822A3" w:rsidRDefault="00C71256" w:rsidP="00C71256">
      <w:pPr>
        <w:pStyle w:val="Code"/>
        <w:rPr>
          <w:lang w:val="en-GB"/>
        </w:rPr>
      </w:pPr>
    </w:p>
    <w:p w14:paraId="1C9AEBAA" w14:textId="77777777" w:rsidR="00C71256" w:rsidRPr="00D822A3" w:rsidRDefault="00C71256" w:rsidP="00C71256">
      <w:pPr>
        <w:pStyle w:val="Code"/>
        <w:rPr>
          <w:lang w:val="en-GB"/>
        </w:rPr>
      </w:pPr>
      <w:r w:rsidRPr="00D822A3">
        <w:rPr>
          <w:i/>
          <w:lang w:val="en-GB"/>
        </w:rPr>
        <w:t>argument</w:t>
      </w:r>
      <w:r w:rsidRPr="00D822A3">
        <w:rPr>
          <w:lang w:val="en-GB"/>
        </w:rPr>
        <w:t>_</w:t>
      </w:r>
      <w:r w:rsidRPr="00D822A3">
        <w:rPr>
          <w:i/>
          <w:lang w:val="en-GB"/>
        </w:rPr>
        <w:t>expression</w:t>
      </w:r>
      <w:r w:rsidRPr="00D822A3">
        <w:rPr>
          <w:lang w:val="en-GB"/>
        </w:rPr>
        <w:t>_</w:t>
      </w:r>
      <w:r w:rsidRPr="00D822A3">
        <w:rPr>
          <w:i/>
          <w:lang w:val="en-GB"/>
        </w:rPr>
        <w:t>list</w:t>
      </w:r>
      <w:r w:rsidRPr="00D822A3">
        <w:rPr>
          <w:lang w:val="en-GB"/>
        </w:rPr>
        <w:t xml:space="preserve"> ::=</w:t>
      </w:r>
    </w:p>
    <w:p w14:paraId="7E4F9825" w14:textId="77777777" w:rsidR="00C71256" w:rsidRPr="00D822A3" w:rsidRDefault="00C71256" w:rsidP="00C71256">
      <w:pPr>
        <w:pStyle w:val="Code"/>
        <w:rPr>
          <w:lang w:val="en-GB"/>
        </w:rPr>
      </w:pPr>
      <w:r w:rsidRPr="00D822A3">
        <w:rPr>
          <w:lang w:val="en-GB"/>
        </w:rPr>
        <w:t xml:space="preserve">    </w:t>
      </w:r>
      <w:r w:rsidRPr="00D822A3">
        <w:rPr>
          <w:i/>
          <w:lang w:val="en-GB"/>
        </w:rPr>
        <w:t>assignment</w:t>
      </w:r>
      <w:r w:rsidRPr="00D822A3">
        <w:rPr>
          <w:lang w:val="en-GB"/>
        </w:rPr>
        <w:t>_</w:t>
      </w:r>
      <w:r w:rsidRPr="00D822A3">
        <w:rPr>
          <w:i/>
          <w:lang w:val="en-GB"/>
        </w:rPr>
        <w:t>expression</w:t>
      </w:r>
      <w:r w:rsidRPr="00D822A3">
        <w:rPr>
          <w:lang w:val="en-GB"/>
        </w:rPr>
        <w:t xml:space="preserve"> </w:t>
      </w:r>
    </w:p>
    <w:p w14:paraId="4E8CB6E8" w14:textId="77777777" w:rsidR="00C71256" w:rsidRPr="00D822A3" w:rsidRDefault="00C71256" w:rsidP="00C71256">
      <w:pPr>
        <w:pStyle w:val="Code"/>
        <w:rPr>
          <w:i/>
          <w:lang w:val="en-GB"/>
        </w:rPr>
      </w:pPr>
      <w:r w:rsidRPr="00D822A3">
        <w:rPr>
          <w:lang w:val="en-GB"/>
        </w:rPr>
        <w:t xml:space="preserve">  | </w:t>
      </w:r>
      <w:r w:rsidRPr="00D822A3">
        <w:rPr>
          <w:i/>
          <w:lang w:val="en-GB"/>
        </w:rPr>
        <w:t>argument</w:t>
      </w:r>
      <w:r w:rsidRPr="00D822A3">
        <w:rPr>
          <w:lang w:val="en-GB"/>
        </w:rPr>
        <w:t>_</w:t>
      </w:r>
      <w:r w:rsidRPr="00D822A3">
        <w:rPr>
          <w:i/>
          <w:lang w:val="en-GB"/>
        </w:rPr>
        <w:t>expression</w:t>
      </w:r>
      <w:r w:rsidRPr="00D822A3">
        <w:rPr>
          <w:lang w:val="en-GB"/>
        </w:rPr>
        <w:t>_</w:t>
      </w:r>
      <w:r w:rsidRPr="00D822A3">
        <w:rPr>
          <w:i/>
          <w:lang w:val="en-GB"/>
        </w:rPr>
        <w:t>list</w:t>
      </w:r>
      <w:r w:rsidRPr="00D822A3">
        <w:rPr>
          <w:lang w:val="en-GB"/>
        </w:rPr>
        <w:t xml:space="preserve"> , </w:t>
      </w:r>
      <w:r w:rsidRPr="00D822A3">
        <w:rPr>
          <w:i/>
          <w:lang w:val="en-GB"/>
        </w:rPr>
        <w:t>assignment</w:t>
      </w:r>
      <w:r w:rsidRPr="00D822A3">
        <w:rPr>
          <w:lang w:val="en-GB"/>
        </w:rPr>
        <w:t>_</w:t>
      </w:r>
      <w:r w:rsidRPr="00D822A3">
        <w:rPr>
          <w:i/>
          <w:lang w:val="en-GB"/>
        </w:rPr>
        <w:t>expression</w:t>
      </w:r>
    </w:p>
    <w:p w14:paraId="3FB232E1" w14:textId="50CC65CC" w:rsidR="007660EE" w:rsidRPr="00D822A3" w:rsidRDefault="007660EE" w:rsidP="00845EA9">
      <w:pPr>
        <w:pStyle w:val="Appendix"/>
      </w:pPr>
      <w:bookmarkStart w:id="511" w:name="_Ref418184656"/>
      <w:bookmarkStart w:id="512" w:name="_Toc54120021"/>
      <w:r w:rsidRPr="00D822A3">
        <w:t>GPPG and GPLEX</w:t>
      </w:r>
      <w:bookmarkEnd w:id="511"/>
      <w:bookmarkEnd w:id="512"/>
    </w:p>
    <w:p w14:paraId="3256B955" w14:textId="77777777"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(GPLEX)</w:t>
      </w:r>
      <w:r w:rsidRPr="00D822A3">
        <w:rPr>
          <w:lang w:val="en-GB"/>
        </w:rPr>
        <w:t xml:space="preserve"> scanner generator and the </w:t>
      </w:r>
      <w:r w:rsidRPr="00D822A3">
        <w:rPr>
          <w:highlight w:val="white"/>
          <w:lang w:val="en-GB"/>
        </w:rPr>
        <w:t>Gardens Point Parser Generator</w:t>
      </w:r>
      <w:r w:rsidRPr="00D822A3">
        <w:rPr>
          <w:lang w:val="en-GB"/>
        </w:rPr>
        <w:t xml:space="preserve"> (GPPG) to construct a parser and scanner for a simple programming language.</w:t>
      </w:r>
    </w:p>
    <w:p w14:paraId="4410B251" w14:textId="77777777" w:rsidR="007660EE" w:rsidRPr="00D822A3" w:rsidRDefault="007660EE" w:rsidP="007660EE">
      <w:pPr>
        <w:pStyle w:val="Rubrik3"/>
        <w:rPr>
          <w:lang w:val="en-GB"/>
        </w:rPr>
      </w:pPr>
      <w:bookmarkStart w:id="513" w:name="_Toc54120022"/>
      <w:r w:rsidRPr="00D822A3">
        <w:rPr>
          <w:lang w:val="en-GB"/>
        </w:rPr>
        <w:t>The Language</w:t>
      </w:r>
      <w:bookmarkEnd w:id="513"/>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r w:rsidRPr="00D822A3">
        <w:rPr>
          <w:rStyle w:val="CodeInText"/>
          <w:lang w:val="en-GB"/>
        </w:rPr>
        <w:t>e</w:t>
      </w:r>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r w:rsidRPr="00D822A3">
        <w:rPr>
          <w:rStyle w:val="CodeInText"/>
          <w:lang w:val="en-GB"/>
        </w:rPr>
        <w:t>log10</w:t>
      </w:r>
      <w:r w:rsidRPr="00D822A3">
        <w:rPr>
          <w:lang w:val="en-GB"/>
        </w:rPr>
        <w:t xml:space="preserve">, </w:t>
      </w:r>
      <w:r w:rsidRPr="00D822A3">
        <w:rPr>
          <w:rStyle w:val="CodeInText"/>
          <w:lang w:val="en-GB"/>
        </w:rPr>
        <w:t>exp10</w:t>
      </w:r>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14" w:name="_Toc54120023"/>
      <w:r w:rsidRPr="00D822A3">
        <w:rPr>
          <w:lang w:val="en-GB"/>
        </w:rPr>
        <w:t>The Grammar</w:t>
      </w:r>
      <w:bookmarkEnd w:id="514"/>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r w:rsidRPr="00D822A3">
        <w:rPr>
          <w:rStyle w:val="CodeInText"/>
          <w:highlight w:val="white"/>
          <w:lang w:val="en-GB"/>
        </w:rPr>
        <w:t>statement_list</w:t>
      </w:r>
      <w:r w:rsidRPr="00D822A3">
        <w:rPr>
          <w:lang w:val="en-GB"/>
        </w:rPr>
        <w:t xml:space="preserve">). The grammar rules for our language follows below, the vertical bar at the left of the rules can be read as “or”. The first rule </w:t>
      </w:r>
      <w:r w:rsidRPr="00D822A3">
        <w:rPr>
          <w:rStyle w:val="CodeInText"/>
          <w:lang w:val="en-GB"/>
        </w:rPr>
        <w:t>statement_list</w:t>
      </w:r>
      <w:r w:rsidRPr="00D822A3">
        <w:rPr>
          <w:lang w:val="en-GB"/>
        </w:rPr>
        <w:t xml:space="preserve"> can be read as “a statement list is a statement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15" w:name="_Toc54120024"/>
      <w:r w:rsidRPr="00D822A3">
        <w:rPr>
          <w:lang w:val="en-GB"/>
        </w:rPr>
        <w:t>GPPG</w:t>
      </w:r>
      <w:bookmarkEnd w:id="515"/>
    </w:p>
    <w:p w14:paraId="3F9D3945" w14:textId="77777777" w:rsidR="007660EE" w:rsidRPr="00D822A3" w:rsidRDefault="007660EE" w:rsidP="007660EE">
      <w:pPr>
        <w:rPr>
          <w:lang w:val="en-GB"/>
        </w:rPr>
      </w:pPr>
      <w:r w:rsidRPr="00D822A3">
        <w:rPr>
          <w:lang w:val="en-GB"/>
        </w:rPr>
        <w:t>GPPG is a tool based on the classic parser generator Yacc</w:t>
      </w:r>
      <w:r w:rsidRPr="00D822A3">
        <w:rPr>
          <w:rStyle w:val="Fotnotsreferens"/>
          <w:lang w:val="en-GB"/>
        </w:rPr>
        <w:footnoteReference w:id="5"/>
      </w:r>
      <w:r w:rsidRPr="00D822A3">
        <w:rPr>
          <w:lang w:val="en-GB"/>
        </w:rPr>
        <w:t xml:space="preserve">. Even though it is possible to write a parser in pure C#, it is easier to use a tool like GPPG. Simply put, GPPG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The parser is divided into two parts: one part stating the rules and tokens of the grammar, and one part defining the grammar rules. The tokens written in boldface in the previous section are written in capital letters in GPPG.</w:t>
      </w:r>
    </w:p>
    <w:p w14:paraId="6E0C806E" w14:textId="77777777" w:rsidR="007660EE" w:rsidRPr="00D822A3" w:rsidRDefault="007660EE" w:rsidP="007660EE">
      <w:pPr>
        <w:pStyle w:val="CodeHeader"/>
        <w:rPr>
          <w:lang w:val="en-GB"/>
        </w:rPr>
      </w:pPr>
      <w:r w:rsidRPr="00D822A3">
        <w:rPr>
          <w:lang w:val="en-GB"/>
        </w:rPr>
        <w:t>Parser.gppg</w:t>
      </w:r>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r w:rsidRPr="00D822A3">
        <w:rPr>
          <w:rStyle w:val="CodeInText0"/>
          <w:lang w:val="en-GB"/>
        </w:rPr>
        <w:t>statement_list</w:t>
      </w:r>
      <w:r w:rsidRPr="00D822A3">
        <w:rPr>
          <w:lang w:val="en-GB"/>
        </w:rPr>
        <w:t xml:space="preserve">, </w:t>
      </w:r>
      <w:r w:rsidRPr="00D822A3">
        <w:rPr>
          <w:rStyle w:val="CodeInText0"/>
          <w:lang w:val="en-GB"/>
        </w:rPr>
        <w:t>statement</w:t>
      </w:r>
      <w:r w:rsidRPr="00D822A3">
        <w:rPr>
          <w:lang w:val="en-GB"/>
        </w:rPr>
        <w:t xml:space="preserve">, and </w:t>
      </w:r>
      <w:r w:rsidRPr="00D822A3">
        <w:rPr>
          <w:rStyle w:val="CodeInText0"/>
          <w:lang w:val="en-GB"/>
        </w:rPr>
        <w:t>optional_output</w:t>
      </w:r>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6"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7" w:name="_Toc54120025"/>
      <w:r w:rsidRPr="00D822A3">
        <w:rPr>
          <w:lang w:val="en-GB"/>
        </w:rPr>
        <w:t>JPlex</w:t>
      </w:r>
      <w:bookmarkEnd w:id="516"/>
      <w:bookmarkEnd w:id="517"/>
    </w:p>
    <w:p w14:paraId="1FC11E4C" w14:textId="77777777" w:rsidR="007660EE" w:rsidRPr="00D822A3" w:rsidRDefault="007660EE" w:rsidP="007660EE">
      <w:pPr>
        <w:rPr>
          <w:lang w:val="en-GB"/>
        </w:rPr>
      </w:pPr>
      <w:r w:rsidRPr="00D822A3">
        <w:rPr>
          <w:lang w:val="en-GB"/>
        </w:rPr>
        <w:t>For the parser of the previous section to work properly it also needs a scanner that identifies the tokens. JPlex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r w:rsidRPr="00D822A3">
              <w:rPr>
                <w:lang w:val="en-GB"/>
              </w:rPr>
              <w:t>( and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and ]</w:t>
            </w:r>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and ]</w:t>
            </w:r>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One or moree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r w:rsidRPr="00D822A3">
        <w:rPr>
          <w:lang w:val="en-GB"/>
        </w:rPr>
        <w:t>Scanner.jplex</w:t>
      </w:r>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An identifier is a capital or small letter, or a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r w:rsidRPr="00D822A3">
        <w:rPr>
          <w:rStyle w:val="CodeInText"/>
          <w:lang w:val="en-GB"/>
        </w:rPr>
        <w:t>yytext</w:t>
      </w:r>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t>}</w:t>
      </w:r>
    </w:p>
    <w:p w14:paraId="2551028A" w14:textId="77777777" w:rsidR="007660EE" w:rsidRPr="00D822A3" w:rsidRDefault="007660EE" w:rsidP="007660EE">
      <w:pPr>
        <w:pStyle w:val="Rubrik3"/>
        <w:rPr>
          <w:lang w:val="en-GB"/>
        </w:rPr>
      </w:pPr>
      <w:bookmarkStart w:id="518" w:name="_Toc54120026"/>
      <w:r w:rsidRPr="00D822A3">
        <w:rPr>
          <w:lang w:val="en-GB"/>
        </w:rPr>
        <w:t>Main</w:t>
      </w:r>
      <w:bookmarkEnd w:id="518"/>
    </w:p>
    <w:p w14:paraId="2FDB2DF8" w14:textId="77777777" w:rsidR="007660EE" w:rsidRPr="00D822A3" w:rsidRDefault="007660EE" w:rsidP="007660EE">
      <w:pPr>
        <w:rPr>
          <w:lang w:val="en-GB"/>
        </w:rPr>
      </w:pPr>
      <w:r w:rsidRPr="00D822A3">
        <w:rPr>
          <w:lang w:val="en-GB"/>
        </w:rPr>
        <w:t xml:space="preserve">GPPG and JPLEX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r w:rsidRPr="00D822A3">
        <w:rPr>
          <w:rStyle w:val="CodeInText"/>
          <w:lang w:val="en-GB"/>
        </w:rPr>
        <w:t>BufferedReader</w:t>
      </w:r>
      <w:r w:rsidRPr="00D822A3">
        <w:rPr>
          <w:lang w:val="en-GB"/>
        </w:rPr>
        <w:t xml:space="preserve">, the output is written to </w:t>
      </w:r>
      <w:r w:rsidRPr="00D822A3">
        <w:rPr>
          <w:rStyle w:val="CodeInText"/>
          <w:lang w:val="en-GB"/>
        </w:rPr>
        <w:t>OutputStream</w:t>
      </w:r>
      <w:r w:rsidRPr="00D822A3">
        <w:rPr>
          <w:lang w:val="en-GB"/>
        </w:rPr>
        <w:t xml:space="preserve">, error messages are written to </w:t>
      </w:r>
      <w:r w:rsidRPr="00D822A3">
        <w:rPr>
          <w:rStyle w:val="CodeInText"/>
          <w:lang w:val="en-GB"/>
        </w:rPr>
        <w:t>ErrorStream</w:t>
      </w:r>
      <w:r w:rsidRPr="00D822A3">
        <w:rPr>
          <w:lang w:val="en-GB"/>
        </w:rPr>
        <w:t xml:space="preserve">, and </w:t>
      </w:r>
      <w:r w:rsidRPr="00D822A3">
        <w:rPr>
          <w:rStyle w:val="CodeInText"/>
          <w:lang w:val="en-GB"/>
        </w:rPr>
        <w:t>VariableMap</w:t>
      </w:r>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r w:rsidRPr="00D822A3">
        <w:rPr>
          <w:lang w:val="en-GB"/>
        </w:rPr>
        <w:t>Main.cs</w:t>
      </w:r>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r w:rsidRPr="00D822A3">
        <w:rPr>
          <w:lang w:val="en-GB"/>
        </w:rPr>
        <w:t>Parser.bat</w:t>
      </w:r>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9" w:name="_Toc54120027"/>
      <w:r w:rsidRPr="00D822A3">
        <w:t>Auxiliary Classes</w:t>
      </w:r>
      <w:bookmarkEnd w:id="519"/>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20" w:name="_Toc54120028"/>
      <w:r w:rsidRPr="00D822A3">
        <w:rPr>
          <w:lang w:val="en-GB"/>
        </w:rPr>
        <w:t>Error Handling</w:t>
      </w:r>
      <w:bookmarkEnd w:id="520"/>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r w:rsidRPr="00D822A3">
        <w:rPr>
          <w:lang w:val="en-GB"/>
        </w:rPr>
        <w:t>Assert.cs</w:t>
      </w:r>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r w:rsidRPr="00D822A3">
        <w:rPr>
          <w:lang w:val="en-GB"/>
        </w:rPr>
        <w:t>Message.cs</w:t>
      </w:r>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77777777" w:rsidR="002538D4" w:rsidRPr="00D822A3" w:rsidRDefault="002538D4" w:rsidP="002538D4">
      <w:pPr>
        <w:pStyle w:val="Code"/>
        <w:rPr>
          <w:highlight w:val="white"/>
          <w:lang w:val="en-GB"/>
        </w:rPr>
      </w:pPr>
      <w:r w:rsidRPr="00D822A3">
        <w:rPr>
          <w:highlight w:val="white"/>
          <w:lang w:val="en-GB"/>
        </w:rPr>
        <w:t xml:space="preserve">    Only_static___extern_or_typedef_storage_allowed_for_functions,</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21" w:name="_Toc54120029"/>
      <w:r w:rsidRPr="00D822A3">
        <w:rPr>
          <w:lang w:val="en-GB"/>
        </w:rPr>
        <w:t>Container Classes</w:t>
      </w:r>
      <w:bookmarkEnd w:id="521"/>
    </w:p>
    <w:p w14:paraId="323D94FB" w14:textId="77777777" w:rsidR="005E7D2C" w:rsidRPr="00D822A3" w:rsidRDefault="005E7D2C" w:rsidP="005E7D2C">
      <w:pPr>
        <w:rPr>
          <w:lang w:val="en-GB"/>
        </w:rPr>
      </w:pPr>
      <w:r w:rsidRPr="00D822A3">
        <w:rPr>
          <w:lang w:val="en-GB"/>
        </w:rPr>
        <w:t>C# has a large class library holding many container classes. However, there are no classes for ordered or unordered pairs, there is also no classes for triples or tuples.</w:t>
      </w:r>
    </w:p>
    <w:p w14:paraId="7F892F41" w14:textId="77777777" w:rsidR="005E7D2C" w:rsidRPr="00D822A3" w:rsidRDefault="005E7D2C" w:rsidP="005E7D2C">
      <w:pPr>
        <w:pStyle w:val="Rubrik3"/>
        <w:rPr>
          <w:lang w:val="en-GB"/>
        </w:rPr>
      </w:pPr>
      <w:bookmarkStart w:id="522" w:name="_Toc54120030"/>
      <w:r w:rsidRPr="00D822A3">
        <w:rPr>
          <w:lang w:val="en-GB"/>
        </w:rPr>
        <w:t>Ordered Pair</w:t>
      </w:r>
      <w:bookmarkEnd w:id="522"/>
    </w:p>
    <w:p w14:paraId="4CE6DB28" w14:textId="77777777" w:rsidR="005E7D2C" w:rsidRPr="00D822A3" w:rsidRDefault="005E7D2C" w:rsidP="005E7D2C">
      <w:pPr>
        <w:rPr>
          <w:lang w:val="en-GB"/>
        </w:rPr>
      </w:pPr>
      <w:r w:rsidRPr="00D822A3">
        <w:rPr>
          <w:lang w:val="en-GB"/>
        </w:rPr>
        <w:t xml:space="preserve">In the preprocessor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r w:rsidRPr="00D822A3">
        <w:rPr>
          <w:lang w:val="en-GB"/>
        </w:rPr>
        <w:t>Pair.cs</w:t>
      </w:r>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77777777" w:rsidR="005E7D2C" w:rsidRPr="00D822A3" w:rsidRDefault="005E7D2C" w:rsidP="005E7D2C">
      <w:pPr>
        <w:pStyle w:val="Code"/>
        <w:rPr>
          <w:lang w:val="en-GB"/>
        </w:rPr>
      </w:pPr>
      <w:r w:rsidRPr="00D822A3">
        <w:rPr>
          <w:highlight w:val="white"/>
          <w:lang w:val="en-GB"/>
        </w:rPr>
        <w:t>}</w:t>
      </w:r>
      <w:r w:rsidRPr="00D822A3">
        <w:rPr>
          <w:lang w:val="en-GB"/>
        </w:rPr>
        <w:t>Unordered Pair</w:t>
      </w:r>
    </w:p>
    <w:p w14:paraId="3AEDEA38" w14:textId="77777777" w:rsidR="005E7D2C" w:rsidRPr="00D822A3" w:rsidRDefault="005E7D2C" w:rsidP="005E7D2C">
      <w:pPr>
        <w:rPr>
          <w:lang w:val="en-GB"/>
        </w:rPr>
      </w:pPr>
      <w:r w:rsidRPr="00D822A3">
        <w:rPr>
          <w:rStyle w:val="KeyWord0"/>
          <w:lang w:val="en-GB"/>
        </w:rPr>
        <w:t>UnorderedPair</w:t>
      </w:r>
      <w:r w:rsidRPr="00D822A3">
        <w:rPr>
          <w:lang w:val="en-GB"/>
        </w:rPr>
        <w:t xml:space="preserve"> is a subclass of </w:t>
      </w:r>
      <w:r w:rsidRPr="00D822A3">
        <w:rPr>
          <w:rStyle w:val="KeyWord0"/>
          <w:lang w:val="en-GB"/>
        </w:rPr>
        <w:t>Pair</w:t>
      </w:r>
      <w:r w:rsidRPr="00D822A3">
        <w:rPr>
          <w:lang w:val="en-GB"/>
        </w:rPr>
        <w:t>, the difference is that two unordered pairs are considered equal even if their values are switched.</w:t>
      </w:r>
    </w:p>
    <w:p w14:paraId="543F426E" w14:textId="77777777" w:rsidR="005E7D2C" w:rsidRPr="00D822A3" w:rsidRDefault="005E7D2C" w:rsidP="005E7D2C">
      <w:pPr>
        <w:pStyle w:val="CodeHeader"/>
        <w:rPr>
          <w:lang w:val="en-GB"/>
        </w:rPr>
      </w:pPr>
      <w:r w:rsidRPr="00D822A3">
        <w:rPr>
          <w:lang w:val="en-GB"/>
        </w:rPr>
        <w:t>UnorderdPair.cs</w:t>
      </w:r>
    </w:p>
    <w:p w14:paraId="19E458DE" w14:textId="77777777" w:rsidR="005E7D2C" w:rsidRPr="00D822A3" w:rsidRDefault="005E7D2C" w:rsidP="005E7D2C">
      <w:pPr>
        <w:pStyle w:val="Code"/>
        <w:rPr>
          <w:highlight w:val="white"/>
          <w:lang w:val="en-GB"/>
        </w:rPr>
      </w:pPr>
      <w:r w:rsidRPr="00D822A3">
        <w:rPr>
          <w:highlight w:val="white"/>
          <w:lang w:val="en-GB"/>
        </w:rPr>
        <w:t>namespace CCompiler {</w:t>
      </w:r>
    </w:p>
    <w:p w14:paraId="68320D7E" w14:textId="77777777" w:rsidR="005E7D2C" w:rsidRPr="00D822A3" w:rsidRDefault="005E7D2C" w:rsidP="005E7D2C">
      <w:pPr>
        <w:pStyle w:val="Code"/>
        <w:rPr>
          <w:highlight w:val="white"/>
          <w:lang w:val="en-GB"/>
        </w:rPr>
      </w:pPr>
      <w:r w:rsidRPr="00D822A3">
        <w:rPr>
          <w:highlight w:val="white"/>
          <w:lang w:val="en-GB"/>
        </w:rPr>
        <w:t xml:space="preserve">  public class UnorderedPair&lt;FirstType,SecondType&gt; :</w:t>
      </w:r>
    </w:p>
    <w:p w14:paraId="633C9A99" w14:textId="77777777" w:rsidR="005E7D2C" w:rsidRPr="00D822A3" w:rsidRDefault="005E7D2C" w:rsidP="005E7D2C">
      <w:pPr>
        <w:pStyle w:val="Code"/>
        <w:rPr>
          <w:highlight w:val="white"/>
          <w:lang w:val="en-GB"/>
        </w:rPr>
      </w:pPr>
      <w:r w:rsidRPr="00D822A3">
        <w:rPr>
          <w:highlight w:val="white"/>
          <w:lang w:val="en-GB"/>
        </w:rPr>
        <w:t xml:space="preserve">               Pair&lt;FirstType,SecondType&gt;{</w:t>
      </w:r>
    </w:p>
    <w:p w14:paraId="2703DB24" w14:textId="77777777" w:rsidR="005E7D2C" w:rsidRPr="00D822A3" w:rsidRDefault="005E7D2C" w:rsidP="005E7D2C">
      <w:pPr>
        <w:pStyle w:val="Code"/>
        <w:rPr>
          <w:highlight w:val="white"/>
          <w:lang w:val="en-GB"/>
        </w:rPr>
      </w:pPr>
      <w:r w:rsidRPr="00D822A3">
        <w:rPr>
          <w:highlight w:val="white"/>
          <w:lang w:val="en-GB"/>
        </w:rPr>
        <w:t xml:space="preserve">    public UnorderedPair(FirstType first, SecondType second)</w:t>
      </w:r>
    </w:p>
    <w:p w14:paraId="59FABBB5" w14:textId="77777777" w:rsidR="005E7D2C" w:rsidRPr="00D822A3" w:rsidRDefault="005E7D2C" w:rsidP="005E7D2C">
      <w:pPr>
        <w:pStyle w:val="Code"/>
        <w:rPr>
          <w:highlight w:val="white"/>
          <w:lang w:val="en-GB"/>
        </w:rPr>
      </w:pPr>
      <w:r w:rsidRPr="00D822A3">
        <w:rPr>
          <w:highlight w:val="white"/>
          <w:lang w:val="en-GB"/>
        </w:rPr>
        <w:t xml:space="preserve">     :base(first, second) {</w:t>
      </w:r>
    </w:p>
    <w:p w14:paraId="03000179" w14:textId="77777777" w:rsidR="005E7D2C" w:rsidRPr="00D822A3" w:rsidRDefault="005E7D2C" w:rsidP="005E7D2C">
      <w:pPr>
        <w:pStyle w:val="Code"/>
        <w:rPr>
          <w:highlight w:val="white"/>
          <w:lang w:val="en-GB"/>
        </w:rPr>
      </w:pPr>
      <w:r w:rsidRPr="00D822A3">
        <w:rPr>
          <w:highlight w:val="white"/>
          <w:lang w:val="en-GB"/>
        </w:rPr>
        <w:t xml:space="preserve">      // Empty.</w:t>
      </w:r>
    </w:p>
    <w:p w14:paraId="324535F5" w14:textId="77777777" w:rsidR="005E7D2C" w:rsidRPr="00D822A3" w:rsidRDefault="005E7D2C" w:rsidP="005E7D2C">
      <w:pPr>
        <w:pStyle w:val="Code"/>
        <w:rPr>
          <w:highlight w:val="white"/>
          <w:lang w:val="en-GB"/>
        </w:rPr>
      </w:pPr>
      <w:r w:rsidRPr="00D822A3">
        <w:rPr>
          <w:highlight w:val="white"/>
          <w:lang w:val="en-GB"/>
        </w:rPr>
        <w:t xml:space="preserve">    }</w:t>
      </w:r>
    </w:p>
    <w:p w14:paraId="2433B7EC" w14:textId="77777777" w:rsidR="005E7D2C" w:rsidRPr="00D822A3" w:rsidRDefault="005E7D2C" w:rsidP="005E7D2C">
      <w:pPr>
        <w:pStyle w:val="Code"/>
        <w:rPr>
          <w:highlight w:val="white"/>
          <w:lang w:val="en-GB"/>
        </w:rPr>
      </w:pPr>
    </w:p>
    <w:p w14:paraId="6F23A0E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44E02198" w14:textId="77777777" w:rsidR="005E7D2C" w:rsidRPr="00D822A3" w:rsidRDefault="005E7D2C" w:rsidP="005E7D2C">
      <w:pPr>
        <w:pStyle w:val="Code"/>
        <w:rPr>
          <w:highlight w:val="white"/>
          <w:lang w:val="en-GB"/>
        </w:rPr>
      </w:pPr>
      <w:r w:rsidRPr="00D822A3">
        <w:rPr>
          <w:highlight w:val="white"/>
          <w:lang w:val="en-GB"/>
        </w:rPr>
        <w:t xml:space="preserve">      return base.GetHashCode();</w:t>
      </w:r>
    </w:p>
    <w:p w14:paraId="6575AB3E" w14:textId="77777777" w:rsidR="005E7D2C" w:rsidRPr="00D822A3" w:rsidRDefault="005E7D2C" w:rsidP="005E7D2C">
      <w:pPr>
        <w:pStyle w:val="Code"/>
        <w:rPr>
          <w:highlight w:val="white"/>
          <w:lang w:val="en-GB"/>
        </w:rPr>
      </w:pPr>
      <w:r w:rsidRPr="00D822A3">
        <w:rPr>
          <w:highlight w:val="white"/>
          <w:lang w:val="en-GB"/>
        </w:rPr>
        <w:t xml:space="preserve">    }</w:t>
      </w:r>
    </w:p>
    <w:p w14:paraId="6E37605B" w14:textId="77777777" w:rsidR="005E7D2C" w:rsidRPr="00D822A3" w:rsidRDefault="005E7D2C" w:rsidP="005E7D2C">
      <w:pPr>
        <w:pStyle w:val="Code"/>
        <w:rPr>
          <w:highlight w:val="white"/>
          <w:lang w:val="en-GB"/>
        </w:rPr>
      </w:pPr>
    </w:p>
    <w:p w14:paraId="5D788668"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73C92DA7" w14:textId="77777777" w:rsidR="005E7D2C" w:rsidRPr="00D822A3" w:rsidRDefault="005E7D2C" w:rsidP="005E7D2C">
      <w:pPr>
        <w:pStyle w:val="Code"/>
        <w:rPr>
          <w:highlight w:val="white"/>
          <w:lang w:val="en-GB"/>
        </w:rPr>
      </w:pPr>
      <w:r w:rsidRPr="00D822A3">
        <w:rPr>
          <w:highlight w:val="white"/>
          <w:lang w:val="en-GB"/>
        </w:rPr>
        <w:t xml:space="preserve">      if (obj is UnorderedPair&lt;FirstType,SecondType&gt;) {</w:t>
      </w:r>
    </w:p>
    <w:p w14:paraId="07E952C3"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1D18B651" w14:textId="77777777" w:rsidR="005E7D2C" w:rsidRPr="00D822A3" w:rsidRDefault="005E7D2C" w:rsidP="005E7D2C">
      <w:pPr>
        <w:pStyle w:val="Code"/>
        <w:rPr>
          <w:highlight w:val="white"/>
          <w:lang w:val="en-GB"/>
        </w:rPr>
      </w:pPr>
      <w:r w:rsidRPr="00D822A3">
        <w:rPr>
          <w:highlight w:val="white"/>
          <w:lang w:val="en-GB"/>
        </w:rPr>
        <w:t xml:space="preserve">        return (First.Equals(pair.First) &amp;&amp; Second.Equals(pair.Second)) ||</w:t>
      </w:r>
    </w:p>
    <w:p w14:paraId="58171319" w14:textId="77777777" w:rsidR="005E7D2C" w:rsidRPr="00D822A3" w:rsidRDefault="005E7D2C" w:rsidP="005E7D2C">
      <w:pPr>
        <w:pStyle w:val="Code"/>
        <w:rPr>
          <w:highlight w:val="white"/>
          <w:lang w:val="en-GB"/>
        </w:rPr>
      </w:pPr>
      <w:r w:rsidRPr="00D822A3">
        <w:rPr>
          <w:highlight w:val="white"/>
          <w:lang w:val="en-GB"/>
        </w:rPr>
        <w:t xml:space="preserve">               (First.Equals(pair.Second) &amp;&amp; Second.Equals(pair.First));</w:t>
      </w:r>
    </w:p>
    <w:p w14:paraId="08447F7A" w14:textId="77777777" w:rsidR="005E7D2C" w:rsidRPr="00D822A3" w:rsidRDefault="005E7D2C" w:rsidP="005E7D2C">
      <w:pPr>
        <w:pStyle w:val="Code"/>
        <w:rPr>
          <w:highlight w:val="white"/>
          <w:lang w:val="en-GB"/>
        </w:rPr>
      </w:pPr>
      <w:r w:rsidRPr="00D822A3">
        <w:rPr>
          <w:highlight w:val="white"/>
          <w:lang w:val="en-GB"/>
        </w:rPr>
        <w:t xml:space="preserve">      }</w:t>
      </w:r>
    </w:p>
    <w:p w14:paraId="46DB132F" w14:textId="77777777" w:rsidR="005E7D2C" w:rsidRPr="00D822A3" w:rsidRDefault="005E7D2C" w:rsidP="005E7D2C">
      <w:pPr>
        <w:pStyle w:val="Code"/>
        <w:rPr>
          <w:highlight w:val="white"/>
          <w:lang w:val="en-GB"/>
        </w:rPr>
      </w:pPr>
      <w:r w:rsidRPr="00D822A3">
        <w:rPr>
          <w:highlight w:val="white"/>
          <w:lang w:val="en-GB"/>
        </w:rPr>
        <w:t xml:space="preserve">    </w:t>
      </w:r>
    </w:p>
    <w:p w14:paraId="5D7BBDD3"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F2E39FE" w14:textId="77777777" w:rsidR="005E7D2C" w:rsidRPr="00D822A3" w:rsidRDefault="005E7D2C" w:rsidP="005E7D2C">
      <w:pPr>
        <w:pStyle w:val="Code"/>
        <w:rPr>
          <w:highlight w:val="white"/>
          <w:lang w:val="en-GB"/>
        </w:rPr>
      </w:pPr>
      <w:r w:rsidRPr="00D822A3">
        <w:rPr>
          <w:highlight w:val="white"/>
          <w:lang w:val="en-GB"/>
        </w:rPr>
        <w:t xml:space="preserve">    }</w:t>
      </w:r>
    </w:p>
    <w:p w14:paraId="5B73A628" w14:textId="77777777" w:rsidR="005E7D2C" w:rsidRPr="00D822A3" w:rsidRDefault="005E7D2C" w:rsidP="005E7D2C">
      <w:pPr>
        <w:pStyle w:val="Code"/>
        <w:rPr>
          <w:highlight w:val="white"/>
          <w:lang w:val="en-GB"/>
        </w:rPr>
      </w:pPr>
      <w:r w:rsidRPr="00D822A3">
        <w:rPr>
          <w:highlight w:val="white"/>
          <w:lang w:val="en-GB"/>
        </w:rPr>
        <w:t xml:space="preserve">  }</w:t>
      </w:r>
    </w:p>
    <w:p w14:paraId="7EBA211F" w14:textId="77777777" w:rsidR="005E7D2C" w:rsidRPr="00D822A3" w:rsidRDefault="005E7D2C" w:rsidP="005E7D2C">
      <w:pPr>
        <w:pStyle w:val="Code"/>
        <w:rPr>
          <w:highlight w:val="white"/>
          <w:lang w:val="en-GB"/>
        </w:rPr>
      </w:pPr>
      <w:r w:rsidRPr="00D822A3">
        <w:rPr>
          <w:highlight w:val="white"/>
          <w:lang w:val="en-GB"/>
        </w:rPr>
        <w:t>}</w:t>
      </w:r>
    </w:p>
    <w:p w14:paraId="4595A53D" w14:textId="77777777" w:rsidR="005E7D2C" w:rsidRPr="00D822A3" w:rsidRDefault="005E7D2C" w:rsidP="005E7D2C">
      <w:pPr>
        <w:pStyle w:val="Rubrik3"/>
        <w:rPr>
          <w:lang w:val="en-GB"/>
        </w:rPr>
      </w:pPr>
      <w:bookmarkStart w:id="523" w:name="_Toc54120031"/>
      <w:r w:rsidRPr="00D822A3">
        <w:rPr>
          <w:lang w:val="en-GB"/>
        </w:rPr>
        <w:t>Triple</w:t>
      </w:r>
      <w:bookmarkEnd w:id="523"/>
    </w:p>
    <w:p w14:paraId="18F0DC1F" w14:textId="77777777" w:rsidR="005E7D2C" w:rsidRPr="00D822A3" w:rsidRDefault="005E7D2C" w:rsidP="005E7D2C">
      <w:pPr>
        <w:rPr>
          <w:lang w:val="en-GB"/>
        </w:rPr>
      </w:pPr>
      <w:r w:rsidRPr="00D822A3">
        <w:rPr>
          <w:lang w:val="en-GB"/>
        </w:rPr>
        <w:t xml:space="preserve">Moreover, we also need the class </w:t>
      </w:r>
      <w:r w:rsidRPr="00D822A3">
        <w:rPr>
          <w:rStyle w:val="KeyWord0"/>
          <w:lang w:val="en-GB"/>
        </w:rPr>
        <w:t>Triple</w:t>
      </w:r>
      <w:r w:rsidRPr="00D822A3">
        <w:rPr>
          <w:lang w:val="en-GB"/>
        </w:rPr>
        <w:t xml:space="preserve">, to hold three values. </w:t>
      </w:r>
      <w:r w:rsidRPr="00D822A3">
        <w:rPr>
          <w:rStyle w:val="KeyWord0"/>
          <w:lang w:val="en-GB"/>
        </w:rPr>
        <w:t>Triple</w:t>
      </w:r>
      <w:r w:rsidRPr="00D822A3">
        <w:rPr>
          <w:lang w:val="en-GB"/>
        </w:rPr>
        <w:t xml:space="preserve"> class is a direct sub class of </w:t>
      </w:r>
      <w:r w:rsidRPr="00D822A3">
        <w:rPr>
          <w:rStyle w:val="KeyWord0"/>
          <w:lang w:val="en-GB"/>
        </w:rPr>
        <w:t>Pair</w:t>
      </w:r>
      <w:r w:rsidRPr="00D822A3">
        <w:rPr>
          <w:lang w:val="en-GB"/>
        </w:rPr>
        <w:t>, it only adds the third value.</w:t>
      </w:r>
    </w:p>
    <w:p w14:paraId="6B394542" w14:textId="77777777" w:rsidR="005E7D2C" w:rsidRPr="00D822A3" w:rsidRDefault="005E7D2C" w:rsidP="005E7D2C">
      <w:pPr>
        <w:pStyle w:val="CodeListing"/>
        <w:rPr>
          <w:lang w:val="en-GB"/>
        </w:rPr>
      </w:pPr>
      <w:r w:rsidRPr="00D822A3">
        <w:rPr>
          <w:lang w:val="en-GB"/>
        </w:rPr>
        <w:t>Triple.cs</w:t>
      </w:r>
    </w:p>
    <w:p w14:paraId="0F22F76E" w14:textId="77777777" w:rsidR="005E7D2C" w:rsidRPr="00D822A3" w:rsidRDefault="005E7D2C" w:rsidP="005E7D2C">
      <w:pPr>
        <w:pStyle w:val="Code"/>
        <w:rPr>
          <w:highlight w:val="white"/>
          <w:lang w:val="en-GB"/>
        </w:rPr>
      </w:pPr>
      <w:r w:rsidRPr="00D822A3">
        <w:rPr>
          <w:highlight w:val="white"/>
          <w:lang w:val="en-GB"/>
        </w:rPr>
        <w:t>namespace CCompiler {</w:t>
      </w:r>
    </w:p>
    <w:p w14:paraId="4B7AF394" w14:textId="77777777" w:rsidR="005E7D2C" w:rsidRPr="00D822A3" w:rsidRDefault="005E7D2C" w:rsidP="005E7D2C">
      <w:pPr>
        <w:pStyle w:val="Code"/>
        <w:rPr>
          <w:highlight w:val="white"/>
          <w:lang w:val="en-GB"/>
        </w:rPr>
      </w:pPr>
      <w:r w:rsidRPr="00D822A3">
        <w:rPr>
          <w:highlight w:val="white"/>
          <w:lang w:val="en-GB"/>
        </w:rPr>
        <w:t xml:space="preserve">  public class Triple&lt;FirstType,SecondType,ThirdType&gt; :</w:t>
      </w:r>
    </w:p>
    <w:p w14:paraId="46DF4C95" w14:textId="77777777" w:rsidR="005E7D2C" w:rsidRPr="00D822A3" w:rsidRDefault="005E7D2C" w:rsidP="005E7D2C">
      <w:pPr>
        <w:pStyle w:val="Code"/>
        <w:rPr>
          <w:highlight w:val="white"/>
          <w:lang w:val="en-GB"/>
        </w:rPr>
      </w:pPr>
      <w:r w:rsidRPr="00D822A3">
        <w:rPr>
          <w:highlight w:val="white"/>
          <w:lang w:val="en-GB"/>
        </w:rPr>
        <w:t xml:space="preserve">               Pair&lt;FirstType,SecondType&gt; {</w:t>
      </w:r>
    </w:p>
    <w:p w14:paraId="7F89C578" w14:textId="77777777" w:rsidR="005E7D2C" w:rsidRPr="00D822A3" w:rsidRDefault="005E7D2C" w:rsidP="005E7D2C">
      <w:pPr>
        <w:pStyle w:val="Code"/>
        <w:rPr>
          <w:highlight w:val="white"/>
          <w:lang w:val="en-GB"/>
        </w:rPr>
      </w:pPr>
      <w:r w:rsidRPr="00D822A3">
        <w:rPr>
          <w:highlight w:val="white"/>
          <w:lang w:val="en-GB"/>
        </w:rPr>
        <w:t xml:space="preserve">    private ThirdType m_third;</w:t>
      </w:r>
    </w:p>
    <w:p w14:paraId="63698886" w14:textId="77777777" w:rsidR="005E7D2C" w:rsidRPr="00D822A3" w:rsidRDefault="005E7D2C" w:rsidP="005E7D2C">
      <w:pPr>
        <w:pStyle w:val="Code"/>
        <w:rPr>
          <w:highlight w:val="white"/>
          <w:lang w:val="en-GB"/>
        </w:rPr>
      </w:pPr>
    </w:p>
    <w:p w14:paraId="62A7674D" w14:textId="77777777" w:rsidR="005E7D2C" w:rsidRPr="00D822A3" w:rsidRDefault="005E7D2C" w:rsidP="005E7D2C">
      <w:pPr>
        <w:pStyle w:val="Code"/>
        <w:rPr>
          <w:highlight w:val="white"/>
          <w:lang w:val="en-GB"/>
        </w:rPr>
      </w:pPr>
      <w:r w:rsidRPr="00D822A3">
        <w:rPr>
          <w:highlight w:val="white"/>
          <w:lang w:val="en-GB"/>
        </w:rPr>
        <w:t xml:space="preserve">    public Triple(FirstType first, SecondType second, ThirdType third) </w:t>
      </w:r>
    </w:p>
    <w:p w14:paraId="4B32E105" w14:textId="77777777" w:rsidR="005E7D2C" w:rsidRPr="00D822A3" w:rsidRDefault="005E7D2C" w:rsidP="005E7D2C">
      <w:pPr>
        <w:pStyle w:val="Code"/>
        <w:rPr>
          <w:highlight w:val="white"/>
          <w:lang w:val="en-GB"/>
        </w:rPr>
      </w:pPr>
      <w:r w:rsidRPr="00D822A3">
        <w:rPr>
          <w:highlight w:val="white"/>
          <w:lang w:val="en-GB"/>
        </w:rPr>
        <w:t xml:space="preserve">     :base(first, second) {</w:t>
      </w:r>
    </w:p>
    <w:p w14:paraId="79EF53CE" w14:textId="77777777" w:rsidR="005E7D2C" w:rsidRPr="00D822A3" w:rsidRDefault="005E7D2C" w:rsidP="005E7D2C">
      <w:pPr>
        <w:pStyle w:val="Code"/>
        <w:rPr>
          <w:highlight w:val="white"/>
          <w:lang w:val="en-GB"/>
        </w:rPr>
      </w:pPr>
      <w:r w:rsidRPr="00D822A3">
        <w:rPr>
          <w:highlight w:val="white"/>
          <w:lang w:val="en-GB"/>
        </w:rPr>
        <w:t xml:space="preserve">      m_third = third;</w:t>
      </w:r>
    </w:p>
    <w:p w14:paraId="6D6F019D" w14:textId="77777777" w:rsidR="005E7D2C" w:rsidRPr="00D822A3" w:rsidRDefault="005E7D2C" w:rsidP="005E7D2C">
      <w:pPr>
        <w:pStyle w:val="Code"/>
        <w:rPr>
          <w:highlight w:val="white"/>
          <w:lang w:val="en-GB"/>
        </w:rPr>
      </w:pPr>
      <w:r w:rsidRPr="00D822A3">
        <w:rPr>
          <w:highlight w:val="white"/>
          <w:lang w:val="en-GB"/>
        </w:rPr>
        <w:t xml:space="preserve">    }</w:t>
      </w:r>
    </w:p>
    <w:p w14:paraId="569DE6EF" w14:textId="77777777" w:rsidR="005E7D2C" w:rsidRPr="00D822A3" w:rsidRDefault="005E7D2C" w:rsidP="005E7D2C">
      <w:pPr>
        <w:pStyle w:val="Code"/>
        <w:rPr>
          <w:highlight w:val="white"/>
          <w:lang w:val="en-GB"/>
        </w:rPr>
      </w:pPr>
      <w:r w:rsidRPr="00D822A3">
        <w:rPr>
          <w:highlight w:val="white"/>
          <w:lang w:val="en-GB"/>
        </w:rPr>
        <w:t xml:space="preserve">  </w:t>
      </w:r>
    </w:p>
    <w:p w14:paraId="02B14541" w14:textId="77777777" w:rsidR="005E7D2C" w:rsidRPr="00D822A3" w:rsidRDefault="005E7D2C" w:rsidP="005E7D2C">
      <w:pPr>
        <w:pStyle w:val="Code"/>
        <w:rPr>
          <w:highlight w:val="white"/>
          <w:lang w:val="en-GB"/>
        </w:rPr>
      </w:pPr>
      <w:r w:rsidRPr="00D822A3">
        <w:rPr>
          <w:highlight w:val="white"/>
          <w:lang w:val="en-GB"/>
        </w:rPr>
        <w:t xml:space="preserve">    public ThirdType Third {</w:t>
      </w:r>
    </w:p>
    <w:p w14:paraId="65BA8DB3" w14:textId="77777777" w:rsidR="005E7D2C" w:rsidRPr="00D822A3" w:rsidRDefault="005E7D2C" w:rsidP="005E7D2C">
      <w:pPr>
        <w:pStyle w:val="Code"/>
        <w:rPr>
          <w:highlight w:val="white"/>
          <w:lang w:val="en-GB"/>
        </w:rPr>
      </w:pPr>
      <w:r w:rsidRPr="00D822A3">
        <w:rPr>
          <w:highlight w:val="white"/>
          <w:lang w:val="en-GB"/>
        </w:rPr>
        <w:t xml:space="preserve">      get { return m_third; }</w:t>
      </w:r>
    </w:p>
    <w:p w14:paraId="40DB09FC" w14:textId="77777777" w:rsidR="005E7D2C" w:rsidRPr="00D822A3" w:rsidRDefault="005E7D2C" w:rsidP="005E7D2C">
      <w:pPr>
        <w:pStyle w:val="Code"/>
        <w:rPr>
          <w:highlight w:val="white"/>
          <w:lang w:val="en-GB"/>
        </w:rPr>
      </w:pPr>
      <w:r w:rsidRPr="00D822A3">
        <w:rPr>
          <w:highlight w:val="white"/>
          <w:lang w:val="en-GB"/>
        </w:rPr>
        <w:t xml:space="preserve">      set { m_third = value; }</w:t>
      </w:r>
    </w:p>
    <w:p w14:paraId="2E1ADFFD" w14:textId="77777777" w:rsidR="005E7D2C" w:rsidRPr="00D822A3" w:rsidRDefault="005E7D2C" w:rsidP="005E7D2C">
      <w:pPr>
        <w:pStyle w:val="Code"/>
        <w:rPr>
          <w:highlight w:val="white"/>
          <w:lang w:val="en-GB"/>
        </w:rPr>
      </w:pPr>
      <w:r w:rsidRPr="00D822A3">
        <w:rPr>
          <w:highlight w:val="white"/>
          <w:lang w:val="en-GB"/>
        </w:rPr>
        <w:t xml:space="preserve">    }</w:t>
      </w:r>
    </w:p>
    <w:p w14:paraId="580FC5C6" w14:textId="77777777" w:rsidR="005E7D2C" w:rsidRPr="00D822A3" w:rsidRDefault="005E7D2C" w:rsidP="005E7D2C">
      <w:pPr>
        <w:pStyle w:val="Code"/>
        <w:rPr>
          <w:highlight w:val="white"/>
          <w:lang w:val="en-GB"/>
        </w:rPr>
      </w:pPr>
      <w:r w:rsidRPr="00D822A3">
        <w:rPr>
          <w:highlight w:val="white"/>
          <w:lang w:val="en-GB"/>
        </w:rPr>
        <w:t xml:space="preserve">  </w:t>
      </w:r>
    </w:p>
    <w:p w14:paraId="7023271A"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0F9FF90C" w14:textId="77777777" w:rsidR="005E7D2C" w:rsidRPr="00D822A3" w:rsidRDefault="005E7D2C" w:rsidP="005E7D2C">
      <w:pPr>
        <w:pStyle w:val="Code"/>
        <w:rPr>
          <w:highlight w:val="white"/>
          <w:lang w:val="en-GB"/>
        </w:rPr>
      </w:pPr>
      <w:r w:rsidRPr="00D822A3">
        <w:rPr>
          <w:highlight w:val="white"/>
          <w:lang w:val="en-GB"/>
        </w:rPr>
        <w:t xml:space="preserve">      return base.GetHashCode() + m_third.GetHashCode();</w:t>
      </w:r>
    </w:p>
    <w:p w14:paraId="07220AB8" w14:textId="77777777" w:rsidR="005E7D2C" w:rsidRPr="00D822A3" w:rsidRDefault="005E7D2C" w:rsidP="005E7D2C">
      <w:pPr>
        <w:pStyle w:val="Code"/>
        <w:rPr>
          <w:highlight w:val="white"/>
          <w:lang w:val="en-GB"/>
        </w:rPr>
      </w:pPr>
      <w:r w:rsidRPr="00D822A3">
        <w:rPr>
          <w:highlight w:val="white"/>
          <w:lang w:val="en-GB"/>
        </w:rPr>
        <w:t xml:space="preserve">    }</w:t>
      </w:r>
    </w:p>
    <w:p w14:paraId="4001E1A7" w14:textId="77777777" w:rsidR="005E7D2C" w:rsidRPr="00D822A3" w:rsidRDefault="005E7D2C" w:rsidP="005E7D2C">
      <w:pPr>
        <w:pStyle w:val="Code"/>
        <w:rPr>
          <w:highlight w:val="white"/>
          <w:lang w:val="en-GB"/>
        </w:rPr>
      </w:pPr>
    </w:p>
    <w:p w14:paraId="233A8EF9"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188BAEFE" w14:textId="77777777" w:rsidR="005E7D2C" w:rsidRPr="00D822A3" w:rsidRDefault="005E7D2C" w:rsidP="005E7D2C">
      <w:pPr>
        <w:pStyle w:val="Code"/>
        <w:rPr>
          <w:highlight w:val="white"/>
          <w:lang w:val="en-GB"/>
        </w:rPr>
      </w:pPr>
      <w:r w:rsidRPr="00D822A3">
        <w:rPr>
          <w:highlight w:val="white"/>
          <w:lang w:val="en-GB"/>
        </w:rPr>
        <w:t xml:space="preserve">      if (obj is Triple&lt;FirstType,SecondType,ThirdType&gt;) {</w:t>
      </w:r>
    </w:p>
    <w:p w14:paraId="41C4F328" w14:textId="77777777" w:rsidR="005E7D2C" w:rsidRPr="00D822A3" w:rsidRDefault="005E7D2C" w:rsidP="005E7D2C">
      <w:pPr>
        <w:pStyle w:val="Code"/>
        <w:rPr>
          <w:highlight w:val="white"/>
          <w:lang w:val="en-GB"/>
        </w:rPr>
      </w:pPr>
      <w:r w:rsidRPr="00D822A3">
        <w:rPr>
          <w:highlight w:val="white"/>
          <w:lang w:val="en-GB"/>
        </w:rPr>
        <w:t xml:space="preserve">        Triple&lt;FirstType,SecondType,ThirdType&gt; triple =</w:t>
      </w:r>
    </w:p>
    <w:p w14:paraId="3BB117CE" w14:textId="77777777" w:rsidR="005E7D2C" w:rsidRPr="00D822A3" w:rsidRDefault="005E7D2C" w:rsidP="005E7D2C">
      <w:pPr>
        <w:pStyle w:val="Code"/>
        <w:rPr>
          <w:highlight w:val="white"/>
          <w:lang w:val="en-GB"/>
        </w:rPr>
      </w:pPr>
      <w:r w:rsidRPr="00D822A3">
        <w:rPr>
          <w:highlight w:val="white"/>
          <w:lang w:val="en-GB"/>
        </w:rPr>
        <w:t xml:space="preserve">          (Triple&lt;FirstType,SecondType,ThirdType&gt;) obj;</w:t>
      </w:r>
    </w:p>
    <w:p w14:paraId="13EAFE40" w14:textId="77777777" w:rsidR="005E7D2C" w:rsidRPr="00D822A3" w:rsidRDefault="005E7D2C" w:rsidP="005E7D2C">
      <w:pPr>
        <w:pStyle w:val="Code"/>
        <w:rPr>
          <w:highlight w:val="white"/>
          <w:lang w:val="en-GB"/>
        </w:rPr>
      </w:pPr>
      <w:r w:rsidRPr="00D822A3">
        <w:rPr>
          <w:highlight w:val="white"/>
          <w:lang w:val="en-GB"/>
        </w:rPr>
        <w:t xml:space="preserve">        return base.Equals(triple) &amp;&amp; m_third.Equals(triple.m_third);</w:t>
      </w:r>
    </w:p>
    <w:p w14:paraId="39288A82" w14:textId="77777777" w:rsidR="005E7D2C" w:rsidRPr="00D822A3" w:rsidRDefault="005E7D2C" w:rsidP="005E7D2C">
      <w:pPr>
        <w:pStyle w:val="Code"/>
        <w:rPr>
          <w:highlight w:val="white"/>
          <w:lang w:val="en-GB"/>
        </w:rPr>
      </w:pPr>
      <w:r w:rsidRPr="00D822A3">
        <w:rPr>
          <w:highlight w:val="white"/>
          <w:lang w:val="en-GB"/>
        </w:rPr>
        <w:t xml:space="preserve">      }</w:t>
      </w:r>
    </w:p>
    <w:p w14:paraId="63566BF9" w14:textId="77777777" w:rsidR="005E7D2C" w:rsidRPr="00D822A3" w:rsidRDefault="005E7D2C" w:rsidP="005E7D2C">
      <w:pPr>
        <w:pStyle w:val="Code"/>
        <w:rPr>
          <w:highlight w:val="white"/>
          <w:lang w:val="en-GB"/>
        </w:rPr>
      </w:pPr>
      <w:r w:rsidRPr="00D822A3">
        <w:rPr>
          <w:highlight w:val="white"/>
          <w:lang w:val="en-GB"/>
        </w:rPr>
        <w:t xml:space="preserve">    </w:t>
      </w:r>
    </w:p>
    <w:p w14:paraId="05792BFE"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4995E68" w14:textId="77777777" w:rsidR="005E7D2C" w:rsidRPr="00D822A3" w:rsidRDefault="005E7D2C" w:rsidP="005E7D2C">
      <w:pPr>
        <w:pStyle w:val="Code"/>
        <w:rPr>
          <w:highlight w:val="white"/>
          <w:lang w:val="en-GB"/>
        </w:rPr>
      </w:pPr>
      <w:r w:rsidRPr="00D822A3">
        <w:rPr>
          <w:highlight w:val="white"/>
          <w:lang w:val="en-GB"/>
        </w:rPr>
        <w:t xml:space="preserve">    }</w:t>
      </w:r>
    </w:p>
    <w:p w14:paraId="5AC778EC" w14:textId="77777777" w:rsidR="005E7D2C" w:rsidRPr="00D822A3" w:rsidRDefault="005E7D2C" w:rsidP="005E7D2C">
      <w:pPr>
        <w:pStyle w:val="Code"/>
        <w:rPr>
          <w:highlight w:val="white"/>
          <w:lang w:val="en-GB"/>
        </w:rPr>
      </w:pPr>
      <w:r w:rsidRPr="00D822A3">
        <w:rPr>
          <w:highlight w:val="white"/>
          <w:lang w:val="en-GB"/>
        </w:rPr>
        <w:t xml:space="preserve">  }</w:t>
      </w:r>
    </w:p>
    <w:p w14:paraId="3176D7F7" w14:textId="77777777"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24" w:name="_Toc54120032"/>
      <w:r w:rsidRPr="00D822A3">
        <w:rPr>
          <w:lang w:val="en-GB"/>
        </w:rPr>
        <w:t>Graph</w:t>
      </w:r>
      <w:bookmarkEnd w:id="524"/>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r w:rsidRPr="00D822A3">
        <w:rPr>
          <w:lang w:val="en-GB"/>
        </w:rPr>
        <w:t>Graph.cs</w:t>
      </w:r>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77777777" w:rsidR="005E7D2C" w:rsidRPr="00D822A3" w:rsidRDefault="005E7D2C" w:rsidP="005E7D2C">
      <w:pPr>
        <w:pStyle w:val="Code"/>
        <w:rPr>
          <w:highlight w:val="white"/>
          <w:lang w:val="en-GB"/>
        </w:rPr>
      </w:pPr>
      <w:r w:rsidRPr="00D822A3">
        <w:rPr>
          <w:highlight w:val="white"/>
          <w:lang w:val="en-GB"/>
        </w:rPr>
        <w:t xml:space="preserve">    private ISet&lt;UnorderedPair&lt;VertexType,VertexType&gt;&gt;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77777777" w:rsidR="005E7D2C" w:rsidRPr="00D822A3" w:rsidRDefault="005E7D2C" w:rsidP="005E7D2C">
      <w:pPr>
        <w:pStyle w:val="Code"/>
        <w:rPr>
          <w:highlight w:val="white"/>
          <w:lang w:val="en-GB"/>
        </w:rPr>
      </w:pPr>
      <w:r w:rsidRPr="00D822A3">
        <w:rPr>
          <w:highlight w:val="white"/>
          <w:lang w:val="en-GB"/>
        </w:rPr>
        <w:t xml:space="preserve">      m_edgeSet = new HashSet&lt;UnorderedPair&lt;VertexType,VertexType&gt;&gt;();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77777777" w:rsidR="005E7D2C" w:rsidRPr="00D822A3" w:rsidRDefault="005E7D2C" w:rsidP="005E7D2C">
      <w:pPr>
        <w:pStyle w:val="Code"/>
        <w:rPr>
          <w:highlight w:val="white"/>
          <w:lang w:val="en-GB"/>
        </w:rPr>
      </w:pPr>
      <w:r w:rsidRPr="00D822A3">
        <w:rPr>
          <w:highlight w:val="white"/>
          <w:lang w:val="en-GB"/>
        </w:rPr>
        <w:t xml:space="preserve">      m_edgeSet = new HashSet&lt;UnorderedPair&lt;VertexType,VertexType&gt;&gt;();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77777777" w:rsidR="005E7D2C" w:rsidRPr="00D822A3" w:rsidRDefault="005E7D2C" w:rsidP="005E7D2C">
      <w:pPr>
        <w:pStyle w:val="Code"/>
        <w:rPr>
          <w:highlight w:val="white"/>
          <w:lang w:val="en-GB"/>
        </w:rPr>
      </w:pPr>
      <w:r w:rsidRPr="00D822A3">
        <w:rPr>
          <w:highlight w:val="white"/>
          <w:lang w:val="en-GB"/>
        </w:rPr>
        <w:t xml:space="preserve">                 ISet&lt;UnorderedPair&lt;VertexType,VertexType&gt;&gt;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77777777" w:rsidR="005E7D2C" w:rsidRPr="00D822A3" w:rsidRDefault="005E7D2C" w:rsidP="005E7D2C">
      <w:pPr>
        <w:pStyle w:val="Code"/>
        <w:rPr>
          <w:highlight w:val="white"/>
          <w:lang w:val="en-GB"/>
        </w:rPr>
      </w:pPr>
      <w:r w:rsidRPr="00D822A3">
        <w:rPr>
          <w:highlight w:val="white"/>
          <w:lang w:val="en-GB"/>
        </w:rPr>
        <w:t xml:space="preserve">    public ISet&lt;UnorderedPair&lt;VertexType,VertexType&gt;&gt;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t xml:space="preserve">    }</w:t>
      </w:r>
    </w:p>
    <w:p w14:paraId="093A3D92" w14:textId="77777777" w:rsidR="005E7D2C" w:rsidRPr="00D822A3" w:rsidRDefault="005E7D2C" w:rsidP="005E7D2C">
      <w:pPr>
        <w:rPr>
          <w:lang w:val="en-GB"/>
        </w:rPr>
      </w:pPr>
      <w:r w:rsidRPr="00D822A3">
        <w:rPr>
          <w:lang w:val="en-GB"/>
        </w:rPr>
        <w:t xml:space="preserve">The </w:t>
      </w:r>
      <w:r w:rsidRPr="00D822A3">
        <w:rPr>
          <w:rStyle w:val="CodeInText"/>
          <w:lang w:val="en-GB"/>
        </w:rPr>
        <w:t>neighbourSet</w:t>
      </w:r>
      <w:r w:rsidRPr="00D822A3">
        <w:rPr>
          <w:lang w:val="en-GB"/>
        </w:rPr>
        <w:t xml:space="preserve"> method goes through all edges and add each found neighbor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77777777" w:rsidR="005E7D2C" w:rsidRPr="00D822A3" w:rsidRDefault="005E7D2C" w:rsidP="005E7D2C">
      <w:pPr>
        <w:pStyle w:val="Code"/>
        <w:rPr>
          <w:highlight w:val="white"/>
          <w:lang w:val="en-GB"/>
        </w:rPr>
      </w:pPr>
      <w:r w:rsidRPr="00D822A3">
        <w:rPr>
          <w:highlight w:val="white"/>
          <w:lang w:val="en-GB"/>
        </w:rPr>
        <w:t xml:space="preserve">      foreach (UnorderedPair&lt;VertexType,VertexType&gt;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25" w:name="_Toc54120033"/>
      <w:r w:rsidRPr="00D822A3">
        <w:rPr>
          <w:lang w:val="en-GB"/>
        </w:rPr>
        <w:t>Addition and Removal of Vertices and Edges</w:t>
      </w:r>
      <w:bookmarkEnd w:id="525"/>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7777777" w:rsidR="005E7D2C" w:rsidRPr="00D822A3" w:rsidRDefault="005E7D2C" w:rsidP="005E7D2C">
      <w:pPr>
        <w:pStyle w:val="Code"/>
        <w:rPr>
          <w:highlight w:val="white"/>
          <w:lang w:val="en-GB"/>
        </w:rPr>
      </w:pPr>
      <w:r w:rsidRPr="00D822A3">
        <w:rPr>
          <w:highlight w:val="white"/>
          <w:lang w:val="en-GB"/>
        </w:rPr>
        <w:t xml:space="preserve">      ISet&lt;UnorderedPair&lt;VertexType,VertexType&gt;&gt; edgeSetCopy =</w:t>
      </w:r>
    </w:p>
    <w:p w14:paraId="4011B7C2" w14:textId="77777777" w:rsidR="005E7D2C" w:rsidRPr="00D822A3" w:rsidRDefault="005E7D2C" w:rsidP="005E7D2C">
      <w:pPr>
        <w:pStyle w:val="Code"/>
        <w:rPr>
          <w:highlight w:val="white"/>
          <w:lang w:val="en-GB"/>
        </w:rPr>
      </w:pPr>
      <w:r w:rsidRPr="00D822A3">
        <w:rPr>
          <w:highlight w:val="white"/>
          <w:lang w:val="en-GB"/>
        </w:rPr>
        <w:t xml:space="preserve">        new HashSet&lt;UnorderedPair&lt;VertexType,VertexType&gt;&gt;(m_edgeSet);</w:t>
      </w:r>
    </w:p>
    <w:p w14:paraId="02C36572" w14:textId="77777777" w:rsidR="005E7D2C" w:rsidRPr="00D822A3" w:rsidRDefault="005E7D2C" w:rsidP="005E7D2C">
      <w:pPr>
        <w:pStyle w:val="Code"/>
        <w:rPr>
          <w:highlight w:val="white"/>
          <w:lang w:val="en-GB"/>
        </w:rPr>
      </w:pPr>
    </w:p>
    <w:p w14:paraId="1D178355" w14:textId="77777777" w:rsidR="005E7D2C" w:rsidRPr="00D822A3" w:rsidRDefault="005E7D2C" w:rsidP="005E7D2C">
      <w:pPr>
        <w:pStyle w:val="Code"/>
        <w:rPr>
          <w:highlight w:val="white"/>
          <w:lang w:val="en-GB"/>
        </w:rPr>
      </w:pPr>
      <w:r w:rsidRPr="00D822A3">
        <w:rPr>
          <w:highlight w:val="white"/>
          <w:lang w:val="en-GB"/>
        </w:rPr>
        <w:t xml:space="preserve">      foreach (UnorderedPair&lt;VertexType,VertexType&gt;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7777777" w:rsidR="005E7D2C" w:rsidRPr="00D822A3" w:rsidRDefault="005E7D2C" w:rsidP="005E7D2C">
      <w:pPr>
        <w:pStyle w:val="Code"/>
        <w:rPr>
          <w:highlight w:val="white"/>
          <w:lang w:val="en-GB"/>
        </w:rPr>
      </w:pPr>
      <w:r w:rsidRPr="00D822A3">
        <w:rPr>
          <w:highlight w:val="white"/>
          <w:lang w:val="en-GB"/>
        </w:rPr>
        <w:t xml:space="preserve">      UnorderedPair&lt;VertexType,VertexType&gt; edge =</w:t>
      </w:r>
    </w:p>
    <w:p w14:paraId="4878D93B" w14:textId="77777777" w:rsidR="005E7D2C" w:rsidRPr="00D822A3" w:rsidRDefault="005E7D2C" w:rsidP="005E7D2C">
      <w:pPr>
        <w:pStyle w:val="Code"/>
        <w:rPr>
          <w:highlight w:val="white"/>
          <w:lang w:val="en-GB"/>
        </w:rPr>
      </w:pPr>
      <w:r w:rsidRPr="00D822A3">
        <w:rPr>
          <w:highlight w:val="white"/>
          <w:lang w:val="en-GB"/>
        </w:rPr>
        <w:t xml:space="preserve">        new UnorderedPair&lt;VertexType,VertexType&gt;(vertex1,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77777777" w:rsidR="005E7D2C" w:rsidRPr="00D822A3" w:rsidRDefault="005E7D2C" w:rsidP="005E7D2C">
      <w:pPr>
        <w:pStyle w:val="Code"/>
        <w:rPr>
          <w:highlight w:val="white"/>
          <w:lang w:val="en-GB"/>
        </w:rPr>
      </w:pPr>
      <w:r w:rsidRPr="00D822A3">
        <w:rPr>
          <w:highlight w:val="white"/>
          <w:lang w:val="en-GB"/>
        </w:rPr>
        <w:t xml:space="preserve">      UnorderedPair&lt;VertexType,VertexType&gt; edge =</w:t>
      </w:r>
    </w:p>
    <w:p w14:paraId="5C1B6BC0" w14:textId="77777777" w:rsidR="005E7D2C" w:rsidRPr="00D822A3" w:rsidRDefault="005E7D2C" w:rsidP="005E7D2C">
      <w:pPr>
        <w:pStyle w:val="Code"/>
        <w:rPr>
          <w:highlight w:val="white"/>
          <w:lang w:val="en-GB"/>
        </w:rPr>
      </w:pPr>
      <w:r w:rsidRPr="00D822A3">
        <w:rPr>
          <w:highlight w:val="white"/>
          <w:lang w:val="en-GB"/>
        </w:rPr>
        <w:t xml:space="preserve">        new UnorderedPair&lt;VertexType,VertexType&gt;(vertex1,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26" w:name="_Toc54120034"/>
      <w:r w:rsidRPr="00D822A3">
        <w:rPr>
          <w:lang w:val="en-GB"/>
        </w:rPr>
        <w:t>Graph Partition</w:t>
      </w:r>
      <w:bookmarkEnd w:id="526"/>
    </w:p>
    <w:p w14:paraId="4DE90750" w14:textId="77777777" w:rsidR="005E7D2C" w:rsidRPr="00D822A3" w:rsidRDefault="005E7D2C" w:rsidP="005E7D2C">
      <w:pPr>
        <w:rPr>
          <w:lang w:val="en-GB"/>
        </w:rPr>
      </w:pPr>
      <w:r w:rsidRPr="00D822A3">
        <w:rPr>
          <w:lang w:val="en-GB"/>
        </w:rPr>
        <w:t xml:space="preserve">The method </w:t>
      </w:r>
      <w:r w:rsidRPr="00D822A3">
        <w:rPr>
          <w:rStyle w:val="CodeInText"/>
          <w:lang w:val="en-GB"/>
        </w:rPr>
        <w:t>partitionate</w:t>
      </w:r>
      <w:r w:rsidRPr="00D822A3">
        <w:rPr>
          <w:lang w:val="en-GB"/>
        </w:rPr>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r w:rsidRPr="00D822A3">
        <w:rPr>
          <w:rStyle w:val="CodeInText"/>
          <w:lang w:val="en-GB"/>
        </w:rPr>
        <w:t>DeepFirstSearch</w:t>
      </w:r>
      <w:r w:rsidRPr="00D822A3">
        <w:rPr>
          <w:lang w:val="en-GB"/>
        </w:rPr>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r w:rsidRPr="00D822A3">
        <w:rPr>
          <w:rStyle w:val="CodeInText"/>
          <w:lang w:val="en-GB"/>
        </w:rPr>
        <w:t>generateSubGraph</w:t>
      </w:r>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77777777" w:rsidR="005E7D2C" w:rsidRPr="00D822A3" w:rsidRDefault="005E7D2C" w:rsidP="005E7D2C">
      <w:pPr>
        <w:pStyle w:val="Code"/>
        <w:rPr>
          <w:highlight w:val="white"/>
          <w:lang w:val="en-GB"/>
        </w:rPr>
      </w:pPr>
      <w:r w:rsidRPr="00D822A3">
        <w:rPr>
          <w:highlight w:val="white"/>
          <w:lang w:val="en-GB"/>
        </w:rPr>
        <w:t xml:space="preserve">      ISet&lt;UnorderedPair&lt;VertexType,VertexType&gt;&gt; resultEdgeSet =</w:t>
      </w:r>
    </w:p>
    <w:p w14:paraId="266711B3" w14:textId="77777777" w:rsidR="005E7D2C" w:rsidRPr="00D822A3" w:rsidRDefault="005E7D2C" w:rsidP="005E7D2C">
      <w:pPr>
        <w:pStyle w:val="Code"/>
        <w:rPr>
          <w:highlight w:val="white"/>
          <w:lang w:val="en-GB"/>
        </w:rPr>
      </w:pPr>
      <w:r w:rsidRPr="00D822A3">
        <w:rPr>
          <w:highlight w:val="white"/>
          <w:lang w:val="en-GB"/>
        </w:rPr>
        <w:t xml:space="preserve">        new HashSet&lt;UnorderedPair&lt;VertexType,VertexType&gt;&gt;();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77777777" w:rsidR="005E7D2C" w:rsidRPr="00D822A3" w:rsidRDefault="005E7D2C" w:rsidP="005E7D2C">
      <w:pPr>
        <w:pStyle w:val="Code"/>
        <w:rPr>
          <w:highlight w:val="white"/>
          <w:lang w:val="en-GB"/>
        </w:rPr>
      </w:pPr>
      <w:r w:rsidRPr="00D822A3">
        <w:rPr>
          <w:highlight w:val="white"/>
          <w:lang w:val="en-GB"/>
        </w:rPr>
        <w:t xml:space="preserve">      foreach (UnorderedPair&lt;VertexType,VertexType&gt;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223A6864" w14:textId="77777777" w:rsidR="005E7D2C" w:rsidRPr="00D822A3" w:rsidRDefault="005E7D2C" w:rsidP="005E7D2C">
      <w:pPr>
        <w:pStyle w:val="Rubrik2"/>
        <w:rPr>
          <w:lang w:val="en-GB"/>
        </w:rPr>
      </w:pPr>
      <w:bookmarkStart w:id="527" w:name="_Toc54120035"/>
      <w:r w:rsidRPr="00D822A3">
        <w:rPr>
          <w:lang w:val="en-GB"/>
        </w:rPr>
        <w:t>ListSet and ListMap</w:t>
      </w:r>
      <w:bookmarkEnd w:id="527"/>
    </w:p>
    <w:p w14:paraId="35C39241" w14:textId="77777777" w:rsidR="005E7D2C" w:rsidRPr="00D822A3" w:rsidRDefault="005E7D2C" w:rsidP="005E7D2C">
      <w:pPr>
        <w:rPr>
          <w:highlight w:val="white"/>
          <w:lang w:val="en-GB"/>
        </w:rPr>
      </w:pPr>
      <w:r w:rsidRPr="00D822A3">
        <w:rPr>
          <w:highlight w:val="white"/>
          <w:lang w:val="en-GB"/>
        </w:rPr>
        <w:t xml:space="preserve">The </w:t>
      </w:r>
      <w:r w:rsidRPr="00D822A3">
        <w:rPr>
          <w:rStyle w:val="KeyWord0"/>
          <w:highlight w:val="white"/>
          <w:lang w:val="en-GB"/>
        </w:rPr>
        <w:t>ListSet</w:t>
      </w:r>
      <w:r w:rsidRPr="00D822A3">
        <w:rPr>
          <w:highlight w:val="white"/>
          <w:lang w:val="en-GB"/>
        </w:rPr>
        <w:t xml:space="preserve"> class implements the </w:t>
      </w:r>
      <w:r w:rsidRPr="00D822A3">
        <w:rPr>
          <w:rStyle w:val="KeyWord0"/>
          <w:highlight w:val="white"/>
          <w:lang w:val="en-GB"/>
        </w:rPr>
        <w:t>ISet</w:t>
      </w:r>
      <w:r w:rsidRPr="00D822A3">
        <w:rPr>
          <w:highlight w:val="white"/>
          <w:lang w:val="en-GB"/>
        </w:rPr>
        <w:t xml:space="preserve"> interface with the set as a simple list. The whole point with this implementation is that the values shall be stored in the order they are added. Therefore, the values are not ordered in the set, which make the </w:t>
      </w:r>
      <w:r w:rsidRPr="00D822A3">
        <w:rPr>
          <w:rStyle w:val="KeyWord0"/>
          <w:highlight w:val="white"/>
          <w:lang w:val="en-GB"/>
        </w:rPr>
        <w:t>Contains</w:t>
      </w:r>
      <w:r w:rsidRPr="00D822A3">
        <w:rPr>
          <w:highlight w:val="white"/>
          <w:lang w:val="en-GB"/>
        </w:rPr>
        <w:t xml:space="preserve">, </w:t>
      </w:r>
      <w:r w:rsidRPr="00D822A3">
        <w:rPr>
          <w:rStyle w:val="KeyWord0"/>
          <w:highlight w:val="white"/>
          <w:lang w:val="en-GB"/>
        </w:rPr>
        <w:t>IntersectWith</w:t>
      </w:r>
      <w:r w:rsidRPr="00D822A3">
        <w:rPr>
          <w:highlight w:val="white"/>
          <w:lang w:val="en-GB"/>
        </w:rPr>
        <w:t xml:space="preserve">, </w:t>
      </w:r>
      <w:r w:rsidRPr="00D822A3">
        <w:rPr>
          <w:rStyle w:val="KeyWord0"/>
          <w:highlight w:val="white"/>
          <w:lang w:val="en-GB"/>
        </w:rPr>
        <w:t>UnionWith</w:t>
      </w:r>
      <w:r w:rsidRPr="00D822A3">
        <w:rPr>
          <w:highlight w:val="white"/>
          <w:lang w:val="en-GB"/>
        </w:rPr>
        <w:t xml:space="preserve">, </w:t>
      </w:r>
      <w:r w:rsidRPr="00D822A3">
        <w:rPr>
          <w:rStyle w:val="KeyWord0"/>
          <w:highlight w:val="white"/>
          <w:lang w:val="en-GB"/>
        </w:rPr>
        <w:t>ExceptWith</w:t>
      </w:r>
      <w:r w:rsidRPr="00D822A3">
        <w:rPr>
          <w:highlight w:val="white"/>
          <w:lang w:val="en-GB"/>
        </w:rPr>
        <w:t xml:space="preserve">, and </w:t>
      </w:r>
      <w:r w:rsidRPr="00D822A3">
        <w:rPr>
          <w:rStyle w:val="KeyWord0"/>
          <w:highlight w:val="white"/>
          <w:lang w:val="en-GB"/>
        </w:rPr>
        <w:t>SymmetricExceptWith</w:t>
      </w:r>
      <w:r w:rsidRPr="00D822A3">
        <w:rPr>
          <w:highlight w:val="white"/>
          <w:lang w:val="en-GB"/>
        </w:rPr>
        <w:t xml:space="preserve"> (the union minus the intersection) ineffective. </w:t>
      </w:r>
    </w:p>
    <w:p w14:paraId="2ACE9DDB" w14:textId="77777777" w:rsidR="005E7D2C" w:rsidRPr="00D822A3" w:rsidRDefault="005E7D2C" w:rsidP="005E7D2C">
      <w:pPr>
        <w:pStyle w:val="CodeListing"/>
        <w:rPr>
          <w:highlight w:val="white"/>
          <w:lang w:val="en-GB"/>
        </w:rPr>
      </w:pPr>
      <w:r w:rsidRPr="00D822A3">
        <w:rPr>
          <w:highlight w:val="white"/>
          <w:lang w:val="en-GB"/>
        </w:rPr>
        <w:t>ListSet.cs</w:t>
      </w:r>
    </w:p>
    <w:p w14:paraId="538AB705" w14:textId="77777777" w:rsidR="005E7D2C" w:rsidRPr="00D822A3" w:rsidRDefault="005E7D2C" w:rsidP="005E7D2C">
      <w:pPr>
        <w:pStyle w:val="Code"/>
        <w:rPr>
          <w:highlight w:val="white"/>
          <w:lang w:val="en-GB"/>
        </w:rPr>
      </w:pPr>
      <w:r w:rsidRPr="00D822A3">
        <w:rPr>
          <w:highlight w:val="white"/>
          <w:lang w:val="en-GB"/>
        </w:rPr>
        <w:t>using System.Text;</w:t>
      </w:r>
    </w:p>
    <w:p w14:paraId="0B9C1A34" w14:textId="77777777" w:rsidR="005E7D2C" w:rsidRPr="00D822A3" w:rsidRDefault="005E7D2C" w:rsidP="005E7D2C">
      <w:pPr>
        <w:pStyle w:val="Code"/>
        <w:rPr>
          <w:highlight w:val="white"/>
          <w:lang w:val="en-GB"/>
        </w:rPr>
      </w:pPr>
      <w:r w:rsidRPr="00D822A3">
        <w:rPr>
          <w:highlight w:val="white"/>
          <w:lang w:val="en-GB"/>
        </w:rPr>
        <w:t>using System.Collections;</w:t>
      </w:r>
    </w:p>
    <w:p w14:paraId="7EA5F921"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405368B1" w14:textId="77777777" w:rsidR="005E7D2C" w:rsidRPr="00D822A3" w:rsidRDefault="005E7D2C" w:rsidP="005E7D2C">
      <w:pPr>
        <w:pStyle w:val="Code"/>
        <w:rPr>
          <w:highlight w:val="white"/>
          <w:lang w:val="en-GB"/>
        </w:rPr>
      </w:pPr>
    </w:p>
    <w:p w14:paraId="5AE411F6" w14:textId="77777777" w:rsidR="005E7D2C" w:rsidRPr="00D822A3" w:rsidRDefault="005E7D2C" w:rsidP="005E7D2C">
      <w:pPr>
        <w:pStyle w:val="Code"/>
        <w:rPr>
          <w:highlight w:val="white"/>
          <w:lang w:val="en-GB"/>
        </w:rPr>
      </w:pPr>
      <w:r w:rsidRPr="00D822A3">
        <w:rPr>
          <w:highlight w:val="white"/>
          <w:lang w:val="en-GB"/>
        </w:rPr>
        <w:t>namespace CCompiler {</w:t>
      </w:r>
    </w:p>
    <w:p w14:paraId="7A91E507" w14:textId="77777777" w:rsidR="005E7D2C" w:rsidRPr="00D822A3" w:rsidRDefault="005E7D2C" w:rsidP="005E7D2C">
      <w:pPr>
        <w:pStyle w:val="Code"/>
        <w:rPr>
          <w:highlight w:val="white"/>
          <w:lang w:val="en-GB"/>
        </w:rPr>
      </w:pPr>
      <w:r w:rsidRPr="00D822A3">
        <w:rPr>
          <w:highlight w:val="white"/>
          <w:lang w:val="en-GB"/>
        </w:rPr>
        <w:t xml:space="preserve">  public class ListSet&lt;SetType&gt; : ISet&lt;SetType&gt; {</w:t>
      </w:r>
    </w:p>
    <w:p w14:paraId="4A0C3581" w14:textId="77777777" w:rsidR="005E7D2C" w:rsidRPr="00D822A3" w:rsidRDefault="005E7D2C" w:rsidP="005E7D2C">
      <w:pPr>
        <w:pStyle w:val="Code"/>
        <w:rPr>
          <w:highlight w:val="white"/>
          <w:lang w:val="en-GB"/>
        </w:rPr>
      </w:pPr>
      <w:r w:rsidRPr="00D822A3">
        <w:rPr>
          <w:highlight w:val="white"/>
          <w:lang w:val="en-GB"/>
        </w:rPr>
        <w:t xml:space="preserve">    private List&lt;SetType&gt; m_list = new List&lt;SetType&gt;();</w:t>
      </w:r>
    </w:p>
    <w:p w14:paraId="516D685C" w14:textId="77777777" w:rsidR="005E7D2C" w:rsidRPr="00D822A3" w:rsidRDefault="005E7D2C" w:rsidP="005E7D2C">
      <w:pPr>
        <w:pStyle w:val="Code"/>
        <w:rPr>
          <w:highlight w:val="white"/>
          <w:lang w:val="en-GB"/>
        </w:rPr>
      </w:pPr>
    </w:p>
    <w:p w14:paraId="6D496ABC" w14:textId="77777777" w:rsidR="005E7D2C" w:rsidRPr="00D822A3" w:rsidRDefault="005E7D2C" w:rsidP="005E7D2C">
      <w:pPr>
        <w:pStyle w:val="Code"/>
        <w:rPr>
          <w:highlight w:val="white"/>
          <w:lang w:val="en-GB"/>
        </w:rPr>
      </w:pPr>
      <w:r w:rsidRPr="00D822A3">
        <w:rPr>
          <w:highlight w:val="white"/>
          <w:lang w:val="en-GB"/>
        </w:rPr>
        <w:t xml:space="preserve">    public ListSet() {</w:t>
      </w:r>
    </w:p>
    <w:p w14:paraId="34909BEB" w14:textId="77777777" w:rsidR="005E7D2C" w:rsidRPr="00D822A3" w:rsidRDefault="005E7D2C" w:rsidP="005E7D2C">
      <w:pPr>
        <w:pStyle w:val="Code"/>
        <w:rPr>
          <w:highlight w:val="white"/>
          <w:lang w:val="en-GB"/>
        </w:rPr>
      </w:pPr>
      <w:r w:rsidRPr="00D822A3">
        <w:rPr>
          <w:highlight w:val="white"/>
          <w:lang w:val="en-GB"/>
        </w:rPr>
        <w:t xml:space="preserve">      // Empty.</w:t>
      </w:r>
    </w:p>
    <w:p w14:paraId="2ABA5652" w14:textId="77777777" w:rsidR="005E7D2C" w:rsidRPr="00D822A3" w:rsidRDefault="005E7D2C" w:rsidP="005E7D2C">
      <w:pPr>
        <w:pStyle w:val="Code"/>
        <w:rPr>
          <w:highlight w:val="white"/>
          <w:lang w:val="en-GB"/>
        </w:rPr>
      </w:pPr>
      <w:r w:rsidRPr="00D822A3">
        <w:rPr>
          <w:highlight w:val="white"/>
          <w:lang w:val="en-GB"/>
        </w:rPr>
        <w:t xml:space="preserve">    }</w:t>
      </w:r>
    </w:p>
    <w:p w14:paraId="498E5A5C" w14:textId="77777777" w:rsidR="005E7D2C" w:rsidRPr="00D822A3" w:rsidRDefault="005E7D2C" w:rsidP="005E7D2C">
      <w:pPr>
        <w:pStyle w:val="Code"/>
        <w:rPr>
          <w:highlight w:val="white"/>
          <w:lang w:val="en-GB"/>
        </w:rPr>
      </w:pPr>
    </w:p>
    <w:p w14:paraId="752D5BB4" w14:textId="77777777" w:rsidR="005E7D2C" w:rsidRPr="00D822A3" w:rsidRDefault="005E7D2C" w:rsidP="005E7D2C">
      <w:pPr>
        <w:pStyle w:val="Code"/>
        <w:rPr>
          <w:highlight w:val="white"/>
          <w:lang w:val="en-GB"/>
        </w:rPr>
      </w:pPr>
      <w:r w:rsidRPr="00D822A3">
        <w:rPr>
          <w:highlight w:val="white"/>
          <w:lang w:val="en-GB"/>
        </w:rPr>
        <w:t xml:space="preserve">    public int Count {</w:t>
      </w:r>
    </w:p>
    <w:p w14:paraId="6823F1E3" w14:textId="77777777" w:rsidR="005E7D2C" w:rsidRPr="00D822A3" w:rsidRDefault="005E7D2C" w:rsidP="005E7D2C">
      <w:pPr>
        <w:pStyle w:val="Code"/>
        <w:rPr>
          <w:highlight w:val="white"/>
          <w:lang w:val="en-GB"/>
        </w:rPr>
      </w:pPr>
      <w:r w:rsidRPr="00D822A3">
        <w:rPr>
          <w:highlight w:val="white"/>
          <w:lang w:val="en-GB"/>
        </w:rPr>
        <w:t xml:space="preserve">      get { return m_list.Count; }</w:t>
      </w:r>
    </w:p>
    <w:p w14:paraId="46038814" w14:textId="77777777" w:rsidR="005E7D2C" w:rsidRPr="00D822A3" w:rsidRDefault="005E7D2C" w:rsidP="005E7D2C">
      <w:pPr>
        <w:pStyle w:val="Code"/>
        <w:rPr>
          <w:highlight w:val="white"/>
          <w:lang w:val="en-GB"/>
        </w:rPr>
      </w:pPr>
      <w:r w:rsidRPr="00D822A3">
        <w:rPr>
          <w:highlight w:val="white"/>
          <w:lang w:val="en-GB"/>
        </w:rPr>
        <w:t xml:space="preserve">    }</w:t>
      </w:r>
    </w:p>
    <w:p w14:paraId="10882F5A" w14:textId="77777777" w:rsidR="005E7D2C" w:rsidRPr="00D822A3" w:rsidRDefault="005E7D2C" w:rsidP="005E7D2C">
      <w:pPr>
        <w:pStyle w:val="Code"/>
        <w:rPr>
          <w:highlight w:val="white"/>
          <w:lang w:val="en-GB"/>
        </w:rPr>
      </w:pPr>
    </w:p>
    <w:p w14:paraId="538D3921" w14:textId="77777777" w:rsidR="005E7D2C" w:rsidRPr="00D822A3" w:rsidRDefault="005E7D2C" w:rsidP="005E7D2C">
      <w:pPr>
        <w:pStyle w:val="Code"/>
        <w:rPr>
          <w:highlight w:val="white"/>
          <w:lang w:val="en-GB"/>
        </w:rPr>
      </w:pPr>
      <w:r w:rsidRPr="00D822A3">
        <w:rPr>
          <w:highlight w:val="white"/>
          <w:lang w:val="en-GB"/>
        </w:rPr>
        <w:t xml:space="preserve">    public bool IsReadOnly {</w:t>
      </w:r>
    </w:p>
    <w:p w14:paraId="6BD591FC" w14:textId="77777777" w:rsidR="005E7D2C" w:rsidRPr="00D822A3" w:rsidRDefault="005E7D2C" w:rsidP="005E7D2C">
      <w:pPr>
        <w:pStyle w:val="Code"/>
        <w:rPr>
          <w:highlight w:val="white"/>
          <w:lang w:val="en-GB"/>
        </w:rPr>
      </w:pPr>
      <w:r w:rsidRPr="00D822A3">
        <w:rPr>
          <w:highlight w:val="white"/>
          <w:lang w:val="en-GB"/>
        </w:rPr>
        <w:t xml:space="preserve">      get { return false; }</w:t>
      </w:r>
    </w:p>
    <w:p w14:paraId="7B4E5912" w14:textId="77777777" w:rsidR="005E7D2C" w:rsidRPr="00D822A3" w:rsidRDefault="005E7D2C" w:rsidP="005E7D2C">
      <w:pPr>
        <w:pStyle w:val="Code"/>
        <w:rPr>
          <w:highlight w:val="white"/>
          <w:lang w:val="en-GB"/>
        </w:rPr>
      </w:pPr>
      <w:r w:rsidRPr="00D822A3">
        <w:rPr>
          <w:highlight w:val="white"/>
          <w:lang w:val="en-GB"/>
        </w:rPr>
        <w:t xml:space="preserve">    }</w:t>
      </w:r>
    </w:p>
    <w:p w14:paraId="07BBF05E" w14:textId="77777777" w:rsidR="005E7D2C" w:rsidRPr="00D822A3" w:rsidRDefault="005E7D2C" w:rsidP="005E7D2C">
      <w:pPr>
        <w:pStyle w:val="Code"/>
        <w:rPr>
          <w:highlight w:val="white"/>
          <w:lang w:val="en-GB"/>
        </w:rPr>
      </w:pPr>
    </w:p>
    <w:p w14:paraId="5000FE1F" w14:textId="77777777" w:rsidR="005E7D2C" w:rsidRPr="00D822A3" w:rsidRDefault="005E7D2C" w:rsidP="005E7D2C">
      <w:pPr>
        <w:pStyle w:val="Code"/>
        <w:rPr>
          <w:highlight w:val="white"/>
          <w:lang w:val="en-GB"/>
        </w:rPr>
      </w:pPr>
      <w:r w:rsidRPr="00D822A3">
        <w:rPr>
          <w:highlight w:val="white"/>
          <w:lang w:val="en-GB"/>
        </w:rPr>
        <w:t xml:space="preserve">    public ListSet(SetType value) {</w:t>
      </w:r>
    </w:p>
    <w:p w14:paraId="5121B909"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15C47CF1" w14:textId="77777777" w:rsidR="005E7D2C" w:rsidRPr="00D822A3" w:rsidRDefault="005E7D2C" w:rsidP="005E7D2C">
      <w:pPr>
        <w:pStyle w:val="Code"/>
        <w:rPr>
          <w:highlight w:val="white"/>
          <w:lang w:val="en-GB"/>
        </w:rPr>
      </w:pPr>
      <w:r w:rsidRPr="00D822A3">
        <w:rPr>
          <w:highlight w:val="white"/>
          <w:lang w:val="en-GB"/>
        </w:rPr>
        <w:t xml:space="preserve">    }</w:t>
      </w:r>
    </w:p>
    <w:p w14:paraId="2DF9E7E4" w14:textId="77777777" w:rsidR="005E7D2C" w:rsidRPr="00D822A3" w:rsidRDefault="005E7D2C" w:rsidP="005E7D2C">
      <w:pPr>
        <w:pStyle w:val="Code"/>
        <w:rPr>
          <w:highlight w:val="white"/>
          <w:lang w:val="en-GB"/>
        </w:rPr>
      </w:pPr>
      <w:r w:rsidRPr="00D822A3">
        <w:rPr>
          <w:highlight w:val="white"/>
          <w:lang w:val="en-GB"/>
        </w:rPr>
        <w:t xml:space="preserve">  </w:t>
      </w:r>
    </w:p>
    <w:p w14:paraId="6741F476" w14:textId="77777777" w:rsidR="005E7D2C" w:rsidRPr="00D822A3" w:rsidRDefault="005E7D2C" w:rsidP="005E7D2C">
      <w:pPr>
        <w:pStyle w:val="Code"/>
        <w:rPr>
          <w:highlight w:val="white"/>
          <w:lang w:val="en-GB"/>
        </w:rPr>
      </w:pPr>
      <w:r w:rsidRPr="00D822A3">
        <w:rPr>
          <w:highlight w:val="white"/>
          <w:lang w:val="en-GB"/>
        </w:rPr>
        <w:t xml:space="preserve">    public ListSet(SetType[] array) {</w:t>
      </w:r>
    </w:p>
    <w:p w14:paraId="684C3C84" w14:textId="77777777" w:rsidR="005E7D2C" w:rsidRPr="00D822A3" w:rsidRDefault="005E7D2C" w:rsidP="005E7D2C">
      <w:pPr>
        <w:pStyle w:val="Code"/>
        <w:rPr>
          <w:highlight w:val="white"/>
          <w:lang w:val="en-GB"/>
        </w:rPr>
      </w:pPr>
      <w:r w:rsidRPr="00D822A3">
        <w:rPr>
          <w:highlight w:val="white"/>
          <w:lang w:val="en-GB"/>
        </w:rPr>
        <w:t xml:space="preserve">      m_list.AddRange(array);</w:t>
      </w:r>
    </w:p>
    <w:p w14:paraId="4FBA7223" w14:textId="77777777" w:rsidR="005E7D2C" w:rsidRPr="00D822A3" w:rsidRDefault="005E7D2C" w:rsidP="005E7D2C">
      <w:pPr>
        <w:pStyle w:val="Code"/>
        <w:rPr>
          <w:highlight w:val="white"/>
          <w:lang w:val="en-GB"/>
        </w:rPr>
      </w:pPr>
      <w:r w:rsidRPr="00D822A3">
        <w:rPr>
          <w:highlight w:val="white"/>
          <w:lang w:val="en-GB"/>
        </w:rPr>
        <w:t xml:space="preserve">    }</w:t>
      </w:r>
    </w:p>
    <w:p w14:paraId="3EB98EEB" w14:textId="77777777" w:rsidR="005E7D2C" w:rsidRPr="00D822A3" w:rsidRDefault="005E7D2C" w:rsidP="005E7D2C">
      <w:pPr>
        <w:pStyle w:val="Code"/>
        <w:rPr>
          <w:highlight w:val="white"/>
          <w:lang w:val="en-GB"/>
        </w:rPr>
      </w:pPr>
    </w:p>
    <w:p w14:paraId="6FAC9DEB" w14:textId="77777777" w:rsidR="005E7D2C" w:rsidRPr="00D822A3" w:rsidRDefault="005E7D2C" w:rsidP="005E7D2C">
      <w:pPr>
        <w:pStyle w:val="Code"/>
        <w:rPr>
          <w:highlight w:val="white"/>
          <w:lang w:val="en-GB"/>
        </w:rPr>
      </w:pPr>
      <w:r w:rsidRPr="00D822A3">
        <w:rPr>
          <w:highlight w:val="white"/>
          <w:lang w:val="en-GB"/>
        </w:rPr>
        <w:t xml:space="preserve">    public ListSet(IEnumerable&lt;SetType&gt; enumerable) {</w:t>
      </w:r>
    </w:p>
    <w:p w14:paraId="4C332453" w14:textId="77777777" w:rsidR="005E7D2C" w:rsidRPr="00D822A3" w:rsidRDefault="005E7D2C" w:rsidP="005E7D2C">
      <w:pPr>
        <w:pStyle w:val="Code"/>
        <w:rPr>
          <w:highlight w:val="white"/>
          <w:lang w:val="en-GB"/>
        </w:rPr>
      </w:pPr>
      <w:r w:rsidRPr="00D822A3">
        <w:rPr>
          <w:highlight w:val="white"/>
          <w:lang w:val="en-GB"/>
        </w:rPr>
        <w:t xml:space="preserve">      m_list.AddRange(enumerable);</w:t>
      </w:r>
    </w:p>
    <w:p w14:paraId="610569FA" w14:textId="77777777" w:rsidR="005E7D2C" w:rsidRPr="00D822A3" w:rsidRDefault="005E7D2C" w:rsidP="005E7D2C">
      <w:pPr>
        <w:pStyle w:val="Code"/>
        <w:rPr>
          <w:highlight w:val="white"/>
          <w:lang w:val="en-GB"/>
        </w:rPr>
      </w:pPr>
      <w:r w:rsidRPr="00D822A3">
        <w:rPr>
          <w:highlight w:val="white"/>
          <w:lang w:val="en-GB"/>
        </w:rPr>
        <w:t xml:space="preserve">    }</w:t>
      </w:r>
    </w:p>
    <w:p w14:paraId="27BF9641" w14:textId="77777777" w:rsidR="005E7D2C" w:rsidRPr="00D822A3" w:rsidRDefault="005E7D2C" w:rsidP="005E7D2C">
      <w:pPr>
        <w:pStyle w:val="Code"/>
        <w:rPr>
          <w:highlight w:val="white"/>
          <w:lang w:val="en-GB"/>
        </w:rPr>
      </w:pPr>
    </w:p>
    <w:p w14:paraId="7BF40DCE" w14:textId="77777777" w:rsidR="005E7D2C" w:rsidRPr="00D822A3" w:rsidRDefault="005E7D2C" w:rsidP="005E7D2C">
      <w:pPr>
        <w:pStyle w:val="Code"/>
        <w:rPr>
          <w:highlight w:val="white"/>
          <w:lang w:val="en-GB"/>
        </w:rPr>
      </w:pPr>
      <w:r w:rsidRPr="00D822A3">
        <w:rPr>
          <w:highlight w:val="white"/>
          <w:lang w:val="en-GB"/>
        </w:rPr>
        <w:t xml:space="preserve">    public void CopyTo(SetType[] array, int index) {</w:t>
      </w:r>
    </w:p>
    <w:p w14:paraId="5CC2A201" w14:textId="77777777" w:rsidR="005E7D2C" w:rsidRPr="00D822A3" w:rsidRDefault="005E7D2C" w:rsidP="005E7D2C">
      <w:pPr>
        <w:pStyle w:val="Code"/>
        <w:rPr>
          <w:highlight w:val="white"/>
          <w:lang w:val="en-GB"/>
        </w:rPr>
      </w:pPr>
      <w:r w:rsidRPr="00D822A3">
        <w:rPr>
          <w:highlight w:val="white"/>
          <w:lang w:val="en-GB"/>
        </w:rPr>
        <w:t xml:space="preserve">      foreach (SetType value in m_list) {</w:t>
      </w:r>
    </w:p>
    <w:p w14:paraId="31CDD81B" w14:textId="77777777" w:rsidR="005E7D2C" w:rsidRPr="00D822A3" w:rsidRDefault="005E7D2C" w:rsidP="005E7D2C">
      <w:pPr>
        <w:pStyle w:val="Code"/>
        <w:rPr>
          <w:highlight w:val="white"/>
          <w:lang w:val="en-GB"/>
        </w:rPr>
      </w:pPr>
      <w:r w:rsidRPr="00D822A3">
        <w:rPr>
          <w:highlight w:val="white"/>
          <w:lang w:val="en-GB"/>
        </w:rPr>
        <w:t xml:space="preserve">        array[index++] = value;</w:t>
      </w:r>
    </w:p>
    <w:p w14:paraId="40E8522F" w14:textId="77777777" w:rsidR="005E7D2C" w:rsidRPr="00D822A3" w:rsidRDefault="005E7D2C" w:rsidP="005E7D2C">
      <w:pPr>
        <w:pStyle w:val="Code"/>
        <w:rPr>
          <w:highlight w:val="white"/>
          <w:lang w:val="en-GB"/>
        </w:rPr>
      </w:pPr>
      <w:r w:rsidRPr="00D822A3">
        <w:rPr>
          <w:highlight w:val="white"/>
          <w:lang w:val="en-GB"/>
        </w:rPr>
        <w:t xml:space="preserve">      }</w:t>
      </w:r>
    </w:p>
    <w:p w14:paraId="2BA5AEC4" w14:textId="77777777" w:rsidR="005E7D2C" w:rsidRPr="00D822A3" w:rsidRDefault="005E7D2C" w:rsidP="005E7D2C">
      <w:pPr>
        <w:pStyle w:val="Code"/>
        <w:rPr>
          <w:highlight w:val="white"/>
          <w:lang w:val="en-GB"/>
        </w:rPr>
      </w:pPr>
      <w:r w:rsidRPr="00D822A3">
        <w:rPr>
          <w:highlight w:val="white"/>
          <w:lang w:val="en-GB"/>
        </w:rPr>
        <w:t xml:space="preserve">    }</w:t>
      </w:r>
    </w:p>
    <w:p w14:paraId="0E2E58F1" w14:textId="77777777" w:rsidR="005E7D2C" w:rsidRPr="00D822A3" w:rsidRDefault="005E7D2C" w:rsidP="005E7D2C">
      <w:pPr>
        <w:pStyle w:val="Code"/>
        <w:rPr>
          <w:highlight w:val="white"/>
          <w:lang w:val="en-GB"/>
        </w:rPr>
      </w:pPr>
    </w:p>
    <w:p w14:paraId="2316D0D2" w14:textId="77777777" w:rsidR="005E7D2C" w:rsidRPr="00D822A3" w:rsidRDefault="005E7D2C" w:rsidP="005E7D2C">
      <w:pPr>
        <w:pStyle w:val="Code"/>
        <w:rPr>
          <w:highlight w:val="white"/>
          <w:lang w:val="en-GB"/>
        </w:rPr>
      </w:pPr>
      <w:r w:rsidRPr="00D822A3">
        <w:rPr>
          <w:highlight w:val="white"/>
          <w:lang w:val="en-GB"/>
        </w:rPr>
        <w:t xml:space="preserve">    public void Clear() {</w:t>
      </w:r>
    </w:p>
    <w:p w14:paraId="3D55D5C4" w14:textId="77777777" w:rsidR="005E7D2C" w:rsidRPr="00D822A3" w:rsidRDefault="005E7D2C" w:rsidP="005E7D2C">
      <w:pPr>
        <w:pStyle w:val="Code"/>
        <w:rPr>
          <w:highlight w:val="white"/>
          <w:lang w:val="en-GB"/>
        </w:rPr>
      </w:pPr>
      <w:r w:rsidRPr="00D822A3">
        <w:rPr>
          <w:highlight w:val="white"/>
          <w:lang w:val="en-GB"/>
        </w:rPr>
        <w:t xml:space="preserve">      m_list.Clear();</w:t>
      </w:r>
    </w:p>
    <w:p w14:paraId="20F69300" w14:textId="77777777" w:rsidR="005E7D2C" w:rsidRPr="00D822A3" w:rsidRDefault="005E7D2C" w:rsidP="005E7D2C">
      <w:pPr>
        <w:pStyle w:val="Code"/>
        <w:rPr>
          <w:highlight w:val="white"/>
          <w:lang w:val="en-GB"/>
        </w:rPr>
      </w:pPr>
      <w:r w:rsidRPr="00D822A3">
        <w:rPr>
          <w:highlight w:val="white"/>
          <w:lang w:val="en-GB"/>
        </w:rPr>
        <w:t xml:space="preserve">    }</w:t>
      </w:r>
    </w:p>
    <w:p w14:paraId="2E7235D3" w14:textId="77777777" w:rsidR="005E7D2C" w:rsidRPr="00D822A3" w:rsidRDefault="005E7D2C" w:rsidP="005E7D2C">
      <w:pPr>
        <w:pStyle w:val="Code"/>
        <w:rPr>
          <w:highlight w:val="white"/>
          <w:lang w:val="en-GB"/>
        </w:rPr>
      </w:pPr>
      <w:r w:rsidRPr="00D822A3">
        <w:rPr>
          <w:highlight w:val="white"/>
          <w:lang w:val="en-GB"/>
        </w:rPr>
        <w:t xml:space="preserve">        </w:t>
      </w:r>
    </w:p>
    <w:p w14:paraId="6E87BCC9" w14:textId="77777777" w:rsidR="005E7D2C" w:rsidRPr="00D822A3" w:rsidRDefault="005E7D2C" w:rsidP="005E7D2C">
      <w:pPr>
        <w:pStyle w:val="Code"/>
        <w:rPr>
          <w:highlight w:val="white"/>
          <w:lang w:val="en-GB"/>
        </w:rPr>
      </w:pPr>
      <w:r w:rsidRPr="00D822A3">
        <w:rPr>
          <w:highlight w:val="white"/>
          <w:lang w:val="en-GB"/>
        </w:rPr>
        <w:t xml:space="preserve">    public bool Contains(SetType value) {</w:t>
      </w:r>
    </w:p>
    <w:p w14:paraId="686262C1" w14:textId="77777777" w:rsidR="005E7D2C" w:rsidRPr="00D822A3" w:rsidRDefault="005E7D2C" w:rsidP="005E7D2C">
      <w:pPr>
        <w:pStyle w:val="Code"/>
        <w:rPr>
          <w:highlight w:val="white"/>
          <w:lang w:val="en-GB"/>
        </w:rPr>
      </w:pPr>
      <w:r w:rsidRPr="00D822A3">
        <w:rPr>
          <w:highlight w:val="white"/>
          <w:lang w:val="en-GB"/>
        </w:rPr>
        <w:t xml:space="preserve">      return m_list.Contains(value);</w:t>
      </w:r>
    </w:p>
    <w:p w14:paraId="21736A25" w14:textId="77777777" w:rsidR="005E7D2C" w:rsidRPr="00D822A3" w:rsidRDefault="005E7D2C" w:rsidP="005E7D2C">
      <w:pPr>
        <w:pStyle w:val="Code"/>
        <w:rPr>
          <w:highlight w:val="white"/>
          <w:lang w:val="en-GB"/>
        </w:rPr>
      </w:pPr>
      <w:r w:rsidRPr="00D822A3">
        <w:rPr>
          <w:highlight w:val="white"/>
          <w:lang w:val="en-GB"/>
        </w:rPr>
        <w:t xml:space="preserve">    }</w:t>
      </w:r>
    </w:p>
    <w:p w14:paraId="63BBD3B9" w14:textId="77777777" w:rsidR="005E7D2C" w:rsidRPr="00D822A3" w:rsidRDefault="005E7D2C" w:rsidP="005E7D2C">
      <w:pPr>
        <w:pStyle w:val="Code"/>
        <w:rPr>
          <w:highlight w:val="white"/>
          <w:lang w:val="en-GB"/>
        </w:rPr>
      </w:pPr>
    </w:p>
    <w:p w14:paraId="37B64895" w14:textId="77777777" w:rsidR="005E7D2C" w:rsidRPr="00D822A3" w:rsidRDefault="005E7D2C" w:rsidP="005E7D2C">
      <w:pPr>
        <w:pStyle w:val="Code"/>
        <w:rPr>
          <w:highlight w:val="white"/>
          <w:lang w:val="en-GB"/>
        </w:rPr>
      </w:pPr>
      <w:r w:rsidRPr="00D822A3">
        <w:rPr>
          <w:highlight w:val="white"/>
          <w:lang w:val="en-GB"/>
        </w:rPr>
        <w:t xml:space="preserve">    void ICollection&lt;SetType&gt;.Add(SetType value) {</w:t>
      </w:r>
    </w:p>
    <w:p w14:paraId="670B56F1"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39133B16"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31CE852C" w14:textId="77777777" w:rsidR="005E7D2C" w:rsidRPr="00D822A3" w:rsidRDefault="005E7D2C" w:rsidP="005E7D2C">
      <w:pPr>
        <w:pStyle w:val="Code"/>
        <w:rPr>
          <w:highlight w:val="white"/>
          <w:lang w:val="en-GB"/>
        </w:rPr>
      </w:pPr>
      <w:r w:rsidRPr="00D822A3">
        <w:rPr>
          <w:highlight w:val="white"/>
          <w:lang w:val="en-GB"/>
        </w:rPr>
        <w:t xml:space="preserve">      }</w:t>
      </w:r>
    </w:p>
    <w:p w14:paraId="5AD7BC14" w14:textId="77777777" w:rsidR="005E7D2C" w:rsidRPr="00D822A3" w:rsidRDefault="005E7D2C" w:rsidP="005E7D2C">
      <w:pPr>
        <w:pStyle w:val="Code"/>
        <w:rPr>
          <w:highlight w:val="white"/>
          <w:lang w:val="en-GB"/>
        </w:rPr>
      </w:pPr>
      <w:r w:rsidRPr="00D822A3">
        <w:rPr>
          <w:highlight w:val="white"/>
          <w:lang w:val="en-GB"/>
        </w:rPr>
        <w:t xml:space="preserve">    }</w:t>
      </w:r>
    </w:p>
    <w:p w14:paraId="215735F7" w14:textId="77777777" w:rsidR="005E7D2C" w:rsidRPr="00D822A3" w:rsidRDefault="005E7D2C" w:rsidP="005E7D2C">
      <w:pPr>
        <w:pStyle w:val="Code"/>
        <w:rPr>
          <w:highlight w:val="white"/>
          <w:lang w:val="en-GB"/>
        </w:rPr>
      </w:pPr>
    </w:p>
    <w:p w14:paraId="29BE1162" w14:textId="77777777" w:rsidR="005E7D2C" w:rsidRPr="00D822A3" w:rsidRDefault="005E7D2C" w:rsidP="005E7D2C">
      <w:pPr>
        <w:pStyle w:val="Code"/>
        <w:rPr>
          <w:highlight w:val="white"/>
          <w:lang w:val="en-GB"/>
        </w:rPr>
      </w:pPr>
      <w:r w:rsidRPr="00D822A3">
        <w:rPr>
          <w:highlight w:val="white"/>
          <w:lang w:val="en-GB"/>
        </w:rPr>
        <w:t xml:space="preserve">    bool ISet&lt;SetType&gt;.Add(SetType value) {</w:t>
      </w:r>
    </w:p>
    <w:p w14:paraId="7BADAF78"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51318AC0"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74A4C0D6" w14:textId="77777777" w:rsidR="005E7D2C" w:rsidRPr="00D822A3" w:rsidRDefault="005E7D2C" w:rsidP="005E7D2C">
      <w:pPr>
        <w:pStyle w:val="Code"/>
        <w:rPr>
          <w:highlight w:val="white"/>
          <w:lang w:val="en-GB"/>
        </w:rPr>
      </w:pPr>
      <w:r w:rsidRPr="00D822A3">
        <w:rPr>
          <w:highlight w:val="white"/>
          <w:lang w:val="en-GB"/>
        </w:rPr>
        <w:t xml:space="preserve">        return true;</w:t>
      </w:r>
    </w:p>
    <w:p w14:paraId="6F86D0D1" w14:textId="77777777" w:rsidR="005E7D2C" w:rsidRPr="00D822A3" w:rsidRDefault="005E7D2C" w:rsidP="005E7D2C">
      <w:pPr>
        <w:pStyle w:val="Code"/>
        <w:rPr>
          <w:highlight w:val="white"/>
          <w:lang w:val="en-GB"/>
        </w:rPr>
      </w:pPr>
      <w:r w:rsidRPr="00D822A3">
        <w:rPr>
          <w:highlight w:val="white"/>
          <w:lang w:val="en-GB"/>
        </w:rPr>
        <w:t xml:space="preserve">      }</w:t>
      </w:r>
    </w:p>
    <w:p w14:paraId="2205E487" w14:textId="77777777" w:rsidR="005E7D2C" w:rsidRPr="00D822A3" w:rsidRDefault="005E7D2C" w:rsidP="005E7D2C">
      <w:pPr>
        <w:pStyle w:val="Code"/>
        <w:rPr>
          <w:highlight w:val="white"/>
          <w:lang w:val="en-GB"/>
        </w:rPr>
      </w:pPr>
    </w:p>
    <w:p w14:paraId="571CD998"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08D49229" w14:textId="77777777" w:rsidR="005E7D2C" w:rsidRPr="00D822A3" w:rsidRDefault="005E7D2C" w:rsidP="005E7D2C">
      <w:pPr>
        <w:pStyle w:val="Code"/>
        <w:rPr>
          <w:highlight w:val="white"/>
          <w:lang w:val="en-GB"/>
        </w:rPr>
      </w:pPr>
      <w:r w:rsidRPr="00D822A3">
        <w:rPr>
          <w:highlight w:val="white"/>
          <w:lang w:val="en-GB"/>
        </w:rPr>
        <w:t xml:space="preserve">    }</w:t>
      </w:r>
    </w:p>
    <w:p w14:paraId="5DF7DE9F" w14:textId="77777777" w:rsidR="005E7D2C" w:rsidRPr="00D822A3" w:rsidRDefault="005E7D2C" w:rsidP="005E7D2C">
      <w:pPr>
        <w:pStyle w:val="Code"/>
        <w:rPr>
          <w:highlight w:val="white"/>
          <w:lang w:val="en-GB"/>
        </w:rPr>
      </w:pPr>
    </w:p>
    <w:p w14:paraId="09246EA7" w14:textId="77777777" w:rsidR="005E7D2C" w:rsidRPr="00D822A3" w:rsidRDefault="005E7D2C" w:rsidP="005E7D2C">
      <w:pPr>
        <w:pStyle w:val="Code"/>
        <w:rPr>
          <w:highlight w:val="white"/>
          <w:lang w:val="en-GB"/>
        </w:rPr>
      </w:pPr>
      <w:r w:rsidRPr="00D822A3">
        <w:rPr>
          <w:highlight w:val="white"/>
          <w:lang w:val="en-GB"/>
        </w:rPr>
        <w:t xml:space="preserve">    public bool Remove(SetType value) {</w:t>
      </w:r>
    </w:p>
    <w:p w14:paraId="55B5BDEE"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38443551" w14:textId="77777777" w:rsidR="005E7D2C" w:rsidRPr="00D822A3" w:rsidRDefault="005E7D2C" w:rsidP="005E7D2C">
      <w:pPr>
        <w:pStyle w:val="Code"/>
        <w:rPr>
          <w:highlight w:val="white"/>
          <w:lang w:val="en-GB"/>
        </w:rPr>
      </w:pPr>
      <w:r w:rsidRPr="00D822A3">
        <w:rPr>
          <w:highlight w:val="white"/>
          <w:lang w:val="en-GB"/>
        </w:rPr>
        <w:t xml:space="preserve">        m_list.Remove(value);</w:t>
      </w:r>
    </w:p>
    <w:p w14:paraId="2BBE46CF" w14:textId="77777777" w:rsidR="005E7D2C" w:rsidRPr="00D822A3" w:rsidRDefault="005E7D2C" w:rsidP="005E7D2C">
      <w:pPr>
        <w:pStyle w:val="Code"/>
        <w:rPr>
          <w:highlight w:val="white"/>
          <w:lang w:val="en-GB"/>
        </w:rPr>
      </w:pPr>
      <w:r w:rsidRPr="00D822A3">
        <w:rPr>
          <w:highlight w:val="white"/>
          <w:lang w:val="en-GB"/>
        </w:rPr>
        <w:t xml:space="preserve">        return true;</w:t>
      </w:r>
    </w:p>
    <w:p w14:paraId="3DAF39A2" w14:textId="77777777" w:rsidR="005E7D2C" w:rsidRPr="00D822A3" w:rsidRDefault="005E7D2C" w:rsidP="005E7D2C">
      <w:pPr>
        <w:pStyle w:val="Code"/>
        <w:rPr>
          <w:highlight w:val="white"/>
          <w:lang w:val="en-GB"/>
        </w:rPr>
      </w:pPr>
      <w:r w:rsidRPr="00D822A3">
        <w:rPr>
          <w:highlight w:val="white"/>
          <w:lang w:val="en-GB"/>
        </w:rPr>
        <w:t xml:space="preserve">      }</w:t>
      </w:r>
    </w:p>
    <w:p w14:paraId="0642CBCE" w14:textId="77777777" w:rsidR="005E7D2C" w:rsidRPr="00D822A3" w:rsidRDefault="005E7D2C" w:rsidP="005E7D2C">
      <w:pPr>
        <w:pStyle w:val="Code"/>
        <w:rPr>
          <w:highlight w:val="white"/>
          <w:lang w:val="en-GB"/>
        </w:rPr>
      </w:pPr>
    </w:p>
    <w:p w14:paraId="4B914A0B"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FD26848" w14:textId="77777777" w:rsidR="005E7D2C" w:rsidRPr="00D822A3" w:rsidRDefault="005E7D2C" w:rsidP="005E7D2C">
      <w:pPr>
        <w:pStyle w:val="Code"/>
        <w:rPr>
          <w:highlight w:val="white"/>
          <w:lang w:val="en-GB"/>
        </w:rPr>
      </w:pPr>
      <w:r w:rsidRPr="00D822A3">
        <w:rPr>
          <w:highlight w:val="white"/>
          <w:lang w:val="en-GB"/>
        </w:rPr>
        <w:t xml:space="preserve">    }</w:t>
      </w:r>
    </w:p>
    <w:p w14:paraId="65F7554A" w14:textId="77777777" w:rsidR="005E7D2C" w:rsidRPr="00D822A3" w:rsidRDefault="005E7D2C" w:rsidP="005E7D2C">
      <w:pPr>
        <w:pStyle w:val="Code"/>
        <w:rPr>
          <w:highlight w:val="white"/>
          <w:lang w:val="en-GB"/>
        </w:rPr>
      </w:pPr>
    </w:p>
    <w:p w14:paraId="5C8FEE7E" w14:textId="77777777" w:rsidR="005E7D2C" w:rsidRPr="00D822A3" w:rsidRDefault="005E7D2C" w:rsidP="005E7D2C">
      <w:pPr>
        <w:pStyle w:val="Code"/>
        <w:rPr>
          <w:highlight w:val="white"/>
          <w:lang w:val="en-GB"/>
        </w:rPr>
      </w:pPr>
      <w:r w:rsidRPr="00D822A3">
        <w:rPr>
          <w:highlight w:val="white"/>
          <w:lang w:val="en-GB"/>
        </w:rPr>
        <w:t xml:space="preserve">    IEnumerator IEnumerable.GetEnumerator() {</w:t>
      </w:r>
    </w:p>
    <w:p w14:paraId="18BD4638" w14:textId="77777777" w:rsidR="005E7D2C" w:rsidRPr="00D822A3" w:rsidRDefault="005E7D2C" w:rsidP="005E7D2C">
      <w:pPr>
        <w:pStyle w:val="Code"/>
        <w:rPr>
          <w:highlight w:val="white"/>
          <w:lang w:val="en-GB"/>
        </w:rPr>
      </w:pPr>
      <w:r w:rsidRPr="00D822A3">
        <w:rPr>
          <w:highlight w:val="white"/>
          <w:lang w:val="en-GB"/>
        </w:rPr>
        <w:t xml:space="preserve">      return (new ListSetEnumerator&lt;SetType&gt;(m_list));</w:t>
      </w:r>
    </w:p>
    <w:p w14:paraId="303BA225" w14:textId="77777777" w:rsidR="005E7D2C" w:rsidRPr="00D822A3" w:rsidRDefault="005E7D2C" w:rsidP="005E7D2C">
      <w:pPr>
        <w:pStyle w:val="Code"/>
        <w:rPr>
          <w:highlight w:val="white"/>
          <w:lang w:val="en-GB"/>
        </w:rPr>
      </w:pPr>
      <w:r w:rsidRPr="00D822A3">
        <w:rPr>
          <w:highlight w:val="white"/>
          <w:lang w:val="en-GB"/>
        </w:rPr>
        <w:t xml:space="preserve">    }</w:t>
      </w:r>
    </w:p>
    <w:p w14:paraId="7AC82A13" w14:textId="77777777" w:rsidR="005E7D2C" w:rsidRPr="00D822A3" w:rsidRDefault="005E7D2C" w:rsidP="005E7D2C">
      <w:pPr>
        <w:pStyle w:val="Code"/>
        <w:rPr>
          <w:highlight w:val="white"/>
          <w:lang w:val="en-GB"/>
        </w:rPr>
      </w:pPr>
    </w:p>
    <w:p w14:paraId="6C03036D" w14:textId="77777777" w:rsidR="005E7D2C" w:rsidRPr="00D822A3" w:rsidRDefault="005E7D2C" w:rsidP="005E7D2C">
      <w:pPr>
        <w:pStyle w:val="Code"/>
        <w:rPr>
          <w:highlight w:val="white"/>
          <w:lang w:val="en-GB"/>
        </w:rPr>
      </w:pPr>
      <w:r w:rsidRPr="00D822A3">
        <w:rPr>
          <w:highlight w:val="white"/>
          <w:lang w:val="en-GB"/>
        </w:rPr>
        <w:t xml:space="preserve">    IEnumerator&lt;SetType&gt; IEnumerable&lt;SetType&gt;.GetEnumerator() {</w:t>
      </w:r>
    </w:p>
    <w:p w14:paraId="4AA7556C" w14:textId="77777777" w:rsidR="005E7D2C" w:rsidRPr="00D822A3" w:rsidRDefault="005E7D2C" w:rsidP="005E7D2C">
      <w:pPr>
        <w:pStyle w:val="Code"/>
        <w:rPr>
          <w:highlight w:val="white"/>
          <w:lang w:val="en-GB"/>
        </w:rPr>
      </w:pPr>
      <w:r w:rsidRPr="00D822A3">
        <w:rPr>
          <w:highlight w:val="white"/>
          <w:lang w:val="en-GB"/>
        </w:rPr>
        <w:t xml:space="preserve">      return (new ListSetEnumerator&lt;SetType&gt;(m_list));</w:t>
      </w:r>
    </w:p>
    <w:p w14:paraId="1084EE93" w14:textId="77777777" w:rsidR="005E7D2C" w:rsidRPr="00D822A3" w:rsidRDefault="005E7D2C" w:rsidP="005E7D2C">
      <w:pPr>
        <w:pStyle w:val="Code"/>
        <w:rPr>
          <w:highlight w:val="white"/>
          <w:lang w:val="en-GB"/>
        </w:rPr>
      </w:pPr>
      <w:r w:rsidRPr="00D822A3">
        <w:rPr>
          <w:highlight w:val="white"/>
          <w:lang w:val="en-GB"/>
        </w:rPr>
        <w:t xml:space="preserve">    }</w:t>
      </w:r>
    </w:p>
    <w:p w14:paraId="56C124D0" w14:textId="77777777" w:rsidR="005E7D2C" w:rsidRPr="00D822A3" w:rsidRDefault="005E7D2C" w:rsidP="005E7D2C">
      <w:pPr>
        <w:pStyle w:val="Code"/>
        <w:rPr>
          <w:highlight w:val="white"/>
          <w:lang w:val="en-GB"/>
        </w:rPr>
      </w:pPr>
    </w:p>
    <w:p w14:paraId="4AAE2E3B" w14:textId="77777777" w:rsidR="005E7D2C" w:rsidRPr="00D822A3" w:rsidRDefault="005E7D2C" w:rsidP="005E7D2C">
      <w:pPr>
        <w:pStyle w:val="Code"/>
        <w:rPr>
          <w:highlight w:val="white"/>
          <w:lang w:val="en-GB"/>
        </w:rPr>
      </w:pPr>
      <w:r w:rsidRPr="00D822A3">
        <w:rPr>
          <w:highlight w:val="white"/>
          <w:lang w:val="en-GB"/>
        </w:rPr>
        <w:t xml:space="preserve">    public void IntersectWith(IEnumerable&lt;SetType&gt; enumerable) {</w:t>
      </w:r>
    </w:p>
    <w:p w14:paraId="17307224" w14:textId="77777777" w:rsidR="005E7D2C" w:rsidRPr="00D822A3" w:rsidRDefault="005E7D2C" w:rsidP="005E7D2C">
      <w:pPr>
        <w:pStyle w:val="Code"/>
        <w:rPr>
          <w:highlight w:val="white"/>
          <w:lang w:val="en-GB"/>
        </w:rPr>
      </w:pPr>
      <w:r w:rsidRPr="00D822A3">
        <w:rPr>
          <w:highlight w:val="white"/>
          <w:lang w:val="en-GB"/>
        </w:rPr>
        <w:t xml:space="preserve">      List&lt;SetType&gt; result = new List&lt;SetType&gt;();</w:t>
      </w:r>
    </w:p>
    <w:p w14:paraId="3897875A" w14:textId="77777777" w:rsidR="005E7D2C" w:rsidRPr="00D822A3" w:rsidRDefault="005E7D2C" w:rsidP="005E7D2C">
      <w:pPr>
        <w:pStyle w:val="Code"/>
        <w:rPr>
          <w:highlight w:val="white"/>
          <w:lang w:val="en-GB"/>
        </w:rPr>
      </w:pPr>
    </w:p>
    <w:p w14:paraId="28304AFC"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5FB95D5E"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653FC559" w14:textId="77777777" w:rsidR="005E7D2C" w:rsidRPr="00D822A3" w:rsidRDefault="005E7D2C" w:rsidP="005E7D2C">
      <w:pPr>
        <w:pStyle w:val="Code"/>
        <w:rPr>
          <w:highlight w:val="white"/>
          <w:lang w:val="en-GB"/>
        </w:rPr>
      </w:pPr>
      <w:r w:rsidRPr="00D822A3">
        <w:rPr>
          <w:highlight w:val="white"/>
          <w:lang w:val="en-GB"/>
        </w:rPr>
        <w:t xml:space="preserve">          result.Add(value);</w:t>
      </w:r>
    </w:p>
    <w:p w14:paraId="5A82DE3E" w14:textId="77777777" w:rsidR="005E7D2C" w:rsidRPr="00D822A3" w:rsidRDefault="005E7D2C" w:rsidP="005E7D2C">
      <w:pPr>
        <w:pStyle w:val="Code"/>
        <w:rPr>
          <w:highlight w:val="white"/>
          <w:lang w:val="en-GB"/>
        </w:rPr>
      </w:pPr>
      <w:r w:rsidRPr="00D822A3">
        <w:rPr>
          <w:highlight w:val="white"/>
          <w:lang w:val="en-GB"/>
        </w:rPr>
        <w:t xml:space="preserve">        }</w:t>
      </w:r>
    </w:p>
    <w:p w14:paraId="6994D47A" w14:textId="77777777" w:rsidR="005E7D2C" w:rsidRPr="00D822A3" w:rsidRDefault="005E7D2C" w:rsidP="005E7D2C">
      <w:pPr>
        <w:pStyle w:val="Code"/>
        <w:rPr>
          <w:highlight w:val="white"/>
          <w:lang w:val="en-GB"/>
        </w:rPr>
      </w:pPr>
      <w:r w:rsidRPr="00D822A3">
        <w:rPr>
          <w:highlight w:val="white"/>
          <w:lang w:val="en-GB"/>
        </w:rPr>
        <w:t xml:space="preserve">      }</w:t>
      </w:r>
    </w:p>
    <w:p w14:paraId="0DA83200" w14:textId="77777777" w:rsidR="005E7D2C" w:rsidRPr="00D822A3" w:rsidRDefault="005E7D2C" w:rsidP="005E7D2C">
      <w:pPr>
        <w:pStyle w:val="Code"/>
        <w:rPr>
          <w:highlight w:val="white"/>
          <w:lang w:val="en-GB"/>
        </w:rPr>
      </w:pPr>
    </w:p>
    <w:p w14:paraId="0892F023" w14:textId="77777777" w:rsidR="005E7D2C" w:rsidRPr="00D822A3" w:rsidRDefault="005E7D2C" w:rsidP="005E7D2C">
      <w:pPr>
        <w:pStyle w:val="Code"/>
        <w:rPr>
          <w:highlight w:val="white"/>
          <w:lang w:val="en-GB"/>
        </w:rPr>
      </w:pPr>
      <w:r w:rsidRPr="00D822A3">
        <w:rPr>
          <w:highlight w:val="white"/>
          <w:lang w:val="en-GB"/>
        </w:rPr>
        <w:t xml:space="preserve">      m_list = result;</w:t>
      </w:r>
    </w:p>
    <w:p w14:paraId="081322CB" w14:textId="77777777" w:rsidR="005E7D2C" w:rsidRPr="00D822A3" w:rsidRDefault="005E7D2C" w:rsidP="005E7D2C">
      <w:pPr>
        <w:pStyle w:val="Code"/>
        <w:rPr>
          <w:highlight w:val="white"/>
          <w:lang w:val="en-GB"/>
        </w:rPr>
      </w:pPr>
      <w:r w:rsidRPr="00D822A3">
        <w:rPr>
          <w:highlight w:val="white"/>
          <w:lang w:val="en-GB"/>
        </w:rPr>
        <w:t xml:space="preserve">    }</w:t>
      </w:r>
    </w:p>
    <w:p w14:paraId="612A8270" w14:textId="77777777" w:rsidR="005E7D2C" w:rsidRPr="00D822A3" w:rsidRDefault="005E7D2C" w:rsidP="005E7D2C">
      <w:pPr>
        <w:pStyle w:val="Code"/>
        <w:rPr>
          <w:highlight w:val="white"/>
          <w:lang w:val="en-GB"/>
        </w:rPr>
      </w:pPr>
    </w:p>
    <w:p w14:paraId="36DAE179" w14:textId="77777777" w:rsidR="005E7D2C" w:rsidRPr="00D822A3" w:rsidRDefault="005E7D2C" w:rsidP="005E7D2C">
      <w:pPr>
        <w:pStyle w:val="Code"/>
        <w:rPr>
          <w:highlight w:val="white"/>
          <w:lang w:val="en-GB"/>
        </w:rPr>
      </w:pPr>
      <w:r w:rsidRPr="00D822A3">
        <w:rPr>
          <w:highlight w:val="white"/>
          <w:lang w:val="en-GB"/>
        </w:rPr>
        <w:t xml:space="preserve">    public void UnionWith(IEnumerable&lt;SetType&gt; enumerable) {</w:t>
      </w:r>
    </w:p>
    <w:p w14:paraId="0608B02F"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165BAAA8"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55AEAF9E"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29943045" w14:textId="77777777" w:rsidR="005E7D2C" w:rsidRPr="00D822A3" w:rsidRDefault="005E7D2C" w:rsidP="005E7D2C">
      <w:pPr>
        <w:pStyle w:val="Code"/>
        <w:rPr>
          <w:highlight w:val="white"/>
          <w:lang w:val="en-GB"/>
        </w:rPr>
      </w:pPr>
      <w:r w:rsidRPr="00D822A3">
        <w:rPr>
          <w:highlight w:val="white"/>
          <w:lang w:val="en-GB"/>
        </w:rPr>
        <w:t xml:space="preserve">        }</w:t>
      </w:r>
    </w:p>
    <w:p w14:paraId="350C81D0" w14:textId="77777777" w:rsidR="005E7D2C" w:rsidRPr="00D822A3" w:rsidRDefault="005E7D2C" w:rsidP="005E7D2C">
      <w:pPr>
        <w:pStyle w:val="Code"/>
        <w:rPr>
          <w:highlight w:val="white"/>
          <w:lang w:val="en-GB"/>
        </w:rPr>
      </w:pPr>
      <w:r w:rsidRPr="00D822A3">
        <w:rPr>
          <w:highlight w:val="white"/>
          <w:lang w:val="en-GB"/>
        </w:rPr>
        <w:t xml:space="preserve">      }</w:t>
      </w:r>
    </w:p>
    <w:p w14:paraId="3BDCCBA0" w14:textId="77777777" w:rsidR="005E7D2C" w:rsidRPr="00D822A3" w:rsidRDefault="005E7D2C" w:rsidP="005E7D2C">
      <w:pPr>
        <w:pStyle w:val="Code"/>
        <w:rPr>
          <w:highlight w:val="white"/>
          <w:lang w:val="en-GB"/>
        </w:rPr>
      </w:pPr>
      <w:r w:rsidRPr="00D822A3">
        <w:rPr>
          <w:highlight w:val="white"/>
          <w:lang w:val="en-GB"/>
        </w:rPr>
        <w:t xml:space="preserve">    }</w:t>
      </w:r>
    </w:p>
    <w:p w14:paraId="207C8268" w14:textId="77777777" w:rsidR="005E7D2C" w:rsidRPr="00D822A3" w:rsidRDefault="005E7D2C" w:rsidP="005E7D2C">
      <w:pPr>
        <w:pStyle w:val="Code"/>
        <w:rPr>
          <w:highlight w:val="white"/>
          <w:lang w:val="en-GB"/>
        </w:rPr>
      </w:pPr>
    </w:p>
    <w:p w14:paraId="63A39BFB" w14:textId="77777777" w:rsidR="005E7D2C" w:rsidRPr="00D822A3" w:rsidRDefault="005E7D2C" w:rsidP="005E7D2C">
      <w:pPr>
        <w:pStyle w:val="Code"/>
        <w:rPr>
          <w:highlight w:val="white"/>
          <w:lang w:val="en-GB"/>
        </w:rPr>
      </w:pPr>
      <w:r w:rsidRPr="00D822A3">
        <w:rPr>
          <w:highlight w:val="white"/>
          <w:lang w:val="en-GB"/>
        </w:rPr>
        <w:t xml:space="preserve">    public void ExceptWith(IEnumerable&lt;SetType&gt; enumerable) {</w:t>
      </w:r>
    </w:p>
    <w:p w14:paraId="16A3E1F9"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2820D59D"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0EAFBECE" w14:textId="77777777" w:rsidR="005E7D2C" w:rsidRPr="00D822A3" w:rsidRDefault="005E7D2C" w:rsidP="005E7D2C">
      <w:pPr>
        <w:pStyle w:val="Code"/>
        <w:rPr>
          <w:highlight w:val="white"/>
          <w:lang w:val="en-GB"/>
        </w:rPr>
      </w:pPr>
      <w:r w:rsidRPr="00D822A3">
        <w:rPr>
          <w:highlight w:val="white"/>
          <w:lang w:val="en-GB"/>
        </w:rPr>
        <w:t xml:space="preserve">          m_list.Remove(value);</w:t>
      </w:r>
    </w:p>
    <w:p w14:paraId="0737A55A" w14:textId="77777777" w:rsidR="005E7D2C" w:rsidRPr="00D822A3" w:rsidRDefault="005E7D2C" w:rsidP="005E7D2C">
      <w:pPr>
        <w:pStyle w:val="Code"/>
        <w:rPr>
          <w:highlight w:val="white"/>
          <w:lang w:val="en-GB"/>
        </w:rPr>
      </w:pPr>
      <w:r w:rsidRPr="00D822A3">
        <w:rPr>
          <w:highlight w:val="white"/>
          <w:lang w:val="en-GB"/>
        </w:rPr>
        <w:t xml:space="preserve">        }</w:t>
      </w:r>
    </w:p>
    <w:p w14:paraId="7CCF303A" w14:textId="77777777" w:rsidR="005E7D2C" w:rsidRPr="00D822A3" w:rsidRDefault="005E7D2C" w:rsidP="005E7D2C">
      <w:pPr>
        <w:pStyle w:val="Code"/>
        <w:rPr>
          <w:highlight w:val="white"/>
          <w:lang w:val="en-GB"/>
        </w:rPr>
      </w:pPr>
      <w:r w:rsidRPr="00D822A3">
        <w:rPr>
          <w:highlight w:val="white"/>
          <w:lang w:val="en-GB"/>
        </w:rPr>
        <w:t xml:space="preserve">      }</w:t>
      </w:r>
    </w:p>
    <w:p w14:paraId="337A2CAA" w14:textId="77777777" w:rsidR="005E7D2C" w:rsidRPr="00D822A3" w:rsidRDefault="005E7D2C" w:rsidP="005E7D2C">
      <w:pPr>
        <w:pStyle w:val="Code"/>
        <w:rPr>
          <w:highlight w:val="white"/>
          <w:lang w:val="en-GB"/>
        </w:rPr>
      </w:pPr>
      <w:r w:rsidRPr="00D822A3">
        <w:rPr>
          <w:highlight w:val="white"/>
          <w:lang w:val="en-GB"/>
        </w:rPr>
        <w:t xml:space="preserve">    }</w:t>
      </w:r>
    </w:p>
    <w:p w14:paraId="71103884" w14:textId="77777777" w:rsidR="005E7D2C" w:rsidRPr="00D822A3" w:rsidRDefault="005E7D2C" w:rsidP="005E7D2C">
      <w:pPr>
        <w:pStyle w:val="Code"/>
        <w:rPr>
          <w:highlight w:val="white"/>
          <w:lang w:val="en-GB"/>
        </w:rPr>
      </w:pPr>
    </w:p>
    <w:p w14:paraId="16551A17" w14:textId="77777777" w:rsidR="005E7D2C" w:rsidRPr="00D822A3" w:rsidRDefault="005E7D2C" w:rsidP="005E7D2C">
      <w:pPr>
        <w:pStyle w:val="Code"/>
        <w:rPr>
          <w:highlight w:val="white"/>
          <w:lang w:val="en-GB"/>
        </w:rPr>
      </w:pPr>
      <w:r w:rsidRPr="00D822A3">
        <w:rPr>
          <w:highlight w:val="white"/>
          <w:lang w:val="en-GB"/>
        </w:rPr>
        <w:t xml:space="preserve">    public void SymmetricExceptWith(IEnumerable&lt;SetType&gt; enumerable) {</w:t>
      </w:r>
    </w:p>
    <w:p w14:paraId="59D69AD4" w14:textId="77777777" w:rsidR="005E7D2C" w:rsidRPr="00D822A3" w:rsidRDefault="005E7D2C" w:rsidP="005E7D2C">
      <w:pPr>
        <w:pStyle w:val="Code"/>
        <w:rPr>
          <w:highlight w:val="white"/>
          <w:lang w:val="en-GB"/>
        </w:rPr>
      </w:pPr>
      <w:r w:rsidRPr="00D822A3">
        <w:rPr>
          <w:highlight w:val="white"/>
          <w:lang w:val="en-GB"/>
        </w:rPr>
        <w:t xml:space="preserve">      List&lt;SetType&gt; result = new List&lt;SetType&gt;();</w:t>
      </w:r>
    </w:p>
    <w:p w14:paraId="18FE92E1"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79558FBC"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627822DF" w14:textId="77777777" w:rsidR="005E7D2C" w:rsidRPr="00D822A3" w:rsidRDefault="005E7D2C" w:rsidP="005E7D2C">
      <w:pPr>
        <w:pStyle w:val="Code"/>
        <w:rPr>
          <w:highlight w:val="white"/>
          <w:lang w:val="en-GB"/>
        </w:rPr>
      </w:pPr>
      <w:r w:rsidRPr="00D822A3">
        <w:rPr>
          <w:highlight w:val="white"/>
          <w:lang w:val="en-GB"/>
        </w:rPr>
        <w:t xml:space="preserve">          result.Add(value);</w:t>
      </w:r>
    </w:p>
    <w:p w14:paraId="35DE9D5A" w14:textId="77777777" w:rsidR="005E7D2C" w:rsidRPr="00D822A3" w:rsidRDefault="005E7D2C" w:rsidP="005E7D2C">
      <w:pPr>
        <w:pStyle w:val="Code"/>
        <w:rPr>
          <w:highlight w:val="white"/>
          <w:lang w:val="en-GB"/>
        </w:rPr>
      </w:pPr>
      <w:r w:rsidRPr="00D822A3">
        <w:rPr>
          <w:highlight w:val="white"/>
          <w:lang w:val="en-GB"/>
        </w:rPr>
        <w:t xml:space="preserve">        }</w:t>
      </w:r>
    </w:p>
    <w:p w14:paraId="38476574" w14:textId="77777777" w:rsidR="005E7D2C" w:rsidRPr="00D822A3" w:rsidRDefault="005E7D2C" w:rsidP="005E7D2C">
      <w:pPr>
        <w:pStyle w:val="Code"/>
        <w:rPr>
          <w:highlight w:val="white"/>
          <w:lang w:val="en-GB"/>
        </w:rPr>
      </w:pPr>
      <w:r w:rsidRPr="00D822A3">
        <w:rPr>
          <w:highlight w:val="white"/>
          <w:lang w:val="en-GB"/>
        </w:rPr>
        <w:t xml:space="preserve">      }</w:t>
      </w:r>
    </w:p>
    <w:p w14:paraId="260BF23A" w14:textId="77777777" w:rsidR="005E7D2C" w:rsidRPr="00D822A3" w:rsidRDefault="005E7D2C" w:rsidP="005E7D2C">
      <w:pPr>
        <w:pStyle w:val="Code"/>
        <w:rPr>
          <w:highlight w:val="white"/>
          <w:lang w:val="en-GB"/>
        </w:rPr>
      </w:pPr>
    </w:p>
    <w:p w14:paraId="335861CE" w14:textId="77777777" w:rsidR="005E7D2C" w:rsidRPr="00D822A3" w:rsidRDefault="005E7D2C" w:rsidP="005E7D2C">
      <w:pPr>
        <w:pStyle w:val="Code"/>
        <w:rPr>
          <w:highlight w:val="white"/>
          <w:lang w:val="en-GB"/>
        </w:rPr>
      </w:pPr>
      <w:r w:rsidRPr="00D822A3">
        <w:rPr>
          <w:highlight w:val="white"/>
          <w:lang w:val="en-GB"/>
        </w:rPr>
        <w:t xml:space="preserve">      ICollection&lt;SetType&gt; collection = new List&lt;SetType&gt;(enumerable);</w:t>
      </w:r>
    </w:p>
    <w:p w14:paraId="60ACE14B" w14:textId="77777777" w:rsidR="005E7D2C" w:rsidRPr="00D822A3" w:rsidRDefault="005E7D2C" w:rsidP="005E7D2C">
      <w:pPr>
        <w:pStyle w:val="Code"/>
        <w:rPr>
          <w:highlight w:val="white"/>
          <w:lang w:val="en-GB"/>
        </w:rPr>
      </w:pPr>
      <w:r w:rsidRPr="00D822A3">
        <w:rPr>
          <w:highlight w:val="white"/>
          <w:lang w:val="en-GB"/>
        </w:rPr>
        <w:t xml:space="preserve">      foreach (SetType value in m_list) {</w:t>
      </w:r>
    </w:p>
    <w:p w14:paraId="634BE2B2" w14:textId="77777777" w:rsidR="005E7D2C" w:rsidRPr="00D822A3" w:rsidRDefault="005E7D2C" w:rsidP="005E7D2C">
      <w:pPr>
        <w:pStyle w:val="Code"/>
        <w:rPr>
          <w:highlight w:val="white"/>
          <w:lang w:val="en-GB"/>
        </w:rPr>
      </w:pPr>
      <w:r w:rsidRPr="00D822A3">
        <w:rPr>
          <w:highlight w:val="white"/>
          <w:lang w:val="en-GB"/>
        </w:rPr>
        <w:t xml:space="preserve">        if (!collection.Contains(value)) {</w:t>
      </w:r>
    </w:p>
    <w:p w14:paraId="7144A871" w14:textId="77777777" w:rsidR="005E7D2C" w:rsidRPr="00D822A3" w:rsidRDefault="005E7D2C" w:rsidP="005E7D2C">
      <w:pPr>
        <w:pStyle w:val="Code"/>
        <w:rPr>
          <w:highlight w:val="white"/>
          <w:lang w:val="en-GB"/>
        </w:rPr>
      </w:pPr>
      <w:r w:rsidRPr="00D822A3">
        <w:rPr>
          <w:highlight w:val="white"/>
          <w:lang w:val="en-GB"/>
        </w:rPr>
        <w:t xml:space="preserve">          result.Add(value);</w:t>
      </w:r>
    </w:p>
    <w:p w14:paraId="71FEF8D3" w14:textId="77777777" w:rsidR="005E7D2C" w:rsidRPr="00D822A3" w:rsidRDefault="005E7D2C" w:rsidP="005E7D2C">
      <w:pPr>
        <w:pStyle w:val="Code"/>
        <w:rPr>
          <w:highlight w:val="white"/>
          <w:lang w:val="en-GB"/>
        </w:rPr>
      </w:pPr>
      <w:r w:rsidRPr="00D822A3">
        <w:rPr>
          <w:highlight w:val="white"/>
          <w:lang w:val="en-GB"/>
        </w:rPr>
        <w:t xml:space="preserve">        }</w:t>
      </w:r>
    </w:p>
    <w:p w14:paraId="5D9CA791" w14:textId="77777777" w:rsidR="005E7D2C" w:rsidRPr="00D822A3" w:rsidRDefault="005E7D2C" w:rsidP="005E7D2C">
      <w:pPr>
        <w:pStyle w:val="Code"/>
        <w:rPr>
          <w:highlight w:val="white"/>
          <w:lang w:val="en-GB"/>
        </w:rPr>
      </w:pPr>
      <w:r w:rsidRPr="00D822A3">
        <w:rPr>
          <w:highlight w:val="white"/>
          <w:lang w:val="en-GB"/>
        </w:rPr>
        <w:t xml:space="preserve">      }</w:t>
      </w:r>
    </w:p>
    <w:p w14:paraId="5DD55BB0" w14:textId="77777777" w:rsidR="005E7D2C" w:rsidRPr="00D822A3" w:rsidRDefault="005E7D2C" w:rsidP="005E7D2C">
      <w:pPr>
        <w:pStyle w:val="Code"/>
        <w:rPr>
          <w:highlight w:val="white"/>
          <w:lang w:val="en-GB"/>
        </w:rPr>
      </w:pPr>
    </w:p>
    <w:p w14:paraId="5D2B4BFF" w14:textId="77777777" w:rsidR="005E7D2C" w:rsidRPr="00D822A3" w:rsidRDefault="005E7D2C" w:rsidP="005E7D2C">
      <w:pPr>
        <w:pStyle w:val="Code"/>
        <w:rPr>
          <w:highlight w:val="white"/>
          <w:lang w:val="en-GB"/>
        </w:rPr>
      </w:pPr>
      <w:r w:rsidRPr="00D822A3">
        <w:rPr>
          <w:highlight w:val="white"/>
          <w:lang w:val="en-GB"/>
        </w:rPr>
        <w:t xml:space="preserve">      m_list = result;</w:t>
      </w:r>
    </w:p>
    <w:p w14:paraId="610F6667" w14:textId="77777777" w:rsidR="005E7D2C" w:rsidRPr="00D822A3" w:rsidRDefault="005E7D2C" w:rsidP="005E7D2C">
      <w:pPr>
        <w:pStyle w:val="Code"/>
        <w:rPr>
          <w:highlight w:val="white"/>
          <w:lang w:val="en-GB"/>
        </w:rPr>
      </w:pPr>
      <w:r w:rsidRPr="00D822A3">
        <w:rPr>
          <w:highlight w:val="white"/>
          <w:lang w:val="en-GB"/>
        </w:rPr>
        <w:t xml:space="preserve">    }</w:t>
      </w:r>
    </w:p>
    <w:p w14:paraId="26D8656C" w14:textId="77777777" w:rsidR="005E7D2C" w:rsidRPr="00D822A3" w:rsidRDefault="005E7D2C" w:rsidP="005E7D2C">
      <w:pPr>
        <w:pStyle w:val="Code"/>
        <w:rPr>
          <w:highlight w:val="white"/>
          <w:lang w:val="en-GB"/>
        </w:rPr>
      </w:pPr>
    </w:p>
    <w:p w14:paraId="56B79834" w14:textId="77777777" w:rsidR="005E7D2C" w:rsidRPr="00D822A3" w:rsidRDefault="005E7D2C" w:rsidP="005E7D2C">
      <w:pPr>
        <w:pStyle w:val="Code"/>
        <w:rPr>
          <w:highlight w:val="white"/>
          <w:lang w:val="en-GB"/>
        </w:rPr>
      </w:pPr>
      <w:r w:rsidRPr="00D822A3">
        <w:rPr>
          <w:highlight w:val="white"/>
          <w:lang w:val="en-GB"/>
        </w:rPr>
        <w:t xml:space="preserve">    public bool IsSubsetOf(IEnumerable&lt;SetType&gt; enumerable) {</w:t>
      </w:r>
    </w:p>
    <w:p w14:paraId="5C56F707" w14:textId="77777777" w:rsidR="005E7D2C" w:rsidRPr="00D822A3" w:rsidRDefault="005E7D2C" w:rsidP="005E7D2C">
      <w:pPr>
        <w:pStyle w:val="Code"/>
        <w:rPr>
          <w:highlight w:val="white"/>
          <w:lang w:val="en-GB"/>
        </w:rPr>
      </w:pPr>
      <w:r w:rsidRPr="00D822A3">
        <w:rPr>
          <w:highlight w:val="white"/>
          <w:lang w:val="en-GB"/>
        </w:rPr>
        <w:t xml:space="preserve">      ICollection&lt;SetType&gt; collection = new List&lt;SetType&gt;(enumerable);</w:t>
      </w:r>
    </w:p>
    <w:p w14:paraId="0F4FB637" w14:textId="77777777" w:rsidR="005E7D2C" w:rsidRPr="00D822A3" w:rsidRDefault="005E7D2C" w:rsidP="005E7D2C">
      <w:pPr>
        <w:pStyle w:val="Code"/>
        <w:rPr>
          <w:highlight w:val="white"/>
          <w:lang w:val="en-GB"/>
        </w:rPr>
      </w:pPr>
    </w:p>
    <w:p w14:paraId="000E1A53" w14:textId="77777777" w:rsidR="005E7D2C" w:rsidRPr="00D822A3" w:rsidRDefault="005E7D2C" w:rsidP="005E7D2C">
      <w:pPr>
        <w:pStyle w:val="Code"/>
        <w:rPr>
          <w:highlight w:val="white"/>
          <w:lang w:val="en-GB"/>
        </w:rPr>
      </w:pPr>
      <w:r w:rsidRPr="00D822A3">
        <w:rPr>
          <w:highlight w:val="white"/>
          <w:lang w:val="en-GB"/>
        </w:rPr>
        <w:t xml:space="preserve">      foreach (SetType value in m_list) {</w:t>
      </w:r>
    </w:p>
    <w:p w14:paraId="38149A6D" w14:textId="77777777" w:rsidR="005E7D2C" w:rsidRPr="00D822A3" w:rsidRDefault="005E7D2C" w:rsidP="005E7D2C">
      <w:pPr>
        <w:pStyle w:val="Code"/>
        <w:rPr>
          <w:highlight w:val="white"/>
          <w:lang w:val="en-GB"/>
        </w:rPr>
      </w:pPr>
      <w:r w:rsidRPr="00D822A3">
        <w:rPr>
          <w:highlight w:val="white"/>
          <w:lang w:val="en-GB"/>
        </w:rPr>
        <w:t xml:space="preserve">        if (!collection.Contains(value)) {</w:t>
      </w:r>
    </w:p>
    <w:p w14:paraId="09750AE3"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A2F6BEC" w14:textId="77777777" w:rsidR="005E7D2C" w:rsidRPr="00D822A3" w:rsidRDefault="005E7D2C" w:rsidP="005E7D2C">
      <w:pPr>
        <w:pStyle w:val="Code"/>
        <w:rPr>
          <w:highlight w:val="white"/>
          <w:lang w:val="en-GB"/>
        </w:rPr>
      </w:pPr>
      <w:r w:rsidRPr="00D822A3">
        <w:rPr>
          <w:highlight w:val="white"/>
          <w:lang w:val="en-GB"/>
        </w:rPr>
        <w:t xml:space="preserve">        }</w:t>
      </w:r>
    </w:p>
    <w:p w14:paraId="384C252F" w14:textId="77777777" w:rsidR="005E7D2C" w:rsidRPr="00D822A3" w:rsidRDefault="005E7D2C" w:rsidP="005E7D2C">
      <w:pPr>
        <w:pStyle w:val="Code"/>
        <w:rPr>
          <w:highlight w:val="white"/>
          <w:lang w:val="en-GB"/>
        </w:rPr>
      </w:pPr>
      <w:r w:rsidRPr="00D822A3">
        <w:rPr>
          <w:highlight w:val="white"/>
          <w:lang w:val="en-GB"/>
        </w:rPr>
        <w:t xml:space="preserve">      }</w:t>
      </w:r>
    </w:p>
    <w:p w14:paraId="5C3B5DDB" w14:textId="77777777" w:rsidR="005E7D2C" w:rsidRPr="00D822A3" w:rsidRDefault="005E7D2C" w:rsidP="005E7D2C">
      <w:pPr>
        <w:pStyle w:val="Code"/>
        <w:rPr>
          <w:highlight w:val="white"/>
          <w:lang w:val="en-GB"/>
        </w:rPr>
      </w:pPr>
    </w:p>
    <w:p w14:paraId="6C8C75F8" w14:textId="77777777" w:rsidR="005E7D2C" w:rsidRPr="00D822A3" w:rsidRDefault="005E7D2C" w:rsidP="005E7D2C">
      <w:pPr>
        <w:pStyle w:val="Code"/>
        <w:rPr>
          <w:highlight w:val="white"/>
          <w:lang w:val="en-GB"/>
        </w:rPr>
      </w:pPr>
      <w:r w:rsidRPr="00D822A3">
        <w:rPr>
          <w:highlight w:val="white"/>
          <w:lang w:val="en-GB"/>
        </w:rPr>
        <w:t xml:space="preserve">      return true;</w:t>
      </w:r>
    </w:p>
    <w:p w14:paraId="63969C02" w14:textId="77777777" w:rsidR="005E7D2C" w:rsidRPr="00D822A3" w:rsidRDefault="005E7D2C" w:rsidP="005E7D2C">
      <w:pPr>
        <w:pStyle w:val="Code"/>
        <w:rPr>
          <w:highlight w:val="white"/>
          <w:lang w:val="en-GB"/>
        </w:rPr>
      </w:pPr>
      <w:r w:rsidRPr="00D822A3">
        <w:rPr>
          <w:highlight w:val="white"/>
          <w:lang w:val="en-GB"/>
        </w:rPr>
        <w:t xml:space="preserve">    }</w:t>
      </w:r>
    </w:p>
    <w:p w14:paraId="23EBEEBE" w14:textId="77777777" w:rsidR="005E7D2C" w:rsidRPr="00D822A3" w:rsidRDefault="005E7D2C" w:rsidP="005E7D2C">
      <w:pPr>
        <w:pStyle w:val="Code"/>
        <w:rPr>
          <w:highlight w:val="white"/>
          <w:lang w:val="en-GB"/>
        </w:rPr>
      </w:pPr>
    </w:p>
    <w:p w14:paraId="2D32A5B9" w14:textId="77777777" w:rsidR="005E7D2C" w:rsidRPr="00D822A3" w:rsidRDefault="005E7D2C" w:rsidP="005E7D2C">
      <w:pPr>
        <w:pStyle w:val="Code"/>
        <w:rPr>
          <w:highlight w:val="white"/>
          <w:lang w:val="en-GB"/>
        </w:rPr>
      </w:pPr>
      <w:r w:rsidRPr="00D822A3">
        <w:rPr>
          <w:highlight w:val="white"/>
          <w:lang w:val="en-GB"/>
        </w:rPr>
        <w:t xml:space="preserve">    public bool IsSupersetOf(IEnumerable&lt;SetType&gt; enumerable) {</w:t>
      </w:r>
    </w:p>
    <w:p w14:paraId="0B0C749D"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77E26CAB"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446FE0D2"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310A625" w14:textId="77777777" w:rsidR="005E7D2C" w:rsidRPr="00D822A3" w:rsidRDefault="005E7D2C" w:rsidP="005E7D2C">
      <w:pPr>
        <w:pStyle w:val="Code"/>
        <w:rPr>
          <w:highlight w:val="white"/>
          <w:lang w:val="en-GB"/>
        </w:rPr>
      </w:pPr>
      <w:r w:rsidRPr="00D822A3">
        <w:rPr>
          <w:highlight w:val="white"/>
          <w:lang w:val="en-GB"/>
        </w:rPr>
        <w:t xml:space="preserve">        }</w:t>
      </w:r>
    </w:p>
    <w:p w14:paraId="00C2825B" w14:textId="77777777" w:rsidR="005E7D2C" w:rsidRPr="00D822A3" w:rsidRDefault="005E7D2C" w:rsidP="005E7D2C">
      <w:pPr>
        <w:pStyle w:val="Code"/>
        <w:rPr>
          <w:highlight w:val="white"/>
          <w:lang w:val="en-GB"/>
        </w:rPr>
      </w:pPr>
      <w:r w:rsidRPr="00D822A3">
        <w:rPr>
          <w:highlight w:val="white"/>
          <w:lang w:val="en-GB"/>
        </w:rPr>
        <w:t xml:space="preserve">      }</w:t>
      </w:r>
    </w:p>
    <w:p w14:paraId="410F9747" w14:textId="77777777" w:rsidR="005E7D2C" w:rsidRPr="00D822A3" w:rsidRDefault="005E7D2C" w:rsidP="005E7D2C">
      <w:pPr>
        <w:pStyle w:val="Code"/>
        <w:rPr>
          <w:highlight w:val="white"/>
          <w:lang w:val="en-GB"/>
        </w:rPr>
      </w:pPr>
    </w:p>
    <w:p w14:paraId="0E2B5DCE" w14:textId="77777777" w:rsidR="005E7D2C" w:rsidRPr="00D822A3" w:rsidRDefault="005E7D2C" w:rsidP="005E7D2C">
      <w:pPr>
        <w:pStyle w:val="Code"/>
        <w:rPr>
          <w:highlight w:val="white"/>
          <w:lang w:val="en-GB"/>
        </w:rPr>
      </w:pPr>
      <w:r w:rsidRPr="00D822A3">
        <w:rPr>
          <w:highlight w:val="white"/>
          <w:lang w:val="en-GB"/>
        </w:rPr>
        <w:t xml:space="preserve">      return true;</w:t>
      </w:r>
    </w:p>
    <w:p w14:paraId="30BA7311" w14:textId="77777777" w:rsidR="005E7D2C" w:rsidRPr="00D822A3" w:rsidRDefault="005E7D2C" w:rsidP="005E7D2C">
      <w:pPr>
        <w:pStyle w:val="Code"/>
        <w:rPr>
          <w:highlight w:val="white"/>
          <w:lang w:val="en-GB"/>
        </w:rPr>
      </w:pPr>
      <w:r w:rsidRPr="00D822A3">
        <w:rPr>
          <w:highlight w:val="white"/>
          <w:lang w:val="en-GB"/>
        </w:rPr>
        <w:t xml:space="preserve">    }</w:t>
      </w:r>
    </w:p>
    <w:p w14:paraId="7BDD14BC" w14:textId="77777777" w:rsidR="005E7D2C" w:rsidRPr="00D822A3" w:rsidRDefault="005E7D2C" w:rsidP="005E7D2C">
      <w:pPr>
        <w:pStyle w:val="Code"/>
        <w:rPr>
          <w:highlight w:val="white"/>
          <w:lang w:val="en-GB"/>
        </w:rPr>
      </w:pPr>
    </w:p>
    <w:p w14:paraId="6B716E06" w14:textId="77777777" w:rsidR="005E7D2C" w:rsidRPr="00D822A3" w:rsidRDefault="005E7D2C" w:rsidP="005E7D2C">
      <w:pPr>
        <w:pStyle w:val="Code"/>
        <w:rPr>
          <w:highlight w:val="white"/>
          <w:lang w:val="en-GB"/>
        </w:rPr>
      </w:pPr>
      <w:r w:rsidRPr="00D822A3">
        <w:rPr>
          <w:highlight w:val="white"/>
          <w:lang w:val="en-GB"/>
        </w:rPr>
        <w:t xml:space="preserve">    public bool IsProperSubsetOf(IEnumerable&lt;SetType&gt; enumerable) {</w:t>
      </w:r>
    </w:p>
    <w:p w14:paraId="7996D496" w14:textId="77777777" w:rsidR="005E7D2C" w:rsidRPr="00D822A3" w:rsidRDefault="005E7D2C" w:rsidP="005E7D2C">
      <w:pPr>
        <w:pStyle w:val="Code"/>
        <w:rPr>
          <w:highlight w:val="white"/>
          <w:lang w:val="en-GB"/>
        </w:rPr>
      </w:pPr>
      <w:r w:rsidRPr="00D822A3">
        <w:rPr>
          <w:highlight w:val="white"/>
          <w:lang w:val="en-GB"/>
        </w:rPr>
        <w:t xml:space="preserve">      return IsSubsetOf(enumerable) &amp;&amp; !Equals(enumerable);</w:t>
      </w:r>
    </w:p>
    <w:p w14:paraId="2A667ACD" w14:textId="77777777" w:rsidR="005E7D2C" w:rsidRPr="00D822A3" w:rsidRDefault="005E7D2C" w:rsidP="005E7D2C">
      <w:pPr>
        <w:pStyle w:val="Code"/>
        <w:rPr>
          <w:highlight w:val="white"/>
          <w:lang w:val="en-GB"/>
        </w:rPr>
      </w:pPr>
      <w:r w:rsidRPr="00D822A3">
        <w:rPr>
          <w:highlight w:val="white"/>
          <w:lang w:val="en-GB"/>
        </w:rPr>
        <w:t xml:space="preserve">    }</w:t>
      </w:r>
    </w:p>
    <w:p w14:paraId="3881CB23" w14:textId="77777777" w:rsidR="005E7D2C" w:rsidRPr="00D822A3" w:rsidRDefault="005E7D2C" w:rsidP="005E7D2C">
      <w:pPr>
        <w:pStyle w:val="Code"/>
        <w:rPr>
          <w:highlight w:val="white"/>
          <w:lang w:val="en-GB"/>
        </w:rPr>
      </w:pPr>
    </w:p>
    <w:p w14:paraId="665ACE30" w14:textId="77777777" w:rsidR="005E7D2C" w:rsidRPr="00D822A3" w:rsidRDefault="005E7D2C" w:rsidP="005E7D2C">
      <w:pPr>
        <w:pStyle w:val="Code"/>
        <w:rPr>
          <w:highlight w:val="white"/>
          <w:lang w:val="en-GB"/>
        </w:rPr>
      </w:pPr>
      <w:r w:rsidRPr="00D822A3">
        <w:rPr>
          <w:highlight w:val="white"/>
          <w:lang w:val="en-GB"/>
        </w:rPr>
        <w:t xml:space="preserve">    public bool IsProperSupersetOf(IEnumerable&lt;SetType&gt; enumerable) {</w:t>
      </w:r>
    </w:p>
    <w:p w14:paraId="44A4E46C" w14:textId="77777777" w:rsidR="005E7D2C" w:rsidRPr="00D822A3" w:rsidRDefault="005E7D2C" w:rsidP="005E7D2C">
      <w:pPr>
        <w:pStyle w:val="Code"/>
        <w:rPr>
          <w:highlight w:val="white"/>
          <w:lang w:val="en-GB"/>
        </w:rPr>
      </w:pPr>
      <w:r w:rsidRPr="00D822A3">
        <w:rPr>
          <w:highlight w:val="white"/>
          <w:lang w:val="en-GB"/>
        </w:rPr>
        <w:t xml:space="preserve">      return IsSupersetOf(enumerable) &amp;&amp; !Equals(enumerable);</w:t>
      </w:r>
    </w:p>
    <w:p w14:paraId="04DBED09" w14:textId="77777777" w:rsidR="005E7D2C" w:rsidRPr="00D822A3" w:rsidRDefault="005E7D2C" w:rsidP="005E7D2C">
      <w:pPr>
        <w:pStyle w:val="Code"/>
        <w:rPr>
          <w:highlight w:val="white"/>
          <w:lang w:val="en-GB"/>
        </w:rPr>
      </w:pPr>
      <w:r w:rsidRPr="00D822A3">
        <w:rPr>
          <w:highlight w:val="white"/>
          <w:lang w:val="en-GB"/>
        </w:rPr>
        <w:t xml:space="preserve">    }</w:t>
      </w:r>
    </w:p>
    <w:p w14:paraId="04213808" w14:textId="77777777" w:rsidR="005E7D2C" w:rsidRPr="00D822A3" w:rsidRDefault="005E7D2C" w:rsidP="005E7D2C">
      <w:pPr>
        <w:pStyle w:val="Code"/>
        <w:rPr>
          <w:highlight w:val="white"/>
          <w:lang w:val="en-GB"/>
        </w:rPr>
      </w:pPr>
    </w:p>
    <w:p w14:paraId="096F4282" w14:textId="77777777" w:rsidR="005E7D2C" w:rsidRPr="00D822A3" w:rsidRDefault="005E7D2C" w:rsidP="005E7D2C">
      <w:pPr>
        <w:pStyle w:val="Code"/>
        <w:rPr>
          <w:highlight w:val="white"/>
          <w:lang w:val="en-GB"/>
        </w:rPr>
      </w:pPr>
      <w:r w:rsidRPr="00D822A3">
        <w:rPr>
          <w:highlight w:val="white"/>
          <w:lang w:val="en-GB"/>
        </w:rPr>
        <w:t xml:space="preserve">    public bool Overlaps(IEnumerable&lt;SetType&gt; enumerable) {</w:t>
      </w:r>
    </w:p>
    <w:p w14:paraId="0C57202A"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0579A1CF"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26413EAB" w14:textId="77777777" w:rsidR="005E7D2C" w:rsidRPr="00D822A3" w:rsidRDefault="005E7D2C" w:rsidP="005E7D2C">
      <w:pPr>
        <w:pStyle w:val="Code"/>
        <w:rPr>
          <w:highlight w:val="white"/>
          <w:lang w:val="en-GB"/>
        </w:rPr>
      </w:pPr>
      <w:r w:rsidRPr="00D822A3">
        <w:rPr>
          <w:highlight w:val="white"/>
          <w:lang w:val="en-GB"/>
        </w:rPr>
        <w:t xml:space="preserve">          return true;</w:t>
      </w:r>
    </w:p>
    <w:p w14:paraId="300DF000" w14:textId="77777777" w:rsidR="005E7D2C" w:rsidRPr="00D822A3" w:rsidRDefault="005E7D2C" w:rsidP="005E7D2C">
      <w:pPr>
        <w:pStyle w:val="Code"/>
        <w:rPr>
          <w:highlight w:val="white"/>
          <w:lang w:val="en-GB"/>
        </w:rPr>
      </w:pPr>
      <w:r w:rsidRPr="00D822A3">
        <w:rPr>
          <w:highlight w:val="white"/>
          <w:lang w:val="en-GB"/>
        </w:rPr>
        <w:t xml:space="preserve">        }</w:t>
      </w:r>
    </w:p>
    <w:p w14:paraId="21BD0D96" w14:textId="77777777" w:rsidR="005E7D2C" w:rsidRPr="00D822A3" w:rsidRDefault="005E7D2C" w:rsidP="005E7D2C">
      <w:pPr>
        <w:pStyle w:val="Code"/>
        <w:rPr>
          <w:highlight w:val="white"/>
          <w:lang w:val="en-GB"/>
        </w:rPr>
      </w:pPr>
      <w:r w:rsidRPr="00D822A3">
        <w:rPr>
          <w:highlight w:val="white"/>
          <w:lang w:val="en-GB"/>
        </w:rPr>
        <w:t xml:space="preserve">      }</w:t>
      </w:r>
    </w:p>
    <w:p w14:paraId="6CBF084F" w14:textId="77777777" w:rsidR="005E7D2C" w:rsidRPr="00D822A3" w:rsidRDefault="005E7D2C" w:rsidP="005E7D2C">
      <w:pPr>
        <w:pStyle w:val="Code"/>
        <w:rPr>
          <w:highlight w:val="white"/>
          <w:lang w:val="en-GB"/>
        </w:rPr>
      </w:pPr>
    </w:p>
    <w:p w14:paraId="77AEB036"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03AB0F04" w14:textId="77777777" w:rsidR="005E7D2C" w:rsidRPr="00D822A3" w:rsidRDefault="005E7D2C" w:rsidP="005E7D2C">
      <w:pPr>
        <w:pStyle w:val="Code"/>
        <w:rPr>
          <w:highlight w:val="white"/>
          <w:lang w:val="en-GB"/>
        </w:rPr>
      </w:pPr>
      <w:r w:rsidRPr="00D822A3">
        <w:rPr>
          <w:highlight w:val="white"/>
          <w:lang w:val="en-GB"/>
        </w:rPr>
        <w:t xml:space="preserve">    }</w:t>
      </w:r>
    </w:p>
    <w:p w14:paraId="546BC89F" w14:textId="77777777" w:rsidR="005E7D2C" w:rsidRPr="00D822A3" w:rsidRDefault="005E7D2C" w:rsidP="005E7D2C">
      <w:pPr>
        <w:pStyle w:val="Code"/>
        <w:rPr>
          <w:highlight w:val="white"/>
          <w:lang w:val="en-GB"/>
        </w:rPr>
      </w:pPr>
    </w:p>
    <w:p w14:paraId="45FC5022" w14:textId="77777777" w:rsidR="005E7D2C" w:rsidRPr="00D822A3" w:rsidRDefault="005E7D2C" w:rsidP="005E7D2C">
      <w:pPr>
        <w:pStyle w:val="Code"/>
        <w:rPr>
          <w:highlight w:val="white"/>
          <w:lang w:val="en-GB"/>
        </w:rPr>
      </w:pPr>
      <w:r w:rsidRPr="00D822A3">
        <w:rPr>
          <w:highlight w:val="white"/>
          <w:lang w:val="en-GB"/>
        </w:rPr>
        <w:t xml:space="preserve">    public bool SetEquals(IEnumerable&lt;SetType&gt; enumerable) {</w:t>
      </w:r>
    </w:p>
    <w:p w14:paraId="7B9AF00E" w14:textId="77777777" w:rsidR="005E7D2C" w:rsidRPr="00D822A3" w:rsidRDefault="005E7D2C" w:rsidP="005E7D2C">
      <w:pPr>
        <w:pStyle w:val="Code"/>
        <w:rPr>
          <w:highlight w:val="white"/>
          <w:lang w:val="en-GB"/>
        </w:rPr>
      </w:pPr>
      <w:r w:rsidRPr="00D822A3">
        <w:rPr>
          <w:highlight w:val="white"/>
          <w:lang w:val="en-GB"/>
        </w:rPr>
        <w:t xml:space="preserve">      int count = 0;</w:t>
      </w:r>
    </w:p>
    <w:p w14:paraId="01F842C6" w14:textId="77777777" w:rsidR="005E7D2C" w:rsidRPr="00D822A3" w:rsidRDefault="005E7D2C" w:rsidP="005E7D2C">
      <w:pPr>
        <w:pStyle w:val="Code"/>
        <w:rPr>
          <w:highlight w:val="white"/>
          <w:lang w:val="en-GB"/>
        </w:rPr>
      </w:pPr>
    </w:p>
    <w:p w14:paraId="2C2658CF"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5629BD7D"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1A574F69"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228E314F" w14:textId="77777777" w:rsidR="005E7D2C" w:rsidRPr="00D822A3" w:rsidRDefault="005E7D2C" w:rsidP="005E7D2C">
      <w:pPr>
        <w:pStyle w:val="Code"/>
        <w:rPr>
          <w:highlight w:val="white"/>
          <w:lang w:val="en-GB"/>
        </w:rPr>
      </w:pPr>
      <w:r w:rsidRPr="00D822A3">
        <w:rPr>
          <w:highlight w:val="white"/>
          <w:lang w:val="en-GB"/>
        </w:rPr>
        <w:t xml:space="preserve">        }</w:t>
      </w:r>
    </w:p>
    <w:p w14:paraId="44066616" w14:textId="77777777" w:rsidR="005E7D2C" w:rsidRPr="00D822A3" w:rsidRDefault="005E7D2C" w:rsidP="005E7D2C">
      <w:pPr>
        <w:pStyle w:val="Code"/>
        <w:rPr>
          <w:highlight w:val="white"/>
          <w:lang w:val="en-GB"/>
        </w:rPr>
      </w:pPr>
    </w:p>
    <w:p w14:paraId="44873149" w14:textId="77777777" w:rsidR="005E7D2C" w:rsidRPr="00D822A3" w:rsidRDefault="005E7D2C" w:rsidP="005E7D2C">
      <w:pPr>
        <w:pStyle w:val="Code"/>
        <w:rPr>
          <w:highlight w:val="white"/>
          <w:lang w:val="en-GB"/>
        </w:rPr>
      </w:pPr>
      <w:r w:rsidRPr="00D822A3">
        <w:rPr>
          <w:highlight w:val="white"/>
          <w:lang w:val="en-GB"/>
        </w:rPr>
        <w:t xml:space="preserve">        ++count;</w:t>
      </w:r>
    </w:p>
    <w:p w14:paraId="117A8873" w14:textId="77777777" w:rsidR="005E7D2C" w:rsidRPr="00D822A3" w:rsidRDefault="005E7D2C" w:rsidP="005E7D2C">
      <w:pPr>
        <w:pStyle w:val="Code"/>
        <w:rPr>
          <w:highlight w:val="white"/>
          <w:lang w:val="en-GB"/>
        </w:rPr>
      </w:pPr>
      <w:r w:rsidRPr="00D822A3">
        <w:rPr>
          <w:highlight w:val="white"/>
          <w:lang w:val="en-GB"/>
        </w:rPr>
        <w:t xml:space="preserve">      }</w:t>
      </w:r>
    </w:p>
    <w:p w14:paraId="24D16FD5" w14:textId="77777777" w:rsidR="005E7D2C" w:rsidRPr="00D822A3" w:rsidRDefault="005E7D2C" w:rsidP="005E7D2C">
      <w:pPr>
        <w:pStyle w:val="Code"/>
        <w:rPr>
          <w:highlight w:val="white"/>
          <w:lang w:val="en-GB"/>
        </w:rPr>
      </w:pPr>
    </w:p>
    <w:p w14:paraId="11BBFFDF" w14:textId="77777777" w:rsidR="005E7D2C" w:rsidRPr="00D822A3" w:rsidRDefault="005E7D2C" w:rsidP="005E7D2C">
      <w:pPr>
        <w:pStyle w:val="Code"/>
        <w:rPr>
          <w:highlight w:val="white"/>
          <w:lang w:val="en-GB"/>
        </w:rPr>
      </w:pPr>
      <w:r w:rsidRPr="00D822A3">
        <w:rPr>
          <w:highlight w:val="white"/>
          <w:lang w:val="en-GB"/>
        </w:rPr>
        <w:t xml:space="preserve">      return (count == m_list.Count);</w:t>
      </w:r>
    </w:p>
    <w:p w14:paraId="7453B80B" w14:textId="77777777" w:rsidR="005E7D2C" w:rsidRPr="00D822A3" w:rsidRDefault="005E7D2C" w:rsidP="005E7D2C">
      <w:pPr>
        <w:pStyle w:val="Code"/>
        <w:rPr>
          <w:highlight w:val="white"/>
          <w:lang w:val="en-GB"/>
        </w:rPr>
      </w:pPr>
      <w:r w:rsidRPr="00D822A3">
        <w:rPr>
          <w:highlight w:val="white"/>
          <w:lang w:val="en-GB"/>
        </w:rPr>
        <w:t xml:space="preserve">    }</w:t>
      </w:r>
    </w:p>
    <w:p w14:paraId="4AC87A60" w14:textId="77777777" w:rsidR="005E7D2C" w:rsidRPr="00D822A3" w:rsidRDefault="005E7D2C" w:rsidP="005E7D2C">
      <w:pPr>
        <w:pStyle w:val="Code"/>
        <w:rPr>
          <w:highlight w:val="white"/>
          <w:lang w:val="en-GB"/>
        </w:rPr>
      </w:pPr>
    </w:p>
    <w:p w14:paraId="080BA2CC"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4171317E" w14:textId="77777777" w:rsidR="005E7D2C" w:rsidRPr="00D822A3" w:rsidRDefault="005E7D2C" w:rsidP="005E7D2C">
      <w:pPr>
        <w:pStyle w:val="Code"/>
        <w:rPr>
          <w:highlight w:val="white"/>
          <w:lang w:val="en-GB"/>
        </w:rPr>
      </w:pPr>
      <w:r w:rsidRPr="00D822A3">
        <w:rPr>
          <w:highlight w:val="white"/>
          <w:lang w:val="en-GB"/>
        </w:rPr>
        <w:t xml:space="preserve">      return base.GetHashCode();</w:t>
      </w:r>
    </w:p>
    <w:p w14:paraId="2E849042" w14:textId="77777777" w:rsidR="005E7D2C" w:rsidRPr="00D822A3" w:rsidRDefault="005E7D2C" w:rsidP="005E7D2C">
      <w:pPr>
        <w:pStyle w:val="Code"/>
        <w:rPr>
          <w:highlight w:val="white"/>
          <w:lang w:val="en-GB"/>
        </w:rPr>
      </w:pPr>
      <w:r w:rsidRPr="00D822A3">
        <w:rPr>
          <w:highlight w:val="white"/>
          <w:lang w:val="en-GB"/>
        </w:rPr>
        <w:t xml:space="preserve">    }</w:t>
      </w:r>
    </w:p>
    <w:p w14:paraId="2E9EF384" w14:textId="77777777" w:rsidR="005E7D2C" w:rsidRPr="00D822A3" w:rsidRDefault="005E7D2C" w:rsidP="005E7D2C">
      <w:pPr>
        <w:pStyle w:val="Code"/>
        <w:rPr>
          <w:highlight w:val="white"/>
          <w:lang w:val="en-GB"/>
        </w:rPr>
      </w:pPr>
    </w:p>
    <w:p w14:paraId="22F0E9FE"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0F4D835A" w14:textId="77777777" w:rsidR="005E7D2C" w:rsidRPr="00D822A3" w:rsidRDefault="005E7D2C" w:rsidP="005E7D2C">
      <w:pPr>
        <w:pStyle w:val="Code"/>
        <w:rPr>
          <w:highlight w:val="white"/>
          <w:lang w:val="en-GB"/>
        </w:rPr>
      </w:pPr>
      <w:r w:rsidRPr="00D822A3">
        <w:rPr>
          <w:highlight w:val="white"/>
          <w:lang w:val="en-GB"/>
        </w:rPr>
        <w:t xml:space="preserve">      if (obj is IEnumerable&lt;SetType&gt;) {</w:t>
      </w:r>
    </w:p>
    <w:p w14:paraId="2BB4D183" w14:textId="77777777" w:rsidR="005E7D2C" w:rsidRPr="00D822A3" w:rsidRDefault="005E7D2C" w:rsidP="005E7D2C">
      <w:pPr>
        <w:pStyle w:val="Code"/>
        <w:rPr>
          <w:highlight w:val="white"/>
          <w:lang w:val="en-GB"/>
        </w:rPr>
      </w:pPr>
      <w:r w:rsidRPr="00D822A3">
        <w:rPr>
          <w:highlight w:val="white"/>
          <w:lang w:val="en-GB"/>
        </w:rPr>
        <w:t xml:space="preserve">        IEnumerable&lt;SetType&gt; enumerable = (IEnumerable&lt;SetType&gt;) obj;</w:t>
      </w:r>
    </w:p>
    <w:p w14:paraId="52D662CF" w14:textId="77777777" w:rsidR="005E7D2C" w:rsidRPr="00D822A3" w:rsidRDefault="005E7D2C" w:rsidP="005E7D2C">
      <w:pPr>
        <w:pStyle w:val="Code"/>
        <w:rPr>
          <w:highlight w:val="white"/>
          <w:lang w:val="en-GB"/>
        </w:rPr>
      </w:pPr>
      <w:r w:rsidRPr="00D822A3">
        <w:rPr>
          <w:highlight w:val="white"/>
          <w:lang w:val="en-GB"/>
        </w:rPr>
        <w:t xml:space="preserve">        return SetEquals(enumerable);</w:t>
      </w:r>
    </w:p>
    <w:p w14:paraId="05997F56" w14:textId="77777777" w:rsidR="005E7D2C" w:rsidRPr="00D822A3" w:rsidRDefault="005E7D2C" w:rsidP="005E7D2C">
      <w:pPr>
        <w:pStyle w:val="Code"/>
        <w:rPr>
          <w:highlight w:val="white"/>
          <w:lang w:val="en-GB"/>
        </w:rPr>
      </w:pPr>
      <w:r w:rsidRPr="00D822A3">
        <w:rPr>
          <w:highlight w:val="white"/>
          <w:lang w:val="en-GB"/>
        </w:rPr>
        <w:t xml:space="preserve">      }</w:t>
      </w:r>
    </w:p>
    <w:p w14:paraId="6CB6BB70" w14:textId="77777777" w:rsidR="005E7D2C" w:rsidRPr="00D822A3" w:rsidRDefault="005E7D2C" w:rsidP="005E7D2C">
      <w:pPr>
        <w:pStyle w:val="Code"/>
        <w:rPr>
          <w:highlight w:val="white"/>
          <w:lang w:val="en-GB"/>
        </w:rPr>
      </w:pPr>
    </w:p>
    <w:p w14:paraId="3941B68B"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2904B9E8" w14:textId="77777777" w:rsidR="005E7D2C" w:rsidRPr="00D822A3" w:rsidRDefault="005E7D2C" w:rsidP="005E7D2C">
      <w:pPr>
        <w:pStyle w:val="Code"/>
        <w:rPr>
          <w:highlight w:val="white"/>
          <w:lang w:val="en-GB"/>
        </w:rPr>
      </w:pPr>
      <w:r w:rsidRPr="00D822A3">
        <w:rPr>
          <w:highlight w:val="white"/>
          <w:lang w:val="en-GB"/>
        </w:rPr>
        <w:t xml:space="preserve">    }</w:t>
      </w:r>
    </w:p>
    <w:p w14:paraId="355CB0BB" w14:textId="77777777" w:rsidR="005E7D2C" w:rsidRPr="00D822A3" w:rsidRDefault="005E7D2C" w:rsidP="005E7D2C">
      <w:pPr>
        <w:pStyle w:val="Code"/>
        <w:rPr>
          <w:highlight w:val="white"/>
          <w:lang w:val="en-GB"/>
        </w:rPr>
      </w:pPr>
      <w:r w:rsidRPr="00D822A3">
        <w:rPr>
          <w:highlight w:val="white"/>
          <w:lang w:val="en-GB"/>
        </w:rPr>
        <w:t xml:space="preserve">  }</w:t>
      </w:r>
    </w:p>
    <w:p w14:paraId="3FF4B94B" w14:textId="77777777" w:rsidR="005E7D2C" w:rsidRPr="00D822A3" w:rsidRDefault="005E7D2C" w:rsidP="005E7D2C">
      <w:pPr>
        <w:pStyle w:val="Code"/>
        <w:rPr>
          <w:highlight w:val="white"/>
          <w:lang w:val="en-GB"/>
        </w:rPr>
      </w:pPr>
      <w:r w:rsidRPr="00D822A3">
        <w:rPr>
          <w:highlight w:val="white"/>
          <w:lang w:val="en-GB"/>
        </w:rPr>
        <w:t>}</w:t>
      </w:r>
    </w:p>
    <w:p w14:paraId="2A755767" w14:textId="77777777" w:rsidR="005E7D2C" w:rsidRPr="00D822A3" w:rsidRDefault="005E7D2C" w:rsidP="005E7D2C">
      <w:pPr>
        <w:pStyle w:val="CodeHeader"/>
        <w:rPr>
          <w:lang w:val="en-GB"/>
        </w:rPr>
      </w:pPr>
      <w:r w:rsidRPr="00D822A3">
        <w:rPr>
          <w:highlight w:val="white"/>
          <w:lang w:val="en-GB"/>
        </w:rPr>
        <w:t>ListSetEnumerator</w:t>
      </w:r>
      <w:r w:rsidRPr="00D822A3">
        <w:rPr>
          <w:lang w:val="en-GB"/>
        </w:rPr>
        <w:t>.cs</w:t>
      </w:r>
    </w:p>
    <w:p w14:paraId="72A6C622" w14:textId="77777777" w:rsidR="005E7D2C" w:rsidRPr="00D822A3" w:rsidRDefault="005E7D2C" w:rsidP="005E7D2C">
      <w:pPr>
        <w:pStyle w:val="Code"/>
        <w:rPr>
          <w:highlight w:val="white"/>
          <w:lang w:val="en-GB"/>
        </w:rPr>
      </w:pPr>
      <w:r w:rsidRPr="00D822A3">
        <w:rPr>
          <w:highlight w:val="white"/>
          <w:lang w:val="en-GB"/>
        </w:rPr>
        <w:t>using System;</w:t>
      </w:r>
    </w:p>
    <w:p w14:paraId="030BFDA4" w14:textId="77777777" w:rsidR="005E7D2C" w:rsidRPr="00D822A3" w:rsidRDefault="005E7D2C" w:rsidP="005E7D2C">
      <w:pPr>
        <w:pStyle w:val="Code"/>
        <w:rPr>
          <w:highlight w:val="white"/>
          <w:lang w:val="en-GB"/>
        </w:rPr>
      </w:pPr>
      <w:r w:rsidRPr="00D822A3">
        <w:rPr>
          <w:highlight w:val="white"/>
          <w:lang w:val="en-GB"/>
        </w:rPr>
        <w:t>using System.Collections;</w:t>
      </w:r>
    </w:p>
    <w:p w14:paraId="7E0E36A5"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02534F62" w14:textId="77777777" w:rsidR="005E7D2C" w:rsidRPr="00D822A3" w:rsidRDefault="005E7D2C" w:rsidP="005E7D2C">
      <w:pPr>
        <w:pStyle w:val="Code"/>
        <w:rPr>
          <w:highlight w:val="white"/>
          <w:lang w:val="en-GB"/>
        </w:rPr>
      </w:pPr>
    </w:p>
    <w:p w14:paraId="51191B52" w14:textId="77777777" w:rsidR="005E7D2C" w:rsidRPr="00D822A3" w:rsidRDefault="005E7D2C" w:rsidP="005E7D2C">
      <w:pPr>
        <w:pStyle w:val="Code"/>
        <w:rPr>
          <w:highlight w:val="white"/>
          <w:lang w:val="en-GB"/>
        </w:rPr>
      </w:pPr>
      <w:r w:rsidRPr="00D822A3">
        <w:rPr>
          <w:highlight w:val="white"/>
          <w:lang w:val="en-GB"/>
        </w:rPr>
        <w:t>namespace CCompiler {</w:t>
      </w:r>
    </w:p>
    <w:p w14:paraId="4B3A05E3" w14:textId="77777777" w:rsidR="005E7D2C" w:rsidRPr="00D822A3" w:rsidRDefault="005E7D2C" w:rsidP="005E7D2C">
      <w:pPr>
        <w:pStyle w:val="Code"/>
        <w:rPr>
          <w:highlight w:val="white"/>
          <w:lang w:val="en-GB"/>
        </w:rPr>
      </w:pPr>
      <w:r w:rsidRPr="00D822A3">
        <w:rPr>
          <w:highlight w:val="white"/>
          <w:lang w:val="en-GB"/>
        </w:rPr>
        <w:t xml:space="preserve">  class ListSetEnumerator&lt;SetType&gt; : IEnumerator&lt;SetType&gt; {</w:t>
      </w:r>
    </w:p>
    <w:p w14:paraId="0C00B1EE" w14:textId="77777777" w:rsidR="005E7D2C" w:rsidRPr="00D822A3" w:rsidRDefault="005E7D2C" w:rsidP="005E7D2C">
      <w:pPr>
        <w:pStyle w:val="Code"/>
        <w:rPr>
          <w:highlight w:val="white"/>
          <w:lang w:val="en-GB"/>
        </w:rPr>
      </w:pPr>
      <w:r w:rsidRPr="00D822A3">
        <w:rPr>
          <w:highlight w:val="white"/>
          <w:lang w:val="en-GB"/>
        </w:rPr>
        <w:t xml:space="preserve">    private int m_index = -1;</w:t>
      </w:r>
    </w:p>
    <w:p w14:paraId="11B6B07C" w14:textId="77777777" w:rsidR="005E7D2C" w:rsidRPr="00D822A3" w:rsidRDefault="005E7D2C" w:rsidP="005E7D2C">
      <w:pPr>
        <w:pStyle w:val="Code"/>
        <w:rPr>
          <w:highlight w:val="white"/>
          <w:lang w:val="en-GB"/>
        </w:rPr>
      </w:pPr>
      <w:r w:rsidRPr="00D822A3">
        <w:rPr>
          <w:highlight w:val="white"/>
          <w:lang w:val="en-GB"/>
        </w:rPr>
        <w:t xml:space="preserve">    private List&lt;SetType&gt; m_list;</w:t>
      </w:r>
    </w:p>
    <w:p w14:paraId="289D414A" w14:textId="77777777" w:rsidR="005E7D2C" w:rsidRPr="00D822A3" w:rsidRDefault="005E7D2C" w:rsidP="005E7D2C">
      <w:pPr>
        <w:pStyle w:val="Code"/>
        <w:rPr>
          <w:highlight w:val="white"/>
          <w:lang w:val="en-GB"/>
        </w:rPr>
      </w:pPr>
    </w:p>
    <w:p w14:paraId="33DE8F39" w14:textId="77777777" w:rsidR="005E7D2C" w:rsidRPr="00D822A3" w:rsidRDefault="005E7D2C" w:rsidP="005E7D2C">
      <w:pPr>
        <w:pStyle w:val="Code"/>
        <w:rPr>
          <w:highlight w:val="white"/>
          <w:lang w:val="en-GB"/>
        </w:rPr>
      </w:pPr>
      <w:r w:rsidRPr="00D822A3">
        <w:rPr>
          <w:highlight w:val="white"/>
          <w:lang w:val="en-GB"/>
        </w:rPr>
        <w:t xml:space="preserve">    public ListSetEnumerator(List&lt;SetType&gt; list) {</w:t>
      </w:r>
    </w:p>
    <w:p w14:paraId="7C29414A" w14:textId="77777777" w:rsidR="005E7D2C" w:rsidRPr="00D822A3" w:rsidRDefault="005E7D2C" w:rsidP="005E7D2C">
      <w:pPr>
        <w:pStyle w:val="Code"/>
        <w:rPr>
          <w:highlight w:val="white"/>
          <w:lang w:val="en-GB"/>
        </w:rPr>
      </w:pPr>
      <w:r w:rsidRPr="00D822A3">
        <w:rPr>
          <w:highlight w:val="white"/>
          <w:lang w:val="en-GB"/>
        </w:rPr>
        <w:t xml:space="preserve">      m_list = list;</w:t>
      </w:r>
    </w:p>
    <w:p w14:paraId="55BAADF1" w14:textId="77777777" w:rsidR="005E7D2C" w:rsidRPr="00D822A3" w:rsidRDefault="005E7D2C" w:rsidP="005E7D2C">
      <w:pPr>
        <w:pStyle w:val="Code"/>
        <w:rPr>
          <w:highlight w:val="white"/>
          <w:lang w:val="en-GB"/>
        </w:rPr>
      </w:pPr>
      <w:r w:rsidRPr="00D822A3">
        <w:rPr>
          <w:highlight w:val="white"/>
          <w:lang w:val="en-GB"/>
        </w:rPr>
        <w:t xml:space="preserve">    }</w:t>
      </w:r>
    </w:p>
    <w:p w14:paraId="75AFCC57" w14:textId="77777777" w:rsidR="005E7D2C" w:rsidRPr="00D822A3" w:rsidRDefault="005E7D2C" w:rsidP="005E7D2C">
      <w:pPr>
        <w:pStyle w:val="Code"/>
        <w:rPr>
          <w:highlight w:val="white"/>
          <w:lang w:val="en-GB"/>
        </w:rPr>
      </w:pPr>
    </w:p>
    <w:p w14:paraId="743F24FB" w14:textId="77777777" w:rsidR="005E7D2C" w:rsidRPr="00D822A3" w:rsidRDefault="005E7D2C" w:rsidP="005E7D2C">
      <w:pPr>
        <w:pStyle w:val="Code"/>
        <w:rPr>
          <w:highlight w:val="white"/>
          <w:lang w:val="en-GB"/>
        </w:rPr>
      </w:pPr>
      <w:r w:rsidRPr="00D822A3">
        <w:rPr>
          <w:highlight w:val="white"/>
          <w:lang w:val="en-GB"/>
        </w:rPr>
        <w:t xml:space="preserve">    public bool MoveNext() {</w:t>
      </w:r>
    </w:p>
    <w:p w14:paraId="357AA94B" w14:textId="77777777" w:rsidR="005E7D2C" w:rsidRPr="00D822A3" w:rsidRDefault="005E7D2C" w:rsidP="005E7D2C">
      <w:pPr>
        <w:pStyle w:val="Code"/>
        <w:rPr>
          <w:highlight w:val="white"/>
          <w:lang w:val="en-GB"/>
        </w:rPr>
      </w:pPr>
      <w:r w:rsidRPr="00D822A3">
        <w:rPr>
          <w:highlight w:val="white"/>
          <w:lang w:val="en-GB"/>
        </w:rPr>
        <w:t xml:space="preserve">      ++m_index;</w:t>
      </w:r>
    </w:p>
    <w:p w14:paraId="3DBD82AE" w14:textId="77777777" w:rsidR="005E7D2C" w:rsidRPr="00D822A3" w:rsidRDefault="005E7D2C" w:rsidP="005E7D2C">
      <w:pPr>
        <w:pStyle w:val="Code"/>
        <w:rPr>
          <w:highlight w:val="white"/>
          <w:lang w:val="en-GB"/>
        </w:rPr>
      </w:pPr>
      <w:r w:rsidRPr="00D822A3">
        <w:rPr>
          <w:highlight w:val="white"/>
          <w:lang w:val="en-GB"/>
        </w:rPr>
        <w:t xml:space="preserve">      return (m_index &lt; m_list.Count);</w:t>
      </w:r>
    </w:p>
    <w:p w14:paraId="2A4B1E49" w14:textId="77777777" w:rsidR="005E7D2C" w:rsidRPr="00D822A3" w:rsidRDefault="005E7D2C" w:rsidP="005E7D2C">
      <w:pPr>
        <w:pStyle w:val="Code"/>
        <w:rPr>
          <w:highlight w:val="white"/>
          <w:lang w:val="en-GB"/>
        </w:rPr>
      </w:pPr>
      <w:r w:rsidRPr="00D822A3">
        <w:rPr>
          <w:highlight w:val="white"/>
          <w:lang w:val="en-GB"/>
        </w:rPr>
        <w:t xml:space="preserve">    }</w:t>
      </w:r>
    </w:p>
    <w:p w14:paraId="1ED59E87" w14:textId="77777777" w:rsidR="005E7D2C" w:rsidRPr="00D822A3" w:rsidRDefault="005E7D2C" w:rsidP="005E7D2C">
      <w:pPr>
        <w:pStyle w:val="Code"/>
        <w:rPr>
          <w:highlight w:val="white"/>
          <w:lang w:val="en-GB"/>
        </w:rPr>
      </w:pPr>
    </w:p>
    <w:p w14:paraId="042F69E1" w14:textId="77777777" w:rsidR="005E7D2C" w:rsidRPr="00D822A3" w:rsidRDefault="005E7D2C" w:rsidP="005E7D2C">
      <w:pPr>
        <w:pStyle w:val="Code"/>
        <w:rPr>
          <w:highlight w:val="white"/>
          <w:lang w:val="en-GB"/>
        </w:rPr>
      </w:pPr>
      <w:r w:rsidRPr="00D822A3">
        <w:rPr>
          <w:highlight w:val="white"/>
          <w:lang w:val="en-GB"/>
        </w:rPr>
        <w:t xml:space="preserve">    public void Reset() {</w:t>
      </w:r>
    </w:p>
    <w:p w14:paraId="29FD7F22" w14:textId="77777777" w:rsidR="005E7D2C" w:rsidRPr="00D822A3" w:rsidRDefault="005E7D2C" w:rsidP="005E7D2C">
      <w:pPr>
        <w:pStyle w:val="Code"/>
        <w:rPr>
          <w:highlight w:val="white"/>
          <w:lang w:val="en-GB"/>
        </w:rPr>
      </w:pPr>
      <w:r w:rsidRPr="00D822A3">
        <w:rPr>
          <w:highlight w:val="white"/>
          <w:lang w:val="en-GB"/>
        </w:rPr>
        <w:t xml:space="preserve">      m_index = 0;</w:t>
      </w:r>
    </w:p>
    <w:p w14:paraId="7D02FD23" w14:textId="77777777" w:rsidR="005E7D2C" w:rsidRPr="00D822A3" w:rsidRDefault="005E7D2C" w:rsidP="005E7D2C">
      <w:pPr>
        <w:pStyle w:val="Code"/>
        <w:rPr>
          <w:highlight w:val="white"/>
          <w:lang w:val="en-GB"/>
        </w:rPr>
      </w:pPr>
      <w:r w:rsidRPr="00D822A3">
        <w:rPr>
          <w:highlight w:val="white"/>
          <w:lang w:val="en-GB"/>
        </w:rPr>
        <w:t xml:space="preserve">    }</w:t>
      </w:r>
    </w:p>
    <w:p w14:paraId="76B613FC" w14:textId="77777777" w:rsidR="005E7D2C" w:rsidRPr="00D822A3" w:rsidRDefault="005E7D2C" w:rsidP="005E7D2C">
      <w:pPr>
        <w:pStyle w:val="Code"/>
        <w:rPr>
          <w:highlight w:val="white"/>
          <w:lang w:val="en-GB"/>
        </w:rPr>
      </w:pPr>
    </w:p>
    <w:p w14:paraId="42299685" w14:textId="77777777" w:rsidR="005E7D2C" w:rsidRPr="00D822A3" w:rsidRDefault="005E7D2C" w:rsidP="005E7D2C">
      <w:pPr>
        <w:pStyle w:val="Code"/>
        <w:rPr>
          <w:highlight w:val="white"/>
          <w:lang w:val="en-GB"/>
        </w:rPr>
      </w:pPr>
      <w:r w:rsidRPr="00D822A3">
        <w:rPr>
          <w:highlight w:val="white"/>
          <w:lang w:val="en-GB"/>
        </w:rPr>
        <w:t xml:space="preserve">    SetType IEnumerator&lt;SetType&gt;.Current {</w:t>
      </w:r>
    </w:p>
    <w:p w14:paraId="50803C6A" w14:textId="77777777" w:rsidR="005E7D2C" w:rsidRPr="00D822A3" w:rsidRDefault="005E7D2C" w:rsidP="005E7D2C">
      <w:pPr>
        <w:pStyle w:val="Code"/>
        <w:rPr>
          <w:highlight w:val="white"/>
          <w:lang w:val="en-GB"/>
        </w:rPr>
      </w:pPr>
      <w:r w:rsidRPr="00D822A3">
        <w:rPr>
          <w:highlight w:val="white"/>
          <w:lang w:val="en-GB"/>
        </w:rPr>
        <w:t xml:space="preserve">      get {</w:t>
      </w:r>
    </w:p>
    <w:p w14:paraId="629A8F03" w14:textId="77777777" w:rsidR="005E7D2C" w:rsidRPr="00D822A3" w:rsidRDefault="005E7D2C" w:rsidP="005E7D2C">
      <w:pPr>
        <w:pStyle w:val="Code"/>
        <w:rPr>
          <w:highlight w:val="white"/>
          <w:lang w:val="en-GB"/>
        </w:rPr>
      </w:pPr>
      <w:r w:rsidRPr="00D822A3">
        <w:rPr>
          <w:highlight w:val="white"/>
          <w:lang w:val="en-GB"/>
        </w:rPr>
        <w:t xml:space="preserve">        if (m_index &lt; m_list.Count) {</w:t>
      </w:r>
    </w:p>
    <w:p w14:paraId="5E6D647E"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25B52006" w14:textId="77777777" w:rsidR="005E7D2C" w:rsidRPr="00D822A3" w:rsidRDefault="005E7D2C" w:rsidP="005E7D2C">
      <w:pPr>
        <w:pStyle w:val="Code"/>
        <w:rPr>
          <w:highlight w:val="white"/>
          <w:lang w:val="en-GB"/>
        </w:rPr>
      </w:pPr>
      <w:r w:rsidRPr="00D822A3">
        <w:rPr>
          <w:highlight w:val="white"/>
          <w:lang w:val="en-GB"/>
        </w:rPr>
        <w:t xml:space="preserve">        }</w:t>
      </w:r>
    </w:p>
    <w:p w14:paraId="309A4F63" w14:textId="77777777" w:rsidR="005E7D2C" w:rsidRPr="00D822A3" w:rsidRDefault="005E7D2C" w:rsidP="005E7D2C">
      <w:pPr>
        <w:pStyle w:val="Code"/>
        <w:rPr>
          <w:highlight w:val="white"/>
          <w:lang w:val="en-GB"/>
        </w:rPr>
      </w:pPr>
      <w:r w:rsidRPr="00D822A3">
        <w:rPr>
          <w:highlight w:val="white"/>
          <w:lang w:val="en-GB"/>
        </w:rPr>
        <w:t xml:space="preserve">        else {</w:t>
      </w:r>
    </w:p>
    <w:p w14:paraId="2AE44E33"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1398CE13" w14:textId="77777777" w:rsidR="005E7D2C" w:rsidRPr="00D822A3" w:rsidRDefault="005E7D2C" w:rsidP="005E7D2C">
      <w:pPr>
        <w:pStyle w:val="Code"/>
        <w:rPr>
          <w:highlight w:val="white"/>
          <w:lang w:val="en-GB"/>
        </w:rPr>
      </w:pPr>
      <w:r w:rsidRPr="00D822A3">
        <w:rPr>
          <w:highlight w:val="white"/>
          <w:lang w:val="en-GB"/>
        </w:rPr>
        <w:t xml:space="preserve">        }</w:t>
      </w:r>
    </w:p>
    <w:p w14:paraId="682676AE" w14:textId="77777777" w:rsidR="005E7D2C" w:rsidRPr="00D822A3" w:rsidRDefault="005E7D2C" w:rsidP="005E7D2C">
      <w:pPr>
        <w:pStyle w:val="Code"/>
        <w:rPr>
          <w:highlight w:val="white"/>
          <w:lang w:val="en-GB"/>
        </w:rPr>
      </w:pPr>
      <w:r w:rsidRPr="00D822A3">
        <w:rPr>
          <w:highlight w:val="white"/>
          <w:lang w:val="en-GB"/>
        </w:rPr>
        <w:t xml:space="preserve">      }</w:t>
      </w:r>
    </w:p>
    <w:p w14:paraId="26A3F1DD" w14:textId="77777777" w:rsidR="005E7D2C" w:rsidRPr="00D822A3" w:rsidRDefault="005E7D2C" w:rsidP="005E7D2C">
      <w:pPr>
        <w:pStyle w:val="Code"/>
        <w:rPr>
          <w:highlight w:val="white"/>
          <w:lang w:val="en-GB"/>
        </w:rPr>
      </w:pPr>
      <w:r w:rsidRPr="00D822A3">
        <w:rPr>
          <w:highlight w:val="white"/>
          <w:lang w:val="en-GB"/>
        </w:rPr>
        <w:t xml:space="preserve">    }</w:t>
      </w:r>
    </w:p>
    <w:p w14:paraId="7A828067" w14:textId="77777777" w:rsidR="005E7D2C" w:rsidRPr="00D822A3" w:rsidRDefault="005E7D2C" w:rsidP="005E7D2C">
      <w:pPr>
        <w:pStyle w:val="Code"/>
        <w:rPr>
          <w:highlight w:val="white"/>
          <w:lang w:val="en-GB"/>
        </w:rPr>
      </w:pPr>
    </w:p>
    <w:p w14:paraId="7B84D671" w14:textId="77777777" w:rsidR="005E7D2C" w:rsidRPr="00D822A3" w:rsidRDefault="005E7D2C" w:rsidP="005E7D2C">
      <w:pPr>
        <w:pStyle w:val="Code"/>
        <w:rPr>
          <w:highlight w:val="white"/>
          <w:lang w:val="en-GB"/>
        </w:rPr>
      </w:pPr>
      <w:r w:rsidRPr="00D822A3">
        <w:rPr>
          <w:highlight w:val="white"/>
          <w:lang w:val="en-GB"/>
        </w:rPr>
        <w:t xml:space="preserve">    object IEnumerator.Current {</w:t>
      </w:r>
    </w:p>
    <w:p w14:paraId="3223A3F7" w14:textId="77777777" w:rsidR="005E7D2C" w:rsidRPr="00D822A3" w:rsidRDefault="005E7D2C" w:rsidP="005E7D2C">
      <w:pPr>
        <w:pStyle w:val="Code"/>
        <w:rPr>
          <w:highlight w:val="white"/>
          <w:lang w:val="en-GB"/>
        </w:rPr>
      </w:pPr>
      <w:r w:rsidRPr="00D822A3">
        <w:rPr>
          <w:highlight w:val="white"/>
          <w:lang w:val="en-GB"/>
        </w:rPr>
        <w:t xml:space="preserve">      get {</w:t>
      </w:r>
    </w:p>
    <w:p w14:paraId="1C55F866" w14:textId="77777777" w:rsidR="005E7D2C" w:rsidRPr="00D822A3" w:rsidRDefault="005E7D2C" w:rsidP="005E7D2C">
      <w:pPr>
        <w:pStyle w:val="Code"/>
        <w:rPr>
          <w:highlight w:val="white"/>
          <w:lang w:val="en-GB"/>
        </w:rPr>
      </w:pPr>
      <w:r w:rsidRPr="00D822A3">
        <w:rPr>
          <w:highlight w:val="white"/>
          <w:lang w:val="en-GB"/>
        </w:rPr>
        <w:t xml:space="preserve">        if (m_index &lt; m_list.Count) {</w:t>
      </w:r>
    </w:p>
    <w:p w14:paraId="29272757"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5E1CF69E" w14:textId="77777777" w:rsidR="005E7D2C" w:rsidRPr="00D822A3" w:rsidRDefault="005E7D2C" w:rsidP="005E7D2C">
      <w:pPr>
        <w:pStyle w:val="Code"/>
        <w:rPr>
          <w:highlight w:val="white"/>
          <w:lang w:val="en-GB"/>
        </w:rPr>
      </w:pPr>
      <w:r w:rsidRPr="00D822A3">
        <w:rPr>
          <w:highlight w:val="white"/>
          <w:lang w:val="en-GB"/>
        </w:rPr>
        <w:t xml:space="preserve">        }</w:t>
      </w:r>
    </w:p>
    <w:p w14:paraId="182DE637" w14:textId="77777777" w:rsidR="005E7D2C" w:rsidRPr="00D822A3" w:rsidRDefault="005E7D2C" w:rsidP="005E7D2C">
      <w:pPr>
        <w:pStyle w:val="Code"/>
        <w:rPr>
          <w:highlight w:val="white"/>
          <w:lang w:val="en-GB"/>
        </w:rPr>
      </w:pPr>
      <w:r w:rsidRPr="00D822A3">
        <w:rPr>
          <w:highlight w:val="white"/>
          <w:lang w:val="en-GB"/>
        </w:rPr>
        <w:t xml:space="preserve">        else {</w:t>
      </w:r>
    </w:p>
    <w:p w14:paraId="33E58527"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0731F35A" w14:textId="77777777" w:rsidR="005E7D2C" w:rsidRPr="00D822A3" w:rsidRDefault="005E7D2C" w:rsidP="005E7D2C">
      <w:pPr>
        <w:pStyle w:val="Code"/>
        <w:rPr>
          <w:highlight w:val="white"/>
          <w:lang w:val="en-GB"/>
        </w:rPr>
      </w:pPr>
      <w:r w:rsidRPr="00D822A3">
        <w:rPr>
          <w:highlight w:val="white"/>
          <w:lang w:val="en-GB"/>
        </w:rPr>
        <w:t xml:space="preserve">        }</w:t>
      </w:r>
    </w:p>
    <w:p w14:paraId="2251706E" w14:textId="77777777" w:rsidR="005E7D2C" w:rsidRPr="00D822A3" w:rsidRDefault="005E7D2C" w:rsidP="005E7D2C">
      <w:pPr>
        <w:pStyle w:val="Code"/>
        <w:rPr>
          <w:highlight w:val="white"/>
          <w:lang w:val="en-GB"/>
        </w:rPr>
      </w:pPr>
      <w:r w:rsidRPr="00D822A3">
        <w:rPr>
          <w:highlight w:val="white"/>
          <w:lang w:val="en-GB"/>
        </w:rPr>
        <w:t xml:space="preserve">      }</w:t>
      </w:r>
    </w:p>
    <w:p w14:paraId="2952F04C" w14:textId="77777777" w:rsidR="005E7D2C" w:rsidRPr="00D822A3" w:rsidRDefault="005E7D2C" w:rsidP="005E7D2C">
      <w:pPr>
        <w:pStyle w:val="Code"/>
        <w:rPr>
          <w:highlight w:val="white"/>
          <w:lang w:val="en-GB"/>
        </w:rPr>
      </w:pPr>
      <w:r w:rsidRPr="00D822A3">
        <w:rPr>
          <w:highlight w:val="white"/>
          <w:lang w:val="en-GB"/>
        </w:rPr>
        <w:t xml:space="preserve">    }</w:t>
      </w:r>
    </w:p>
    <w:p w14:paraId="6DD96042" w14:textId="77777777" w:rsidR="005E7D2C" w:rsidRPr="00D822A3" w:rsidRDefault="005E7D2C" w:rsidP="005E7D2C">
      <w:pPr>
        <w:pStyle w:val="Code"/>
        <w:rPr>
          <w:highlight w:val="white"/>
          <w:lang w:val="en-GB"/>
        </w:rPr>
      </w:pPr>
    </w:p>
    <w:p w14:paraId="474EBD36" w14:textId="77777777" w:rsidR="005E7D2C" w:rsidRPr="00D822A3" w:rsidRDefault="005E7D2C" w:rsidP="005E7D2C">
      <w:pPr>
        <w:pStyle w:val="Code"/>
        <w:rPr>
          <w:highlight w:val="white"/>
          <w:lang w:val="en-GB"/>
        </w:rPr>
      </w:pPr>
      <w:r w:rsidRPr="00D822A3">
        <w:rPr>
          <w:highlight w:val="white"/>
          <w:lang w:val="en-GB"/>
        </w:rPr>
        <w:t xml:space="preserve">    public void Dispose() {</w:t>
      </w:r>
    </w:p>
    <w:p w14:paraId="32BD9690" w14:textId="77777777" w:rsidR="005E7D2C" w:rsidRPr="00D822A3" w:rsidRDefault="005E7D2C" w:rsidP="005E7D2C">
      <w:pPr>
        <w:pStyle w:val="Code"/>
        <w:rPr>
          <w:highlight w:val="white"/>
          <w:lang w:val="en-GB"/>
        </w:rPr>
      </w:pPr>
      <w:r w:rsidRPr="00D822A3">
        <w:rPr>
          <w:highlight w:val="white"/>
          <w:lang w:val="en-GB"/>
        </w:rPr>
        <w:t xml:space="preserve">      // Empty.</w:t>
      </w:r>
    </w:p>
    <w:p w14:paraId="2E45D2E7" w14:textId="77777777" w:rsidR="005E7D2C" w:rsidRPr="00D822A3" w:rsidRDefault="005E7D2C" w:rsidP="005E7D2C">
      <w:pPr>
        <w:pStyle w:val="Code"/>
        <w:rPr>
          <w:highlight w:val="white"/>
          <w:lang w:val="en-GB"/>
        </w:rPr>
      </w:pPr>
      <w:r w:rsidRPr="00D822A3">
        <w:rPr>
          <w:highlight w:val="white"/>
          <w:lang w:val="en-GB"/>
        </w:rPr>
        <w:t xml:space="preserve">    }</w:t>
      </w:r>
    </w:p>
    <w:p w14:paraId="47B8B16C" w14:textId="77777777" w:rsidR="005E7D2C" w:rsidRPr="00D822A3" w:rsidRDefault="005E7D2C" w:rsidP="005E7D2C">
      <w:pPr>
        <w:pStyle w:val="Code"/>
        <w:rPr>
          <w:highlight w:val="white"/>
          <w:lang w:val="en-GB"/>
        </w:rPr>
      </w:pPr>
      <w:r w:rsidRPr="00D822A3">
        <w:rPr>
          <w:highlight w:val="white"/>
          <w:lang w:val="en-GB"/>
        </w:rPr>
        <w:t xml:space="preserve">  }</w:t>
      </w:r>
    </w:p>
    <w:p w14:paraId="137B5D58" w14:textId="77777777" w:rsidR="005E7D2C" w:rsidRPr="00D822A3" w:rsidRDefault="005E7D2C" w:rsidP="005E7D2C">
      <w:pPr>
        <w:pStyle w:val="Code"/>
        <w:rPr>
          <w:lang w:val="en-GB"/>
        </w:rPr>
      </w:pPr>
      <w:r w:rsidRPr="00D822A3">
        <w:rPr>
          <w:highlight w:val="white"/>
          <w:lang w:val="en-GB"/>
        </w:rPr>
        <w:t>}</w:t>
      </w:r>
    </w:p>
    <w:p w14:paraId="7EB8BC07" w14:textId="77777777" w:rsidR="005E7D2C" w:rsidRPr="00D822A3" w:rsidRDefault="005E7D2C" w:rsidP="005E7D2C">
      <w:pPr>
        <w:rPr>
          <w:highlight w:val="white"/>
          <w:lang w:val="en-GB"/>
        </w:rPr>
      </w:pPr>
      <w:r w:rsidRPr="00D822A3">
        <w:rPr>
          <w:highlight w:val="white"/>
          <w:lang w:val="en-GB"/>
        </w:rPr>
        <w:t xml:space="preserve">The </w:t>
      </w:r>
      <w:r w:rsidRPr="00D822A3">
        <w:rPr>
          <w:rStyle w:val="KeyWord0"/>
          <w:highlight w:val="white"/>
          <w:lang w:val="en-GB"/>
        </w:rPr>
        <w:t>ListMap</w:t>
      </w:r>
      <w:r w:rsidRPr="00D822A3">
        <w:rPr>
          <w:highlight w:val="white"/>
          <w:lang w:val="en-GB"/>
        </w:rPr>
        <w:t xml:space="preserve"> class implements the </w:t>
      </w:r>
      <w:r w:rsidRPr="00D822A3">
        <w:rPr>
          <w:rStyle w:val="KeyWord0"/>
          <w:highlight w:val="white"/>
          <w:lang w:val="en-GB"/>
        </w:rPr>
        <w:t>IDictionary</w:t>
      </w:r>
      <w:r w:rsidRPr="00D822A3">
        <w:rPr>
          <w:highlight w:val="white"/>
          <w:lang w:val="en-GB"/>
        </w:rPr>
        <w:t xml:space="preserve"> interface. The keys and value of the map are stored as pairs in a list.</w:t>
      </w:r>
    </w:p>
    <w:p w14:paraId="10124830" w14:textId="77777777" w:rsidR="005E7D2C" w:rsidRPr="00D822A3" w:rsidRDefault="005E7D2C" w:rsidP="005E7D2C">
      <w:pPr>
        <w:pStyle w:val="CodeHeader"/>
        <w:rPr>
          <w:lang w:val="en-GB"/>
        </w:rPr>
      </w:pPr>
      <w:r w:rsidRPr="00D822A3">
        <w:rPr>
          <w:lang w:val="en-GB"/>
        </w:rPr>
        <w:t>ListMap.cs</w:t>
      </w:r>
    </w:p>
    <w:p w14:paraId="286825CB" w14:textId="77777777" w:rsidR="005E7D2C" w:rsidRPr="00D822A3" w:rsidRDefault="005E7D2C" w:rsidP="005E7D2C">
      <w:pPr>
        <w:pStyle w:val="Code"/>
        <w:rPr>
          <w:highlight w:val="white"/>
          <w:lang w:val="en-GB"/>
        </w:rPr>
      </w:pPr>
      <w:r w:rsidRPr="00D822A3">
        <w:rPr>
          <w:highlight w:val="white"/>
          <w:lang w:val="en-GB"/>
        </w:rPr>
        <w:t>using System;</w:t>
      </w:r>
    </w:p>
    <w:p w14:paraId="3E7E93BE" w14:textId="77777777" w:rsidR="005E7D2C" w:rsidRPr="00D822A3" w:rsidRDefault="005E7D2C" w:rsidP="005E7D2C">
      <w:pPr>
        <w:pStyle w:val="Code"/>
        <w:rPr>
          <w:highlight w:val="white"/>
          <w:lang w:val="en-GB"/>
        </w:rPr>
      </w:pPr>
      <w:r w:rsidRPr="00D822A3">
        <w:rPr>
          <w:highlight w:val="white"/>
          <w:lang w:val="en-GB"/>
        </w:rPr>
        <w:t>using System.Text;</w:t>
      </w:r>
    </w:p>
    <w:p w14:paraId="18F6C64E" w14:textId="77777777" w:rsidR="005E7D2C" w:rsidRPr="00D822A3" w:rsidRDefault="005E7D2C" w:rsidP="005E7D2C">
      <w:pPr>
        <w:pStyle w:val="Code"/>
        <w:rPr>
          <w:highlight w:val="white"/>
          <w:lang w:val="en-GB"/>
        </w:rPr>
      </w:pPr>
      <w:r w:rsidRPr="00D822A3">
        <w:rPr>
          <w:highlight w:val="white"/>
          <w:lang w:val="en-GB"/>
        </w:rPr>
        <w:t>using System.Collections;</w:t>
      </w:r>
    </w:p>
    <w:p w14:paraId="4E224F7D"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15504E3F" w14:textId="77777777" w:rsidR="005E7D2C" w:rsidRPr="00D822A3" w:rsidRDefault="005E7D2C" w:rsidP="005E7D2C">
      <w:pPr>
        <w:pStyle w:val="Code"/>
        <w:rPr>
          <w:highlight w:val="white"/>
          <w:lang w:val="en-GB"/>
        </w:rPr>
      </w:pPr>
    </w:p>
    <w:p w14:paraId="44D68693" w14:textId="77777777" w:rsidR="005E7D2C" w:rsidRPr="00D822A3" w:rsidRDefault="005E7D2C" w:rsidP="005E7D2C">
      <w:pPr>
        <w:pStyle w:val="Code"/>
        <w:rPr>
          <w:highlight w:val="white"/>
          <w:lang w:val="en-GB"/>
        </w:rPr>
      </w:pPr>
      <w:r w:rsidRPr="00D822A3">
        <w:rPr>
          <w:highlight w:val="white"/>
          <w:lang w:val="en-GB"/>
        </w:rPr>
        <w:t>namespace CCompiler {</w:t>
      </w:r>
    </w:p>
    <w:p w14:paraId="74F59E60" w14:textId="77777777" w:rsidR="005E7D2C" w:rsidRPr="00D822A3" w:rsidRDefault="005E7D2C" w:rsidP="005E7D2C">
      <w:pPr>
        <w:pStyle w:val="Code"/>
        <w:rPr>
          <w:highlight w:val="white"/>
          <w:lang w:val="en-GB"/>
        </w:rPr>
      </w:pPr>
      <w:r w:rsidRPr="00D822A3">
        <w:rPr>
          <w:highlight w:val="white"/>
          <w:lang w:val="en-GB"/>
        </w:rPr>
        <w:t xml:space="preserve">  public class ListMap&lt;KeyType,ValueType&gt; :</w:t>
      </w:r>
    </w:p>
    <w:p w14:paraId="0DC9B513" w14:textId="77777777" w:rsidR="005E7D2C" w:rsidRPr="00D822A3" w:rsidRDefault="005E7D2C" w:rsidP="005E7D2C">
      <w:pPr>
        <w:pStyle w:val="Code"/>
        <w:rPr>
          <w:highlight w:val="white"/>
          <w:lang w:val="en-GB"/>
        </w:rPr>
      </w:pPr>
      <w:r w:rsidRPr="00D822A3">
        <w:rPr>
          <w:highlight w:val="white"/>
          <w:lang w:val="en-GB"/>
        </w:rPr>
        <w:t xml:space="preserve">               IDictionary&lt;KeyType,ValueType&gt; {</w:t>
      </w:r>
    </w:p>
    <w:p w14:paraId="0E345879" w14:textId="77777777" w:rsidR="005E7D2C" w:rsidRPr="00D822A3" w:rsidRDefault="005E7D2C" w:rsidP="005E7D2C">
      <w:pPr>
        <w:pStyle w:val="Code"/>
        <w:rPr>
          <w:highlight w:val="white"/>
          <w:lang w:val="en-GB"/>
        </w:rPr>
      </w:pPr>
      <w:r w:rsidRPr="00D822A3">
        <w:rPr>
          <w:highlight w:val="white"/>
          <w:lang w:val="en-GB"/>
        </w:rPr>
        <w:t xml:space="preserve">    private List&lt;KeyValuePair&lt;KeyType,ValueType&gt;&gt; m_list =</w:t>
      </w:r>
    </w:p>
    <w:p w14:paraId="0932C0C6" w14:textId="77777777" w:rsidR="005E7D2C" w:rsidRPr="00D822A3" w:rsidRDefault="005E7D2C" w:rsidP="005E7D2C">
      <w:pPr>
        <w:pStyle w:val="Code"/>
        <w:rPr>
          <w:highlight w:val="white"/>
          <w:lang w:val="en-GB"/>
        </w:rPr>
      </w:pPr>
      <w:r w:rsidRPr="00D822A3">
        <w:rPr>
          <w:highlight w:val="white"/>
          <w:lang w:val="en-GB"/>
        </w:rPr>
        <w:t xml:space="preserve">      new List&lt;KeyValuePair&lt;KeyType,ValueType&gt;&gt;();</w:t>
      </w:r>
    </w:p>
    <w:p w14:paraId="7B1A22D9" w14:textId="77777777" w:rsidR="005E7D2C" w:rsidRPr="00D822A3" w:rsidRDefault="005E7D2C" w:rsidP="005E7D2C">
      <w:pPr>
        <w:pStyle w:val="Code"/>
        <w:rPr>
          <w:highlight w:val="white"/>
          <w:lang w:val="en-GB"/>
        </w:rPr>
      </w:pPr>
    </w:p>
    <w:p w14:paraId="34B7E481" w14:textId="77777777" w:rsidR="005E7D2C" w:rsidRPr="00D822A3" w:rsidRDefault="005E7D2C" w:rsidP="005E7D2C">
      <w:pPr>
        <w:pStyle w:val="Code"/>
        <w:rPr>
          <w:highlight w:val="white"/>
          <w:lang w:val="en-GB"/>
        </w:rPr>
      </w:pPr>
      <w:r w:rsidRPr="00D822A3">
        <w:rPr>
          <w:highlight w:val="white"/>
          <w:lang w:val="en-GB"/>
        </w:rPr>
        <w:t xml:space="preserve">    public int Count {</w:t>
      </w:r>
    </w:p>
    <w:p w14:paraId="0DC60481" w14:textId="77777777" w:rsidR="005E7D2C" w:rsidRPr="00D822A3" w:rsidRDefault="005E7D2C" w:rsidP="005E7D2C">
      <w:pPr>
        <w:pStyle w:val="Code"/>
        <w:rPr>
          <w:highlight w:val="white"/>
          <w:lang w:val="en-GB"/>
        </w:rPr>
      </w:pPr>
      <w:r w:rsidRPr="00D822A3">
        <w:rPr>
          <w:highlight w:val="white"/>
          <w:lang w:val="en-GB"/>
        </w:rPr>
        <w:t xml:space="preserve">      get { return m_list.Count; }</w:t>
      </w:r>
    </w:p>
    <w:p w14:paraId="00A781F6" w14:textId="77777777" w:rsidR="005E7D2C" w:rsidRPr="00D822A3" w:rsidRDefault="005E7D2C" w:rsidP="005E7D2C">
      <w:pPr>
        <w:pStyle w:val="Code"/>
        <w:rPr>
          <w:highlight w:val="white"/>
          <w:lang w:val="en-GB"/>
        </w:rPr>
      </w:pPr>
      <w:r w:rsidRPr="00D822A3">
        <w:rPr>
          <w:highlight w:val="white"/>
          <w:lang w:val="en-GB"/>
        </w:rPr>
        <w:t xml:space="preserve">    }</w:t>
      </w:r>
    </w:p>
    <w:p w14:paraId="35317D94" w14:textId="77777777" w:rsidR="005E7D2C" w:rsidRPr="00D822A3" w:rsidRDefault="005E7D2C" w:rsidP="005E7D2C">
      <w:pPr>
        <w:pStyle w:val="Code"/>
        <w:rPr>
          <w:highlight w:val="white"/>
          <w:lang w:val="en-GB"/>
        </w:rPr>
      </w:pPr>
    </w:p>
    <w:p w14:paraId="46AB6DFC" w14:textId="77777777" w:rsidR="005E7D2C" w:rsidRPr="00D822A3" w:rsidRDefault="005E7D2C" w:rsidP="005E7D2C">
      <w:pPr>
        <w:pStyle w:val="Code"/>
        <w:rPr>
          <w:highlight w:val="white"/>
          <w:lang w:val="en-GB"/>
        </w:rPr>
      </w:pPr>
      <w:r w:rsidRPr="00D822A3">
        <w:rPr>
          <w:highlight w:val="white"/>
          <w:lang w:val="en-GB"/>
        </w:rPr>
        <w:t xml:space="preserve">    public void Clear() {</w:t>
      </w:r>
    </w:p>
    <w:p w14:paraId="39A72C02" w14:textId="77777777" w:rsidR="005E7D2C" w:rsidRPr="00D822A3" w:rsidRDefault="005E7D2C" w:rsidP="005E7D2C">
      <w:pPr>
        <w:pStyle w:val="Code"/>
        <w:rPr>
          <w:highlight w:val="white"/>
          <w:lang w:val="en-GB"/>
        </w:rPr>
      </w:pPr>
      <w:r w:rsidRPr="00D822A3">
        <w:rPr>
          <w:highlight w:val="white"/>
          <w:lang w:val="en-GB"/>
        </w:rPr>
        <w:t xml:space="preserve">      m_list.Clear();</w:t>
      </w:r>
    </w:p>
    <w:p w14:paraId="5D502796" w14:textId="77777777" w:rsidR="005E7D2C" w:rsidRPr="00D822A3" w:rsidRDefault="005E7D2C" w:rsidP="005E7D2C">
      <w:pPr>
        <w:pStyle w:val="Code"/>
        <w:rPr>
          <w:highlight w:val="white"/>
          <w:lang w:val="en-GB"/>
        </w:rPr>
      </w:pPr>
      <w:r w:rsidRPr="00D822A3">
        <w:rPr>
          <w:highlight w:val="white"/>
          <w:lang w:val="en-GB"/>
        </w:rPr>
        <w:t xml:space="preserve">    }</w:t>
      </w:r>
    </w:p>
    <w:p w14:paraId="670B7DAE" w14:textId="77777777" w:rsidR="005E7D2C" w:rsidRPr="00D822A3" w:rsidRDefault="005E7D2C" w:rsidP="005E7D2C">
      <w:pPr>
        <w:pStyle w:val="Code"/>
        <w:rPr>
          <w:highlight w:val="white"/>
          <w:lang w:val="en-GB"/>
        </w:rPr>
      </w:pPr>
    </w:p>
    <w:p w14:paraId="3EE17465" w14:textId="77777777" w:rsidR="005E7D2C" w:rsidRPr="00D822A3" w:rsidRDefault="005E7D2C" w:rsidP="005E7D2C">
      <w:pPr>
        <w:pStyle w:val="Code"/>
        <w:rPr>
          <w:highlight w:val="white"/>
          <w:lang w:val="en-GB"/>
        </w:rPr>
      </w:pPr>
      <w:r w:rsidRPr="00D822A3">
        <w:rPr>
          <w:highlight w:val="white"/>
          <w:lang w:val="en-GB"/>
        </w:rPr>
        <w:t xml:space="preserve">    public bool IsReadOnly {</w:t>
      </w:r>
    </w:p>
    <w:p w14:paraId="6A3B2E04" w14:textId="77777777" w:rsidR="005E7D2C" w:rsidRPr="00D822A3" w:rsidRDefault="005E7D2C" w:rsidP="005E7D2C">
      <w:pPr>
        <w:pStyle w:val="Code"/>
        <w:rPr>
          <w:highlight w:val="white"/>
          <w:lang w:val="en-GB"/>
        </w:rPr>
      </w:pPr>
      <w:r w:rsidRPr="00D822A3">
        <w:rPr>
          <w:highlight w:val="white"/>
          <w:lang w:val="en-GB"/>
        </w:rPr>
        <w:t xml:space="preserve">      get { return false; }</w:t>
      </w:r>
    </w:p>
    <w:p w14:paraId="7B613BCC" w14:textId="77777777" w:rsidR="005E7D2C" w:rsidRPr="00D822A3" w:rsidRDefault="005E7D2C" w:rsidP="005E7D2C">
      <w:pPr>
        <w:pStyle w:val="Code"/>
        <w:rPr>
          <w:highlight w:val="white"/>
          <w:lang w:val="en-GB"/>
        </w:rPr>
      </w:pPr>
      <w:r w:rsidRPr="00D822A3">
        <w:rPr>
          <w:highlight w:val="white"/>
          <w:lang w:val="en-GB"/>
        </w:rPr>
        <w:t xml:space="preserve">    }</w:t>
      </w:r>
    </w:p>
    <w:p w14:paraId="5C3FF3F9" w14:textId="77777777" w:rsidR="005E7D2C" w:rsidRPr="00D822A3" w:rsidRDefault="005E7D2C" w:rsidP="005E7D2C">
      <w:pPr>
        <w:pStyle w:val="Code"/>
        <w:rPr>
          <w:highlight w:val="white"/>
          <w:lang w:val="en-GB"/>
        </w:rPr>
      </w:pPr>
    </w:p>
    <w:p w14:paraId="1C7F82D5" w14:textId="77777777" w:rsidR="005E7D2C" w:rsidRPr="00D822A3" w:rsidRDefault="005E7D2C" w:rsidP="005E7D2C">
      <w:pPr>
        <w:pStyle w:val="Code"/>
        <w:rPr>
          <w:highlight w:val="white"/>
          <w:lang w:val="en-GB"/>
        </w:rPr>
      </w:pPr>
      <w:r w:rsidRPr="00D822A3">
        <w:rPr>
          <w:highlight w:val="white"/>
          <w:lang w:val="en-GB"/>
        </w:rPr>
        <w:t xml:space="preserve">    public ValueType this[KeyType key] {</w:t>
      </w:r>
    </w:p>
    <w:p w14:paraId="62CAE404" w14:textId="77777777" w:rsidR="005E7D2C" w:rsidRPr="00D822A3" w:rsidRDefault="005E7D2C" w:rsidP="005E7D2C">
      <w:pPr>
        <w:pStyle w:val="Code"/>
        <w:rPr>
          <w:highlight w:val="white"/>
          <w:lang w:val="en-GB"/>
        </w:rPr>
      </w:pPr>
      <w:r w:rsidRPr="00D822A3">
        <w:rPr>
          <w:highlight w:val="white"/>
          <w:lang w:val="en-GB"/>
        </w:rPr>
        <w:t xml:space="preserve">      get {</w:t>
      </w:r>
    </w:p>
    <w:p w14:paraId="1C9A67F7" w14:textId="77777777" w:rsidR="005E7D2C" w:rsidRPr="00D822A3" w:rsidRDefault="005E7D2C" w:rsidP="005E7D2C">
      <w:pPr>
        <w:pStyle w:val="Code"/>
        <w:rPr>
          <w:highlight w:val="white"/>
          <w:lang w:val="en-GB"/>
        </w:rPr>
      </w:pPr>
      <w:r w:rsidRPr="00D822A3">
        <w:rPr>
          <w:highlight w:val="white"/>
          <w:lang w:val="en-GB"/>
        </w:rPr>
        <w:t xml:space="preserve">        if (key == null) {</w:t>
      </w:r>
    </w:p>
    <w:p w14:paraId="6A932188" w14:textId="77777777" w:rsidR="005E7D2C" w:rsidRPr="00D822A3" w:rsidRDefault="005E7D2C" w:rsidP="005E7D2C">
      <w:pPr>
        <w:pStyle w:val="Code"/>
        <w:rPr>
          <w:highlight w:val="white"/>
          <w:lang w:val="en-GB"/>
        </w:rPr>
      </w:pPr>
      <w:r w:rsidRPr="00D822A3">
        <w:rPr>
          <w:highlight w:val="white"/>
          <w:lang w:val="en-GB"/>
        </w:rPr>
        <w:t xml:space="preserve">          throw (new ArgumentNullException());</w:t>
      </w:r>
    </w:p>
    <w:p w14:paraId="297A3E17" w14:textId="77777777" w:rsidR="005E7D2C" w:rsidRPr="00D822A3" w:rsidRDefault="005E7D2C" w:rsidP="005E7D2C">
      <w:pPr>
        <w:pStyle w:val="Code"/>
        <w:rPr>
          <w:highlight w:val="white"/>
          <w:lang w:val="en-GB"/>
        </w:rPr>
      </w:pPr>
      <w:r w:rsidRPr="00D822A3">
        <w:rPr>
          <w:highlight w:val="white"/>
          <w:lang w:val="en-GB"/>
        </w:rPr>
        <w:t xml:space="preserve">        }</w:t>
      </w:r>
    </w:p>
    <w:p w14:paraId="51ACD078" w14:textId="77777777" w:rsidR="005E7D2C" w:rsidRPr="00D822A3" w:rsidRDefault="005E7D2C" w:rsidP="005E7D2C">
      <w:pPr>
        <w:pStyle w:val="Code"/>
        <w:rPr>
          <w:highlight w:val="white"/>
          <w:lang w:val="en-GB"/>
        </w:rPr>
      </w:pPr>
    </w:p>
    <w:p w14:paraId="6DC67CCF" w14:textId="77777777" w:rsidR="005E7D2C" w:rsidRPr="00D822A3" w:rsidRDefault="005E7D2C" w:rsidP="005E7D2C">
      <w:pPr>
        <w:pStyle w:val="Code"/>
        <w:rPr>
          <w:highlight w:val="white"/>
          <w:lang w:val="en-GB"/>
        </w:rPr>
      </w:pPr>
      <w:r w:rsidRPr="00D822A3">
        <w:rPr>
          <w:highlight w:val="white"/>
          <w:lang w:val="en-GB"/>
        </w:rPr>
        <w:t xml:space="preserve">        ValueType value;</w:t>
      </w:r>
    </w:p>
    <w:p w14:paraId="72AEFCA5" w14:textId="77777777" w:rsidR="005E7D2C" w:rsidRPr="00D822A3" w:rsidRDefault="005E7D2C" w:rsidP="005E7D2C">
      <w:pPr>
        <w:pStyle w:val="Code"/>
        <w:rPr>
          <w:highlight w:val="white"/>
          <w:lang w:val="en-GB"/>
        </w:rPr>
      </w:pPr>
    </w:p>
    <w:p w14:paraId="3E1F3210" w14:textId="77777777" w:rsidR="005E7D2C" w:rsidRPr="00D822A3" w:rsidRDefault="005E7D2C" w:rsidP="005E7D2C">
      <w:pPr>
        <w:pStyle w:val="Code"/>
        <w:rPr>
          <w:highlight w:val="white"/>
          <w:lang w:val="en-GB"/>
        </w:rPr>
      </w:pPr>
      <w:r w:rsidRPr="00D822A3">
        <w:rPr>
          <w:highlight w:val="white"/>
          <w:lang w:val="en-GB"/>
        </w:rPr>
        <w:t xml:space="preserve">        if (TryGetValue(key, out value)) {</w:t>
      </w:r>
    </w:p>
    <w:p w14:paraId="4DD06DD9" w14:textId="77777777" w:rsidR="005E7D2C" w:rsidRPr="00D822A3" w:rsidRDefault="005E7D2C" w:rsidP="005E7D2C">
      <w:pPr>
        <w:pStyle w:val="Code"/>
        <w:rPr>
          <w:highlight w:val="white"/>
          <w:lang w:val="en-GB"/>
        </w:rPr>
      </w:pPr>
      <w:r w:rsidRPr="00D822A3">
        <w:rPr>
          <w:highlight w:val="white"/>
          <w:lang w:val="en-GB"/>
        </w:rPr>
        <w:t xml:space="preserve">          return value;</w:t>
      </w:r>
    </w:p>
    <w:p w14:paraId="5012F619" w14:textId="77777777" w:rsidR="005E7D2C" w:rsidRPr="00D822A3" w:rsidRDefault="005E7D2C" w:rsidP="005E7D2C">
      <w:pPr>
        <w:pStyle w:val="Code"/>
        <w:rPr>
          <w:highlight w:val="white"/>
          <w:lang w:val="en-GB"/>
        </w:rPr>
      </w:pPr>
      <w:r w:rsidRPr="00D822A3">
        <w:rPr>
          <w:highlight w:val="white"/>
          <w:lang w:val="en-GB"/>
        </w:rPr>
        <w:t xml:space="preserve">        }</w:t>
      </w:r>
    </w:p>
    <w:p w14:paraId="0277F5E0" w14:textId="77777777" w:rsidR="005E7D2C" w:rsidRPr="00D822A3" w:rsidRDefault="005E7D2C" w:rsidP="005E7D2C">
      <w:pPr>
        <w:pStyle w:val="Code"/>
        <w:rPr>
          <w:highlight w:val="white"/>
          <w:lang w:val="en-GB"/>
        </w:rPr>
      </w:pPr>
      <w:r w:rsidRPr="00D822A3">
        <w:rPr>
          <w:highlight w:val="white"/>
          <w:lang w:val="en-GB"/>
        </w:rPr>
        <w:t xml:space="preserve">        else {</w:t>
      </w:r>
    </w:p>
    <w:p w14:paraId="4F204F37"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258BDDB5" w14:textId="77777777" w:rsidR="005E7D2C" w:rsidRPr="00D822A3" w:rsidRDefault="005E7D2C" w:rsidP="005E7D2C">
      <w:pPr>
        <w:pStyle w:val="Code"/>
        <w:rPr>
          <w:highlight w:val="white"/>
          <w:lang w:val="en-GB"/>
        </w:rPr>
      </w:pPr>
      <w:r w:rsidRPr="00D822A3">
        <w:rPr>
          <w:highlight w:val="white"/>
          <w:lang w:val="en-GB"/>
        </w:rPr>
        <w:t xml:space="preserve">        }</w:t>
      </w:r>
    </w:p>
    <w:p w14:paraId="01C52261" w14:textId="77777777" w:rsidR="005E7D2C" w:rsidRPr="00D822A3" w:rsidRDefault="005E7D2C" w:rsidP="005E7D2C">
      <w:pPr>
        <w:pStyle w:val="Code"/>
        <w:rPr>
          <w:highlight w:val="white"/>
          <w:lang w:val="en-GB"/>
        </w:rPr>
      </w:pPr>
      <w:r w:rsidRPr="00D822A3">
        <w:rPr>
          <w:highlight w:val="white"/>
          <w:lang w:val="en-GB"/>
        </w:rPr>
        <w:t xml:space="preserve">      }</w:t>
      </w:r>
    </w:p>
    <w:p w14:paraId="02C48A81" w14:textId="77777777" w:rsidR="005E7D2C" w:rsidRPr="00D822A3" w:rsidRDefault="005E7D2C" w:rsidP="005E7D2C">
      <w:pPr>
        <w:pStyle w:val="Code"/>
        <w:rPr>
          <w:highlight w:val="white"/>
          <w:lang w:val="en-GB"/>
        </w:rPr>
      </w:pPr>
    </w:p>
    <w:p w14:paraId="4902313C" w14:textId="77777777" w:rsidR="005E7D2C" w:rsidRPr="00D822A3" w:rsidRDefault="005E7D2C" w:rsidP="005E7D2C">
      <w:pPr>
        <w:pStyle w:val="Code"/>
        <w:rPr>
          <w:highlight w:val="white"/>
          <w:lang w:val="en-GB"/>
        </w:rPr>
      </w:pPr>
      <w:r w:rsidRPr="00D822A3">
        <w:rPr>
          <w:highlight w:val="white"/>
          <w:lang w:val="en-GB"/>
        </w:rPr>
        <w:t xml:space="preserve">      set {</w:t>
      </w:r>
    </w:p>
    <w:p w14:paraId="7427A860" w14:textId="77777777" w:rsidR="005E7D2C" w:rsidRPr="00D822A3" w:rsidRDefault="005E7D2C" w:rsidP="005E7D2C">
      <w:pPr>
        <w:pStyle w:val="Code"/>
        <w:rPr>
          <w:highlight w:val="white"/>
          <w:lang w:val="en-GB"/>
        </w:rPr>
      </w:pPr>
      <w:r w:rsidRPr="00D822A3">
        <w:rPr>
          <w:highlight w:val="white"/>
          <w:lang w:val="en-GB"/>
        </w:rPr>
        <w:t xml:space="preserve">        if (ContainsKey(key)) {</w:t>
      </w:r>
    </w:p>
    <w:p w14:paraId="30735E6A" w14:textId="77777777" w:rsidR="005E7D2C" w:rsidRPr="00D822A3" w:rsidRDefault="005E7D2C" w:rsidP="005E7D2C">
      <w:pPr>
        <w:pStyle w:val="Code"/>
        <w:rPr>
          <w:highlight w:val="white"/>
          <w:lang w:val="en-GB"/>
        </w:rPr>
      </w:pPr>
      <w:r w:rsidRPr="00D822A3">
        <w:rPr>
          <w:highlight w:val="white"/>
          <w:lang w:val="en-GB"/>
        </w:rPr>
        <w:t xml:space="preserve">          Remove(key);</w:t>
      </w:r>
    </w:p>
    <w:p w14:paraId="54F9E5F1" w14:textId="77777777" w:rsidR="005E7D2C" w:rsidRPr="00D822A3" w:rsidRDefault="005E7D2C" w:rsidP="005E7D2C">
      <w:pPr>
        <w:pStyle w:val="Code"/>
        <w:rPr>
          <w:highlight w:val="white"/>
          <w:lang w:val="en-GB"/>
        </w:rPr>
      </w:pPr>
      <w:r w:rsidRPr="00D822A3">
        <w:rPr>
          <w:highlight w:val="white"/>
          <w:lang w:val="en-GB"/>
        </w:rPr>
        <w:t xml:space="preserve">        }</w:t>
      </w:r>
    </w:p>
    <w:p w14:paraId="11F73BCD" w14:textId="77777777" w:rsidR="005E7D2C" w:rsidRPr="00D822A3" w:rsidRDefault="005E7D2C" w:rsidP="005E7D2C">
      <w:pPr>
        <w:pStyle w:val="Code"/>
        <w:rPr>
          <w:highlight w:val="white"/>
          <w:lang w:val="en-GB"/>
        </w:rPr>
      </w:pPr>
    </w:p>
    <w:p w14:paraId="54BDD481" w14:textId="77777777" w:rsidR="005E7D2C" w:rsidRPr="00D822A3" w:rsidRDefault="005E7D2C" w:rsidP="005E7D2C">
      <w:pPr>
        <w:pStyle w:val="Code"/>
        <w:rPr>
          <w:highlight w:val="white"/>
          <w:lang w:val="en-GB"/>
        </w:rPr>
      </w:pPr>
      <w:r w:rsidRPr="00D822A3">
        <w:rPr>
          <w:highlight w:val="white"/>
          <w:lang w:val="en-GB"/>
        </w:rPr>
        <w:t xml:space="preserve">        m_list.Add(new KeyValuePair&lt;KeyType,ValueType&gt;(key, value));</w:t>
      </w:r>
    </w:p>
    <w:p w14:paraId="118E3913" w14:textId="77777777" w:rsidR="005E7D2C" w:rsidRPr="00D822A3" w:rsidRDefault="005E7D2C" w:rsidP="005E7D2C">
      <w:pPr>
        <w:pStyle w:val="Code"/>
        <w:rPr>
          <w:highlight w:val="white"/>
          <w:lang w:val="en-GB"/>
        </w:rPr>
      </w:pPr>
      <w:r w:rsidRPr="00D822A3">
        <w:rPr>
          <w:highlight w:val="white"/>
          <w:lang w:val="en-GB"/>
        </w:rPr>
        <w:t xml:space="preserve">      }</w:t>
      </w:r>
    </w:p>
    <w:p w14:paraId="18304A13" w14:textId="77777777" w:rsidR="005E7D2C" w:rsidRPr="00D822A3" w:rsidRDefault="005E7D2C" w:rsidP="005E7D2C">
      <w:pPr>
        <w:pStyle w:val="Code"/>
        <w:rPr>
          <w:highlight w:val="white"/>
          <w:lang w:val="en-GB"/>
        </w:rPr>
      </w:pPr>
      <w:r w:rsidRPr="00D822A3">
        <w:rPr>
          <w:highlight w:val="white"/>
          <w:lang w:val="en-GB"/>
        </w:rPr>
        <w:t xml:space="preserve">    }</w:t>
      </w:r>
    </w:p>
    <w:p w14:paraId="0F9668E9" w14:textId="77777777" w:rsidR="005E7D2C" w:rsidRPr="00D822A3" w:rsidRDefault="005E7D2C" w:rsidP="005E7D2C">
      <w:pPr>
        <w:pStyle w:val="Code"/>
        <w:rPr>
          <w:highlight w:val="white"/>
          <w:lang w:val="en-GB"/>
        </w:rPr>
      </w:pPr>
    </w:p>
    <w:p w14:paraId="18437A5B" w14:textId="77777777" w:rsidR="005E7D2C" w:rsidRPr="00D822A3" w:rsidRDefault="005E7D2C" w:rsidP="005E7D2C">
      <w:pPr>
        <w:pStyle w:val="Code"/>
        <w:rPr>
          <w:highlight w:val="white"/>
          <w:lang w:val="en-GB"/>
        </w:rPr>
      </w:pPr>
      <w:r w:rsidRPr="00D822A3">
        <w:rPr>
          <w:highlight w:val="white"/>
          <w:lang w:val="en-GB"/>
        </w:rPr>
        <w:t xml:space="preserve">    public ICollection&lt;KeyType&gt; Keys {</w:t>
      </w:r>
    </w:p>
    <w:p w14:paraId="6FB9A203" w14:textId="77777777" w:rsidR="005E7D2C" w:rsidRPr="00D822A3" w:rsidRDefault="005E7D2C" w:rsidP="005E7D2C">
      <w:pPr>
        <w:pStyle w:val="Code"/>
        <w:rPr>
          <w:highlight w:val="white"/>
          <w:lang w:val="en-GB"/>
        </w:rPr>
      </w:pPr>
      <w:r w:rsidRPr="00D822A3">
        <w:rPr>
          <w:highlight w:val="white"/>
          <w:lang w:val="en-GB"/>
        </w:rPr>
        <w:t xml:space="preserve">      get {</w:t>
      </w:r>
    </w:p>
    <w:p w14:paraId="3F894CB1" w14:textId="77777777" w:rsidR="005E7D2C" w:rsidRPr="00D822A3" w:rsidRDefault="005E7D2C" w:rsidP="005E7D2C">
      <w:pPr>
        <w:pStyle w:val="Code"/>
        <w:rPr>
          <w:highlight w:val="white"/>
          <w:lang w:val="en-GB"/>
        </w:rPr>
      </w:pPr>
      <w:r w:rsidRPr="00D822A3">
        <w:rPr>
          <w:highlight w:val="white"/>
          <w:lang w:val="en-GB"/>
        </w:rPr>
        <w:t xml:space="preserve">        ICollection&lt;KeyType&gt; collection = new ListSet&lt;KeyType&gt;();</w:t>
      </w:r>
    </w:p>
    <w:p w14:paraId="11500908" w14:textId="77777777" w:rsidR="005E7D2C" w:rsidRPr="00D822A3" w:rsidRDefault="005E7D2C" w:rsidP="005E7D2C">
      <w:pPr>
        <w:pStyle w:val="Code"/>
        <w:rPr>
          <w:highlight w:val="white"/>
          <w:lang w:val="en-GB"/>
        </w:rPr>
      </w:pPr>
    </w:p>
    <w:p w14:paraId="46772C81"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64F33E55" w14:textId="77777777" w:rsidR="005E7D2C" w:rsidRPr="00D822A3" w:rsidRDefault="005E7D2C" w:rsidP="005E7D2C">
      <w:pPr>
        <w:pStyle w:val="Code"/>
        <w:rPr>
          <w:highlight w:val="white"/>
          <w:lang w:val="en-GB"/>
        </w:rPr>
      </w:pPr>
      <w:r w:rsidRPr="00D822A3">
        <w:rPr>
          <w:highlight w:val="white"/>
          <w:lang w:val="en-GB"/>
        </w:rPr>
        <w:t xml:space="preserve">          collection.Add(pair.Key);</w:t>
      </w:r>
    </w:p>
    <w:p w14:paraId="62AB2B2D" w14:textId="77777777" w:rsidR="005E7D2C" w:rsidRPr="00D822A3" w:rsidRDefault="005E7D2C" w:rsidP="005E7D2C">
      <w:pPr>
        <w:pStyle w:val="Code"/>
        <w:rPr>
          <w:highlight w:val="white"/>
          <w:lang w:val="en-GB"/>
        </w:rPr>
      </w:pPr>
      <w:r w:rsidRPr="00D822A3">
        <w:rPr>
          <w:highlight w:val="white"/>
          <w:lang w:val="en-GB"/>
        </w:rPr>
        <w:t xml:space="preserve">        }</w:t>
      </w:r>
    </w:p>
    <w:p w14:paraId="5BA4578E" w14:textId="77777777" w:rsidR="005E7D2C" w:rsidRPr="00D822A3" w:rsidRDefault="005E7D2C" w:rsidP="005E7D2C">
      <w:pPr>
        <w:pStyle w:val="Code"/>
        <w:rPr>
          <w:highlight w:val="white"/>
          <w:lang w:val="en-GB"/>
        </w:rPr>
      </w:pPr>
    </w:p>
    <w:p w14:paraId="4ABFC63E" w14:textId="77777777" w:rsidR="005E7D2C" w:rsidRPr="00D822A3" w:rsidRDefault="005E7D2C" w:rsidP="005E7D2C">
      <w:pPr>
        <w:pStyle w:val="Code"/>
        <w:rPr>
          <w:highlight w:val="white"/>
          <w:lang w:val="en-GB"/>
        </w:rPr>
      </w:pPr>
      <w:r w:rsidRPr="00D822A3">
        <w:rPr>
          <w:highlight w:val="white"/>
          <w:lang w:val="en-GB"/>
        </w:rPr>
        <w:t xml:space="preserve">        return collection;</w:t>
      </w:r>
    </w:p>
    <w:p w14:paraId="3A250254" w14:textId="77777777" w:rsidR="005E7D2C" w:rsidRPr="00D822A3" w:rsidRDefault="005E7D2C" w:rsidP="005E7D2C">
      <w:pPr>
        <w:pStyle w:val="Code"/>
        <w:rPr>
          <w:highlight w:val="white"/>
          <w:lang w:val="en-GB"/>
        </w:rPr>
      </w:pPr>
      <w:r w:rsidRPr="00D822A3">
        <w:rPr>
          <w:highlight w:val="white"/>
          <w:lang w:val="en-GB"/>
        </w:rPr>
        <w:t xml:space="preserve">      }</w:t>
      </w:r>
    </w:p>
    <w:p w14:paraId="38D72722" w14:textId="77777777" w:rsidR="005E7D2C" w:rsidRPr="00D822A3" w:rsidRDefault="005E7D2C" w:rsidP="005E7D2C">
      <w:pPr>
        <w:pStyle w:val="Code"/>
        <w:rPr>
          <w:highlight w:val="white"/>
          <w:lang w:val="en-GB"/>
        </w:rPr>
      </w:pPr>
      <w:r w:rsidRPr="00D822A3">
        <w:rPr>
          <w:highlight w:val="white"/>
          <w:lang w:val="en-GB"/>
        </w:rPr>
        <w:t xml:space="preserve">    }</w:t>
      </w:r>
    </w:p>
    <w:p w14:paraId="31051C4B" w14:textId="77777777" w:rsidR="005E7D2C" w:rsidRPr="00D822A3" w:rsidRDefault="005E7D2C" w:rsidP="005E7D2C">
      <w:pPr>
        <w:pStyle w:val="Code"/>
        <w:rPr>
          <w:highlight w:val="white"/>
          <w:lang w:val="en-GB"/>
        </w:rPr>
      </w:pPr>
    </w:p>
    <w:p w14:paraId="2C1B3407" w14:textId="77777777" w:rsidR="005E7D2C" w:rsidRPr="00D822A3" w:rsidRDefault="005E7D2C" w:rsidP="005E7D2C">
      <w:pPr>
        <w:pStyle w:val="Code"/>
        <w:rPr>
          <w:highlight w:val="white"/>
          <w:lang w:val="en-GB"/>
        </w:rPr>
      </w:pPr>
      <w:r w:rsidRPr="00D822A3">
        <w:rPr>
          <w:highlight w:val="white"/>
          <w:lang w:val="en-GB"/>
        </w:rPr>
        <w:t xml:space="preserve">    public ICollection&lt;ValueType&gt; Values {</w:t>
      </w:r>
    </w:p>
    <w:p w14:paraId="2AA7AEA9" w14:textId="77777777" w:rsidR="005E7D2C" w:rsidRPr="00D822A3" w:rsidRDefault="005E7D2C" w:rsidP="005E7D2C">
      <w:pPr>
        <w:pStyle w:val="Code"/>
        <w:rPr>
          <w:highlight w:val="white"/>
          <w:lang w:val="en-GB"/>
        </w:rPr>
      </w:pPr>
      <w:r w:rsidRPr="00D822A3">
        <w:rPr>
          <w:highlight w:val="white"/>
          <w:lang w:val="en-GB"/>
        </w:rPr>
        <w:t xml:space="preserve">      get {</w:t>
      </w:r>
    </w:p>
    <w:p w14:paraId="7DE4531F" w14:textId="77777777" w:rsidR="005E7D2C" w:rsidRPr="00D822A3" w:rsidRDefault="005E7D2C" w:rsidP="005E7D2C">
      <w:pPr>
        <w:pStyle w:val="Code"/>
        <w:rPr>
          <w:highlight w:val="white"/>
          <w:lang w:val="en-GB"/>
        </w:rPr>
      </w:pPr>
      <w:r w:rsidRPr="00D822A3">
        <w:rPr>
          <w:highlight w:val="white"/>
          <w:lang w:val="en-GB"/>
        </w:rPr>
        <w:t xml:space="preserve">        ICollection&lt;ValueType&gt; collection = new ListSet&lt;ValueType&gt;();</w:t>
      </w:r>
    </w:p>
    <w:p w14:paraId="3B55C246" w14:textId="77777777" w:rsidR="005E7D2C" w:rsidRPr="00D822A3" w:rsidRDefault="005E7D2C" w:rsidP="005E7D2C">
      <w:pPr>
        <w:pStyle w:val="Code"/>
        <w:rPr>
          <w:highlight w:val="white"/>
          <w:lang w:val="en-GB"/>
        </w:rPr>
      </w:pPr>
    </w:p>
    <w:p w14:paraId="640AD490"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0E89900D" w14:textId="77777777" w:rsidR="005E7D2C" w:rsidRPr="00D822A3" w:rsidRDefault="005E7D2C" w:rsidP="005E7D2C">
      <w:pPr>
        <w:pStyle w:val="Code"/>
        <w:rPr>
          <w:highlight w:val="white"/>
          <w:lang w:val="en-GB"/>
        </w:rPr>
      </w:pPr>
      <w:r w:rsidRPr="00D822A3">
        <w:rPr>
          <w:highlight w:val="white"/>
          <w:lang w:val="en-GB"/>
        </w:rPr>
        <w:t xml:space="preserve">          collection.Add(pair.Value);</w:t>
      </w:r>
    </w:p>
    <w:p w14:paraId="4E68003D" w14:textId="77777777" w:rsidR="005E7D2C" w:rsidRPr="00D822A3" w:rsidRDefault="005E7D2C" w:rsidP="005E7D2C">
      <w:pPr>
        <w:pStyle w:val="Code"/>
        <w:rPr>
          <w:highlight w:val="white"/>
          <w:lang w:val="en-GB"/>
        </w:rPr>
      </w:pPr>
      <w:r w:rsidRPr="00D822A3">
        <w:rPr>
          <w:highlight w:val="white"/>
          <w:lang w:val="en-GB"/>
        </w:rPr>
        <w:t xml:space="preserve">        }</w:t>
      </w:r>
    </w:p>
    <w:p w14:paraId="06DE02E0" w14:textId="77777777" w:rsidR="005E7D2C" w:rsidRPr="00D822A3" w:rsidRDefault="005E7D2C" w:rsidP="005E7D2C">
      <w:pPr>
        <w:pStyle w:val="Code"/>
        <w:rPr>
          <w:highlight w:val="white"/>
          <w:lang w:val="en-GB"/>
        </w:rPr>
      </w:pPr>
    </w:p>
    <w:p w14:paraId="0E20EF45" w14:textId="77777777" w:rsidR="005E7D2C" w:rsidRPr="00D822A3" w:rsidRDefault="005E7D2C" w:rsidP="005E7D2C">
      <w:pPr>
        <w:pStyle w:val="Code"/>
        <w:rPr>
          <w:highlight w:val="white"/>
          <w:lang w:val="en-GB"/>
        </w:rPr>
      </w:pPr>
      <w:r w:rsidRPr="00D822A3">
        <w:rPr>
          <w:highlight w:val="white"/>
          <w:lang w:val="en-GB"/>
        </w:rPr>
        <w:t xml:space="preserve">        return collection;</w:t>
      </w:r>
    </w:p>
    <w:p w14:paraId="2087DDC5" w14:textId="77777777" w:rsidR="005E7D2C" w:rsidRPr="00D822A3" w:rsidRDefault="005E7D2C" w:rsidP="005E7D2C">
      <w:pPr>
        <w:pStyle w:val="Code"/>
        <w:rPr>
          <w:highlight w:val="white"/>
          <w:lang w:val="en-GB"/>
        </w:rPr>
      </w:pPr>
      <w:r w:rsidRPr="00D822A3">
        <w:rPr>
          <w:highlight w:val="white"/>
          <w:lang w:val="en-GB"/>
        </w:rPr>
        <w:t xml:space="preserve">      }</w:t>
      </w:r>
    </w:p>
    <w:p w14:paraId="17538EC8" w14:textId="77777777" w:rsidR="005E7D2C" w:rsidRPr="00D822A3" w:rsidRDefault="005E7D2C" w:rsidP="005E7D2C">
      <w:pPr>
        <w:pStyle w:val="Code"/>
        <w:rPr>
          <w:highlight w:val="white"/>
          <w:lang w:val="en-GB"/>
        </w:rPr>
      </w:pPr>
      <w:r w:rsidRPr="00D822A3">
        <w:rPr>
          <w:highlight w:val="white"/>
          <w:lang w:val="en-GB"/>
        </w:rPr>
        <w:t xml:space="preserve">    }</w:t>
      </w:r>
    </w:p>
    <w:p w14:paraId="7B995BAE" w14:textId="77777777" w:rsidR="005E7D2C" w:rsidRPr="00D822A3" w:rsidRDefault="005E7D2C" w:rsidP="005E7D2C">
      <w:pPr>
        <w:pStyle w:val="Code"/>
        <w:rPr>
          <w:highlight w:val="white"/>
          <w:lang w:val="en-GB"/>
        </w:rPr>
      </w:pPr>
    </w:p>
    <w:p w14:paraId="455F17EC" w14:textId="77777777" w:rsidR="005E7D2C" w:rsidRPr="00D822A3" w:rsidRDefault="005E7D2C" w:rsidP="005E7D2C">
      <w:pPr>
        <w:pStyle w:val="Code"/>
        <w:rPr>
          <w:highlight w:val="white"/>
          <w:lang w:val="en-GB"/>
        </w:rPr>
      </w:pPr>
      <w:r w:rsidRPr="00D822A3">
        <w:rPr>
          <w:highlight w:val="white"/>
          <w:lang w:val="en-GB"/>
        </w:rPr>
        <w:t xml:space="preserve">    public void Add(KeyType key, ValueType value) {</w:t>
      </w:r>
    </w:p>
    <w:p w14:paraId="6C25A05C" w14:textId="77777777" w:rsidR="005E7D2C" w:rsidRPr="00D822A3" w:rsidRDefault="005E7D2C" w:rsidP="005E7D2C">
      <w:pPr>
        <w:pStyle w:val="Code"/>
        <w:rPr>
          <w:highlight w:val="white"/>
          <w:lang w:val="en-GB"/>
        </w:rPr>
      </w:pPr>
      <w:r w:rsidRPr="00D822A3">
        <w:rPr>
          <w:highlight w:val="white"/>
          <w:lang w:val="en-GB"/>
        </w:rPr>
        <w:t xml:space="preserve">      Add(new KeyValuePair&lt;KeyType,ValueType&gt;(key, value));</w:t>
      </w:r>
    </w:p>
    <w:p w14:paraId="7A85CB46" w14:textId="77777777" w:rsidR="005E7D2C" w:rsidRPr="00D822A3" w:rsidRDefault="005E7D2C" w:rsidP="005E7D2C">
      <w:pPr>
        <w:pStyle w:val="Code"/>
        <w:rPr>
          <w:highlight w:val="white"/>
          <w:lang w:val="en-GB"/>
        </w:rPr>
      </w:pPr>
      <w:r w:rsidRPr="00D822A3">
        <w:rPr>
          <w:highlight w:val="white"/>
          <w:lang w:val="en-GB"/>
        </w:rPr>
        <w:t xml:space="preserve">    }</w:t>
      </w:r>
    </w:p>
    <w:p w14:paraId="79D44552" w14:textId="77777777" w:rsidR="005E7D2C" w:rsidRPr="00D822A3" w:rsidRDefault="005E7D2C" w:rsidP="005E7D2C">
      <w:pPr>
        <w:pStyle w:val="Code"/>
        <w:rPr>
          <w:highlight w:val="white"/>
          <w:lang w:val="en-GB"/>
        </w:rPr>
      </w:pPr>
    </w:p>
    <w:p w14:paraId="5F745598" w14:textId="77777777" w:rsidR="005E7D2C" w:rsidRPr="00D822A3" w:rsidRDefault="005E7D2C" w:rsidP="005E7D2C">
      <w:pPr>
        <w:pStyle w:val="Code"/>
        <w:rPr>
          <w:highlight w:val="white"/>
          <w:lang w:val="en-GB"/>
        </w:rPr>
      </w:pPr>
      <w:r w:rsidRPr="00D822A3">
        <w:rPr>
          <w:highlight w:val="white"/>
          <w:lang w:val="en-GB"/>
        </w:rPr>
        <w:t xml:space="preserve">    public void Add(KeyValuePair&lt;KeyType,ValueType&gt; pair) {</w:t>
      </w:r>
    </w:p>
    <w:p w14:paraId="0D049D56" w14:textId="77777777" w:rsidR="005E7D2C" w:rsidRPr="00D822A3" w:rsidRDefault="005E7D2C" w:rsidP="005E7D2C">
      <w:pPr>
        <w:pStyle w:val="Code"/>
        <w:rPr>
          <w:highlight w:val="white"/>
          <w:lang w:val="en-GB"/>
        </w:rPr>
      </w:pPr>
      <w:r w:rsidRPr="00D822A3">
        <w:rPr>
          <w:highlight w:val="white"/>
          <w:lang w:val="en-GB"/>
        </w:rPr>
        <w:t xml:space="preserve">      if (ContainsKey(pair.Key)) {</w:t>
      </w:r>
    </w:p>
    <w:p w14:paraId="05149C0D" w14:textId="77777777" w:rsidR="005E7D2C" w:rsidRPr="00D822A3" w:rsidRDefault="005E7D2C" w:rsidP="005E7D2C">
      <w:pPr>
        <w:pStyle w:val="Code"/>
        <w:rPr>
          <w:highlight w:val="white"/>
          <w:lang w:val="en-GB"/>
        </w:rPr>
      </w:pPr>
      <w:r w:rsidRPr="00D822A3">
        <w:rPr>
          <w:highlight w:val="white"/>
          <w:lang w:val="en-GB"/>
        </w:rPr>
        <w:t xml:space="preserve">        throw (new ArgumentException());</w:t>
      </w:r>
    </w:p>
    <w:p w14:paraId="02B34DDB" w14:textId="77777777" w:rsidR="005E7D2C" w:rsidRPr="00D822A3" w:rsidRDefault="005E7D2C" w:rsidP="005E7D2C">
      <w:pPr>
        <w:pStyle w:val="Code"/>
        <w:rPr>
          <w:highlight w:val="white"/>
          <w:lang w:val="en-GB"/>
        </w:rPr>
      </w:pPr>
      <w:r w:rsidRPr="00D822A3">
        <w:rPr>
          <w:highlight w:val="white"/>
          <w:lang w:val="en-GB"/>
        </w:rPr>
        <w:t xml:space="preserve">      }</w:t>
      </w:r>
    </w:p>
    <w:p w14:paraId="33BE87B3" w14:textId="77777777" w:rsidR="005E7D2C" w:rsidRPr="00D822A3" w:rsidRDefault="005E7D2C" w:rsidP="005E7D2C">
      <w:pPr>
        <w:pStyle w:val="Code"/>
        <w:rPr>
          <w:highlight w:val="white"/>
          <w:lang w:val="en-GB"/>
        </w:rPr>
      </w:pPr>
      <w:r w:rsidRPr="00D822A3">
        <w:rPr>
          <w:highlight w:val="white"/>
          <w:lang w:val="en-GB"/>
        </w:rPr>
        <w:t xml:space="preserve">      </w:t>
      </w:r>
    </w:p>
    <w:p w14:paraId="2F68C043" w14:textId="77777777" w:rsidR="005E7D2C" w:rsidRPr="00D822A3" w:rsidRDefault="005E7D2C" w:rsidP="005E7D2C">
      <w:pPr>
        <w:pStyle w:val="Code"/>
        <w:rPr>
          <w:highlight w:val="white"/>
          <w:lang w:val="en-GB"/>
        </w:rPr>
      </w:pPr>
      <w:r w:rsidRPr="00D822A3">
        <w:rPr>
          <w:highlight w:val="white"/>
          <w:lang w:val="en-GB"/>
        </w:rPr>
        <w:t xml:space="preserve">      m_list.Add(pair);</w:t>
      </w:r>
    </w:p>
    <w:p w14:paraId="60A499D6" w14:textId="77777777" w:rsidR="005E7D2C" w:rsidRPr="00D822A3" w:rsidRDefault="005E7D2C" w:rsidP="005E7D2C">
      <w:pPr>
        <w:pStyle w:val="Code"/>
        <w:rPr>
          <w:highlight w:val="white"/>
          <w:lang w:val="en-GB"/>
        </w:rPr>
      </w:pPr>
      <w:r w:rsidRPr="00D822A3">
        <w:rPr>
          <w:highlight w:val="white"/>
          <w:lang w:val="en-GB"/>
        </w:rPr>
        <w:t xml:space="preserve">    }</w:t>
      </w:r>
    </w:p>
    <w:p w14:paraId="25AE9C3B" w14:textId="77777777" w:rsidR="005E7D2C" w:rsidRPr="00D822A3" w:rsidRDefault="005E7D2C" w:rsidP="005E7D2C">
      <w:pPr>
        <w:pStyle w:val="Code"/>
        <w:rPr>
          <w:highlight w:val="white"/>
          <w:lang w:val="en-GB"/>
        </w:rPr>
      </w:pPr>
    </w:p>
    <w:p w14:paraId="36AC5615" w14:textId="77777777" w:rsidR="005E7D2C" w:rsidRPr="00D822A3" w:rsidRDefault="005E7D2C" w:rsidP="005E7D2C">
      <w:pPr>
        <w:pStyle w:val="Code"/>
        <w:rPr>
          <w:highlight w:val="white"/>
          <w:lang w:val="en-GB"/>
        </w:rPr>
      </w:pPr>
      <w:r w:rsidRPr="00D822A3">
        <w:rPr>
          <w:highlight w:val="white"/>
          <w:lang w:val="en-GB"/>
        </w:rPr>
        <w:t xml:space="preserve">    public bool ContainsKey(KeyType key) {</w:t>
      </w:r>
    </w:p>
    <w:p w14:paraId="0C6F2485"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1ED8C155" w14:textId="77777777" w:rsidR="005E7D2C" w:rsidRPr="00D822A3" w:rsidRDefault="005E7D2C" w:rsidP="005E7D2C">
      <w:pPr>
        <w:pStyle w:val="Code"/>
        <w:rPr>
          <w:highlight w:val="white"/>
          <w:lang w:val="en-GB"/>
        </w:rPr>
      </w:pPr>
      <w:r w:rsidRPr="00D822A3">
        <w:rPr>
          <w:highlight w:val="white"/>
          <w:lang w:val="en-GB"/>
        </w:rPr>
        <w:t xml:space="preserve">        if (pair.Key.Equals(key)) {</w:t>
      </w:r>
    </w:p>
    <w:p w14:paraId="7C7DAA80" w14:textId="77777777" w:rsidR="005E7D2C" w:rsidRPr="00D822A3" w:rsidRDefault="005E7D2C" w:rsidP="005E7D2C">
      <w:pPr>
        <w:pStyle w:val="Code"/>
        <w:rPr>
          <w:highlight w:val="white"/>
          <w:lang w:val="en-GB"/>
        </w:rPr>
      </w:pPr>
      <w:r w:rsidRPr="00D822A3">
        <w:rPr>
          <w:highlight w:val="white"/>
          <w:lang w:val="en-GB"/>
        </w:rPr>
        <w:t xml:space="preserve">          return true;</w:t>
      </w:r>
    </w:p>
    <w:p w14:paraId="7C02DB6B" w14:textId="77777777" w:rsidR="005E7D2C" w:rsidRPr="00D822A3" w:rsidRDefault="005E7D2C" w:rsidP="005E7D2C">
      <w:pPr>
        <w:pStyle w:val="Code"/>
        <w:rPr>
          <w:highlight w:val="white"/>
          <w:lang w:val="en-GB"/>
        </w:rPr>
      </w:pPr>
      <w:r w:rsidRPr="00D822A3">
        <w:rPr>
          <w:highlight w:val="white"/>
          <w:lang w:val="en-GB"/>
        </w:rPr>
        <w:t xml:space="preserve">        }</w:t>
      </w:r>
    </w:p>
    <w:p w14:paraId="14A89FDE" w14:textId="77777777" w:rsidR="005E7D2C" w:rsidRPr="00D822A3" w:rsidRDefault="005E7D2C" w:rsidP="005E7D2C">
      <w:pPr>
        <w:pStyle w:val="Code"/>
        <w:rPr>
          <w:highlight w:val="white"/>
          <w:lang w:val="en-GB"/>
        </w:rPr>
      </w:pPr>
      <w:r w:rsidRPr="00D822A3">
        <w:rPr>
          <w:highlight w:val="white"/>
          <w:lang w:val="en-GB"/>
        </w:rPr>
        <w:t xml:space="preserve">      }</w:t>
      </w:r>
    </w:p>
    <w:p w14:paraId="2409D534" w14:textId="77777777" w:rsidR="005E7D2C" w:rsidRPr="00D822A3" w:rsidRDefault="005E7D2C" w:rsidP="005E7D2C">
      <w:pPr>
        <w:pStyle w:val="Code"/>
        <w:rPr>
          <w:highlight w:val="white"/>
          <w:lang w:val="en-GB"/>
        </w:rPr>
      </w:pPr>
    </w:p>
    <w:p w14:paraId="2844DF4B"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75370AF2" w14:textId="77777777" w:rsidR="005E7D2C" w:rsidRPr="00D822A3" w:rsidRDefault="005E7D2C" w:rsidP="005E7D2C">
      <w:pPr>
        <w:pStyle w:val="Code"/>
        <w:rPr>
          <w:highlight w:val="white"/>
          <w:lang w:val="en-GB"/>
        </w:rPr>
      </w:pPr>
      <w:r w:rsidRPr="00D822A3">
        <w:rPr>
          <w:highlight w:val="white"/>
          <w:lang w:val="en-GB"/>
        </w:rPr>
        <w:t xml:space="preserve">    }</w:t>
      </w:r>
    </w:p>
    <w:p w14:paraId="5BABE9C9" w14:textId="77777777" w:rsidR="005E7D2C" w:rsidRPr="00D822A3" w:rsidRDefault="005E7D2C" w:rsidP="005E7D2C">
      <w:pPr>
        <w:pStyle w:val="Code"/>
        <w:rPr>
          <w:highlight w:val="white"/>
          <w:lang w:val="en-GB"/>
        </w:rPr>
      </w:pPr>
    </w:p>
    <w:p w14:paraId="6D34B83B" w14:textId="77777777" w:rsidR="005E7D2C" w:rsidRPr="00D822A3" w:rsidRDefault="005E7D2C" w:rsidP="005E7D2C">
      <w:pPr>
        <w:pStyle w:val="Code"/>
        <w:rPr>
          <w:highlight w:val="white"/>
          <w:lang w:val="en-GB"/>
        </w:rPr>
      </w:pPr>
      <w:r w:rsidRPr="00D822A3">
        <w:rPr>
          <w:highlight w:val="white"/>
          <w:lang w:val="en-GB"/>
        </w:rPr>
        <w:t xml:space="preserve">    public bool Contains(KeyValuePair&lt;KeyType,ValueType&gt; pair) {</w:t>
      </w:r>
    </w:p>
    <w:p w14:paraId="1A8CA513" w14:textId="77777777" w:rsidR="005E7D2C" w:rsidRPr="00D822A3" w:rsidRDefault="005E7D2C" w:rsidP="005E7D2C">
      <w:pPr>
        <w:pStyle w:val="Code"/>
        <w:rPr>
          <w:highlight w:val="white"/>
          <w:lang w:val="en-GB"/>
        </w:rPr>
      </w:pPr>
      <w:r w:rsidRPr="00D822A3">
        <w:rPr>
          <w:highlight w:val="white"/>
          <w:lang w:val="en-GB"/>
        </w:rPr>
        <w:t xml:space="preserve">      return m_list.Contains(pair);</w:t>
      </w:r>
    </w:p>
    <w:p w14:paraId="20A58446" w14:textId="77777777" w:rsidR="005E7D2C" w:rsidRPr="00D822A3" w:rsidRDefault="005E7D2C" w:rsidP="005E7D2C">
      <w:pPr>
        <w:pStyle w:val="Code"/>
        <w:rPr>
          <w:highlight w:val="white"/>
          <w:lang w:val="en-GB"/>
        </w:rPr>
      </w:pPr>
      <w:r w:rsidRPr="00D822A3">
        <w:rPr>
          <w:highlight w:val="white"/>
          <w:lang w:val="en-GB"/>
        </w:rPr>
        <w:t xml:space="preserve">    }</w:t>
      </w:r>
    </w:p>
    <w:p w14:paraId="08D03804" w14:textId="77777777" w:rsidR="005E7D2C" w:rsidRPr="00D822A3" w:rsidRDefault="005E7D2C" w:rsidP="005E7D2C">
      <w:pPr>
        <w:pStyle w:val="Code"/>
        <w:rPr>
          <w:highlight w:val="white"/>
          <w:lang w:val="en-GB"/>
        </w:rPr>
      </w:pPr>
    </w:p>
    <w:p w14:paraId="3701A8FA" w14:textId="77777777" w:rsidR="005E7D2C" w:rsidRPr="00D822A3" w:rsidRDefault="005E7D2C" w:rsidP="005E7D2C">
      <w:pPr>
        <w:pStyle w:val="Code"/>
        <w:rPr>
          <w:highlight w:val="white"/>
          <w:lang w:val="en-GB"/>
        </w:rPr>
      </w:pPr>
      <w:r w:rsidRPr="00D822A3">
        <w:rPr>
          <w:highlight w:val="white"/>
          <w:lang w:val="en-GB"/>
        </w:rPr>
        <w:t xml:space="preserve">    public bool Remove(KeyType key) {</w:t>
      </w:r>
    </w:p>
    <w:p w14:paraId="55BC492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334F17D7" w14:textId="77777777" w:rsidR="005E7D2C" w:rsidRPr="00D822A3" w:rsidRDefault="005E7D2C" w:rsidP="005E7D2C">
      <w:pPr>
        <w:pStyle w:val="Code"/>
        <w:rPr>
          <w:highlight w:val="white"/>
          <w:lang w:val="en-GB"/>
        </w:rPr>
      </w:pPr>
      <w:r w:rsidRPr="00D822A3">
        <w:rPr>
          <w:highlight w:val="white"/>
          <w:lang w:val="en-GB"/>
        </w:rPr>
        <w:t xml:space="preserve">        if (key.Equals(pair.Key)) {</w:t>
      </w:r>
    </w:p>
    <w:p w14:paraId="7C524F32" w14:textId="77777777" w:rsidR="005E7D2C" w:rsidRPr="00D822A3" w:rsidRDefault="005E7D2C" w:rsidP="005E7D2C">
      <w:pPr>
        <w:pStyle w:val="Code"/>
        <w:rPr>
          <w:highlight w:val="white"/>
          <w:lang w:val="en-GB"/>
        </w:rPr>
      </w:pPr>
      <w:r w:rsidRPr="00D822A3">
        <w:rPr>
          <w:highlight w:val="white"/>
          <w:lang w:val="en-GB"/>
        </w:rPr>
        <w:t xml:space="preserve">          m_list.Remove(pair);</w:t>
      </w:r>
    </w:p>
    <w:p w14:paraId="7CB524ED" w14:textId="77777777" w:rsidR="005E7D2C" w:rsidRPr="00D822A3" w:rsidRDefault="005E7D2C" w:rsidP="005E7D2C">
      <w:pPr>
        <w:pStyle w:val="Code"/>
        <w:rPr>
          <w:highlight w:val="white"/>
          <w:lang w:val="en-GB"/>
        </w:rPr>
      </w:pPr>
      <w:r w:rsidRPr="00D822A3">
        <w:rPr>
          <w:highlight w:val="white"/>
          <w:lang w:val="en-GB"/>
        </w:rPr>
        <w:t xml:space="preserve">          return true;</w:t>
      </w:r>
    </w:p>
    <w:p w14:paraId="4C568A5D" w14:textId="77777777" w:rsidR="005E7D2C" w:rsidRPr="00D822A3" w:rsidRDefault="005E7D2C" w:rsidP="005E7D2C">
      <w:pPr>
        <w:pStyle w:val="Code"/>
        <w:rPr>
          <w:highlight w:val="white"/>
          <w:lang w:val="en-GB"/>
        </w:rPr>
      </w:pPr>
      <w:r w:rsidRPr="00D822A3">
        <w:rPr>
          <w:highlight w:val="white"/>
          <w:lang w:val="en-GB"/>
        </w:rPr>
        <w:t xml:space="preserve">        }</w:t>
      </w:r>
    </w:p>
    <w:p w14:paraId="2F06EBC7" w14:textId="77777777" w:rsidR="005E7D2C" w:rsidRPr="00D822A3" w:rsidRDefault="005E7D2C" w:rsidP="005E7D2C">
      <w:pPr>
        <w:pStyle w:val="Code"/>
        <w:rPr>
          <w:highlight w:val="white"/>
          <w:lang w:val="en-GB"/>
        </w:rPr>
      </w:pPr>
      <w:r w:rsidRPr="00D822A3">
        <w:rPr>
          <w:highlight w:val="white"/>
          <w:lang w:val="en-GB"/>
        </w:rPr>
        <w:t xml:space="preserve">      }</w:t>
      </w:r>
    </w:p>
    <w:p w14:paraId="378FEA8A" w14:textId="77777777" w:rsidR="005E7D2C" w:rsidRPr="00D822A3" w:rsidRDefault="005E7D2C" w:rsidP="005E7D2C">
      <w:pPr>
        <w:pStyle w:val="Code"/>
        <w:rPr>
          <w:highlight w:val="white"/>
          <w:lang w:val="en-GB"/>
        </w:rPr>
      </w:pPr>
    </w:p>
    <w:p w14:paraId="27258148"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4DD7621" w14:textId="77777777" w:rsidR="005E7D2C" w:rsidRPr="00D822A3" w:rsidRDefault="005E7D2C" w:rsidP="005E7D2C">
      <w:pPr>
        <w:pStyle w:val="Code"/>
        <w:rPr>
          <w:highlight w:val="white"/>
          <w:lang w:val="en-GB"/>
        </w:rPr>
      </w:pPr>
      <w:r w:rsidRPr="00D822A3">
        <w:rPr>
          <w:highlight w:val="white"/>
          <w:lang w:val="en-GB"/>
        </w:rPr>
        <w:t xml:space="preserve">    }</w:t>
      </w:r>
    </w:p>
    <w:p w14:paraId="1F09BB10" w14:textId="77777777" w:rsidR="005E7D2C" w:rsidRPr="00D822A3" w:rsidRDefault="005E7D2C" w:rsidP="005E7D2C">
      <w:pPr>
        <w:pStyle w:val="Code"/>
        <w:rPr>
          <w:highlight w:val="white"/>
          <w:lang w:val="en-GB"/>
        </w:rPr>
      </w:pPr>
    </w:p>
    <w:p w14:paraId="535A1DF1" w14:textId="77777777" w:rsidR="005E7D2C" w:rsidRPr="00D822A3" w:rsidRDefault="005E7D2C" w:rsidP="005E7D2C">
      <w:pPr>
        <w:pStyle w:val="Code"/>
        <w:rPr>
          <w:highlight w:val="white"/>
          <w:lang w:val="en-GB"/>
        </w:rPr>
      </w:pPr>
      <w:r w:rsidRPr="00D822A3">
        <w:rPr>
          <w:highlight w:val="white"/>
          <w:lang w:val="en-GB"/>
        </w:rPr>
        <w:t xml:space="preserve">    public bool Remove(KeyValuePair&lt;KeyType,ValueType&gt; pair) {</w:t>
      </w:r>
    </w:p>
    <w:p w14:paraId="433B8B2E" w14:textId="77777777" w:rsidR="005E7D2C" w:rsidRPr="00D822A3" w:rsidRDefault="005E7D2C" w:rsidP="005E7D2C">
      <w:pPr>
        <w:pStyle w:val="Code"/>
        <w:rPr>
          <w:highlight w:val="white"/>
          <w:lang w:val="en-GB"/>
        </w:rPr>
      </w:pPr>
      <w:r w:rsidRPr="00D822A3">
        <w:rPr>
          <w:highlight w:val="white"/>
          <w:lang w:val="en-GB"/>
        </w:rPr>
        <w:t xml:space="preserve">      if (m_list.Contains(pair)) {</w:t>
      </w:r>
    </w:p>
    <w:p w14:paraId="5E573B60" w14:textId="77777777" w:rsidR="005E7D2C" w:rsidRPr="00D822A3" w:rsidRDefault="005E7D2C" w:rsidP="005E7D2C">
      <w:pPr>
        <w:pStyle w:val="Code"/>
        <w:rPr>
          <w:highlight w:val="white"/>
          <w:lang w:val="en-GB"/>
        </w:rPr>
      </w:pPr>
      <w:r w:rsidRPr="00D822A3">
        <w:rPr>
          <w:highlight w:val="white"/>
          <w:lang w:val="en-GB"/>
        </w:rPr>
        <w:t xml:space="preserve">        m_list.Remove(pair);</w:t>
      </w:r>
    </w:p>
    <w:p w14:paraId="538DBFA5" w14:textId="77777777" w:rsidR="005E7D2C" w:rsidRPr="00D822A3" w:rsidRDefault="005E7D2C" w:rsidP="005E7D2C">
      <w:pPr>
        <w:pStyle w:val="Code"/>
        <w:rPr>
          <w:highlight w:val="white"/>
          <w:lang w:val="en-GB"/>
        </w:rPr>
      </w:pPr>
      <w:r w:rsidRPr="00D822A3">
        <w:rPr>
          <w:highlight w:val="white"/>
          <w:lang w:val="en-GB"/>
        </w:rPr>
        <w:t xml:space="preserve">        return true;</w:t>
      </w:r>
    </w:p>
    <w:p w14:paraId="7FFDFAC0" w14:textId="77777777" w:rsidR="005E7D2C" w:rsidRPr="00D822A3" w:rsidRDefault="005E7D2C" w:rsidP="005E7D2C">
      <w:pPr>
        <w:pStyle w:val="Code"/>
        <w:rPr>
          <w:highlight w:val="white"/>
          <w:lang w:val="en-GB"/>
        </w:rPr>
      </w:pPr>
      <w:r w:rsidRPr="00D822A3">
        <w:rPr>
          <w:highlight w:val="white"/>
          <w:lang w:val="en-GB"/>
        </w:rPr>
        <w:t xml:space="preserve">      }</w:t>
      </w:r>
    </w:p>
    <w:p w14:paraId="4D898179" w14:textId="77777777" w:rsidR="005E7D2C" w:rsidRPr="00D822A3" w:rsidRDefault="005E7D2C" w:rsidP="005E7D2C">
      <w:pPr>
        <w:pStyle w:val="Code"/>
        <w:rPr>
          <w:highlight w:val="white"/>
          <w:lang w:val="en-GB"/>
        </w:rPr>
      </w:pPr>
    </w:p>
    <w:p w14:paraId="2F38E430"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3496C820" w14:textId="77777777" w:rsidR="005E7D2C" w:rsidRPr="00D822A3" w:rsidRDefault="005E7D2C" w:rsidP="005E7D2C">
      <w:pPr>
        <w:pStyle w:val="Code"/>
        <w:rPr>
          <w:highlight w:val="white"/>
          <w:lang w:val="en-GB"/>
        </w:rPr>
      </w:pPr>
      <w:r w:rsidRPr="00D822A3">
        <w:rPr>
          <w:highlight w:val="white"/>
          <w:lang w:val="en-GB"/>
        </w:rPr>
        <w:t xml:space="preserve">    }</w:t>
      </w:r>
    </w:p>
    <w:p w14:paraId="1788406E" w14:textId="77777777" w:rsidR="005E7D2C" w:rsidRPr="00D822A3" w:rsidRDefault="005E7D2C" w:rsidP="005E7D2C">
      <w:pPr>
        <w:pStyle w:val="Code"/>
        <w:rPr>
          <w:highlight w:val="white"/>
          <w:lang w:val="en-GB"/>
        </w:rPr>
      </w:pPr>
    </w:p>
    <w:p w14:paraId="611C7667" w14:textId="77777777" w:rsidR="005E7D2C" w:rsidRPr="00D822A3" w:rsidRDefault="005E7D2C" w:rsidP="005E7D2C">
      <w:pPr>
        <w:pStyle w:val="Code"/>
        <w:rPr>
          <w:highlight w:val="white"/>
          <w:lang w:val="en-GB"/>
        </w:rPr>
      </w:pPr>
      <w:r w:rsidRPr="00D822A3">
        <w:rPr>
          <w:highlight w:val="white"/>
          <w:lang w:val="en-GB"/>
        </w:rPr>
        <w:t xml:space="preserve">    public void CopyTo(KeyValuePair&lt;KeyType,ValueType&gt;[] array, int index) {</w:t>
      </w:r>
    </w:p>
    <w:p w14:paraId="1BF7415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779233A4" w14:textId="77777777" w:rsidR="005E7D2C" w:rsidRPr="00D822A3" w:rsidRDefault="005E7D2C" w:rsidP="005E7D2C">
      <w:pPr>
        <w:pStyle w:val="Code"/>
        <w:rPr>
          <w:highlight w:val="white"/>
          <w:lang w:val="en-GB"/>
        </w:rPr>
      </w:pPr>
      <w:r w:rsidRPr="00D822A3">
        <w:rPr>
          <w:highlight w:val="white"/>
          <w:lang w:val="en-GB"/>
        </w:rPr>
        <w:t xml:space="preserve">        array[index++] = pair;</w:t>
      </w:r>
    </w:p>
    <w:p w14:paraId="3ED40BA5" w14:textId="77777777" w:rsidR="005E7D2C" w:rsidRPr="00D822A3" w:rsidRDefault="005E7D2C" w:rsidP="005E7D2C">
      <w:pPr>
        <w:pStyle w:val="Code"/>
        <w:rPr>
          <w:highlight w:val="white"/>
          <w:lang w:val="en-GB"/>
        </w:rPr>
      </w:pPr>
      <w:r w:rsidRPr="00D822A3">
        <w:rPr>
          <w:highlight w:val="white"/>
          <w:lang w:val="en-GB"/>
        </w:rPr>
        <w:t xml:space="preserve">      }</w:t>
      </w:r>
    </w:p>
    <w:p w14:paraId="67CF9686" w14:textId="77777777" w:rsidR="005E7D2C" w:rsidRPr="00D822A3" w:rsidRDefault="005E7D2C" w:rsidP="005E7D2C">
      <w:pPr>
        <w:pStyle w:val="Code"/>
        <w:rPr>
          <w:highlight w:val="white"/>
          <w:lang w:val="en-GB"/>
        </w:rPr>
      </w:pPr>
      <w:r w:rsidRPr="00D822A3">
        <w:rPr>
          <w:highlight w:val="white"/>
          <w:lang w:val="en-GB"/>
        </w:rPr>
        <w:t xml:space="preserve">    }</w:t>
      </w:r>
    </w:p>
    <w:p w14:paraId="21CE8DDD" w14:textId="77777777" w:rsidR="005E7D2C" w:rsidRPr="00D822A3" w:rsidRDefault="005E7D2C" w:rsidP="005E7D2C">
      <w:pPr>
        <w:pStyle w:val="Code"/>
        <w:rPr>
          <w:highlight w:val="white"/>
          <w:lang w:val="en-GB"/>
        </w:rPr>
      </w:pPr>
    </w:p>
    <w:p w14:paraId="0C252271" w14:textId="77777777" w:rsidR="005E7D2C" w:rsidRPr="00D822A3" w:rsidRDefault="005E7D2C" w:rsidP="005E7D2C">
      <w:pPr>
        <w:pStyle w:val="Code"/>
        <w:rPr>
          <w:highlight w:val="white"/>
          <w:lang w:val="en-GB"/>
        </w:rPr>
      </w:pPr>
      <w:r w:rsidRPr="00D822A3">
        <w:rPr>
          <w:highlight w:val="white"/>
          <w:lang w:val="en-GB"/>
        </w:rPr>
        <w:t xml:space="preserve">    public bool TryGetValue(KeyType key, out ValueType value) {</w:t>
      </w:r>
    </w:p>
    <w:p w14:paraId="07A703A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2D43AC6E" w14:textId="77777777" w:rsidR="005E7D2C" w:rsidRPr="00D822A3" w:rsidRDefault="005E7D2C" w:rsidP="005E7D2C">
      <w:pPr>
        <w:pStyle w:val="Code"/>
        <w:rPr>
          <w:highlight w:val="white"/>
          <w:lang w:val="en-GB"/>
        </w:rPr>
      </w:pPr>
      <w:r w:rsidRPr="00D822A3">
        <w:rPr>
          <w:highlight w:val="white"/>
          <w:lang w:val="en-GB"/>
        </w:rPr>
        <w:t xml:space="preserve">        if (key.Equals(pair.Key)) {</w:t>
      </w:r>
    </w:p>
    <w:p w14:paraId="183AC97C" w14:textId="77777777" w:rsidR="005E7D2C" w:rsidRPr="00D822A3" w:rsidRDefault="005E7D2C" w:rsidP="005E7D2C">
      <w:pPr>
        <w:pStyle w:val="Code"/>
        <w:rPr>
          <w:highlight w:val="white"/>
          <w:lang w:val="en-GB"/>
        </w:rPr>
      </w:pPr>
      <w:r w:rsidRPr="00D822A3">
        <w:rPr>
          <w:highlight w:val="white"/>
          <w:lang w:val="en-GB"/>
        </w:rPr>
        <w:t xml:space="preserve">          value = pair.Value;</w:t>
      </w:r>
    </w:p>
    <w:p w14:paraId="22506580" w14:textId="77777777" w:rsidR="005E7D2C" w:rsidRPr="00D822A3" w:rsidRDefault="005E7D2C" w:rsidP="005E7D2C">
      <w:pPr>
        <w:pStyle w:val="Code"/>
        <w:rPr>
          <w:highlight w:val="white"/>
          <w:lang w:val="en-GB"/>
        </w:rPr>
      </w:pPr>
      <w:r w:rsidRPr="00D822A3">
        <w:rPr>
          <w:highlight w:val="white"/>
          <w:lang w:val="en-GB"/>
        </w:rPr>
        <w:t xml:space="preserve">          return true;</w:t>
      </w:r>
    </w:p>
    <w:p w14:paraId="0152B5F9" w14:textId="77777777" w:rsidR="005E7D2C" w:rsidRPr="00D822A3" w:rsidRDefault="005E7D2C" w:rsidP="005E7D2C">
      <w:pPr>
        <w:pStyle w:val="Code"/>
        <w:rPr>
          <w:highlight w:val="white"/>
          <w:lang w:val="en-GB"/>
        </w:rPr>
      </w:pPr>
      <w:r w:rsidRPr="00D822A3">
        <w:rPr>
          <w:highlight w:val="white"/>
          <w:lang w:val="en-GB"/>
        </w:rPr>
        <w:t xml:space="preserve">        }</w:t>
      </w:r>
    </w:p>
    <w:p w14:paraId="5D1BB618" w14:textId="77777777" w:rsidR="005E7D2C" w:rsidRPr="00D822A3" w:rsidRDefault="005E7D2C" w:rsidP="005E7D2C">
      <w:pPr>
        <w:pStyle w:val="Code"/>
        <w:rPr>
          <w:highlight w:val="white"/>
          <w:lang w:val="en-GB"/>
        </w:rPr>
      </w:pPr>
      <w:r w:rsidRPr="00D822A3">
        <w:rPr>
          <w:highlight w:val="white"/>
          <w:lang w:val="en-GB"/>
        </w:rPr>
        <w:t xml:space="preserve">      }</w:t>
      </w:r>
    </w:p>
    <w:p w14:paraId="0B25B01B" w14:textId="77777777" w:rsidR="005E7D2C" w:rsidRPr="00D822A3" w:rsidRDefault="005E7D2C" w:rsidP="005E7D2C">
      <w:pPr>
        <w:pStyle w:val="Code"/>
        <w:rPr>
          <w:highlight w:val="white"/>
          <w:lang w:val="en-GB"/>
        </w:rPr>
      </w:pPr>
    </w:p>
    <w:p w14:paraId="3FE1C4A4" w14:textId="77777777" w:rsidR="005E7D2C" w:rsidRPr="00D822A3" w:rsidRDefault="005E7D2C" w:rsidP="005E7D2C">
      <w:pPr>
        <w:pStyle w:val="Code"/>
        <w:rPr>
          <w:highlight w:val="white"/>
          <w:lang w:val="en-GB"/>
        </w:rPr>
      </w:pPr>
      <w:r w:rsidRPr="00D822A3">
        <w:rPr>
          <w:highlight w:val="white"/>
          <w:lang w:val="en-GB"/>
        </w:rPr>
        <w:t xml:space="preserve">      value = default(ValueType);</w:t>
      </w:r>
    </w:p>
    <w:p w14:paraId="53419055"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54AF508" w14:textId="77777777" w:rsidR="005E7D2C" w:rsidRPr="00D822A3" w:rsidRDefault="005E7D2C" w:rsidP="005E7D2C">
      <w:pPr>
        <w:pStyle w:val="Code"/>
        <w:rPr>
          <w:highlight w:val="white"/>
          <w:lang w:val="en-GB"/>
        </w:rPr>
      </w:pPr>
      <w:r w:rsidRPr="00D822A3">
        <w:rPr>
          <w:highlight w:val="white"/>
          <w:lang w:val="en-GB"/>
        </w:rPr>
        <w:t xml:space="preserve">    }</w:t>
      </w:r>
    </w:p>
    <w:p w14:paraId="77A6F9D0" w14:textId="77777777" w:rsidR="005E7D2C" w:rsidRPr="00D822A3" w:rsidRDefault="005E7D2C" w:rsidP="005E7D2C">
      <w:pPr>
        <w:pStyle w:val="Code"/>
        <w:rPr>
          <w:highlight w:val="white"/>
          <w:lang w:val="en-GB"/>
        </w:rPr>
      </w:pPr>
    </w:p>
    <w:p w14:paraId="5BCA8C75" w14:textId="77777777" w:rsidR="005E7D2C" w:rsidRPr="00D822A3" w:rsidRDefault="005E7D2C" w:rsidP="005E7D2C">
      <w:pPr>
        <w:pStyle w:val="Code"/>
        <w:rPr>
          <w:highlight w:val="white"/>
          <w:lang w:val="en-GB"/>
        </w:rPr>
      </w:pPr>
      <w:r w:rsidRPr="00D822A3">
        <w:rPr>
          <w:highlight w:val="white"/>
          <w:lang w:val="en-GB"/>
        </w:rPr>
        <w:t xml:space="preserve">    IEnumerator IEnumerable.GetEnumerator() {</w:t>
      </w:r>
    </w:p>
    <w:p w14:paraId="047B53ED" w14:textId="77777777" w:rsidR="005E7D2C" w:rsidRPr="00D822A3" w:rsidRDefault="005E7D2C" w:rsidP="005E7D2C">
      <w:pPr>
        <w:pStyle w:val="Code"/>
        <w:rPr>
          <w:highlight w:val="white"/>
          <w:lang w:val="en-GB"/>
        </w:rPr>
      </w:pPr>
      <w:r w:rsidRPr="00D822A3">
        <w:rPr>
          <w:highlight w:val="white"/>
          <w:lang w:val="en-GB"/>
        </w:rPr>
        <w:t xml:space="preserve">      return (new ListMapEnumerator&lt;KeyType,ValueType&gt;(m_list));</w:t>
      </w:r>
    </w:p>
    <w:p w14:paraId="0A4F6266" w14:textId="77777777" w:rsidR="005E7D2C" w:rsidRPr="00D822A3" w:rsidRDefault="005E7D2C" w:rsidP="005E7D2C">
      <w:pPr>
        <w:pStyle w:val="Code"/>
        <w:rPr>
          <w:highlight w:val="white"/>
          <w:lang w:val="en-GB"/>
        </w:rPr>
      </w:pPr>
      <w:r w:rsidRPr="00D822A3">
        <w:rPr>
          <w:highlight w:val="white"/>
          <w:lang w:val="en-GB"/>
        </w:rPr>
        <w:t xml:space="preserve">    }</w:t>
      </w:r>
    </w:p>
    <w:p w14:paraId="227E987B" w14:textId="77777777" w:rsidR="005E7D2C" w:rsidRPr="00D822A3" w:rsidRDefault="005E7D2C" w:rsidP="005E7D2C">
      <w:pPr>
        <w:pStyle w:val="Code"/>
        <w:rPr>
          <w:highlight w:val="white"/>
          <w:lang w:val="en-GB"/>
        </w:rPr>
      </w:pPr>
    </w:p>
    <w:p w14:paraId="6DAC6DB7" w14:textId="77777777" w:rsidR="005E7D2C" w:rsidRPr="00D822A3" w:rsidRDefault="005E7D2C" w:rsidP="005E7D2C">
      <w:pPr>
        <w:pStyle w:val="Code"/>
        <w:rPr>
          <w:highlight w:val="white"/>
          <w:lang w:val="en-GB"/>
        </w:rPr>
      </w:pPr>
      <w:r w:rsidRPr="00D822A3">
        <w:rPr>
          <w:highlight w:val="white"/>
          <w:lang w:val="en-GB"/>
        </w:rPr>
        <w:t xml:space="preserve">    IEnumerator&lt;KeyValuePair&lt;KeyType,ValueType&gt;&gt;</w:t>
      </w:r>
    </w:p>
    <w:p w14:paraId="0AF9E6D1" w14:textId="77777777" w:rsidR="005E7D2C" w:rsidRPr="00D822A3" w:rsidRDefault="005E7D2C" w:rsidP="005E7D2C">
      <w:pPr>
        <w:pStyle w:val="Code"/>
        <w:rPr>
          <w:highlight w:val="white"/>
          <w:lang w:val="en-GB"/>
        </w:rPr>
      </w:pPr>
      <w:r w:rsidRPr="00D822A3">
        <w:rPr>
          <w:highlight w:val="white"/>
          <w:lang w:val="en-GB"/>
        </w:rPr>
        <w:t xml:space="preserve">    IEnumerable&lt;KeyValuePair&lt;KeyType,ValueType&gt;&gt;.GetEnumerator() {</w:t>
      </w:r>
    </w:p>
    <w:p w14:paraId="3018919B" w14:textId="77777777" w:rsidR="005E7D2C" w:rsidRPr="00D822A3" w:rsidRDefault="005E7D2C" w:rsidP="005E7D2C">
      <w:pPr>
        <w:pStyle w:val="Code"/>
        <w:rPr>
          <w:highlight w:val="white"/>
          <w:lang w:val="en-GB"/>
        </w:rPr>
      </w:pPr>
      <w:r w:rsidRPr="00D822A3">
        <w:rPr>
          <w:highlight w:val="white"/>
          <w:lang w:val="en-GB"/>
        </w:rPr>
        <w:t xml:space="preserve">      return (new ListMapEnumerator&lt;KeyType,ValueType&gt;(m_list));</w:t>
      </w:r>
    </w:p>
    <w:p w14:paraId="3996AB32" w14:textId="77777777" w:rsidR="005E7D2C" w:rsidRPr="00D822A3" w:rsidRDefault="005E7D2C" w:rsidP="005E7D2C">
      <w:pPr>
        <w:pStyle w:val="Code"/>
        <w:rPr>
          <w:highlight w:val="white"/>
          <w:lang w:val="en-GB"/>
        </w:rPr>
      </w:pPr>
      <w:r w:rsidRPr="00D822A3">
        <w:rPr>
          <w:highlight w:val="white"/>
          <w:lang w:val="en-GB"/>
        </w:rPr>
        <w:t xml:space="preserve">    }</w:t>
      </w:r>
    </w:p>
    <w:p w14:paraId="6432665E" w14:textId="77777777" w:rsidR="005E7D2C" w:rsidRPr="00D822A3" w:rsidRDefault="005E7D2C" w:rsidP="005E7D2C">
      <w:pPr>
        <w:pStyle w:val="Code"/>
        <w:rPr>
          <w:highlight w:val="white"/>
          <w:lang w:val="en-GB"/>
        </w:rPr>
      </w:pPr>
    </w:p>
    <w:p w14:paraId="7C8E0FBE"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70FEE5EE" w14:textId="77777777" w:rsidR="005E7D2C" w:rsidRPr="00D822A3" w:rsidRDefault="005E7D2C" w:rsidP="005E7D2C">
      <w:pPr>
        <w:pStyle w:val="Code"/>
        <w:rPr>
          <w:highlight w:val="white"/>
          <w:lang w:val="en-GB"/>
        </w:rPr>
      </w:pPr>
      <w:r w:rsidRPr="00D822A3">
        <w:rPr>
          <w:highlight w:val="white"/>
          <w:lang w:val="en-GB"/>
        </w:rPr>
        <w:t xml:space="preserve">      return base.GetHashCode();</w:t>
      </w:r>
    </w:p>
    <w:p w14:paraId="7DC7C9AD" w14:textId="77777777" w:rsidR="005E7D2C" w:rsidRPr="00D822A3" w:rsidRDefault="005E7D2C" w:rsidP="005E7D2C">
      <w:pPr>
        <w:pStyle w:val="Code"/>
        <w:rPr>
          <w:highlight w:val="white"/>
          <w:lang w:val="en-GB"/>
        </w:rPr>
      </w:pPr>
      <w:r w:rsidRPr="00D822A3">
        <w:rPr>
          <w:highlight w:val="white"/>
          <w:lang w:val="en-GB"/>
        </w:rPr>
        <w:t xml:space="preserve">    }</w:t>
      </w:r>
    </w:p>
    <w:p w14:paraId="7490F98A" w14:textId="77777777" w:rsidR="005E7D2C" w:rsidRPr="00D822A3" w:rsidRDefault="005E7D2C" w:rsidP="005E7D2C">
      <w:pPr>
        <w:pStyle w:val="Code"/>
        <w:rPr>
          <w:highlight w:val="white"/>
          <w:lang w:val="en-GB"/>
        </w:rPr>
      </w:pPr>
    </w:p>
    <w:p w14:paraId="78C22189"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4A8D6F18" w14:textId="77777777" w:rsidR="005E7D2C" w:rsidRPr="00D822A3" w:rsidRDefault="005E7D2C" w:rsidP="005E7D2C">
      <w:pPr>
        <w:pStyle w:val="Code"/>
        <w:rPr>
          <w:highlight w:val="white"/>
          <w:lang w:val="en-GB"/>
        </w:rPr>
      </w:pPr>
      <w:r w:rsidRPr="00D822A3">
        <w:rPr>
          <w:highlight w:val="white"/>
          <w:lang w:val="en-GB"/>
        </w:rPr>
        <w:t xml:space="preserve">      if (obj is IEnumerable&lt;KeyValuePair&lt;KeyType,ValueType&gt;&gt;) {</w:t>
      </w:r>
    </w:p>
    <w:p w14:paraId="2EEBBBF8" w14:textId="77777777" w:rsidR="005E7D2C" w:rsidRPr="00D822A3" w:rsidRDefault="005E7D2C" w:rsidP="005E7D2C">
      <w:pPr>
        <w:pStyle w:val="Code"/>
        <w:rPr>
          <w:highlight w:val="white"/>
          <w:lang w:val="en-GB"/>
        </w:rPr>
      </w:pPr>
      <w:r w:rsidRPr="00D822A3">
        <w:rPr>
          <w:highlight w:val="white"/>
          <w:lang w:val="en-GB"/>
        </w:rPr>
        <w:t xml:space="preserve">        IEnumerable&lt;KeyValuePair&lt;KeyType,ValueType&gt;&gt; enumerable =</w:t>
      </w:r>
    </w:p>
    <w:p w14:paraId="2496E12D" w14:textId="77777777" w:rsidR="005E7D2C" w:rsidRPr="00D822A3" w:rsidRDefault="005E7D2C" w:rsidP="005E7D2C">
      <w:pPr>
        <w:pStyle w:val="Code"/>
        <w:rPr>
          <w:highlight w:val="white"/>
          <w:lang w:val="en-GB"/>
        </w:rPr>
      </w:pPr>
      <w:r w:rsidRPr="00D822A3">
        <w:rPr>
          <w:highlight w:val="white"/>
          <w:lang w:val="en-GB"/>
        </w:rPr>
        <w:t xml:space="preserve">          (IEnumerable&lt;KeyValuePair&lt;KeyType,ValueType&gt;&gt;) obj;</w:t>
      </w:r>
    </w:p>
    <w:p w14:paraId="4B494B25" w14:textId="77777777" w:rsidR="005E7D2C" w:rsidRPr="00D822A3" w:rsidRDefault="005E7D2C" w:rsidP="005E7D2C">
      <w:pPr>
        <w:pStyle w:val="Code"/>
        <w:rPr>
          <w:highlight w:val="white"/>
          <w:lang w:val="en-GB"/>
        </w:rPr>
      </w:pPr>
      <w:r w:rsidRPr="00D822A3">
        <w:rPr>
          <w:highlight w:val="white"/>
          <w:lang w:val="en-GB"/>
        </w:rPr>
        <w:t xml:space="preserve">        int count = 0;</w:t>
      </w:r>
    </w:p>
    <w:p w14:paraId="55D4B570" w14:textId="77777777" w:rsidR="005E7D2C" w:rsidRPr="00D822A3" w:rsidRDefault="005E7D2C" w:rsidP="005E7D2C">
      <w:pPr>
        <w:pStyle w:val="Code"/>
        <w:rPr>
          <w:highlight w:val="white"/>
          <w:lang w:val="en-GB"/>
        </w:rPr>
      </w:pPr>
    </w:p>
    <w:p w14:paraId="5C41723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enumerable) {</w:t>
      </w:r>
    </w:p>
    <w:p w14:paraId="55C76A5E" w14:textId="77777777" w:rsidR="005E7D2C" w:rsidRPr="00D822A3" w:rsidRDefault="005E7D2C" w:rsidP="005E7D2C">
      <w:pPr>
        <w:pStyle w:val="Code"/>
        <w:rPr>
          <w:highlight w:val="white"/>
          <w:lang w:val="en-GB"/>
        </w:rPr>
      </w:pPr>
      <w:r w:rsidRPr="00D822A3">
        <w:rPr>
          <w:highlight w:val="white"/>
          <w:lang w:val="en-GB"/>
        </w:rPr>
        <w:t xml:space="preserve">          if (!m_list.Contains(pair)) {</w:t>
      </w:r>
    </w:p>
    <w:p w14:paraId="5E486F70"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BE80CFB" w14:textId="77777777" w:rsidR="005E7D2C" w:rsidRPr="00D822A3" w:rsidRDefault="005E7D2C" w:rsidP="005E7D2C">
      <w:pPr>
        <w:pStyle w:val="Code"/>
        <w:rPr>
          <w:highlight w:val="white"/>
          <w:lang w:val="en-GB"/>
        </w:rPr>
      </w:pPr>
      <w:r w:rsidRPr="00D822A3">
        <w:rPr>
          <w:highlight w:val="white"/>
          <w:lang w:val="en-GB"/>
        </w:rPr>
        <w:t xml:space="preserve">          }</w:t>
      </w:r>
    </w:p>
    <w:p w14:paraId="3046C53D" w14:textId="77777777" w:rsidR="005E7D2C" w:rsidRPr="00D822A3" w:rsidRDefault="005E7D2C" w:rsidP="005E7D2C">
      <w:pPr>
        <w:pStyle w:val="Code"/>
        <w:rPr>
          <w:highlight w:val="white"/>
          <w:lang w:val="en-GB"/>
        </w:rPr>
      </w:pPr>
    </w:p>
    <w:p w14:paraId="260976A6" w14:textId="77777777" w:rsidR="005E7D2C" w:rsidRPr="00D822A3" w:rsidRDefault="005E7D2C" w:rsidP="005E7D2C">
      <w:pPr>
        <w:pStyle w:val="Code"/>
        <w:rPr>
          <w:highlight w:val="white"/>
          <w:lang w:val="en-GB"/>
        </w:rPr>
      </w:pPr>
      <w:r w:rsidRPr="00D822A3">
        <w:rPr>
          <w:highlight w:val="white"/>
          <w:lang w:val="en-GB"/>
        </w:rPr>
        <w:t xml:space="preserve">          ++count;</w:t>
      </w:r>
    </w:p>
    <w:p w14:paraId="54198EB4" w14:textId="77777777" w:rsidR="005E7D2C" w:rsidRPr="00D822A3" w:rsidRDefault="005E7D2C" w:rsidP="005E7D2C">
      <w:pPr>
        <w:pStyle w:val="Code"/>
        <w:rPr>
          <w:highlight w:val="white"/>
          <w:lang w:val="en-GB"/>
        </w:rPr>
      </w:pPr>
      <w:r w:rsidRPr="00D822A3">
        <w:rPr>
          <w:highlight w:val="white"/>
          <w:lang w:val="en-GB"/>
        </w:rPr>
        <w:t xml:space="preserve">        }</w:t>
      </w:r>
    </w:p>
    <w:p w14:paraId="73846568" w14:textId="77777777" w:rsidR="005E7D2C" w:rsidRPr="00D822A3" w:rsidRDefault="005E7D2C" w:rsidP="005E7D2C">
      <w:pPr>
        <w:pStyle w:val="Code"/>
        <w:rPr>
          <w:highlight w:val="white"/>
          <w:lang w:val="en-GB"/>
        </w:rPr>
      </w:pPr>
    </w:p>
    <w:p w14:paraId="393334B4" w14:textId="77777777" w:rsidR="005E7D2C" w:rsidRPr="00D822A3" w:rsidRDefault="005E7D2C" w:rsidP="005E7D2C">
      <w:pPr>
        <w:pStyle w:val="Code"/>
        <w:rPr>
          <w:highlight w:val="white"/>
          <w:lang w:val="en-GB"/>
        </w:rPr>
      </w:pPr>
      <w:r w:rsidRPr="00D822A3">
        <w:rPr>
          <w:highlight w:val="white"/>
          <w:lang w:val="en-GB"/>
        </w:rPr>
        <w:t xml:space="preserve">        return (count == m_list.Count);</w:t>
      </w:r>
    </w:p>
    <w:p w14:paraId="7C79A2D9" w14:textId="77777777" w:rsidR="005E7D2C" w:rsidRPr="00D822A3" w:rsidRDefault="005E7D2C" w:rsidP="005E7D2C">
      <w:pPr>
        <w:pStyle w:val="Code"/>
        <w:rPr>
          <w:highlight w:val="white"/>
          <w:lang w:val="en-GB"/>
        </w:rPr>
      </w:pPr>
      <w:r w:rsidRPr="00D822A3">
        <w:rPr>
          <w:highlight w:val="white"/>
          <w:lang w:val="en-GB"/>
        </w:rPr>
        <w:t xml:space="preserve">      }</w:t>
      </w:r>
    </w:p>
    <w:p w14:paraId="61694748" w14:textId="77777777" w:rsidR="005E7D2C" w:rsidRPr="00D822A3" w:rsidRDefault="005E7D2C" w:rsidP="005E7D2C">
      <w:pPr>
        <w:pStyle w:val="Code"/>
        <w:rPr>
          <w:highlight w:val="white"/>
          <w:lang w:val="en-GB"/>
        </w:rPr>
      </w:pPr>
    </w:p>
    <w:p w14:paraId="1EE0771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24457058" w14:textId="77777777" w:rsidR="005E7D2C" w:rsidRPr="00D822A3" w:rsidRDefault="005E7D2C" w:rsidP="005E7D2C">
      <w:pPr>
        <w:pStyle w:val="Code"/>
        <w:rPr>
          <w:highlight w:val="white"/>
          <w:lang w:val="en-GB"/>
        </w:rPr>
      </w:pPr>
      <w:r w:rsidRPr="00D822A3">
        <w:rPr>
          <w:highlight w:val="white"/>
          <w:lang w:val="en-GB"/>
        </w:rPr>
        <w:t xml:space="preserve">    }</w:t>
      </w:r>
    </w:p>
    <w:p w14:paraId="16F3A248" w14:textId="77777777" w:rsidR="005E7D2C" w:rsidRPr="00D822A3" w:rsidRDefault="005E7D2C" w:rsidP="005E7D2C">
      <w:pPr>
        <w:pStyle w:val="Code"/>
        <w:rPr>
          <w:highlight w:val="white"/>
          <w:lang w:val="en-GB"/>
        </w:rPr>
      </w:pPr>
      <w:r w:rsidRPr="00D822A3">
        <w:rPr>
          <w:highlight w:val="white"/>
          <w:lang w:val="en-GB"/>
        </w:rPr>
        <w:t xml:space="preserve">  }</w:t>
      </w:r>
    </w:p>
    <w:p w14:paraId="1BA5747B" w14:textId="77777777" w:rsidR="005E7D2C" w:rsidRPr="00D822A3" w:rsidRDefault="005E7D2C" w:rsidP="005E7D2C">
      <w:pPr>
        <w:pStyle w:val="Code"/>
        <w:rPr>
          <w:lang w:val="en-GB"/>
        </w:rPr>
      </w:pPr>
      <w:r w:rsidRPr="00D822A3">
        <w:rPr>
          <w:highlight w:val="white"/>
          <w:lang w:val="en-GB"/>
        </w:rPr>
        <w:t>}</w:t>
      </w:r>
    </w:p>
    <w:p w14:paraId="357261BC" w14:textId="77777777" w:rsidR="005E7D2C" w:rsidRPr="00D822A3" w:rsidRDefault="005E7D2C" w:rsidP="005E7D2C">
      <w:pPr>
        <w:pStyle w:val="CodeHeader"/>
        <w:rPr>
          <w:lang w:val="en-GB"/>
        </w:rPr>
      </w:pPr>
      <w:r w:rsidRPr="00D822A3">
        <w:rPr>
          <w:highlight w:val="white"/>
          <w:lang w:val="en-GB"/>
        </w:rPr>
        <w:t>ListMapEnumerator</w:t>
      </w:r>
      <w:r w:rsidRPr="00D822A3">
        <w:rPr>
          <w:lang w:val="en-GB"/>
        </w:rPr>
        <w:t>.cs</w:t>
      </w:r>
    </w:p>
    <w:p w14:paraId="001C34FB" w14:textId="77777777" w:rsidR="005E7D2C" w:rsidRPr="00D822A3" w:rsidRDefault="005E7D2C" w:rsidP="005E7D2C">
      <w:pPr>
        <w:pStyle w:val="Code"/>
        <w:rPr>
          <w:highlight w:val="white"/>
          <w:lang w:val="en-GB"/>
        </w:rPr>
      </w:pPr>
      <w:r w:rsidRPr="00D822A3">
        <w:rPr>
          <w:highlight w:val="white"/>
          <w:lang w:val="en-GB"/>
        </w:rPr>
        <w:t>using System;</w:t>
      </w:r>
    </w:p>
    <w:p w14:paraId="55291FD4" w14:textId="77777777" w:rsidR="005E7D2C" w:rsidRPr="00D822A3" w:rsidRDefault="005E7D2C" w:rsidP="005E7D2C">
      <w:pPr>
        <w:pStyle w:val="Code"/>
        <w:rPr>
          <w:highlight w:val="white"/>
          <w:lang w:val="en-GB"/>
        </w:rPr>
      </w:pPr>
      <w:r w:rsidRPr="00D822A3">
        <w:rPr>
          <w:highlight w:val="white"/>
          <w:lang w:val="en-GB"/>
        </w:rPr>
        <w:t>using System.Collections;</w:t>
      </w:r>
    </w:p>
    <w:p w14:paraId="25B6ED06"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5AFBB58" w14:textId="77777777" w:rsidR="005E7D2C" w:rsidRPr="00D822A3" w:rsidRDefault="005E7D2C" w:rsidP="005E7D2C">
      <w:pPr>
        <w:pStyle w:val="Code"/>
        <w:rPr>
          <w:highlight w:val="white"/>
          <w:lang w:val="en-GB"/>
        </w:rPr>
      </w:pPr>
    </w:p>
    <w:p w14:paraId="71B319B3" w14:textId="77777777" w:rsidR="005E7D2C" w:rsidRPr="00D822A3" w:rsidRDefault="005E7D2C" w:rsidP="005E7D2C">
      <w:pPr>
        <w:pStyle w:val="Code"/>
        <w:rPr>
          <w:highlight w:val="white"/>
          <w:lang w:val="en-GB"/>
        </w:rPr>
      </w:pPr>
      <w:r w:rsidRPr="00D822A3">
        <w:rPr>
          <w:highlight w:val="white"/>
          <w:lang w:val="en-GB"/>
        </w:rPr>
        <w:t>namespace CCompiler {</w:t>
      </w:r>
    </w:p>
    <w:p w14:paraId="7EEDD63E" w14:textId="77777777" w:rsidR="005E7D2C" w:rsidRPr="00D822A3" w:rsidRDefault="005E7D2C" w:rsidP="005E7D2C">
      <w:pPr>
        <w:pStyle w:val="Code"/>
        <w:rPr>
          <w:highlight w:val="white"/>
          <w:lang w:val="en-GB"/>
        </w:rPr>
      </w:pPr>
      <w:r w:rsidRPr="00D822A3">
        <w:rPr>
          <w:highlight w:val="white"/>
          <w:lang w:val="en-GB"/>
        </w:rPr>
        <w:t xml:space="preserve">  class ListMapEnumerator&lt;KeyType,ValueType&gt; :</w:t>
      </w:r>
    </w:p>
    <w:p w14:paraId="05411039" w14:textId="77777777" w:rsidR="005E7D2C" w:rsidRPr="00D822A3" w:rsidRDefault="005E7D2C" w:rsidP="005E7D2C">
      <w:pPr>
        <w:pStyle w:val="Code"/>
        <w:rPr>
          <w:highlight w:val="white"/>
          <w:lang w:val="en-GB"/>
        </w:rPr>
      </w:pPr>
      <w:r w:rsidRPr="00D822A3">
        <w:rPr>
          <w:highlight w:val="white"/>
          <w:lang w:val="en-GB"/>
        </w:rPr>
        <w:t xml:space="preserve">        IEnumerator&lt;KeyValuePair&lt;KeyType,ValueType&gt;&gt; {</w:t>
      </w:r>
    </w:p>
    <w:p w14:paraId="2C180C63" w14:textId="77777777" w:rsidR="005E7D2C" w:rsidRPr="00D822A3" w:rsidRDefault="005E7D2C" w:rsidP="005E7D2C">
      <w:pPr>
        <w:pStyle w:val="Code"/>
        <w:rPr>
          <w:highlight w:val="white"/>
          <w:lang w:val="en-GB"/>
        </w:rPr>
      </w:pPr>
      <w:r w:rsidRPr="00D822A3">
        <w:rPr>
          <w:highlight w:val="white"/>
          <w:lang w:val="en-GB"/>
        </w:rPr>
        <w:t xml:space="preserve">    private int m_index = -1;</w:t>
      </w:r>
    </w:p>
    <w:p w14:paraId="319FF5DA" w14:textId="77777777" w:rsidR="005E7D2C" w:rsidRPr="00D822A3" w:rsidRDefault="005E7D2C" w:rsidP="005E7D2C">
      <w:pPr>
        <w:pStyle w:val="Code"/>
        <w:rPr>
          <w:highlight w:val="white"/>
          <w:lang w:val="en-GB"/>
        </w:rPr>
      </w:pPr>
      <w:r w:rsidRPr="00D822A3">
        <w:rPr>
          <w:highlight w:val="white"/>
          <w:lang w:val="en-GB"/>
        </w:rPr>
        <w:t xml:space="preserve">    private List&lt;KeyValuePair&lt;KeyType, ValueType&gt;&gt; m_list;</w:t>
      </w:r>
    </w:p>
    <w:p w14:paraId="60A77566" w14:textId="77777777" w:rsidR="005E7D2C" w:rsidRPr="00D822A3" w:rsidRDefault="005E7D2C" w:rsidP="005E7D2C">
      <w:pPr>
        <w:pStyle w:val="Code"/>
        <w:rPr>
          <w:highlight w:val="white"/>
          <w:lang w:val="en-GB"/>
        </w:rPr>
      </w:pPr>
    </w:p>
    <w:p w14:paraId="134FB5A8" w14:textId="77777777" w:rsidR="005E7D2C" w:rsidRPr="00D822A3" w:rsidRDefault="005E7D2C" w:rsidP="005E7D2C">
      <w:pPr>
        <w:pStyle w:val="Code"/>
        <w:rPr>
          <w:highlight w:val="white"/>
          <w:lang w:val="en-GB"/>
        </w:rPr>
      </w:pPr>
      <w:r w:rsidRPr="00D822A3">
        <w:rPr>
          <w:highlight w:val="white"/>
          <w:lang w:val="en-GB"/>
        </w:rPr>
        <w:t xml:space="preserve">    public ListMapEnumerator(List&lt;KeyValuePair&lt;KeyType,ValueType&gt;&gt; list) {</w:t>
      </w:r>
    </w:p>
    <w:p w14:paraId="73F89B36" w14:textId="77777777" w:rsidR="005E7D2C" w:rsidRPr="00D822A3" w:rsidRDefault="005E7D2C" w:rsidP="005E7D2C">
      <w:pPr>
        <w:pStyle w:val="Code"/>
        <w:rPr>
          <w:highlight w:val="white"/>
          <w:lang w:val="en-GB"/>
        </w:rPr>
      </w:pPr>
      <w:r w:rsidRPr="00D822A3">
        <w:rPr>
          <w:highlight w:val="white"/>
          <w:lang w:val="en-GB"/>
        </w:rPr>
        <w:t xml:space="preserve">      m_list = list;</w:t>
      </w:r>
    </w:p>
    <w:p w14:paraId="236754C4" w14:textId="77777777" w:rsidR="005E7D2C" w:rsidRPr="00D822A3" w:rsidRDefault="005E7D2C" w:rsidP="005E7D2C">
      <w:pPr>
        <w:pStyle w:val="Code"/>
        <w:rPr>
          <w:highlight w:val="white"/>
          <w:lang w:val="en-GB"/>
        </w:rPr>
      </w:pPr>
      <w:r w:rsidRPr="00D822A3">
        <w:rPr>
          <w:highlight w:val="white"/>
          <w:lang w:val="en-GB"/>
        </w:rPr>
        <w:t xml:space="preserve">    }</w:t>
      </w:r>
    </w:p>
    <w:p w14:paraId="4E2B9747" w14:textId="77777777" w:rsidR="005E7D2C" w:rsidRPr="00D822A3" w:rsidRDefault="005E7D2C" w:rsidP="005E7D2C">
      <w:pPr>
        <w:pStyle w:val="Code"/>
        <w:rPr>
          <w:highlight w:val="white"/>
          <w:lang w:val="en-GB"/>
        </w:rPr>
      </w:pPr>
    </w:p>
    <w:p w14:paraId="795761D8" w14:textId="77777777" w:rsidR="005E7D2C" w:rsidRPr="00D822A3" w:rsidRDefault="005E7D2C" w:rsidP="005E7D2C">
      <w:pPr>
        <w:pStyle w:val="Code"/>
        <w:rPr>
          <w:highlight w:val="white"/>
          <w:lang w:val="en-GB"/>
        </w:rPr>
      </w:pPr>
      <w:r w:rsidRPr="00D822A3">
        <w:rPr>
          <w:highlight w:val="white"/>
          <w:lang w:val="en-GB"/>
        </w:rPr>
        <w:t xml:space="preserve">    public bool MoveNext() {</w:t>
      </w:r>
    </w:p>
    <w:p w14:paraId="2851A09E" w14:textId="77777777" w:rsidR="005E7D2C" w:rsidRPr="00D822A3" w:rsidRDefault="005E7D2C" w:rsidP="005E7D2C">
      <w:pPr>
        <w:pStyle w:val="Code"/>
        <w:rPr>
          <w:highlight w:val="white"/>
          <w:lang w:val="en-GB"/>
        </w:rPr>
      </w:pPr>
      <w:r w:rsidRPr="00D822A3">
        <w:rPr>
          <w:highlight w:val="white"/>
          <w:lang w:val="en-GB"/>
        </w:rPr>
        <w:t xml:space="preserve">      ++m_index;</w:t>
      </w:r>
    </w:p>
    <w:p w14:paraId="5E8B9EB2" w14:textId="77777777" w:rsidR="005E7D2C" w:rsidRPr="00D822A3" w:rsidRDefault="005E7D2C" w:rsidP="005E7D2C">
      <w:pPr>
        <w:pStyle w:val="Code"/>
        <w:rPr>
          <w:highlight w:val="white"/>
          <w:lang w:val="en-GB"/>
        </w:rPr>
      </w:pPr>
      <w:r w:rsidRPr="00D822A3">
        <w:rPr>
          <w:highlight w:val="white"/>
          <w:lang w:val="en-GB"/>
        </w:rPr>
        <w:t xml:space="preserve">      return (m_index &lt; m_list.Count);</w:t>
      </w:r>
    </w:p>
    <w:p w14:paraId="2D53EF94" w14:textId="77777777" w:rsidR="005E7D2C" w:rsidRPr="00D822A3" w:rsidRDefault="005E7D2C" w:rsidP="005E7D2C">
      <w:pPr>
        <w:pStyle w:val="Code"/>
        <w:rPr>
          <w:highlight w:val="white"/>
          <w:lang w:val="en-GB"/>
        </w:rPr>
      </w:pPr>
      <w:r w:rsidRPr="00D822A3">
        <w:rPr>
          <w:highlight w:val="white"/>
          <w:lang w:val="en-GB"/>
        </w:rPr>
        <w:t xml:space="preserve">    }</w:t>
      </w:r>
    </w:p>
    <w:p w14:paraId="081ABD3D" w14:textId="77777777" w:rsidR="005E7D2C" w:rsidRPr="00D822A3" w:rsidRDefault="005E7D2C" w:rsidP="005E7D2C">
      <w:pPr>
        <w:pStyle w:val="Code"/>
        <w:rPr>
          <w:highlight w:val="white"/>
          <w:lang w:val="en-GB"/>
        </w:rPr>
      </w:pPr>
    </w:p>
    <w:p w14:paraId="04DA70AE" w14:textId="77777777" w:rsidR="005E7D2C" w:rsidRPr="00D822A3" w:rsidRDefault="005E7D2C" w:rsidP="005E7D2C">
      <w:pPr>
        <w:pStyle w:val="Code"/>
        <w:rPr>
          <w:highlight w:val="white"/>
          <w:lang w:val="en-GB"/>
        </w:rPr>
      </w:pPr>
      <w:r w:rsidRPr="00D822A3">
        <w:rPr>
          <w:highlight w:val="white"/>
          <w:lang w:val="en-GB"/>
        </w:rPr>
        <w:t xml:space="preserve">    public void Reset() {</w:t>
      </w:r>
    </w:p>
    <w:p w14:paraId="4B217A6F" w14:textId="77777777" w:rsidR="005E7D2C" w:rsidRPr="00D822A3" w:rsidRDefault="005E7D2C" w:rsidP="005E7D2C">
      <w:pPr>
        <w:pStyle w:val="Code"/>
        <w:rPr>
          <w:highlight w:val="white"/>
          <w:lang w:val="en-GB"/>
        </w:rPr>
      </w:pPr>
      <w:r w:rsidRPr="00D822A3">
        <w:rPr>
          <w:highlight w:val="white"/>
          <w:lang w:val="en-GB"/>
        </w:rPr>
        <w:t xml:space="preserve">      m_index = 0;</w:t>
      </w:r>
    </w:p>
    <w:p w14:paraId="5E62C924" w14:textId="77777777" w:rsidR="005E7D2C" w:rsidRPr="00D822A3" w:rsidRDefault="005E7D2C" w:rsidP="005E7D2C">
      <w:pPr>
        <w:pStyle w:val="Code"/>
        <w:rPr>
          <w:highlight w:val="white"/>
          <w:lang w:val="en-GB"/>
        </w:rPr>
      </w:pPr>
      <w:r w:rsidRPr="00D822A3">
        <w:rPr>
          <w:highlight w:val="white"/>
          <w:lang w:val="en-GB"/>
        </w:rPr>
        <w:t xml:space="preserve">    }</w:t>
      </w:r>
    </w:p>
    <w:p w14:paraId="0ECB5B99" w14:textId="77777777" w:rsidR="005E7D2C" w:rsidRPr="00D822A3" w:rsidRDefault="005E7D2C" w:rsidP="005E7D2C">
      <w:pPr>
        <w:pStyle w:val="Code"/>
        <w:rPr>
          <w:highlight w:val="white"/>
          <w:lang w:val="en-GB"/>
        </w:rPr>
      </w:pPr>
    </w:p>
    <w:p w14:paraId="2A85B72D" w14:textId="77777777" w:rsidR="005E7D2C" w:rsidRPr="00D822A3" w:rsidRDefault="005E7D2C" w:rsidP="005E7D2C">
      <w:pPr>
        <w:pStyle w:val="Code"/>
        <w:rPr>
          <w:highlight w:val="white"/>
          <w:lang w:val="en-GB"/>
        </w:rPr>
      </w:pPr>
      <w:r w:rsidRPr="00D822A3">
        <w:rPr>
          <w:highlight w:val="white"/>
          <w:lang w:val="en-GB"/>
        </w:rPr>
        <w:t xml:space="preserve">    KeyValuePair&lt;KeyType,ValueType&gt;</w:t>
      </w:r>
    </w:p>
    <w:p w14:paraId="66D114D5" w14:textId="77777777" w:rsidR="005E7D2C" w:rsidRPr="00D822A3" w:rsidRDefault="005E7D2C" w:rsidP="005E7D2C">
      <w:pPr>
        <w:pStyle w:val="Code"/>
        <w:rPr>
          <w:highlight w:val="white"/>
          <w:lang w:val="en-GB"/>
        </w:rPr>
      </w:pPr>
      <w:r w:rsidRPr="00D822A3">
        <w:rPr>
          <w:highlight w:val="white"/>
          <w:lang w:val="en-GB"/>
        </w:rPr>
        <w:t xml:space="preserve">    IEnumerator&lt;KeyValuePair&lt;KeyType,ValueType&gt;&gt;.Current {</w:t>
      </w:r>
    </w:p>
    <w:p w14:paraId="7E192743" w14:textId="77777777" w:rsidR="005E7D2C" w:rsidRPr="00D822A3" w:rsidRDefault="005E7D2C" w:rsidP="005E7D2C">
      <w:pPr>
        <w:pStyle w:val="Code"/>
        <w:rPr>
          <w:highlight w:val="white"/>
          <w:lang w:val="en-GB"/>
        </w:rPr>
      </w:pPr>
      <w:r w:rsidRPr="00D822A3">
        <w:rPr>
          <w:highlight w:val="white"/>
          <w:lang w:val="en-GB"/>
        </w:rPr>
        <w:t xml:space="preserve">      get {</w:t>
      </w:r>
    </w:p>
    <w:p w14:paraId="26042728" w14:textId="77777777" w:rsidR="005E7D2C" w:rsidRPr="00D822A3" w:rsidRDefault="005E7D2C" w:rsidP="005E7D2C">
      <w:pPr>
        <w:pStyle w:val="Code"/>
        <w:rPr>
          <w:highlight w:val="white"/>
          <w:lang w:val="en-GB"/>
        </w:rPr>
      </w:pPr>
      <w:r w:rsidRPr="00D822A3">
        <w:rPr>
          <w:highlight w:val="white"/>
          <w:lang w:val="en-GB"/>
        </w:rPr>
        <w:t xml:space="preserve">        if (m_index &lt; m_list.Count) {</w:t>
      </w:r>
    </w:p>
    <w:p w14:paraId="085F0014"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3F92AAE0" w14:textId="77777777" w:rsidR="005E7D2C" w:rsidRPr="00D822A3" w:rsidRDefault="005E7D2C" w:rsidP="005E7D2C">
      <w:pPr>
        <w:pStyle w:val="Code"/>
        <w:rPr>
          <w:highlight w:val="white"/>
          <w:lang w:val="en-GB"/>
        </w:rPr>
      </w:pPr>
      <w:r w:rsidRPr="00D822A3">
        <w:rPr>
          <w:highlight w:val="white"/>
          <w:lang w:val="en-GB"/>
        </w:rPr>
        <w:t xml:space="preserve">        }</w:t>
      </w:r>
    </w:p>
    <w:p w14:paraId="78B22245" w14:textId="77777777" w:rsidR="005E7D2C" w:rsidRPr="00D822A3" w:rsidRDefault="005E7D2C" w:rsidP="005E7D2C">
      <w:pPr>
        <w:pStyle w:val="Code"/>
        <w:rPr>
          <w:highlight w:val="white"/>
          <w:lang w:val="en-GB"/>
        </w:rPr>
      </w:pPr>
      <w:r w:rsidRPr="00D822A3">
        <w:rPr>
          <w:highlight w:val="white"/>
          <w:lang w:val="en-GB"/>
        </w:rPr>
        <w:t xml:space="preserve">        else {</w:t>
      </w:r>
    </w:p>
    <w:p w14:paraId="64D9BB88"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0FFC4406" w14:textId="77777777" w:rsidR="005E7D2C" w:rsidRPr="00D822A3" w:rsidRDefault="005E7D2C" w:rsidP="005E7D2C">
      <w:pPr>
        <w:pStyle w:val="Code"/>
        <w:rPr>
          <w:highlight w:val="white"/>
          <w:lang w:val="en-GB"/>
        </w:rPr>
      </w:pPr>
      <w:r w:rsidRPr="00D822A3">
        <w:rPr>
          <w:highlight w:val="white"/>
          <w:lang w:val="en-GB"/>
        </w:rPr>
        <w:t xml:space="preserve">        }</w:t>
      </w:r>
    </w:p>
    <w:p w14:paraId="5BCA5812" w14:textId="77777777" w:rsidR="005E7D2C" w:rsidRPr="00D822A3" w:rsidRDefault="005E7D2C" w:rsidP="005E7D2C">
      <w:pPr>
        <w:pStyle w:val="Code"/>
        <w:rPr>
          <w:highlight w:val="white"/>
          <w:lang w:val="en-GB"/>
        </w:rPr>
      </w:pPr>
      <w:r w:rsidRPr="00D822A3">
        <w:rPr>
          <w:highlight w:val="white"/>
          <w:lang w:val="en-GB"/>
        </w:rPr>
        <w:t xml:space="preserve">      }</w:t>
      </w:r>
    </w:p>
    <w:p w14:paraId="7CA185B9" w14:textId="77777777" w:rsidR="005E7D2C" w:rsidRPr="00D822A3" w:rsidRDefault="005E7D2C" w:rsidP="005E7D2C">
      <w:pPr>
        <w:pStyle w:val="Code"/>
        <w:rPr>
          <w:highlight w:val="white"/>
          <w:lang w:val="en-GB"/>
        </w:rPr>
      </w:pPr>
      <w:r w:rsidRPr="00D822A3">
        <w:rPr>
          <w:highlight w:val="white"/>
          <w:lang w:val="en-GB"/>
        </w:rPr>
        <w:t xml:space="preserve">    }</w:t>
      </w:r>
    </w:p>
    <w:p w14:paraId="5B940C95" w14:textId="77777777" w:rsidR="005E7D2C" w:rsidRPr="00D822A3" w:rsidRDefault="005E7D2C" w:rsidP="005E7D2C">
      <w:pPr>
        <w:pStyle w:val="Code"/>
        <w:rPr>
          <w:highlight w:val="white"/>
          <w:lang w:val="en-GB"/>
        </w:rPr>
      </w:pPr>
    </w:p>
    <w:p w14:paraId="59B38C11" w14:textId="77777777" w:rsidR="005E7D2C" w:rsidRPr="00D822A3" w:rsidRDefault="005E7D2C" w:rsidP="005E7D2C">
      <w:pPr>
        <w:pStyle w:val="Code"/>
        <w:rPr>
          <w:highlight w:val="white"/>
          <w:lang w:val="en-GB"/>
        </w:rPr>
      </w:pPr>
      <w:r w:rsidRPr="00D822A3">
        <w:rPr>
          <w:highlight w:val="white"/>
          <w:lang w:val="en-GB"/>
        </w:rPr>
        <w:t xml:space="preserve">    object IEnumerator.Current {</w:t>
      </w:r>
    </w:p>
    <w:p w14:paraId="58113D25" w14:textId="77777777" w:rsidR="005E7D2C" w:rsidRPr="00D822A3" w:rsidRDefault="005E7D2C" w:rsidP="005E7D2C">
      <w:pPr>
        <w:pStyle w:val="Code"/>
        <w:rPr>
          <w:highlight w:val="white"/>
          <w:lang w:val="en-GB"/>
        </w:rPr>
      </w:pPr>
      <w:r w:rsidRPr="00D822A3">
        <w:rPr>
          <w:highlight w:val="white"/>
          <w:lang w:val="en-GB"/>
        </w:rPr>
        <w:t xml:space="preserve">      get {</w:t>
      </w:r>
    </w:p>
    <w:p w14:paraId="28638D88" w14:textId="77777777" w:rsidR="005E7D2C" w:rsidRPr="00D822A3" w:rsidRDefault="005E7D2C" w:rsidP="005E7D2C">
      <w:pPr>
        <w:pStyle w:val="Code"/>
        <w:rPr>
          <w:highlight w:val="white"/>
          <w:lang w:val="en-GB"/>
        </w:rPr>
      </w:pPr>
      <w:r w:rsidRPr="00D822A3">
        <w:rPr>
          <w:highlight w:val="white"/>
          <w:lang w:val="en-GB"/>
        </w:rPr>
        <w:t xml:space="preserve">        if (m_index &lt; m_list.Count) {</w:t>
      </w:r>
    </w:p>
    <w:p w14:paraId="0E397320"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4D02487F" w14:textId="77777777" w:rsidR="005E7D2C" w:rsidRPr="00D822A3" w:rsidRDefault="005E7D2C" w:rsidP="005E7D2C">
      <w:pPr>
        <w:pStyle w:val="Code"/>
        <w:rPr>
          <w:highlight w:val="white"/>
          <w:lang w:val="en-GB"/>
        </w:rPr>
      </w:pPr>
      <w:r w:rsidRPr="00D822A3">
        <w:rPr>
          <w:highlight w:val="white"/>
          <w:lang w:val="en-GB"/>
        </w:rPr>
        <w:t xml:space="preserve">        }</w:t>
      </w:r>
    </w:p>
    <w:p w14:paraId="6BA420FA" w14:textId="77777777" w:rsidR="005E7D2C" w:rsidRPr="00D822A3" w:rsidRDefault="005E7D2C" w:rsidP="005E7D2C">
      <w:pPr>
        <w:pStyle w:val="Code"/>
        <w:rPr>
          <w:highlight w:val="white"/>
          <w:lang w:val="en-GB"/>
        </w:rPr>
      </w:pPr>
      <w:r w:rsidRPr="00D822A3">
        <w:rPr>
          <w:highlight w:val="white"/>
          <w:lang w:val="en-GB"/>
        </w:rPr>
        <w:t xml:space="preserve">        else {</w:t>
      </w:r>
    </w:p>
    <w:p w14:paraId="129205CB"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06F4F0AD" w14:textId="77777777" w:rsidR="005E7D2C" w:rsidRPr="00D822A3" w:rsidRDefault="005E7D2C" w:rsidP="005E7D2C">
      <w:pPr>
        <w:pStyle w:val="Code"/>
        <w:rPr>
          <w:highlight w:val="white"/>
          <w:lang w:val="en-GB"/>
        </w:rPr>
      </w:pPr>
      <w:r w:rsidRPr="00D822A3">
        <w:rPr>
          <w:highlight w:val="white"/>
          <w:lang w:val="en-GB"/>
        </w:rPr>
        <w:t xml:space="preserve">        }</w:t>
      </w:r>
    </w:p>
    <w:p w14:paraId="7DC1CB99" w14:textId="77777777" w:rsidR="005E7D2C" w:rsidRPr="00D822A3" w:rsidRDefault="005E7D2C" w:rsidP="005E7D2C">
      <w:pPr>
        <w:pStyle w:val="Code"/>
        <w:rPr>
          <w:highlight w:val="white"/>
          <w:lang w:val="en-GB"/>
        </w:rPr>
      </w:pPr>
      <w:r w:rsidRPr="00D822A3">
        <w:rPr>
          <w:highlight w:val="white"/>
          <w:lang w:val="en-GB"/>
        </w:rPr>
        <w:t xml:space="preserve">      }</w:t>
      </w:r>
    </w:p>
    <w:p w14:paraId="0EACB9FA" w14:textId="77777777" w:rsidR="005E7D2C" w:rsidRPr="00D822A3" w:rsidRDefault="005E7D2C" w:rsidP="005E7D2C">
      <w:pPr>
        <w:pStyle w:val="Code"/>
        <w:rPr>
          <w:highlight w:val="white"/>
          <w:lang w:val="en-GB"/>
        </w:rPr>
      </w:pPr>
      <w:r w:rsidRPr="00D822A3">
        <w:rPr>
          <w:highlight w:val="white"/>
          <w:lang w:val="en-GB"/>
        </w:rPr>
        <w:t xml:space="preserve">    }</w:t>
      </w:r>
    </w:p>
    <w:p w14:paraId="13675602" w14:textId="77777777" w:rsidR="005E7D2C" w:rsidRPr="00D822A3" w:rsidRDefault="005E7D2C" w:rsidP="005E7D2C">
      <w:pPr>
        <w:pStyle w:val="Code"/>
        <w:rPr>
          <w:highlight w:val="white"/>
          <w:lang w:val="en-GB"/>
        </w:rPr>
      </w:pPr>
    </w:p>
    <w:p w14:paraId="7E5B4850" w14:textId="77777777" w:rsidR="005E7D2C" w:rsidRPr="00D822A3" w:rsidRDefault="005E7D2C" w:rsidP="005E7D2C">
      <w:pPr>
        <w:pStyle w:val="Code"/>
        <w:rPr>
          <w:highlight w:val="white"/>
          <w:lang w:val="en-GB"/>
        </w:rPr>
      </w:pPr>
      <w:r w:rsidRPr="00D822A3">
        <w:rPr>
          <w:highlight w:val="white"/>
          <w:lang w:val="en-GB"/>
        </w:rPr>
        <w:t xml:space="preserve">    public void Dispose() {</w:t>
      </w:r>
    </w:p>
    <w:p w14:paraId="0EF2311B" w14:textId="77777777" w:rsidR="005E7D2C" w:rsidRPr="00D822A3" w:rsidRDefault="005E7D2C" w:rsidP="005E7D2C">
      <w:pPr>
        <w:pStyle w:val="Code"/>
        <w:rPr>
          <w:highlight w:val="white"/>
          <w:lang w:val="en-GB"/>
        </w:rPr>
      </w:pPr>
      <w:r w:rsidRPr="00D822A3">
        <w:rPr>
          <w:highlight w:val="white"/>
          <w:lang w:val="en-GB"/>
        </w:rPr>
        <w:t xml:space="preserve">      // Empty.</w:t>
      </w:r>
    </w:p>
    <w:p w14:paraId="7C529F03" w14:textId="77777777" w:rsidR="005E7D2C" w:rsidRPr="00D822A3" w:rsidRDefault="005E7D2C" w:rsidP="005E7D2C">
      <w:pPr>
        <w:pStyle w:val="Code"/>
        <w:rPr>
          <w:highlight w:val="white"/>
          <w:lang w:val="en-GB"/>
        </w:rPr>
      </w:pPr>
      <w:r w:rsidRPr="00D822A3">
        <w:rPr>
          <w:highlight w:val="white"/>
          <w:lang w:val="en-GB"/>
        </w:rPr>
        <w:t xml:space="preserve">    }</w:t>
      </w:r>
    </w:p>
    <w:p w14:paraId="08AB3DDD" w14:textId="77777777" w:rsidR="005E7D2C" w:rsidRPr="00D822A3" w:rsidRDefault="005E7D2C" w:rsidP="005E7D2C">
      <w:pPr>
        <w:pStyle w:val="Code"/>
        <w:rPr>
          <w:highlight w:val="white"/>
          <w:lang w:val="en-GB"/>
        </w:rPr>
      </w:pPr>
      <w:r w:rsidRPr="00D822A3">
        <w:rPr>
          <w:highlight w:val="white"/>
          <w:lang w:val="en-GB"/>
        </w:rPr>
        <w:t xml:space="preserve">  }</w:t>
      </w:r>
    </w:p>
    <w:p w14:paraId="061453B9" w14:textId="54DC878B"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8" w:name="_Toc32312748"/>
      <w:bookmarkStart w:id="529" w:name="_Toc128724229"/>
      <w:bookmarkStart w:id="530" w:name="_Toc323656800"/>
      <w:bookmarkStart w:id="531" w:name="_Toc324085682"/>
      <w:bookmarkStart w:id="532" w:name="_Ref324113434"/>
      <w:bookmarkStart w:id="533" w:name="_Toc324680324"/>
      <w:bookmarkStart w:id="534" w:name="_Toc54120036"/>
      <w:r w:rsidRPr="00D822A3">
        <w:t>The ASCII Table</w:t>
      </w:r>
      <w:bookmarkEnd w:id="528"/>
      <w:bookmarkEnd w:id="529"/>
      <w:bookmarkEnd w:id="530"/>
      <w:bookmarkEnd w:id="531"/>
      <w:bookmarkEnd w:id="532"/>
      <w:bookmarkEnd w:id="533"/>
      <w:bookmarkEnd w:id="534"/>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r w:rsidRPr="00D822A3">
              <w:rPr>
                <w:i/>
                <w:snapToGrid w:val="0"/>
                <w:lang w:val="en-GB"/>
              </w:rPr>
              <w:t>nul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r w:rsidRPr="00D822A3">
              <w:rPr>
                <w:i/>
                <w:snapToGrid w:val="0"/>
                <w:lang w:val="en-GB"/>
              </w:rPr>
              <w:t>stx</w:t>
            </w:r>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r w:rsidRPr="00D822A3">
              <w:rPr>
                <w:i/>
                <w:snapToGrid w:val="0"/>
                <w:lang w:val="en-GB"/>
              </w:rPr>
              <w:t>etx</w:t>
            </w:r>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r w:rsidRPr="00D822A3">
              <w:rPr>
                <w:i/>
                <w:snapToGrid w:val="0"/>
                <w:lang w:val="en-GB"/>
              </w:rPr>
              <w:t>eot</w:t>
            </w:r>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r w:rsidRPr="00D822A3">
              <w:rPr>
                <w:i/>
                <w:snapToGrid w:val="0"/>
                <w:lang w:val="en-GB"/>
              </w:rPr>
              <w:t>enq</w:t>
            </w:r>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r w:rsidRPr="00D822A3">
              <w:rPr>
                <w:i/>
                <w:snapToGrid w:val="0"/>
                <w:lang w:val="en-GB"/>
              </w:rPr>
              <w:t>bs  \b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r w:rsidRPr="00D822A3">
              <w:rPr>
                <w:i/>
                <w:snapToGrid w:val="0"/>
                <w:lang w:val="en-GB"/>
              </w:rPr>
              <w:t>ht  \t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r w:rsidRPr="00D822A3">
              <w:rPr>
                <w:snapToGrid w:val="0"/>
                <w:lang w:val="en-GB"/>
              </w:rPr>
              <w:t>i</w:t>
            </w:r>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r w:rsidRPr="00D822A3">
              <w:rPr>
                <w:i/>
                <w:snapToGrid w:val="0"/>
                <w:lang w:val="en-GB"/>
              </w:rPr>
              <w:t>lf  \n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r w:rsidRPr="00D822A3">
              <w:rPr>
                <w:i/>
                <w:snapToGrid w:val="0"/>
                <w:lang w:val="en-GB"/>
              </w:rPr>
              <w:t>vt \vt</w:t>
            </w:r>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r w:rsidRPr="00D822A3">
              <w:rPr>
                <w:i/>
                <w:snapToGrid w:val="0"/>
                <w:lang w:val="en-GB"/>
              </w:rPr>
              <w:t>ff  \f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r w:rsidRPr="00D822A3">
              <w:rPr>
                <w:i/>
                <w:snapToGrid w:val="0"/>
                <w:lang w:val="en-GB"/>
              </w:rPr>
              <w:t>cr  \r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r w:rsidRPr="00D822A3">
              <w:rPr>
                <w:i/>
                <w:snapToGrid w:val="0"/>
                <w:lang w:val="en-GB"/>
              </w:rPr>
              <w:t>si</w:t>
            </w:r>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r w:rsidRPr="00D822A3">
              <w:rPr>
                <w:i/>
                <w:snapToGrid w:val="0"/>
                <w:lang w:val="en-GB"/>
              </w:rPr>
              <w:t>dle</w:t>
            </w:r>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r w:rsidRPr="00D822A3">
              <w:rPr>
                <w:i/>
                <w:snapToGrid w:val="0"/>
                <w:lang w:val="en-GB"/>
              </w:rPr>
              <w:t>dc1</w:t>
            </w:r>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r w:rsidRPr="00D822A3">
              <w:rPr>
                <w:i/>
                <w:snapToGrid w:val="0"/>
                <w:lang w:val="en-GB"/>
              </w:rPr>
              <w:t>dc2</w:t>
            </w:r>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r w:rsidRPr="00D822A3">
              <w:rPr>
                <w:i/>
                <w:snapToGrid w:val="0"/>
                <w:lang w:val="en-GB"/>
              </w:rPr>
              <w:t>dc3</w:t>
            </w:r>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r w:rsidRPr="00D822A3">
              <w:rPr>
                <w:i/>
                <w:snapToGrid w:val="0"/>
                <w:lang w:val="en-GB"/>
              </w:rPr>
              <w:t>dc4</w:t>
            </w:r>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r w:rsidRPr="00D822A3">
              <w:rPr>
                <w:i/>
                <w:snapToGrid w:val="0"/>
                <w:lang w:val="en-GB"/>
              </w:rPr>
              <w:t>nak</w:t>
            </w:r>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t>22</w:t>
            </w:r>
          </w:p>
        </w:tc>
        <w:tc>
          <w:tcPr>
            <w:tcW w:w="1035" w:type="dxa"/>
            <w:hideMark/>
          </w:tcPr>
          <w:p w14:paraId="706CABD0" w14:textId="77777777" w:rsidR="00845EA9" w:rsidRPr="00D822A3" w:rsidRDefault="00845EA9">
            <w:pPr>
              <w:spacing w:line="256" w:lineRule="auto"/>
              <w:rPr>
                <w:i/>
                <w:snapToGrid w:val="0"/>
                <w:color w:val="000000"/>
                <w:sz w:val="16"/>
                <w:lang w:val="en-GB"/>
              </w:rPr>
            </w:pPr>
            <w:r w:rsidRPr="00D822A3">
              <w:rPr>
                <w:i/>
                <w:snapToGrid w:val="0"/>
                <w:lang w:val="en-GB"/>
              </w:rPr>
              <w:t>syn</w:t>
            </w:r>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r w:rsidRPr="00D822A3">
              <w:rPr>
                <w:i/>
                <w:snapToGrid w:val="0"/>
                <w:lang w:val="en-GB"/>
              </w:rPr>
              <w:t>etb</w:t>
            </w:r>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r w:rsidRPr="00D822A3">
              <w:rPr>
                <w:i/>
                <w:snapToGrid w:val="0"/>
                <w:lang w:val="en-GB"/>
              </w:rPr>
              <w:t>em</w:t>
            </w:r>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r w:rsidRPr="00D822A3">
              <w:rPr>
                <w:snapToGrid w:val="0"/>
                <w:lang w:val="en-GB"/>
              </w:rPr>
              <w:t>{ ä</w:t>
            </w:r>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r w:rsidRPr="00D822A3">
              <w:rPr>
                <w:i/>
                <w:snapToGrid w:val="0"/>
                <w:lang w:val="en-GB"/>
              </w:rPr>
              <w:t>gs</w:t>
            </w:r>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r w:rsidRPr="00D822A3">
              <w:rPr>
                <w:i/>
                <w:snapToGrid w:val="0"/>
                <w:lang w:val="en-GB"/>
              </w:rPr>
              <w:t>rs</w:t>
            </w:r>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35" w:name="_Toc54120037"/>
      <w:r w:rsidRPr="00D822A3">
        <w:t>A</w:t>
      </w:r>
      <w:r w:rsidR="00281D34" w:rsidRPr="00D822A3">
        <w:t xml:space="preserve"> Crash Course in C</w:t>
      </w:r>
      <w:bookmarkEnd w:id="535"/>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the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The researchers Dennis Ritchie and Ken Thompon created the language B by simplifying the research language BCPL</w:t>
      </w:r>
      <w:r w:rsidRPr="00D822A3">
        <w:rPr>
          <w:rStyle w:val="Fotnotsreferens"/>
          <w:lang w:val="en-GB"/>
        </w:rPr>
        <w:footnoteReference w:id="6"/>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36" w:name="_Toc320485572"/>
      <w:bookmarkStart w:id="537" w:name="_Toc323656681"/>
      <w:bookmarkStart w:id="538" w:name="_Toc324085419"/>
      <w:bookmarkStart w:id="539" w:name="_Toc383781071"/>
      <w:bookmarkStart w:id="540" w:name="_Toc54120038"/>
      <w:r w:rsidRPr="00D822A3">
        <w:rPr>
          <w:lang w:val="en-GB"/>
        </w:rPr>
        <w:t>The Compiler and the Linker</w:t>
      </w:r>
      <w:bookmarkEnd w:id="536"/>
      <w:bookmarkEnd w:id="537"/>
      <w:bookmarkEnd w:id="538"/>
      <w:bookmarkEnd w:id="539"/>
      <w:bookmarkEnd w:id="540"/>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the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r w:rsidRPr="00D822A3">
        <w:rPr>
          <w:rStyle w:val="CodeInText0"/>
          <w:lang w:val="en-GB"/>
        </w:rPr>
        <w:t>Program.c</w:t>
      </w:r>
      <w:r w:rsidRPr="00D822A3">
        <w:rPr>
          <w:lang w:val="en-GB"/>
        </w:rPr>
        <w:t xml:space="preserve"> and a routine used by the program in </w:t>
      </w:r>
      <w:r w:rsidRPr="00D822A3">
        <w:rPr>
          <w:rStyle w:val="CodeInText0"/>
          <w:lang w:val="en-GB"/>
        </w:rPr>
        <w:t>Routine.c</w:t>
      </w:r>
      <w:r w:rsidRPr="00D822A3">
        <w:rPr>
          <w:lang w:val="en-GB"/>
        </w:rPr>
        <w:t xml:space="preserve">. Furthermore, the program calls a function in the standard library. In this case, the compiler translates the source code into object code and the linker joins the code into the executable file </w:t>
      </w:r>
      <w:r w:rsidRPr="00D822A3">
        <w:rPr>
          <w:rStyle w:val="CodeInText0"/>
          <w:lang w:val="en-GB"/>
        </w:rPr>
        <w:t>Program.exe</w:t>
      </w:r>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E41D6D" w:rsidRPr="003F7CF1" w:rsidRDefault="00E41D6D"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E41D6D" w:rsidRPr="003F7CF1" w:rsidRDefault="00E41D6D"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E41D6D" w:rsidRPr="003F7CF1" w:rsidRDefault="00E41D6D"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E41D6D" w:rsidRPr="003F7CF1" w:rsidRDefault="00E41D6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E41D6D" w:rsidRPr="003F7CF1" w:rsidRDefault="00E41D6D"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E41D6D" w:rsidRPr="003F7CF1" w:rsidRDefault="00E41D6D"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E41D6D" w:rsidRPr="003F7CF1" w:rsidRDefault="00E41D6D"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E41D6D" w:rsidRPr="003F7CF1" w:rsidRDefault="00E41D6D"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E41D6D" w:rsidRPr="003F7CF1" w:rsidRDefault="00E41D6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E41D6D" w:rsidRPr="003F7CF1" w:rsidRDefault="00E41D6D"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E41D6D" w:rsidRPr="003F7CF1" w:rsidRDefault="00E41D6D"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E41D6D" w:rsidRPr="003F7CF1" w:rsidRDefault="00E41D6D"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E41D6D" w:rsidRPr="003F7CF1" w:rsidRDefault="00E41D6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E41D6D" w:rsidRPr="003F7CF1" w:rsidRDefault="00E41D6D"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E41D6D" w:rsidRPr="003F7CF1" w:rsidRDefault="00E41D6D"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E41D6D" w:rsidRPr="003F7CF1" w:rsidRDefault="00E41D6D"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E41D6D" w:rsidRPr="003F7CF1" w:rsidRDefault="00E41D6D"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E41D6D" w:rsidRPr="003F7CF1" w:rsidRDefault="00E41D6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error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41" w:name="_Toc320485573"/>
      <w:bookmarkStart w:id="542" w:name="_Toc323656682"/>
      <w:bookmarkStart w:id="543" w:name="_Toc324085420"/>
      <w:bookmarkStart w:id="544" w:name="_Toc383781072"/>
      <w:bookmarkStart w:id="545" w:name="_Toc54120039"/>
      <w:r w:rsidRPr="00D822A3">
        <w:rPr>
          <w:lang w:val="en-GB"/>
        </w:rPr>
        <w:t>The Hello-World Program</w:t>
      </w:r>
      <w:bookmarkEnd w:id="541"/>
      <w:bookmarkEnd w:id="542"/>
      <w:bookmarkEnd w:id="543"/>
      <w:bookmarkEnd w:id="544"/>
      <w:bookmarkEnd w:id="545"/>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7"/>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46" w:name="_Toc320485574"/>
      <w:bookmarkStart w:id="547" w:name="_Toc323656683"/>
      <w:bookmarkStart w:id="548" w:name="_Toc324085421"/>
      <w:bookmarkStart w:id="549" w:name="_Toc383781073"/>
      <w:bookmarkStart w:id="550" w:name="_Toc54120040"/>
      <w:r w:rsidRPr="00D822A3">
        <w:rPr>
          <w:lang w:val="en-GB"/>
        </w:rPr>
        <w:t>Comments</w:t>
      </w:r>
      <w:bookmarkEnd w:id="546"/>
      <w:bookmarkEnd w:id="547"/>
      <w:bookmarkEnd w:id="548"/>
      <w:bookmarkEnd w:id="549"/>
      <w:bookmarkEnd w:id="550"/>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8"/>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7689A00B" w:rsidR="00E80032" w:rsidRPr="00D822A3" w:rsidRDefault="00E80032" w:rsidP="00E80032">
      <w:pPr>
        <w:rPr>
          <w:lang w:val="en-GB"/>
        </w:rPr>
      </w:pPr>
      <w:r w:rsidRPr="00D822A3">
        <w:rPr>
          <w:lang w:val="en-GB"/>
        </w:rPr>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207336" w:rsidRPr="00D822A3">
        <w:rPr>
          <w:lang w:val="en-GB"/>
        </w:rPr>
        <w:t>16.14</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51"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52" w:name="_Toc323656684"/>
      <w:bookmarkStart w:id="553" w:name="_Toc324085422"/>
      <w:bookmarkStart w:id="554" w:name="_Toc383781074"/>
      <w:bookmarkStart w:id="555" w:name="_Toc54120041"/>
      <w:r w:rsidRPr="00D822A3">
        <w:rPr>
          <w:lang w:val="en-GB"/>
        </w:rPr>
        <w:t>Types and Variables</w:t>
      </w:r>
      <w:bookmarkEnd w:id="551"/>
      <w:bookmarkEnd w:id="552"/>
      <w:bookmarkEnd w:id="553"/>
      <w:bookmarkEnd w:id="554"/>
      <w:bookmarkEnd w:id="555"/>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6" w:name="_Toc320485576"/>
      <w:bookmarkStart w:id="557" w:name="_Toc323656685"/>
      <w:bookmarkStart w:id="558" w:name="_Toc324085423"/>
      <w:bookmarkStart w:id="559" w:name="_Toc383781075"/>
      <w:bookmarkStart w:id="560" w:name="_Ref383781525"/>
      <w:bookmarkStart w:id="561" w:name="_Toc54120042"/>
      <w:r w:rsidRPr="00D822A3">
        <w:rPr>
          <w:lang w:val="en-GB"/>
        </w:rPr>
        <w:t>Simple Types</w:t>
      </w:r>
      <w:bookmarkEnd w:id="556"/>
      <w:bookmarkEnd w:id="557"/>
      <w:bookmarkEnd w:id="558"/>
      <w:bookmarkEnd w:id="559"/>
      <w:bookmarkEnd w:id="560"/>
      <w:bookmarkEnd w:id="561"/>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r w:rsidRPr="00D822A3">
        <w:rPr>
          <w:rStyle w:val="CodeInText0"/>
          <w:lang w:val="en-GB"/>
        </w:rPr>
        <w:t>boolean</w:t>
      </w:r>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9"/>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2" w:name="_Toc320485577"/>
      <w:bookmarkStart w:id="563" w:name="_Toc323656686"/>
      <w:bookmarkStart w:id="564" w:name="_Toc324085424"/>
      <w:bookmarkStart w:id="565" w:name="_Toc383781076"/>
      <w:bookmarkStart w:id="566" w:name="_Toc54120043"/>
      <w:r w:rsidRPr="00D822A3">
        <w:rPr>
          <w:lang w:val="en-GB"/>
        </w:rPr>
        <w:t>Variables</w:t>
      </w:r>
      <w:bookmarkEnd w:id="562"/>
      <w:bookmarkEnd w:id="563"/>
      <w:bookmarkEnd w:id="564"/>
      <w:bookmarkEnd w:id="565"/>
      <w:bookmarkEnd w:id="566"/>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10"/>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E41D6D" w:rsidRPr="003F7CF1" w:rsidRDefault="00E41D6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E41D6D" w:rsidRPr="003F7CF1" w:rsidRDefault="00E41D6D"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E41D6D" w:rsidRPr="003F7CF1" w:rsidRDefault="00E41D6D"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E41D6D" w:rsidRPr="003F7CF1" w:rsidRDefault="00E41D6D"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E41D6D" w:rsidRPr="003F7CF1" w:rsidRDefault="00E41D6D"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E41D6D" w:rsidRPr="003F7CF1" w:rsidRDefault="00E41D6D"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E41D6D" w:rsidRPr="003F7CF1" w:rsidRDefault="00E41D6D"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E41D6D" w:rsidRPr="003F7CF1" w:rsidRDefault="00E41D6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E41D6D" w:rsidRPr="003F7CF1" w:rsidRDefault="00E41D6D"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E41D6D" w:rsidRPr="003F7CF1" w:rsidRDefault="00E41D6D"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E41D6D" w:rsidRPr="003F7CF1" w:rsidRDefault="00E41D6D"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E41D6D" w:rsidRPr="003F7CF1" w:rsidRDefault="00E41D6D"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E41D6D" w:rsidRPr="003F7CF1" w:rsidRDefault="00E41D6D"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E41D6D" w:rsidRPr="003F7CF1" w:rsidRDefault="00E41D6D"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E41D6D" w:rsidRPr="003F7CF1" w:rsidRDefault="00E41D6D"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E41D6D" w:rsidRPr="003F7CF1" w:rsidRDefault="00E41D6D"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11"/>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7" w:name="_Toc320485578"/>
      <w:bookmarkStart w:id="568" w:name="_Toc323656687"/>
      <w:bookmarkStart w:id="569" w:name="_Toc324085425"/>
      <w:bookmarkStart w:id="570" w:name="_Toc383781077"/>
      <w:bookmarkStart w:id="571" w:name="_Toc54120044"/>
      <w:bookmarkStart w:id="572" w:name="_Toc320485579"/>
      <w:r w:rsidRPr="00D822A3">
        <w:rPr>
          <w:lang w:val="en-GB"/>
        </w:rPr>
        <w:t>Constants</w:t>
      </w:r>
      <w:bookmarkEnd w:id="567"/>
      <w:bookmarkEnd w:id="568"/>
      <w:bookmarkEnd w:id="569"/>
      <w:bookmarkEnd w:id="570"/>
      <w:bookmarkEnd w:id="571"/>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3" w:name="_Toc323656688"/>
      <w:bookmarkStart w:id="574" w:name="_Toc324085426"/>
      <w:bookmarkStart w:id="575" w:name="_Toc383781078"/>
      <w:bookmarkStart w:id="576" w:name="_Toc54120045"/>
      <w:r w:rsidRPr="00D822A3">
        <w:rPr>
          <w:lang w:val="en-GB"/>
        </w:rPr>
        <w:t>Output</w:t>
      </w:r>
      <w:bookmarkEnd w:id="572"/>
      <w:bookmarkEnd w:id="573"/>
      <w:bookmarkEnd w:id="574"/>
      <w:bookmarkEnd w:id="575"/>
      <w:bookmarkEnd w:id="576"/>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r w:rsidRPr="00D822A3">
        <w:rPr>
          <w:rStyle w:val="CodeInText0"/>
          <w:lang w:val="en-GB"/>
        </w:rPr>
        <w:t>printf</w:t>
      </w:r>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r w:rsidRPr="00D822A3">
              <w:rPr>
                <w:lang w:val="en-GB"/>
              </w:rPr>
              <w:t>lf</w:t>
            </w:r>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t xml:space="preserve">In the program below, </w:t>
      </w:r>
      <w:r w:rsidRPr="00D822A3">
        <w:rPr>
          <w:i/>
          <w:lang w:val="en-GB"/>
        </w:rPr>
        <w:t>i</w:t>
      </w:r>
      <w:r w:rsidRPr="00D822A3">
        <w:rPr>
          <w:lang w:val="en-GB"/>
        </w:rPr>
        <w:t xml:space="preserve"> represents an integer, </w:t>
      </w:r>
      <w:r w:rsidRPr="00D822A3">
        <w:rPr>
          <w:i/>
          <w:lang w:val="en-GB"/>
        </w:rPr>
        <w:t>f</w:t>
      </w:r>
      <w:r w:rsidRPr="00D822A3">
        <w:rPr>
          <w:rStyle w:val="Fotnotsreferens"/>
          <w:i/>
          <w:szCs w:val="21"/>
          <w:lang w:val="en-GB"/>
        </w:rPr>
        <w:footnoteReference w:id="12"/>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new-line.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7" w:name="_Toc320485580"/>
      <w:bookmarkStart w:id="578" w:name="_Toc323656689"/>
      <w:bookmarkStart w:id="579" w:name="_Toc324085427"/>
      <w:bookmarkStart w:id="580" w:name="_Toc383781079"/>
      <w:bookmarkStart w:id="581" w:name="_Toc54120046"/>
      <w:r w:rsidRPr="00D822A3">
        <w:rPr>
          <w:lang w:val="en-GB"/>
        </w:rPr>
        <w:t>Input</w:t>
      </w:r>
      <w:bookmarkEnd w:id="577"/>
      <w:bookmarkEnd w:id="578"/>
      <w:bookmarkEnd w:id="579"/>
      <w:bookmarkEnd w:id="580"/>
      <w:bookmarkEnd w:id="581"/>
    </w:p>
    <w:p w14:paraId="299686DD" w14:textId="77777777" w:rsidR="00E80032" w:rsidRPr="00D822A3" w:rsidRDefault="00E80032" w:rsidP="00E80032">
      <w:pPr>
        <w:rPr>
          <w:lang w:val="en-GB"/>
        </w:rPr>
      </w:pPr>
      <w:r w:rsidRPr="00D822A3">
        <w:rPr>
          <w:lang w:val="en-GB"/>
        </w:rPr>
        <w:t xml:space="preserve">The standard functions for input is and </w:t>
      </w:r>
      <w:r w:rsidRPr="00D822A3">
        <w:rPr>
          <w:rStyle w:val="CodeInText0"/>
          <w:lang w:val="en-GB"/>
        </w:rPr>
        <w:t>scanf</w:t>
      </w:r>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r w:rsidRPr="00D822A3">
        <w:rPr>
          <w:lang w:val="en-GB"/>
        </w:rPr>
        <w:t xml:space="preserve">Similar to </w:t>
      </w:r>
      <w:r w:rsidRPr="00D822A3">
        <w:rPr>
          <w:rStyle w:val="CodeInText0"/>
          <w:lang w:val="en-GB"/>
        </w:rPr>
        <w:t>printf</w:t>
      </w:r>
      <w:r w:rsidRPr="00D822A3">
        <w:rPr>
          <w:lang w:val="en-GB"/>
        </w:rPr>
        <w:t xml:space="preserve">, its first argument is the format string. The format codes mostly agree with those of </w:t>
      </w:r>
      <w:r w:rsidRPr="00D822A3">
        <w:rPr>
          <w:rStyle w:val="CodeInText0"/>
          <w:lang w:val="en-GB"/>
        </w:rPr>
        <w:t>printf</w:t>
      </w:r>
      <w:r w:rsidRPr="00D822A3">
        <w:rPr>
          <w:lang w:val="en-GB"/>
        </w:rPr>
        <w:t xml:space="preserve">, but not completely. See the table at the end of the chapter for a list of format codes. For instance, </w:t>
      </w:r>
      <w:r w:rsidRPr="00D822A3">
        <w:rPr>
          <w:rStyle w:val="CodeInText0"/>
          <w:lang w:val="en-GB"/>
        </w:rPr>
        <w:t>scanf</w:t>
      </w:r>
      <w:r w:rsidRPr="00D822A3">
        <w:rPr>
          <w:lang w:val="en-GB"/>
        </w:rPr>
        <w:t xml:space="preserve"> expects </w:t>
      </w:r>
      <w:r w:rsidRPr="00D822A3">
        <w:rPr>
          <w:rStyle w:val="KeyWord"/>
          <w:lang w:val="en-GB"/>
        </w:rPr>
        <w:t>lf</w:t>
      </w:r>
      <w:r w:rsidRPr="00D822A3">
        <w:rPr>
          <w:lang w:val="en-GB"/>
        </w:rPr>
        <w:t xml:space="preserve"> to read a double value, in contrast to </w:t>
      </w:r>
      <w:r w:rsidRPr="00D822A3">
        <w:rPr>
          <w:rStyle w:val="CodeInText0"/>
          <w:lang w:val="en-GB"/>
        </w:rPr>
        <w:t>printf</w:t>
      </w:r>
      <w:r w:rsidRPr="00D822A3">
        <w:rPr>
          <w:lang w:val="en-GB"/>
        </w:rPr>
        <w:t xml:space="preserve"> that expects </w:t>
      </w:r>
      <w:r w:rsidRPr="00D822A3">
        <w:rPr>
          <w:rStyle w:val="KeyWord"/>
          <w:lang w:val="en-GB"/>
        </w:rPr>
        <w:t>f</w:t>
      </w:r>
      <w:r w:rsidRPr="00D822A3">
        <w:rPr>
          <w:rStyle w:val="Fotnotsreferens"/>
          <w:i/>
          <w:szCs w:val="21"/>
          <w:lang w:val="en-GB"/>
        </w:rPr>
        <w:footnoteReference w:id="13"/>
      </w:r>
      <w:r w:rsidRPr="00D822A3">
        <w:rPr>
          <w:lang w:val="en-GB"/>
        </w:rPr>
        <w:t>.</w:t>
      </w:r>
    </w:p>
    <w:p w14:paraId="0CA40E7A" w14:textId="26CF6002" w:rsidR="00E80032" w:rsidRPr="00D822A3" w:rsidRDefault="00E80032" w:rsidP="00E80032">
      <w:pPr>
        <w:rPr>
          <w:lang w:val="en-GB"/>
        </w:rPr>
      </w:pPr>
      <w:r w:rsidRPr="00D822A3">
        <w:rPr>
          <w:lang w:val="en-GB"/>
        </w:rPr>
        <w:t xml:space="preserve">Another difference is that while </w:t>
      </w:r>
      <w:r w:rsidRPr="00D822A3">
        <w:rPr>
          <w:rStyle w:val="CodeInText0"/>
          <w:lang w:val="en-GB"/>
        </w:rPr>
        <w:t>printf</w:t>
      </w:r>
      <w:r w:rsidRPr="00D822A3">
        <w:rPr>
          <w:lang w:val="en-GB"/>
        </w:rPr>
        <w:t xml:space="preserve"> wants the values corresponding to the format codes, </w:t>
      </w:r>
      <w:r w:rsidRPr="00D822A3">
        <w:rPr>
          <w:rStyle w:val="CodeInText0"/>
          <w:lang w:val="en-GB"/>
        </w:rPr>
        <w:t>scanf</w:t>
      </w:r>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207336" w:rsidRPr="00D822A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r w:rsidRPr="00D822A3">
              <w:rPr>
                <w:lang w:val="en-GB"/>
              </w:rPr>
              <w:t>lf</w:t>
            </w:r>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r w:rsidRPr="00D822A3">
              <w:rPr>
                <w:lang w:val="en-GB"/>
              </w:rPr>
              <w:t>ld</w:t>
            </w:r>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r w:rsidRPr="00D822A3">
        <w:rPr>
          <w:rStyle w:val="CodeInText0"/>
          <w:lang w:val="en-GB"/>
        </w:rPr>
        <w:t>scanf</w:t>
      </w:r>
      <w:r w:rsidRPr="00D822A3">
        <w:rPr>
          <w:lang w:val="en-GB"/>
        </w:rPr>
        <w:t xml:space="preserve"> expects </w:t>
      </w:r>
      <w:r w:rsidRPr="00D822A3">
        <w:rPr>
          <w:rStyle w:val="CodeInText0"/>
          <w:lang w:val="en-GB"/>
        </w:rPr>
        <w:t>lf</w:t>
      </w:r>
      <w:r w:rsidRPr="00D822A3">
        <w:rPr>
          <w:lang w:val="en-GB"/>
        </w:rPr>
        <w:t xml:space="preserve"> to represent a double float, in contrast to </w:t>
      </w:r>
      <w:r w:rsidRPr="00D822A3">
        <w:rPr>
          <w:rStyle w:val="CodeInText0"/>
          <w:lang w:val="en-GB"/>
        </w:rPr>
        <w:t>printf</w:t>
      </w:r>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82"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r w:rsidRPr="00D822A3">
        <w:rPr>
          <w:rStyle w:val="CodeInText0"/>
          <w:lang w:val="en-GB"/>
        </w:rPr>
        <w:t>scanf</w:t>
      </w:r>
      <w:r w:rsidRPr="00D822A3">
        <w:rPr>
          <w:lang w:val="en-GB"/>
        </w:rPr>
        <w:t xml:space="preserve"> that reads a string until it reaches a white-space character</w:t>
      </w:r>
      <w:r w:rsidRPr="00D822A3">
        <w:rPr>
          <w:rStyle w:val="Fotnotsreferens"/>
          <w:lang w:val="en-GB"/>
        </w:rPr>
        <w:footnoteReference w:id="14"/>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r w:rsidRPr="00D822A3">
        <w:rPr>
          <w:rStyle w:val="CodeInText0"/>
          <w:lang w:val="en-GB"/>
        </w:rPr>
        <w:t>scanf</w:t>
      </w:r>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83"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4DCF5ED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4" w:name="_Toc323656690"/>
      <w:bookmarkStart w:id="585" w:name="_Toc324085428"/>
      <w:bookmarkStart w:id="586" w:name="_Toc383781080"/>
      <w:bookmarkStart w:id="587" w:name="_Toc54120047"/>
      <w:r w:rsidRPr="00D822A3">
        <w:rPr>
          <w:lang w:val="en-GB"/>
        </w:rPr>
        <w:t>Enumerations</w:t>
      </w:r>
      <w:bookmarkEnd w:id="582"/>
      <w:bookmarkEnd w:id="584"/>
      <w:bookmarkEnd w:id="585"/>
      <w:bookmarkEnd w:id="586"/>
      <w:bookmarkEnd w:id="587"/>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5"/>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8" w:name="_Toc320485582"/>
      <w:bookmarkStart w:id="589" w:name="_Toc323656691"/>
      <w:bookmarkStart w:id="590" w:name="_Toc324085429"/>
      <w:bookmarkStart w:id="591" w:name="_Toc383781081"/>
      <w:bookmarkStart w:id="592" w:name="_Toc54120048"/>
      <w:r w:rsidRPr="00D822A3">
        <w:rPr>
          <w:lang w:val="en-GB"/>
        </w:rPr>
        <w:t>Arrays</w:t>
      </w:r>
      <w:bookmarkEnd w:id="588"/>
      <w:bookmarkEnd w:id="589"/>
      <w:bookmarkEnd w:id="590"/>
      <w:bookmarkEnd w:id="591"/>
      <w:bookmarkEnd w:id="592"/>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of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E41D6D" w:rsidRPr="003F7CF1" w:rsidRDefault="00E41D6D"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E41D6D" w:rsidRPr="003F7CF1" w:rsidRDefault="00E41D6D"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E41D6D" w:rsidRPr="003F7CF1" w:rsidRDefault="00E41D6D"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E41D6D" w:rsidRPr="003F7CF1" w:rsidRDefault="00E41D6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E41D6D" w:rsidRPr="003F7CF1" w:rsidRDefault="00E41D6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E41D6D" w:rsidRPr="003F7CF1" w:rsidRDefault="00E41D6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E41D6D" w:rsidRPr="003F7CF1" w:rsidRDefault="00E41D6D"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E41D6D" w:rsidRPr="003F7CF1" w:rsidRDefault="00E41D6D"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E41D6D" w:rsidRPr="003F7CF1" w:rsidRDefault="00E41D6D"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E41D6D" w:rsidRPr="003F7CF1" w:rsidRDefault="00E41D6D"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E41D6D" w:rsidRPr="003F7CF1" w:rsidRDefault="00E41D6D"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E41D6D" w:rsidRPr="003F7CF1" w:rsidRDefault="00E41D6D"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E41D6D" w:rsidRPr="003F7CF1" w:rsidRDefault="00E41D6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E41D6D" w:rsidRPr="003F7CF1" w:rsidRDefault="00E41D6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E41D6D" w:rsidRPr="003F7CF1" w:rsidRDefault="00E41D6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E41D6D" w:rsidRPr="003F7CF1" w:rsidRDefault="00E41D6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E41D6D" w:rsidRPr="003F7CF1" w:rsidRDefault="00E41D6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E41D6D" w:rsidRPr="003F7CF1" w:rsidRDefault="00E41D6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E41D6D" w:rsidRPr="003F7CF1" w:rsidRDefault="00E41D6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E41D6D" w:rsidRPr="003F7CF1" w:rsidRDefault="00E41D6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E41D6D" w:rsidRPr="003F7CF1" w:rsidRDefault="00E41D6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E41D6D" w:rsidRPr="003F7CF1" w:rsidRDefault="00E41D6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E41D6D" w:rsidRPr="003F7CF1" w:rsidRDefault="00E41D6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E41D6D" w:rsidRPr="003F7CF1" w:rsidRDefault="00E41D6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E41D6D" w:rsidRPr="003F7CF1" w:rsidRDefault="00E41D6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E41D6D" w:rsidRPr="003F7CF1" w:rsidRDefault="00E41D6D"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E41D6D" w:rsidRPr="003F7CF1" w:rsidRDefault="00E41D6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E41D6D" w:rsidRPr="003F7CF1" w:rsidRDefault="00E41D6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E41D6D" w:rsidRPr="003F7CF1" w:rsidRDefault="00E41D6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E41D6D" w:rsidRPr="003F7CF1" w:rsidRDefault="00E41D6D"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E41D6D" w:rsidRPr="003F7CF1" w:rsidRDefault="00E41D6D"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E41D6D" w:rsidRPr="003F7CF1" w:rsidRDefault="00E41D6D"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E41D6D" w:rsidRPr="003F7CF1" w:rsidRDefault="00E41D6D"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E41D6D" w:rsidRPr="003F7CF1" w:rsidRDefault="00E41D6D"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E41D6D" w:rsidRPr="003F7CF1" w:rsidRDefault="00E41D6D"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E41D6D" w:rsidRPr="003F7CF1" w:rsidRDefault="00E41D6D"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E41D6D" w:rsidRPr="003F7CF1" w:rsidRDefault="00E41D6D"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E41D6D" w:rsidRPr="003F7CF1" w:rsidRDefault="00E41D6D"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E41D6D" w:rsidRPr="003F7CF1" w:rsidRDefault="00E41D6D"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E41D6D" w:rsidRPr="003F7CF1" w:rsidRDefault="00E41D6D"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E41D6D" w:rsidRPr="003F7CF1" w:rsidRDefault="00E41D6D"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E41D6D" w:rsidRPr="003F7CF1" w:rsidRDefault="00E41D6D"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E41D6D" w:rsidRPr="003F7CF1" w:rsidRDefault="00E41D6D"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E41D6D" w:rsidRPr="003F7CF1" w:rsidRDefault="00E41D6D"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E41D6D" w:rsidRPr="003F7CF1" w:rsidRDefault="00E41D6D"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E41D6D" w:rsidRPr="003F7CF1" w:rsidRDefault="00E41D6D"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E41D6D" w:rsidRPr="003F7CF1" w:rsidRDefault="00E41D6D"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E41D6D" w:rsidRPr="003F7CF1" w:rsidRDefault="00E41D6D"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E41D6D" w:rsidRPr="003F7CF1" w:rsidRDefault="00E41D6D"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E41D6D" w:rsidRPr="003F7CF1" w:rsidRDefault="00E41D6D"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E41D6D" w:rsidRPr="003F7CF1" w:rsidRDefault="00E41D6D"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E41D6D" w:rsidRPr="003F7CF1" w:rsidRDefault="00E41D6D"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E41D6D" w:rsidRPr="003F7CF1" w:rsidRDefault="00E41D6D"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E41D6D" w:rsidRPr="003F7CF1" w:rsidRDefault="00E41D6D"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E41D6D" w:rsidRPr="003F7CF1" w:rsidRDefault="00E41D6D"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E41D6D" w:rsidRPr="003F7CF1" w:rsidRDefault="00E41D6D"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E41D6D" w:rsidRPr="003F7CF1" w:rsidRDefault="00E41D6D"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E41D6D" w:rsidRPr="003F7CF1" w:rsidRDefault="00E41D6D"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E41D6D" w:rsidRPr="003F7CF1" w:rsidRDefault="00E41D6D"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E41D6D" w:rsidRPr="003F7CF1" w:rsidRDefault="00E41D6D"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E41D6D" w:rsidRPr="003F7CF1" w:rsidRDefault="00E41D6D"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E41D6D" w:rsidRPr="003F7CF1" w:rsidRDefault="00E41D6D"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E41D6D" w:rsidRPr="003F7CF1" w:rsidRDefault="00E41D6D"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E41D6D" w:rsidRPr="003F7CF1" w:rsidRDefault="00E41D6D"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E41D6D" w:rsidRPr="003F7CF1" w:rsidRDefault="00E41D6D"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E41D6D" w:rsidRPr="003F7CF1" w:rsidRDefault="00E41D6D"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E41D6D" w:rsidRPr="003F7CF1" w:rsidRDefault="00E41D6D"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E41D6D" w:rsidRPr="003F7CF1" w:rsidRDefault="00E41D6D"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3" w:name="_Toc320485583"/>
      <w:bookmarkStart w:id="594" w:name="_Toc323656692"/>
      <w:bookmarkStart w:id="595" w:name="_Toc324085430"/>
      <w:bookmarkStart w:id="596" w:name="_Toc383781082"/>
      <w:bookmarkStart w:id="597" w:name="_Toc54120049"/>
      <w:r w:rsidRPr="00D822A3">
        <w:rPr>
          <w:lang w:val="en-GB"/>
        </w:rPr>
        <w:t>Characters and Strings</w:t>
      </w:r>
      <w:bookmarkEnd w:id="593"/>
      <w:bookmarkEnd w:id="594"/>
      <w:bookmarkEnd w:id="595"/>
      <w:bookmarkEnd w:id="596"/>
      <w:bookmarkEnd w:id="597"/>
    </w:p>
    <w:p w14:paraId="15688872" w14:textId="0FFB9701"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207336" w:rsidRPr="00D822A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E41D6D" w:rsidRPr="003F7CF1" w:rsidRDefault="00E41D6D"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E41D6D" w:rsidRPr="003F7CF1" w:rsidRDefault="00E41D6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E41D6D" w:rsidRPr="003F7CF1" w:rsidRDefault="00E41D6D"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E41D6D" w:rsidRPr="003F7CF1" w:rsidRDefault="00E41D6D"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E41D6D" w:rsidRPr="003F7CF1" w:rsidRDefault="00E41D6D"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E41D6D" w:rsidRPr="003F7CF1" w:rsidRDefault="00E41D6D"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E41D6D" w:rsidRPr="003F7CF1" w:rsidRDefault="00E41D6D"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E41D6D" w:rsidRPr="003F7CF1" w:rsidRDefault="00E41D6D"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8" w:name="_Toc323656693"/>
      <w:bookmarkStart w:id="599" w:name="_Toc324085431"/>
      <w:bookmarkStart w:id="600" w:name="_Toc383781083"/>
      <w:bookmarkStart w:id="601" w:name="_Toc54120050"/>
      <w:r w:rsidRPr="00D822A3">
        <w:rPr>
          <w:lang w:val="en-GB"/>
        </w:rPr>
        <w:t>The ASCII Table</w:t>
      </w:r>
      <w:bookmarkEnd w:id="598"/>
      <w:bookmarkEnd w:id="599"/>
      <w:bookmarkEnd w:id="600"/>
      <w:bookmarkEnd w:id="601"/>
    </w:p>
    <w:p w14:paraId="3B8A786D" w14:textId="209D4254" w:rsidR="00E80032" w:rsidRPr="00D822A3" w:rsidRDefault="00E80032" w:rsidP="00E80032">
      <w:pPr>
        <w:rPr>
          <w:lang w:val="en-GB"/>
        </w:rPr>
      </w:pPr>
      <w:r w:rsidRPr="00D822A3">
        <w:rPr>
          <w:lang w:val="en-GB"/>
        </w:rPr>
        <w:t xml:space="preserve">So far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207336" w:rsidRPr="00D822A3">
        <w:rPr>
          <w:b/>
          <w:bCs/>
          <w:lang w:val="en-GB"/>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2" w:name="_Toc320485584"/>
      <w:bookmarkStart w:id="603" w:name="_Toc323656694"/>
      <w:bookmarkStart w:id="604" w:name="_Toc324085432"/>
      <w:bookmarkStart w:id="605" w:name="_Ref383780778"/>
      <w:bookmarkStart w:id="606" w:name="_Toc383781084"/>
      <w:bookmarkStart w:id="607" w:name="_Toc54120051"/>
      <w:r w:rsidRPr="00D822A3">
        <w:rPr>
          <w:lang w:val="en-GB"/>
        </w:rPr>
        <w:t>Pointers</w:t>
      </w:r>
      <w:bookmarkEnd w:id="602"/>
      <w:bookmarkEnd w:id="603"/>
      <w:bookmarkEnd w:id="604"/>
      <w:bookmarkEnd w:id="605"/>
      <w:bookmarkEnd w:id="606"/>
      <w:bookmarkEnd w:id="607"/>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r w:rsidRPr="00D822A3">
        <w:rPr>
          <w:rStyle w:val="CodeInText0"/>
          <w:lang w:val="en-GB"/>
        </w:rPr>
        <w:t>i</w:t>
      </w:r>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r w:rsidRPr="00D822A3">
        <w:rPr>
          <w:rStyle w:val="CodeInText0"/>
          <w:lang w:val="en-GB"/>
        </w:rPr>
        <w:t>i</w:t>
      </w:r>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E41D6D" w:rsidRPr="003F7CF1" w:rsidRDefault="00E41D6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E41D6D" w:rsidRPr="003F7CF1" w:rsidRDefault="00E41D6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E41D6D" w:rsidRPr="003F7CF1" w:rsidRDefault="00E41D6D"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E41D6D" w:rsidRPr="003F7CF1" w:rsidRDefault="00E41D6D"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E41D6D" w:rsidRPr="003F7CF1" w:rsidRDefault="00E41D6D"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E41D6D" w:rsidRPr="003F7CF1" w:rsidRDefault="00E41D6D"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E41D6D" w:rsidRPr="003F7CF1" w:rsidRDefault="00E41D6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E41D6D" w:rsidRPr="003F7CF1" w:rsidRDefault="00E41D6D"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E41D6D" w:rsidRPr="003F7CF1" w:rsidRDefault="00E41D6D"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E41D6D" w:rsidRPr="003F7CF1" w:rsidRDefault="00E41D6D"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E41D6D" w:rsidRPr="003F7CF1" w:rsidRDefault="00E41D6D"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E41D6D" w:rsidRPr="003F7CF1" w:rsidRDefault="00E41D6D"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E41D6D" w:rsidRPr="003F7CF1" w:rsidRDefault="00E41D6D"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E41D6D" w:rsidRPr="003F7CF1" w:rsidRDefault="00E41D6D"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E41D6D" w:rsidRPr="003F7CF1" w:rsidRDefault="00E41D6D"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E41D6D" w:rsidRPr="003F7CF1" w:rsidRDefault="00E41D6D"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E41D6D" w:rsidRPr="003F7CF1" w:rsidRDefault="00E41D6D"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E41D6D" w:rsidRPr="003F7CF1" w:rsidRDefault="00E41D6D"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E41D6D" w:rsidRPr="003F7CF1" w:rsidRDefault="00E41D6D"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E41D6D" w:rsidRPr="003F7CF1" w:rsidRDefault="00E41D6D"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E41D6D" w:rsidRPr="003F7CF1" w:rsidRDefault="00E41D6D"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E41D6D" w:rsidRPr="003F7CF1" w:rsidRDefault="00E41D6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E41D6D" w:rsidRPr="003F7CF1" w:rsidRDefault="00E41D6D"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E41D6D" w:rsidRPr="003F7CF1" w:rsidRDefault="00E41D6D"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E41D6D" w:rsidRPr="003F7CF1" w:rsidRDefault="00E41D6D"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E41D6D" w:rsidRPr="003F7CF1" w:rsidRDefault="00E41D6D"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E41D6D" w:rsidRPr="003F7CF1" w:rsidRDefault="00E41D6D"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E41D6D" w:rsidRPr="003F7CF1" w:rsidRDefault="00E41D6D"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t>The following code gives rise to the diagram above</w:t>
      </w:r>
      <w:r w:rsidRPr="00D822A3">
        <w:rPr>
          <w:rStyle w:val="Fotnotsreferens"/>
          <w:szCs w:val="21"/>
          <w:lang w:val="en-GB"/>
        </w:rPr>
        <w:footnoteReference w:id="16"/>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r w:rsidR="00B02345" w:rsidRPr="00D822A3">
        <w:rPr>
          <w:rStyle w:val="KeyWord"/>
          <w:lang w:val="en-GB"/>
        </w:rPr>
        <w:t>dereference</w:t>
      </w:r>
      <w:r w:rsidRPr="00D822A3">
        <w:rPr>
          <w:rStyle w:val="KeyWord"/>
          <w:lang w:val="en-GB"/>
        </w:rPr>
        <w:t>ers</w:t>
      </w:r>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r w:rsidR="00B02345" w:rsidRPr="00D822A3">
        <w:rPr>
          <w:lang w:val="en-GB"/>
        </w:rPr>
        <w:t>dereference</w:t>
      </w:r>
      <w:r w:rsidRPr="00D822A3">
        <w:rPr>
          <w:lang w:val="en-GB"/>
        </w:rPr>
        <w:t xml:space="preserve">erring operators can be regarded as each other reverses. Note that the asterisk is used on two occasions, when we define a pointer variable and when we </w:t>
      </w:r>
      <w:r w:rsidR="00B02345" w:rsidRPr="00D822A3">
        <w:rPr>
          <w:lang w:val="en-GB"/>
        </w:rPr>
        <w:t>dereference</w:t>
      </w:r>
      <w:r w:rsidRPr="00D822A3">
        <w:rPr>
          <w:lang w:val="en-GB"/>
        </w:rPr>
        <w:t xml:space="preserve">er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7"/>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8" w:name="_Toc320485585"/>
      <w:bookmarkStart w:id="609" w:name="_Toc323656695"/>
      <w:bookmarkStart w:id="610" w:name="_Toc324085433"/>
      <w:bookmarkStart w:id="611" w:name="_Toc383781085"/>
      <w:bookmarkStart w:id="612" w:name="_Toc54120052"/>
      <w:r w:rsidRPr="00D822A3">
        <w:rPr>
          <w:lang w:val="en-GB"/>
        </w:rPr>
        <w:t>Pointers and Dynamic Memory</w:t>
      </w:r>
      <w:bookmarkEnd w:id="608"/>
      <w:bookmarkEnd w:id="609"/>
      <w:bookmarkEnd w:id="610"/>
      <w:bookmarkEnd w:id="611"/>
      <w:bookmarkEnd w:id="612"/>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r w:rsidRPr="00D822A3">
        <w:rPr>
          <w:rStyle w:val="CodeInText0"/>
          <w:lang w:val="en-GB"/>
        </w:rPr>
        <w:t>calloc</w:t>
      </w:r>
      <w:r w:rsidRPr="00D822A3">
        <w:rPr>
          <w:rStyle w:val="Italic"/>
          <w:lang w:val="en-GB"/>
        </w:rPr>
        <w:t xml:space="preserve">, </w:t>
      </w:r>
      <w:r w:rsidRPr="00D822A3">
        <w:rPr>
          <w:rStyle w:val="CodeInText0"/>
          <w:lang w:val="en-GB"/>
        </w:rPr>
        <w:t>realloc</w:t>
      </w:r>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E41D6D" w:rsidRPr="003F7CF1" w:rsidRDefault="00E41D6D"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E41D6D" w:rsidRPr="003F7CF1" w:rsidRDefault="00E41D6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E41D6D" w:rsidRPr="003F7CF1" w:rsidRDefault="00E41D6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E41D6D" w:rsidRPr="003F7CF1" w:rsidRDefault="00E41D6D"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E41D6D" w:rsidRPr="003F7CF1" w:rsidRDefault="00E41D6D"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E41D6D" w:rsidRPr="003F7CF1" w:rsidRDefault="00E41D6D"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E41D6D" w:rsidRPr="003F7CF1" w:rsidRDefault="00E41D6D"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E41D6D" w:rsidRPr="003F7CF1" w:rsidRDefault="00E41D6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E41D6D" w:rsidRPr="003F7CF1" w:rsidRDefault="00E41D6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E41D6D" w:rsidRPr="003F7CF1" w:rsidRDefault="00E41D6D"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E41D6D" w:rsidRPr="003F7CF1" w:rsidRDefault="00E41D6D"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E41D6D" w:rsidRPr="003F7CF1" w:rsidRDefault="00E41D6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E41D6D" w:rsidRPr="003F7CF1" w:rsidRDefault="00E41D6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E41D6D" w:rsidRPr="003F7CF1" w:rsidRDefault="00E41D6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E41D6D" w:rsidRPr="003F7CF1" w:rsidRDefault="00E41D6D"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E41D6D" w:rsidRPr="003F7CF1" w:rsidRDefault="00E41D6D"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E41D6D" w:rsidRPr="003F7CF1" w:rsidRDefault="00E41D6D"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E41D6D" w:rsidRPr="003F7CF1" w:rsidRDefault="00E41D6D"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E41D6D" w:rsidRPr="003F7CF1" w:rsidRDefault="00E41D6D"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E41D6D" w:rsidRPr="003F7CF1" w:rsidRDefault="00E41D6D"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E41D6D" w:rsidRPr="003F7CF1" w:rsidRDefault="00E41D6D"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E41D6D" w:rsidRPr="003F7CF1" w:rsidRDefault="00E41D6D"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r w:rsidRPr="00D822A3">
        <w:rPr>
          <w:rStyle w:val="CodeInText0"/>
          <w:lang w:val="en-GB"/>
        </w:rPr>
        <w:t>realloc</w:t>
      </w:r>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E41D6D" w:rsidRPr="003F7CF1" w:rsidRDefault="00E41D6D"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E41D6D" w:rsidRPr="003F7CF1" w:rsidRDefault="00E41D6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E41D6D" w:rsidRPr="003F7CF1" w:rsidRDefault="00E41D6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E41D6D" w:rsidRPr="003F7CF1" w:rsidRDefault="00E41D6D"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E41D6D" w:rsidRPr="003F7CF1" w:rsidRDefault="00E41D6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E41D6D" w:rsidRPr="003F7CF1" w:rsidRDefault="00E41D6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E41D6D" w:rsidRPr="003F7CF1" w:rsidRDefault="00E41D6D"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E41D6D" w:rsidRPr="003F7CF1" w:rsidRDefault="00E41D6D"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E41D6D" w:rsidRPr="003F7CF1" w:rsidRDefault="00E41D6D"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E41D6D" w:rsidRPr="003F7CF1" w:rsidRDefault="00E41D6D"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E41D6D" w:rsidRPr="003F7CF1" w:rsidRDefault="00E41D6D"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E41D6D" w:rsidRPr="003F7CF1" w:rsidRDefault="00E41D6D"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r w:rsidRPr="00D822A3">
        <w:rPr>
          <w:rStyle w:val="CodeInText0"/>
          <w:lang w:val="en-GB"/>
        </w:rPr>
        <w:t>calloc</w:t>
      </w:r>
      <w:r w:rsidRPr="00D822A3">
        <w:rPr>
          <w:lang w:val="en-GB"/>
        </w:rPr>
        <w:t xml:space="preserve"> is that </w:t>
      </w:r>
      <w:r w:rsidRPr="00D822A3">
        <w:rPr>
          <w:rStyle w:val="CodeInText0"/>
          <w:lang w:val="en-GB"/>
        </w:rPr>
        <w:t>calloc</w:t>
      </w:r>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The predefined constant NULL holds the pointer equivalence of the zero value. We say that the pointer is set to null. In a diagram, we can simple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E41D6D" w:rsidRPr="003F7CF1" w:rsidRDefault="00E41D6D"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E41D6D" w:rsidRPr="003F7CF1" w:rsidRDefault="00E41D6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E41D6D" w:rsidRPr="003F7CF1" w:rsidRDefault="00E41D6D"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E41D6D" w:rsidRPr="003F7CF1" w:rsidRDefault="00E41D6D"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E41D6D" w:rsidRPr="003F7CF1" w:rsidRDefault="00E41D6D"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E41D6D" w:rsidRPr="003F7CF1" w:rsidRDefault="00E41D6D"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E41D6D" w:rsidRPr="003F7CF1" w:rsidRDefault="00E41D6D"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E41D6D" w:rsidRPr="003F7CF1" w:rsidRDefault="00E41D6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E41D6D" w:rsidRPr="003F7CF1" w:rsidRDefault="00E41D6D"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E41D6D" w:rsidRPr="003F7CF1" w:rsidRDefault="00E41D6D"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actually marks the absence of a type. We can define a pointer to </w:t>
      </w:r>
      <w:r w:rsidRPr="00D822A3">
        <w:rPr>
          <w:rStyle w:val="CodeInText0"/>
          <w:lang w:val="en-GB"/>
        </w:rPr>
        <w:t>void</w:t>
      </w:r>
      <w:r w:rsidRPr="00D822A3">
        <w:rPr>
          <w:lang w:val="en-GB"/>
        </w:rPr>
        <w:t xml:space="preserve">; we cannot, however, </w:t>
      </w:r>
      <w:r w:rsidR="00B02345" w:rsidRPr="00D822A3">
        <w:rPr>
          <w:lang w:val="en-GB"/>
        </w:rPr>
        <w:t>dereference</w:t>
      </w:r>
      <w:r w:rsidRPr="00D822A3">
        <w:rPr>
          <w:lang w:val="en-GB"/>
        </w:rPr>
        <w:t>er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In spite of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E41D6D" w:rsidRPr="003F7CF1" w:rsidRDefault="00E41D6D"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E41D6D" w:rsidRPr="003F7CF1" w:rsidRDefault="00E41D6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E41D6D" w:rsidRPr="003F7CF1" w:rsidRDefault="00E41D6D"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E41D6D" w:rsidRPr="003F7CF1" w:rsidRDefault="00E41D6D"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E41D6D" w:rsidRPr="003F7CF1" w:rsidRDefault="00E41D6D"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E41D6D" w:rsidRPr="003F7CF1" w:rsidRDefault="00E41D6D"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r w:rsidRPr="00D822A3">
        <w:rPr>
          <w:rStyle w:val="CodeInText0"/>
          <w:lang w:val="en-GB"/>
        </w:rPr>
        <w:t>p</w:t>
      </w:r>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E41D6D" w:rsidRPr="003F7CF1" w:rsidRDefault="00E41D6D"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E41D6D" w:rsidRPr="003F7CF1" w:rsidRDefault="00E41D6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E41D6D" w:rsidRPr="003F7CF1" w:rsidRDefault="00E41D6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E41D6D" w:rsidRPr="003F7CF1" w:rsidRDefault="00E41D6D"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E41D6D" w:rsidRPr="003F7CF1" w:rsidRDefault="00E41D6D"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E41D6D" w:rsidRPr="003F7CF1" w:rsidRDefault="00E41D6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E41D6D" w:rsidRPr="003F7CF1" w:rsidRDefault="00E41D6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E41D6D" w:rsidRPr="003F7CF1" w:rsidRDefault="00E41D6D"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E41D6D" w:rsidRPr="003F7CF1" w:rsidRDefault="00E41D6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E41D6D" w:rsidRPr="003F7CF1" w:rsidRDefault="00E41D6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E41D6D" w:rsidRPr="003F7CF1" w:rsidRDefault="00E41D6D"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E41D6D" w:rsidRPr="003F7CF1" w:rsidRDefault="00E41D6D"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E41D6D" w:rsidRPr="003F7CF1" w:rsidRDefault="00E41D6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E41D6D" w:rsidRPr="003F7CF1" w:rsidRDefault="00E41D6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E41D6D" w:rsidRPr="003F7CF1" w:rsidRDefault="00E41D6D"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E41D6D" w:rsidRPr="003F7CF1" w:rsidRDefault="00E41D6D"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E41D6D" w:rsidRPr="003F7CF1" w:rsidRDefault="00E41D6D"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E41D6D" w:rsidRPr="003F7CF1" w:rsidRDefault="00E41D6D"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E41D6D" w:rsidRPr="003F7CF1" w:rsidRDefault="00E41D6D"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E41D6D" w:rsidRPr="003F7CF1" w:rsidRDefault="00E41D6D"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E41D6D" w:rsidRPr="003F7CF1" w:rsidRDefault="00E41D6D"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E41D6D" w:rsidRPr="003F7CF1" w:rsidRDefault="00E41D6D"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E41D6D" w:rsidRPr="003F7CF1" w:rsidRDefault="00E41D6D"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E41D6D" w:rsidRPr="003F7CF1" w:rsidRDefault="00E41D6D"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E41D6D" w:rsidRPr="003F7CF1" w:rsidRDefault="00E41D6D"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E41D6D" w:rsidRPr="003F7CF1" w:rsidRDefault="00E41D6D"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E41D6D" w:rsidRPr="003F7CF1" w:rsidRDefault="00E41D6D"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E41D6D" w:rsidRPr="003F7CF1" w:rsidRDefault="00E41D6D"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3" w:name="_Toc320485586"/>
      <w:bookmarkStart w:id="614" w:name="_Toc323656696"/>
      <w:bookmarkStart w:id="615" w:name="_Toc324085434"/>
      <w:bookmarkStart w:id="616" w:name="_Toc383781086"/>
      <w:bookmarkStart w:id="617" w:name="_Toc54120053"/>
      <w:r w:rsidRPr="00D822A3">
        <w:rPr>
          <w:lang w:val="en-GB"/>
        </w:rPr>
        <w:t>Defining our own types</w:t>
      </w:r>
      <w:bookmarkEnd w:id="613"/>
      <w:bookmarkEnd w:id="614"/>
      <w:bookmarkEnd w:id="615"/>
      <w:bookmarkEnd w:id="616"/>
      <w:bookmarkEnd w:id="617"/>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8" w:name="_Toc320485587"/>
      <w:bookmarkStart w:id="619" w:name="_Toc323656697"/>
      <w:bookmarkStart w:id="620" w:name="_Toc324085435"/>
      <w:bookmarkStart w:id="621" w:name="_Toc383781087"/>
      <w:bookmarkStart w:id="622" w:name="_Toc54120054"/>
      <w:r w:rsidRPr="00D822A3">
        <w:rPr>
          <w:lang w:val="en-GB"/>
        </w:rPr>
        <w:t>The Type Size</w:t>
      </w:r>
      <w:bookmarkEnd w:id="618"/>
      <w:bookmarkEnd w:id="619"/>
      <w:bookmarkEnd w:id="620"/>
      <w:bookmarkEnd w:id="621"/>
      <w:bookmarkEnd w:id="622"/>
    </w:p>
    <w:p w14:paraId="2A85A616" w14:textId="7C4815F2" w:rsidR="00E80032" w:rsidRPr="00D822A3" w:rsidRDefault="00E80032" w:rsidP="00E80032">
      <w:pPr>
        <w:rPr>
          <w:lang w:val="en-GB"/>
        </w:rPr>
      </w:pPr>
      <w:r w:rsidRPr="00D822A3">
        <w:rPr>
          <w:lang w:val="en-GB"/>
        </w:rPr>
        <w:t xml:space="preserve">The operator </w:t>
      </w:r>
      <w:r w:rsidRPr="00D822A3">
        <w:rPr>
          <w:rStyle w:val="CodeInText0"/>
          <w:lang w:val="en-GB"/>
        </w:rPr>
        <w:t>sizeof</w:t>
      </w:r>
      <w:r w:rsidRPr="00D822A3">
        <w:rPr>
          <w:lang w:val="en-GB"/>
        </w:rPr>
        <w:t xml:space="preserve"> gives us the size of a type</w:t>
      </w:r>
      <w:r w:rsidRPr="00D822A3">
        <w:rPr>
          <w:rStyle w:val="Fotnotsreferens"/>
          <w:szCs w:val="21"/>
          <w:lang w:val="en-GB"/>
        </w:rPr>
        <w:footnoteReference w:id="18"/>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D822A3">
        <w:rPr>
          <w:rStyle w:val="KeyWord"/>
          <w:lang w:val="en-GB"/>
        </w:rPr>
        <w:t>implementation dependant</w:t>
      </w:r>
      <w:r w:rsidRPr="00D822A3">
        <w:rPr>
          <w:lang w:val="en-GB"/>
        </w:rPr>
        <w:t xml:space="preserve">. The operator returns a value of the type </w:t>
      </w:r>
      <w:r w:rsidRPr="00D822A3">
        <w:rPr>
          <w:rStyle w:val="CodeInText0"/>
          <w:lang w:val="en-GB"/>
        </w:rPr>
        <w:t>size_t</w:t>
      </w:r>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23"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24" w:name="_Toc320485588"/>
      <w:bookmarkStart w:id="625" w:name="_Toc323656698"/>
      <w:bookmarkStart w:id="626" w:name="_Toc324085436"/>
      <w:bookmarkStart w:id="627" w:name="_Toc383781088"/>
      <w:bookmarkStart w:id="628" w:name="_Toc54120055"/>
      <w:r w:rsidRPr="00D822A3">
        <w:rPr>
          <w:lang w:val="en-GB"/>
        </w:rPr>
        <w:t>Expressions and Operators</w:t>
      </w:r>
      <w:bookmarkEnd w:id="624"/>
      <w:bookmarkEnd w:id="625"/>
      <w:bookmarkEnd w:id="626"/>
      <w:bookmarkEnd w:id="627"/>
      <w:bookmarkEnd w:id="628"/>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E41D6D" w:rsidRPr="003F7CF1" w:rsidRDefault="00E41D6D"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4822327"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E41D6D" w:rsidRPr="003F7CF1" w:rsidRDefault="00E41D6D"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E41D6D" w:rsidRPr="003F7CF1" w:rsidRDefault="00E41D6D"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E41D6D" w:rsidRPr="003F7CF1" w:rsidRDefault="00E41D6D"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E41D6D" w:rsidRPr="003F7CF1" w:rsidRDefault="00E41D6D"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4822327"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E41D6D" w:rsidRPr="003F7CF1" w:rsidRDefault="00E41D6D"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E41D6D" w:rsidRPr="003F7CF1" w:rsidRDefault="00E41D6D"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E41D6D" w:rsidRPr="003F7CF1" w:rsidRDefault="00E41D6D"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9" w:name="_Toc320485589"/>
      <w:bookmarkStart w:id="630" w:name="_Toc323656699"/>
      <w:bookmarkStart w:id="631" w:name="_Toc324085437"/>
      <w:bookmarkStart w:id="632" w:name="_Toc383781089"/>
      <w:bookmarkStart w:id="633" w:name="_Toc54120056"/>
      <w:r w:rsidRPr="00D822A3">
        <w:rPr>
          <w:lang w:val="en-GB"/>
        </w:rPr>
        <w:t>Arithmetic Operators</w:t>
      </w:r>
      <w:bookmarkEnd w:id="629"/>
      <w:bookmarkEnd w:id="630"/>
      <w:bookmarkEnd w:id="631"/>
      <w:bookmarkEnd w:id="632"/>
      <w:bookmarkEnd w:id="633"/>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34" w:name="_Toc320485590"/>
      <w:bookmarkStart w:id="635" w:name="_Toc323656700"/>
      <w:bookmarkStart w:id="636" w:name="_Toc324085438"/>
      <w:bookmarkStart w:id="637" w:name="_Toc383781090"/>
      <w:bookmarkStart w:id="638" w:name="_Toc54120057"/>
      <w:r w:rsidRPr="00D822A3">
        <w:rPr>
          <w:rStyle w:val="Italic"/>
          <w:i w:val="0"/>
          <w:lang w:val="en-GB"/>
        </w:rPr>
        <w:t>Pointer Arithmetic</w:t>
      </w:r>
      <w:bookmarkEnd w:id="634"/>
      <w:bookmarkEnd w:id="635"/>
      <w:bookmarkEnd w:id="636"/>
      <w:bookmarkEnd w:id="637"/>
      <w:bookmarkEnd w:id="638"/>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r w:rsidRPr="00D822A3">
        <w:rPr>
          <w:rStyle w:val="CodeInText0"/>
          <w:lang w:val="en-GB"/>
        </w:rPr>
        <w:t>numberPtr</w:t>
      </w:r>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E41D6D" w:rsidRPr="003F7CF1" w:rsidRDefault="00E41D6D"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E41D6D" w:rsidRPr="003F7CF1" w:rsidRDefault="00E41D6D"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E41D6D" w:rsidRPr="003F7CF1" w:rsidRDefault="00E41D6D"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E41D6D" w:rsidRPr="003F7CF1" w:rsidRDefault="00E41D6D"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E41D6D" w:rsidRPr="003F7CF1" w:rsidRDefault="00E41D6D"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E41D6D" w:rsidRPr="003F7CF1" w:rsidRDefault="00E41D6D"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E41D6D" w:rsidRPr="003F7CF1" w:rsidRDefault="00E41D6D"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E41D6D" w:rsidRPr="003F7CF1" w:rsidRDefault="00E41D6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E41D6D" w:rsidRPr="003F7CF1" w:rsidRDefault="00E41D6D"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E41D6D" w:rsidRPr="003F7CF1" w:rsidRDefault="00E41D6D"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E41D6D" w:rsidRPr="003F7CF1" w:rsidRDefault="00E41D6D"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E41D6D" w:rsidRPr="003F7CF1" w:rsidRDefault="00E41D6D"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E41D6D" w:rsidRPr="003F7CF1" w:rsidRDefault="00E41D6D"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E41D6D" w:rsidRPr="003F7CF1" w:rsidRDefault="00E41D6D"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E41D6D" w:rsidRPr="003F7CF1" w:rsidRDefault="00E41D6D"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E41D6D" w:rsidRPr="003F7CF1" w:rsidRDefault="00E41D6D"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E41D6D" w:rsidRPr="003F7CF1" w:rsidRDefault="00E41D6D"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E41D6D" w:rsidRPr="003F7CF1" w:rsidRDefault="00E41D6D"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E41D6D" w:rsidRPr="003F7CF1" w:rsidRDefault="00E41D6D"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E41D6D" w:rsidRPr="003F7CF1" w:rsidRDefault="00E41D6D"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r w:rsidR="00B02345" w:rsidRPr="00D822A3">
        <w:rPr>
          <w:lang w:val="en-GB"/>
        </w:rPr>
        <w:t>dereference</w:t>
      </w:r>
      <w:r w:rsidRPr="00D822A3">
        <w:rPr>
          <w:lang w:val="en-GB"/>
        </w:rPr>
        <w:t xml:space="preserve">ereeing of pointers together with pointer arithmetic. The second and third lines of the following code are by </w:t>
      </w:r>
      <w:r w:rsidR="00C37108" w:rsidRPr="00D822A3">
        <w:rPr>
          <w:lang w:val="en-GB"/>
        </w:rPr>
        <w:t>definition</w:t>
      </w:r>
      <w:r w:rsidRPr="00D822A3">
        <w:rPr>
          <w:lang w:val="en-GB"/>
        </w:rPr>
        <w:t xml:space="preserve"> interchangeable.</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9" w:name="_Toc320485591"/>
      <w:bookmarkStart w:id="640" w:name="_Toc323656701"/>
      <w:bookmarkStart w:id="641" w:name="_Toc324085439"/>
      <w:bookmarkStart w:id="642" w:name="_Toc383781091"/>
      <w:bookmarkStart w:id="643" w:name="_Toc54120058"/>
      <w:r w:rsidRPr="00D822A3">
        <w:rPr>
          <w:lang w:val="en-GB"/>
        </w:rPr>
        <w:t>Increment and decrement</w:t>
      </w:r>
      <w:bookmarkEnd w:id="639"/>
      <w:bookmarkEnd w:id="640"/>
      <w:bookmarkEnd w:id="641"/>
      <w:bookmarkEnd w:id="642"/>
      <w:bookmarkEnd w:id="643"/>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9"/>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4" w:name="_Toc320485592"/>
      <w:bookmarkStart w:id="645" w:name="_Toc323656702"/>
      <w:bookmarkStart w:id="646" w:name="_Toc324085440"/>
      <w:bookmarkStart w:id="647" w:name="_Toc383781092"/>
      <w:bookmarkStart w:id="648" w:name="_Toc54120059"/>
      <w:r w:rsidRPr="00D822A3">
        <w:rPr>
          <w:lang w:val="en-GB"/>
        </w:rPr>
        <w:t>Relational Operators</w:t>
      </w:r>
      <w:bookmarkEnd w:id="644"/>
      <w:bookmarkEnd w:id="645"/>
      <w:bookmarkEnd w:id="646"/>
      <w:bookmarkEnd w:id="647"/>
      <w:bookmarkEnd w:id="648"/>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20"/>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9" w:name="_Toc320485593"/>
      <w:bookmarkStart w:id="650" w:name="_Toc323656703"/>
      <w:bookmarkStart w:id="651" w:name="_Toc324085441"/>
      <w:bookmarkStart w:id="652" w:name="_Toc383781093"/>
      <w:bookmarkStart w:id="653" w:name="_Toc54120060"/>
      <w:r w:rsidRPr="00D822A3">
        <w:rPr>
          <w:lang w:val="en-GB"/>
        </w:rPr>
        <w:t>Logical Operators</w:t>
      </w:r>
      <w:bookmarkEnd w:id="649"/>
      <w:bookmarkEnd w:id="650"/>
      <w:bookmarkEnd w:id="651"/>
      <w:bookmarkEnd w:id="652"/>
      <w:bookmarkEnd w:id="653"/>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r w:rsidRPr="00D822A3">
        <w:rPr>
          <w:rStyle w:val="KeyWord"/>
          <w:lang w:val="en-GB"/>
        </w:rPr>
        <w:t>and</w:t>
      </w:r>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D822A3">
        <w:rPr>
          <w:rStyle w:val="CodeInText0"/>
          <w:lang w:val="en-GB"/>
        </w:rPr>
        <w:t>i !=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1 / i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4" w:name="_Toc320485594"/>
      <w:bookmarkStart w:id="655" w:name="_Toc323656704"/>
      <w:bookmarkStart w:id="656" w:name="_Toc324085442"/>
      <w:bookmarkStart w:id="657" w:name="_Toc383781094"/>
      <w:bookmarkStart w:id="658" w:name="_Toc54120061"/>
      <w:r w:rsidRPr="00D822A3">
        <w:rPr>
          <w:lang w:val="en-GB"/>
        </w:rPr>
        <w:t>Bitwise Operators</w:t>
      </w:r>
      <w:bookmarkEnd w:id="654"/>
      <w:bookmarkEnd w:id="655"/>
      <w:bookmarkEnd w:id="656"/>
      <w:bookmarkEnd w:id="657"/>
      <w:bookmarkEnd w:id="658"/>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4822322"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4822323"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9" w:name="_Toc320485595"/>
      <w:bookmarkStart w:id="660" w:name="_Toc323656705"/>
      <w:bookmarkStart w:id="661" w:name="_Toc324085443"/>
      <w:bookmarkStart w:id="662" w:name="_Toc383781095"/>
      <w:bookmarkStart w:id="663" w:name="_Toc54120062"/>
      <w:r w:rsidRPr="00D822A3">
        <w:rPr>
          <w:lang w:val="en-GB"/>
        </w:rPr>
        <w:t>Assignment</w:t>
      </w:r>
      <w:bookmarkEnd w:id="659"/>
      <w:bookmarkEnd w:id="660"/>
      <w:bookmarkEnd w:id="661"/>
      <w:bookmarkEnd w:id="662"/>
      <w:bookmarkEnd w:id="663"/>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4" w:name="_Toc320485596"/>
      <w:bookmarkStart w:id="665" w:name="_Toc323656706"/>
      <w:bookmarkStart w:id="666" w:name="_Toc324085444"/>
      <w:bookmarkStart w:id="667" w:name="_Toc383781096"/>
      <w:bookmarkStart w:id="668" w:name="_Toc54120063"/>
      <w:r w:rsidRPr="00D822A3">
        <w:rPr>
          <w:lang w:val="en-GB"/>
        </w:rPr>
        <w:t>The Condition Operator</w:t>
      </w:r>
      <w:bookmarkEnd w:id="664"/>
      <w:bookmarkEnd w:id="665"/>
      <w:bookmarkEnd w:id="666"/>
      <w:bookmarkEnd w:id="667"/>
      <w:bookmarkEnd w:id="668"/>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9" w:name="_Toc320485597"/>
      <w:bookmarkStart w:id="670" w:name="_Toc323656707"/>
      <w:bookmarkStart w:id="671" w:name="_Toc324085445"/>
      <w:bookmarkStart w:id="672" w:name="_Toc383781097"/>
      <w:bookmarkStart w:id="673" w:name="_Toc54120064"/>
      <w:r w:rsidRPr="00D822A3">
        <w:rPr>
          <w:lang w:val="en-GB"/>
        </w:rPr>
        <w:t>Precedence and Associatively</w:t>
      </w:r>
      <w:bookmarkEnd w:id="669"/>
      <w:bookmarkEnd w:id="670"/>
      <w:bookmarkEnd w:id="671"/>
      <w:bookmarkEnd w:id="672"/>
      <w:bookmarkEnd w:id="673"/>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Below follows a table over the pr</w:t>
      </w:r>
      <w:r w:rsidR="00414C74" w:rsidRPr="00D822A3">
        <w:rPr>
          <w:lang w:val="en-GB"/>
        </w:rPr>
        <w:t>or</w:t>
      </w:r>
      <w:r w:rsidRPr="00D822A3">
        <w:rPr>
          <w:lang w:val="en-GB"/>
        </w:rPr>
        <w:t xml:space="preserve">ities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 ++ -- + - (type) sizeof</w:t>
            </w:r>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74" w:name="_Toc320485598"/>
      <w:bookmarkStart w:id="675" w:name="_Toc323656708"/>
      <w:bookmarkStart w:id="676" w:name="_Toc324085446"/>
      <w:bookmarkStart w:id="677" w:name="_Toc383781098"/>
      <w:bookmarkStart w:id="678" w:name="_Toc54120065"/>
      <w:r w:rsidRPr="00D822A3">
        <w:rPr>
          <w:lang w:val="en-GB"/>
        </w:rPr>
        <w:t>Statements</w:t>
      </w:r>
      <w:bookmarkEnd w:id="674"/>
      <w:bookmarkEnd w:id="675"/>
      <w:bookmarkEnd w:id="676"/>
      <w:bookmarkEnd w:id="677"/>
      <w:bookmarkEnd w:id="678"/>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break, continue, goto,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r w:rsidRPr="00D822A3">
              <w:rPr>
                <w:lang w:val="en-GB"/>
              </w:rPr>
              <w:t>expression ;</w:t>
            </w:r>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9" w:name="_Toc320485599"/>
      <w:bookmarkStart w:id="680" w:name="_Toc323656709"/>
      <w:bookmarkStart w:id="681" w:name="_Toc324085447"/>
      <w:bookmarkStart w:id="682" w:name="_Toc383781099"/>
      <w:bookmarkStart w:id="683" w:name="_Toc54120066"/>
      <w:r w:rsidRPr="00D822A3">
        <w:rPr>
          <w:lang w:val="en-GB"/>
        </w:rPr>
        <w:t>Selection statements</w:t>
      </w:r>
      <w:bookmarkEnd w:id="679"/>
      <w:bookmarkEnd w:id="680"/>
      <w:bookmarkEnd w:id="681"/>
      <w:bookmarkEnd w:id="682"/>
      <w:bookmarkEnd w:id="683"/>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r w:rsidRPr="00D822A3">
        <w:rPr>
          <w:rStyle w:val="CodeInText0"/>
          <w:lang w:val="en-GB"/>
        </w:rPr>
        <w:t>i</w:t>
      </w:r>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As all values not equal to zero are interpreted as true, the following statement is equivalent with the previous one.fexacltly</w:t>
      </w:r>
    </w:p>
    <w:p w14:paraId="4E12F69E" w14:textId="77777777" w:rsidR="00E80032" w:rsidRPr="00D822A3" w:rsidRDefault="00E80032" w:rsidP="00E80032">
      <w:pPr>
        <w:pStyle w:val="Code"/>
        <w:rPr>
          <w:lang w:val="en-GB"/>
        </w:rPr>
      </w:pPr>
      <w:r w:rsidRPr="00D822A3">
        <w:rPr>
          <w:lang w:val="en-GB"/>
        </w:rPr>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r w:rsidRPr="00D822A3">
        <w:rPr>
          <w:rStyle w:val="CodeInText0"/>
          <w:lang w:val="en-GB"/>
        </w:rPr>
        <w:t>i</w:t>
      </w:r>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simple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21"/>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4" w:name="_Toc320485600"/>
      <w:bookmarkStart w:id="685" w:name="_Toc323656710"/>
      <w:bookmarkStart w:id="686" w:name="_Toc324085448"/>
      <w:bookmarkStart w:id="687" w:name="_Toc383781100"/>
      <w:bookmarkStart w:id="688" w:name="_Toc54120067"/>
      <w:r w:rsidRPr="00D822A3">
        <w:rPr>
          <w:lang w:val="en-GB"/>
        </w:rPr>
        <w:t>Iteration statements</w:t>
      </w:r>
      <w:bookmarkEnd w:id="684"/>
      <w:bookmarkEnd w:id="685"/>
      <w:bookmarkEnd w:id="686"/>
      <w:bookmarkEnd w:id="687"/>
      <w:bookmarkEnd w:id="688"/>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true; </w:t>
      </w:r>
      <w:r w:rsidRPr="00D822A3">
        <w:rPr>
          <w:rStyle w:val="CodeInText0"/>
          <w:lang w:val="en-GB"/>
        </w:rPr>
        <w:t>while</w:t>
      </w:r>
      <w:r w:rsidRPr="00D822A3">
        <w:rPr>
          <w:lang w:val="en-GB"/>
        </w:rPr>
        <w:t xml:space="preserve"> is the simplest loop. It repeats one statement or a block of statements as long as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s the variable, the repetition continues as long as the second expression is true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r w:rsidRPr="00D822A3">
        <w:rPr>
          <w:lang w:val="en-GB"/>
        </w:rPr>
        <w:t xml:space="preserve">Similar to the </w:t>
      </w:r>
      <w:r w:rsidRPr="00D822A3">
        <w:rPr>
          <w:rStyle w:val="CodeInText0"/>
          <w:lang w:val="en-GB"/>
        </w:rPr>
        <w:t>switch</w:t>
      </w:r>
      <w:r w:rsidRPr="00D822A3">
        <w:rPr>
          <w:lang w:val="en-GB"/>
        </w:rPr>
        <w:t xml:space="preserve"> statement, an iteration statement can be interrupted by the break statement. Below is an inf</w:t>
      </w:r>
      <w:r w:rsidR="002F35C1" w:rsidRPr="00D822A3">
        <w:rPr>
          <w:lang w:val="en-GB"/>
        </w:rPr>
        <w:t>initializer</w:t>
      </w:r>
      <w:r w:rsidRPr="00D822A3">
        <w:rPr>
          <w:lang w:val="en-GB"/>
        </w:rPr>
        <w:t>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with the exception of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r w:rsidRPr="00D822A3">
        <w:rPr>
          <w:rStyle w:val="CodeInText0"/>
          <w:lang w:val="en-GB"/>
        </w:rPr>
        <w:t>i</w:t>
      </w:r>
      <w:r w:rsidRPr="00D822A3">
        <w:rPr>
          <w:lang w:val="en-GB"/>
        </w:rPr>
        <w:t xml:space="preserve"> will never be updated and we will be stuck in an inf</w:t>
      </w:r>
      <w:r w:rsidR="002F35C1" w:rsidRPr="00D822A3">
        <w:rPr>
          <w:lang w:val="en-GB"/>
        </w:rPr>
        <w:t>initializer</w:t>
      </w:r>
      <w:r w:rsidRPr="00D822A3">
        <w:rPr>
          <w:lang w:val="en-GB"/>
        </w:rPr>
        <w:t xml:space="preserve">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9" w:name="_Toc320485601"/>
      <w:bookmarkStart w:id="690" w:name="_Toc323656711"/>
      <w:bookmarkStart w:id="691" w:name="_Toc324085449"/>
      <w:bookmarkStart w:id="692" w:name="_Toc383781101"/>
      <w:bookmarkStart w:id="693" w:name="_Toc54120068"/>
      <w:r w:rsidRPr="00D822A3">
        <w:rPr>
          <w:lang w:val="en-GB"/>
        </w:rPr>
        <w:t>Jump statements</w:t>
      </w:r>
      <w:bookmarkEnd w:id="689"/>
      <w:bookmarkEnd w:id="690"/>
      <w:bookmarkEnd w:id="691"/>
      <w:bookmarkEnd w:id="692"/>
      <w:bookmarkEnd w:id="693"/>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r w:rsidRPr="00D822A3">
        <w:rPr>
          <w:rStyle w:val="CodeInText0"/>
          <w:lang w:val="en-GB"/>
        </w:rPr>
        <w:t>goto</w:t>
      </w:r>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r w:rsidRPr="00D822A3">
        <w:rPr>
          <w:rStyle w:val="CodeInText0"/>
          <w:lang w:val="en-GB"/>
        </w:rPr>
        <w:t>goto</w:t>
      </w:r>
      <w:r w:rsidRPr="00D822A3">
        <w:rPr>
          <w:lang w:val="en-GB"/>
        </w:rPr>
        <w:t xml:space="preserve"> statement is considered to give rise to unstructured code, so called “spagetti code.” I strongly recommended that you omit </w:t>
      </w:r>
      <w:r w:rsidRPr="00D822A3">
        <w:rPr>
          <w:rStyle w:val="CodeInText0"/>
          <w:lang w:val="en-GB"/>
        </w:rPr>
        <w:t>goto</w:t>
      </w:r>
      <w:r w:rsidRPr="00D822A3">
        <w:rPr>
          <w:lang w:val="en-GB"/>
        </w:rPr>
        <w:t xml:space="preserve"> altogether. To put it bluntly: now when you seen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4" w:name="_Toc320485602"/>
      <w:bookmarkStart w:id="695" w:name="_Toc323656712"/>
      <w:bookmarkStart w:id="696" w:name="_Toc324085450"/>
      <w:bookmarkStart w:id="697" w:name="_Toc383781102"/>
      <w:bookmarkStart w:id="698" w:name="_Toc54120069"/>
      <w:r w:rsidRPr="00D822A3">
        <w:rPr>
          <w:lang w:val="en-GB"/>
        </w:rPr>
        <w:t>Expression statements</w:t>
      </w:r>
      <w:bookmarkEnd w:id="694"/>
      <w:bookmarkEnd w:id="695"/>
      <w:bookmarkEnd w:id="696"/>
      <w:bookmarkEnd w:id="697"/>
      <w:bookmarkEnd w:id="698"/>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9" w:name="_Toc323656713"/>
      <w:bookmarkStart w:id="700" w:name="_Toc324085451"/>
      <w:bookmarkStart w:id="701" w:name="_Toc383781103"/>
      <w:bookmarkStart w:id="702" w:name="_Toc54120070"/>
      <w:r w:rsidRPr="00D822A3">
        <w:rPr>
          <w:lang w:val="en-GB"/>
        </w:rPr>
        <w:t>Volatile</w:t>
      </w:r>
      <w:bookmarkEnd w:id="699"/>
      <w:bookmarkEnd w:id="700"/>
      <w:bookmarkEnd w:id="701"/>
      <w:bookmarkEnd w:id="702"/>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703"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704" w:author="Stefan Björnander" w:date="2012-05-06T21:16:00Z">
          <w:pPr>
            <w:pStyle w:val="CommandLine"/>
          </w:pPr>
        </w:pPrChange>
      </w:pPr>
    </w:p>
    <w:p w14:paraId="0D44E5CA" w14:textId="77777777" w:rsidR="00E80032" w:rsidRPr="00D822A3" w:rsidRDefault="00E80032">
      <w:pPr>
        <w:pStyle w:val="Code"/>
        <w:rPr>
          <w:lang w:val="en-GB"/>
        </w:rPr>
        <w:pPrChange w:id="705" w:author="Stefan Björnander" w:date="2012-05-06T21:16:00Z">
          <w:pPr>
            <w:pStyle w:val="CommandLine"/>
          </w:pPr>
        </w:pPrChange>
      </w:pPr>
      <w:r w:rsidRPr="00D822A3">
        <w:rPr>
          <w:rFonts w:eastAsia="Times New Roman"/>
          <w:noProof w:val="0"/>
          <w:color w:val="000000" w:themeColor="text1"/>
          <w:lang w:val="en-GB"/>
          <w:rPrChange w:id="706" w:author="Stefan Björnander" w:date="2012-05-06T21:51:00Z">
            <w:rPr>
              <w:b w:val="0"/>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707"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8"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9" w:name="_Toc320485603"/>
      <w:bookmarkStart w:id="710" w:name="_Toc323656714"/>
      <w:bookmarkStart w:id="711" w:name="_Toc324085452"/>
      <w:bookmarkStart w:id="712" w:name="_Toc383781104"/>
      <w:bookmarkStart w:id="713" w:name="_Toc54120071"/>
      <w:r w:rsidRPr="00D822A3">
        <w:rPr>
          <w:lang w:val="en-GB"/>
        </w:rPr>
        <w:t>Functions</w:t>
      </w:r>
      <w:bookmarkEnd w:id="709"/>
      <w:bookmarkEnd w:id="710"/>
      <w:bookmarkEnd w:id="711"/>
      <w:bookmarkEnd w:id="712"/>
      <w:bookmarkEnd w:id="713"/>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E41D6D" w:rsidRPr="003F7CF1" w:rsidRDefault="00E41D6D"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E41D6D" w:rsidRPr="003F7CF1" w:rsidRDefault="00E41D6D"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E41D6D" w:rsidRPr="003F7CF1" w:rsidRDefault="00E41D6D"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E41D6D" w:rsidRPr="003F7CF1" w:rsidRDefault="00E41D6D"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E41D6D" w:rsidRPr="003F7CF1" w:rsidRDefault="00E41D6D"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E41D6D" w:rsidRPr="003F7CF1" w:rsidRDefault="00E41D6D"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E41D6D" w:rsidRPr="003F7CF1" w:rsidRDefault="00E41D6D"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E41D6D" w:rsidRPr="003F7CF1" w:rsidRDefault="00E41D6D"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E41D6D" w:rsidRPr="003F7CF1" w:rsidRDefault="00E41D6D"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E41D6D" w:rsidRPr="003F7CF1" w:rsidRDefault="00E41D6D"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E41D6D" w:rsidRPr="003F7CF1" w:rsidRDefault="00E41D6D"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E41D6D" w:rsidRPr="003F7CF1" w:rsidRDefault="00E41D6D"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r w:rsidRPr="00D822A3">
        <w:rPr>
          <w:rStyle w:val="CodeInText0"/>
          <w:lang w:val="en-GB"/>
        </w:rPr>
        <w:t>SquareRoot</w:t>
      </w:r>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22"/>
      </w:r>
      <w:r w:rsidRPr="00D822A3">
        <w:rPr>
          <w:lang w:val="en-GB"/>
        </w:rPr>
        <w:t xml:space="preserve">, a function can have local variables; </w:t>
      </w:r>
      <w:r w:rsidRPr="00D822A3">
        <w:rPr>
          <w:rStyle w:val="CodeInText0"/>
          <w:lang w:val="en-GB"/>
        </w:rPr>
        <w:t>root</w:t>
      </w:r>
      <w:r w:rsidRPr="00D822A3">
        <w:rPr>
          <w:lang w:val="en-GB"/>
        </w:rPr>
        <w:t xml:space="preserve"> and </w:t>
      </w:r>
      <w:r w:rsidRPr="00D822A3">
        <w:rPr>
          <w:rStyle w:val="CodeInText0"/>
          <w:lang w:val="en-GB"/>
        </w:rPr>
        <w:t>oldRoot</w:t>
      </w:r>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14" w:name="_Toc320485604"/>
      <w:bookmarkStart w:id="715" w:name="_Toc323656715"/>
      <w:bookmarkStart w:id="716" w:name="_Toc324085453"/>
      <w:bookmarkStart w:id="717" w:name="_Toc383781105"/>
      <w:bookmarkStart w:id="718" w:name="_Toc54120072"/>
      <w:r w:rsidRPr="00D822A3">
        <w:rPr>
          <w:lang w:val="en-GB"/>
        </w:rPr>
        <w:t>Void Functions</w:t>
      </w:r>
      <w:bookmarkEnd w:id="714"/>
      <w:bookmarkEnd w:id="715"/>
      <w:bookmarkEnd w:id="716"/>
      <w:bookmarkEnd w:id="717"/>
      <w:bookmarkEnd w:id="718"/>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type in itself.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jump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9" w:name="_Toc320485605"/>
      <w:bookmarkStart w:id="720" w:name="_Toc323656716"/>
      <w:bookmarkStart w:id="721" w:name="_Toc324085454"/>
      <w:bookmarkStart w:id="722" w:name="_Toc383781106"/>
      <w:bookmarkStart w:id="723" w:name="_Toc54120073"/>
      <w:r w:rsidRPr="00D822A3">
        <w:rPr>
          <w:lang w:val="en-GB"/>
        </w:rPr>
        <w:t>Local and global variables</w:t>
      </w:r>
      <w:bookmarkEnd w:id="719"/>
      <w:bookmarkEnd w:id="720"/>
      <w:bookmarkEnd w:id="721"/>
      <w:bookmarkEnd w:id="722"/>
      <w:bookmarkEnd w:id="723"/>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23"/>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24" w:name="_Toc323656717"/>
      <w:bookmarkStart w:id="725" w:name="_Toc324085455"/>
      <w:bookmarkStart w:id="726" w:name="_Toc383781107"/>
      <w:bookmarkStart w:id="727" w:name="_Toc54120074"/>
      <w:r w:rsidRPr="00D822A3">
        <w:rPr>
          <w:lang w:val="en-GB"/>
        </w:rPr>
        <w:t>Inner Blocks with Local Variables</w:t>
      </w:r>
      <w:bookmarkEnd w:id="724"/>
      <w:bookmarkEnd w:id="725"/>
      <w:bookmarkEnd w:id="726"/>
      <w:bookmarkEnd w:id="727"/>
    </w:p>
    <w:p w14:paraId="2243B6C4" w14:textId="500A43CB" w:rsidR="00E80032" w:rsidRPr="00D822A3" w:rsidRDefault="00E80032" w:rsidP="00E80032">
      <w:pPr>
        <w:rPr>
          <w:lang w:val="en-GB"/>
        </w:rPr>
      </w:pPr>
      <w:r w:rsidRPr="00D822A3">
        <w:rPr>
          <w:lang w:val="en-GB"/>
        </w:rPr>
        <w:t xml:space="preserve">In C, you are allowed to use the bracket notation when </w:t>
      </w:r>
      <w:r w:rsidR="002F35C1" w:rsidRPr="00D822A3">
        <w:rPr>
          <w:lang w:val="en-GB"/>
        </w:rPr>
        <w:t>initializer</w:t>
      </w:r>
      <w:r w:rsidRPr="00D822A3">
        <w:rPr>
          <w:lang w:val="en-GB"/>
        </w:rPr>
        <w:t>ializing structures, unions, and arrays, but not when assigning</w:t>
      </w:r>
      <w:r w:rsidRPr="00D822A3">
        <w:rPr>
          <w:rStyle w:val="Fotnotsreferens"/>
          <w:lang w:val="en-GB"/>
        </w:rPr>
        <w:footnoteReference w:id="24"/>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One solution would be to a more clumsy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8"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r w:rsidR="002F35C1" w:rsidRPr="00D822A3">
        <w:rPr>
          <w:lang w:val="en-GB"/>
        </w:rPr>
        <w:t>initializer</w:t>
      </w:r>
      <w:r w:rsidRPr="00D822A3">
        <w:rPr>
          <w:lang w:val="en-GB"/>
        </w:rPr>
        <w:t>ializing structures.</w:t>
      </w:r>
    </w:p>
    <w:p w14:paraId="69EC1D7C" w14:textId="77777777" w:rsidR="00E80032" w:rsidRPr="00D822A3" w:rsidRDefault="00E80032" w:rsidP="00E80032">
      <w:pPr>
        <w:pStyle w:val="Code"/>
        <w:rPr>
          <w:lang w:val="en-GB"/>
        </w:rPr>
      </w:pPr>
      <w:r w:rsidRPr="00D822A3">
        <w:rPr>
          <w:color w:val="000000" w:themeColor="text1"/>
          <w:lang w:val="en-GB"/>
          <w:rPrChange w:id="729"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30"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31"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32" w:name="_Toc320485606"/>
      <w:bookmarkStart w:id="733" w:name="_Toc323656718"/>
      <w:bookmarkStart w:id="734" w:name="_Toc324085456"/>
      <w:bookmarkStart w:id="735" w:name="_Toc383781108"/>
      <w:bookmarkStart w:id="736" w:name="_Toc54120075"/>
      <w:r w:rsidRPr="00D822A3">
        <w:rPr>
          <w:lang w:val="en-GB"/>
        </w:rPr>
        <w:t>Call-by-Value and Call-by-Reference</w:t>
      </w:r>
      <w:bookmarkEnd w:id="732"/>
      <w:bookmarkEnd w:id="733"/>
      <w:bookmarkEnd w:id="734"/>
      <w:bookmarkEnd w:id="735"/>
      <w:bookmarkEnd w:id="736"/>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 xml:space="preserve"> are copied into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Then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E41D6D" w:rsidRPr="003F7CF1" w:rsidRDefault="00E41D6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E41D6D" w:rsidRPr="003F7CF1" w:rsidRDefault="00E41D6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E41D6D" w:rsidRPr="003F7CF1" w:rsidRDefault="00E41D6D"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E41D6D" w:rsidRPr="003F7CF1" w:rsidRDefault="00E41D6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E41D6D" w:rsidRPr="003F7CF1" w:rsidRDefault="00E41D6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E41D6D" w:rsidRPr="003F7CF1" w:rsidRDefault="00E41D6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E41D6D" w:rsidRPr="003F7CF1" w:rsidRDefault="00E41D6D"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E41D6D" w:rsidRPr="003F7CF1" w:rsidRDefault="00E41D6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E41D6D" w:rsidRPr="003F7CF1" w:rsidRDefault="00E41D6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E41D6D" w:rsidRPr="003F7CF1" w:rsidRDefault="00E41D6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E41D6D" w:rsidRPr="003F7CF1" w:rsidRDefault="00E41D6D"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E41D6D" w:rsidRPr="003F7CF1" w:rsidRDefault="00E41D6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E41D6D" w:rsidRPr="003F7CF1" w:rsidRDefault="00E41D6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E41D6D" w:rsidRPr="003F7CF1" w:rsidRDefault="00E41D6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E41D6D" w:rsidRPr="003F7CF1" w:rsidRDefault="00E41D6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E41D6D" w:rsidRPr="003F7CF1" w:rsidRDefault="00E41D6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E41D6D" w:rsidRPr="003F7CF1" w:rsidRDefault="00E41D6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E41D6D" w:rsidRPr="003F7CF1" w:rsidRDefault="00E41D6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E41D6D" w:rsidRPr="003F7CF1" w:rsidRDefault="00E41D6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E41D6D" w:rsidRPr="003F7CF1" w:rsidRDefault="00E41D6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E41D6D" w:rsidRPr="003F7CF1" w:rsidRDefault="00E41D6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E41D6D" w:rsidRPr="003F7CF1" w:rsidRDefault="00E41D6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E41D6D" w:rsidRPr="003F7CF1" w:rsidRDefault="00E41D6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E41D6D" w:rsidRPr="003F7CF1" w:rsidRDefault="00E41D6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E41D6D" w:rsidRPr="003F7CF1" w:rsidRDefault="00E41D6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E41D6D" w:rsidRPr="003F7CF1" w:rsidRDefault="00E41D6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E41D6D" w:rsidRPr="003F7CF1" w:rsidRDefault="00E41D6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E41D6D" w:rsidRPr="003F7CF1" w:rsidRDefault="00E41D6D"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E41D6D" w:rsidRPr="003F7CF1" w:rsidRDefault="00E41D6D"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E41D6D" w:rsidRPr="003F7CF1" w:rsidRDefault="00E41D6D"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E41D6D" w:rsidRPr="003F7CF1" w:rsidRDefault="00E41D6D"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E41D6D" w:rsidRPr="003F7CF1" w:rsidRDefault="00E41D6D"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E41D6D" w:rsidRPr="003F7CF1" w:rsidRDefault="00E41D6D"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E41D6D" w:rsidRPr="003F7CF1" w:rsidRDefault="00E41D6D"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E41D6D" w:rsidRPr="003F7CF1" w:rsidRDefault="00E41D6D"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E41D6D" w:rsidRPr="003F7CF1" w:rsidRDefault="00E41D6D"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E41D6D" w:rsidRPr="003F7CF1" w:rsidRDefault="00E41D6D"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E41D6D" w:rsidRPr="003F7CF1" w:rsidRDefault="00E41D6D"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E41D6D" w:rsidRPr="003F7CF1" w:rsidRDefault="00E41D6D"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E41D6D" w:rsidRPr="003F7CF1" w:rsidRDefault="00E41D6D"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E41D6D" w:rsidRPr="003F7CF1" w:rsidRDefault="00E41D6D"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E41D6D" w:rsidRPr="003F7CF1" w:rsidRDefault="00E41D6D"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E41D6D" w:rsidRPr="003F7CF1" w:rsidRDefault="00E41D6D"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E41D6D" w:rsidRPr="003F7CF1" w:rsidRDefault="00E41D6D"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E41D6D" w:rsidRPr="003F7CF1" w:rsidRDefault="00E41D6D"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E41D6D" w:rsidRPr="003F7CF1" w:rsidRDefault="00E41D6D"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E41D6D" w:rsidRPr="003F7CF1" w:rsidRDefault="00E41D6D"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E41D6D" w:rsidRPr="003F7CF1" w:rsidRDefault="00E41D6D"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E41D6D" w:rsidRPr="003F7CF1" w:rsidRDefault="00E41D6D"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E41D6D" w:rsidRPr="003F7CF1" w:rsidRDefault="00E41D6D"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E41D6D" w:rsidRPr="003F7CF1" w:rsidRDefault="00E41D6D"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E41D6D" w:rsidRPr="003F7CF1" w:rsidRDefault="00E41D6D"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E41D6D" w:rsidRPr="003F7CF1" w:rsidRDefault="00E41D6D"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E41D6D" w:rsidRPr="003F7CF1" w:rsidRDefault="00E41D6D"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but rather their addresses. Therefore,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does in fact contain the addresses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on main. As in the reference section above, we illustrate this with dashed arrows. Therefore, when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exchanges values, in fact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E41D6D" w:rsidRPr="003F7CF1" w:rsidRDefault="00E41D6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E41D6D" w:rsidRPr="003F7CF1" w:rsidRDefault="00E41D6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E41D6D" w:rsidRPr="003F7CF1" w:rsidRDefault="00E41D6D"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E41D6D" w:rsidRPr="003F7CF1" w:rsidRDefault="00E41D6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E41D6D" w:rsidRPr="003F7CF1" w:rsidRDefault="00E41D6D"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E41D6D" w:rsidRPr="003F7CF1" w:rsidRDefault="00E41D6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E41D6D" w:rsidRPr="003F7CF1" w:rsidRDefault="00E41D6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E41D6D" w:rsidRPr="003F7CF1" w:rsidRDefault="00E41D6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E41D6D" w:rsidRPr="003F7CF1" w:rsidRDefault="00E41D6D"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E41D6D" w:rsidRPr="003F7CF1" w:rsidRDefault="00E41D6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E41D6D" w:rsidRPr="003F7CF1" w:rsidRDefault="00E41D6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E41D6D" w:rsidRPr="003F7CF1" w:rsidRDefault="00E41D6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E41D6D" w:rsidRPr="003F7CF1" w:rsidRDefault="00E41D6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E41D6D" w:rsidRPr="003F7CF1" w:rsidRDefault="00E41D6D"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E41D6D" w:rsidRPr="003F7CF1" w:rsidRDefault="00E41D6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E41D6D" w:rsidRPr="003F7CF1" w:rsidRDefault="00E41D6D"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E41D6D" w:rsidRPr="003F7CF1" w:rsidRDefault="00E41D6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E41D6D" w:rsidRPr="003F7CF1" w:rsidRDefault="00E41D6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E41D6D" w:rsidRPr="003F7CF1" w:rsidRDefault="00E41D6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E41D6D" w:rsidRPr="003F7CF1" w:rsidRDefault="00E41D6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E41D6D" w:rsidRPr="003F7CF1" w:rsidRDefault="00E41D6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E41D6D" w:rsidRPr="003F7CF1" w:rsidRDefault="00E41D6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E41D6D" w:rsidRPr="003F7CF1" w:rsidRDefault="00E41D6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E41D6D" w:rsidRPr="003F7CF1" w:rsidRDefault="00E41D6D"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E41D6D" w:rsidRPr="003F7CF1" w:rsidRDefault="00E41D6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E41D6D" w:rsidRPr="003F7CF1" w:rsidRDefault="00E41D6D"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E41D6D" w:rsidRPr="003F7CF1" w:rsidRDefault="00E41D6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E41D6D" w:rsidRPr="003F7CF1" w:rsidRDefault="00E41D6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E41D6D" w:rsidRPr="003F7CF1" w:rsidRDefault="00E41D6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E41D6D" w:rsidRPr="003F7CF1" w:rsidRDefault="00E41D6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E41D6D" w:rsidRPr="003F7CF1" w:rsidRDefault="00E41D6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E41D6D" w:rsidRPr="003F7CF1" w:rsidRDefault="00E41D6D"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E41D6D" w:rsidRPr="003F7CF1" w:rsidRDefault="00E41D6D"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E41D6D" w:rsidRPr="003F7CF1" w:rsidRDefault="00E41D6D"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E41D6D" w:rsidRPr="003F7CF1" w:rsidRDefault="00E41D6D"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E41D6D" w:rsidRPr="003F7CF1" w:rsidRDefault="00E41D6D"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E41D6D" w:rsidRPr="003F7CF1" w:rsidRDefault="00E41D6D"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E41D6D" w:rsidRPr="003F7CF1" w:rsidRDefault="00E41D6D"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E41D6D" w:rsidRPr="003F7CF1" w:rsidRDefault="00E41D6D"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E41D6D" w:rsidRPr="003F7CF1" w:rsidRDefault="00E41D6D"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E41D6D" w:rsidRPr="003F7CF1" w:rsidRDefault="00E41D6D"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E41D6D" w:rsidRPr="003F7CF1" w:rsidRDefault="00E41D6D"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E41D6D" w:rsidRPr="003F7CF1" w:rsidRDefault="00E41D6D"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E41D6D" w:rsidRPr="003F7CF1" w:rsidRDefault="00E41D6D"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E41D6D" w:rsidRPr="003F7CF1" w:rsidRDefault="00E41D6D"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E41D6D" w:rsidRPr="003F7CF1" w:rsidRDefault="00E41D6D"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E41D6D" w:rsidRPr="003F7CF1" w:rsidRDefault="00E41D6D"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E41D6D" w:rsidRPr="003F7CF1" w:rsidRDefault="00E41D6D"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E41D6D" w:rsidRPr="003F7CF1" w:rsidRDefault="00E41D6D"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E41D6D" w:rsidRPr="003F7CF1" w:rsidRDefault="00E41D6D"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E41D6D" w:rsidRPr="003F7CF1" w:rsidRDefault="00E41D6D"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E41D6D" w:rsidRPr="003F7CF1" w:rsidRDefault="00E41D6D"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E41D6D" w:rsidRPr="003F7CF1" w:rsidRDefault="00E41D6D"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E41D6D" w:rsidRPr="003F7CF1" w:rsidRDefault="00E41D6D"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E41D6D" w:rsidRPr="003F7CF1" w:rsidRDefault="00E41D6D"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E41D6D" w:rsidRPr="003F7CF1" w:rsidRDefault="00E41D6D"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E41D6D" w:rsidRPr="003F7CF1" w:rsidRDefault="00E41D6D"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E41D6D" w:rsidRPr="003F7CF1" w:rsidRDefault="00E41D6D"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E41D6D" w:rsidRPr="003F7CF1" w:rsidRDefault="00E41D6D"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E41D6D" w:rsidRPr="003F7CF1" w:rsidRDefault="00E41D6D"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E41D6D" w:rsidRPr="003F7CF1" w:rsidRDefault="00E41D6D"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E41D6D" w:rsidRPr="003F7CF1" w:rsidRDefault="00E41D6D"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37" w:name="_Toc320485607"/>
      <w:bookmarkStart w:id="738" w:name="_Toc323656719"/>
      <w:bookmarkStart w:id="739" w:name="_Toc324085457"/>
      <w:bookmarkStart w:id="740" w:name="_Toc383781109"/>
      <w:bookmarkStart w:id="741" w:name="_Toc54120076"/>
      <w:r w:rsidRPr="00D822A3">
        <w:rPr>
          <w:lang w:val="en-GB"/>
        </w:rPr>
        <w:t>Static, Extern, and Register Variables</w:t>
      </w:r>
      <w:bookmarkEnd w:id="737"/>
      <w:bookmarkEnd w:id="738"/>
      <w:bookmarkEnd w:id="739"/>
      <w:bookmarkEnd w:id="740"/>
      <w:bookmarkEnd w:id="741"/>
    </w:p>
    <w:p w14:paraId="0C33C95A" w14:textId="2884947C" w:rsidR="00E80032" w:rsidRPr="00D822A3" w:rsidRDefault="00E80032" w:rsidP="00E80032">
      <w:pPr>
        <w:rPr>
          <w:lang w:val="en-GB"/>
        </w:rPr>
      </w:pPr>
      <w:r w:rsidRPr="00D822A3">
        <w:rPr>
          <w:lang w:val="en-GB"/>
        </w:rPr>
        <w:t xml:space="preserve">In the function below, </w:t>
      </w:r>
      <w:r w:rsidRPr="00D822A3">
        <w:rPr>
          <w:rStyle w:val="CodeInText0"/>
          <w:lang w:val="en-GB"/>
        </w:rPr>
        <w:t>s_count</w:t>
      </w:r>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r w:rsidRPr="00D822A3">
        <w:rPr>
          <w:rStyle w:val="CodeInText0"/>
          <w:lang w:val="en-GB"/>
        </w:rPr>
        <w:t>s_count</w:t>
      </w:r>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r w:rsidRPr="00D822A3">
        <w:rPr>
          <w:rStyle w:val="CodeInText0"/>
          <w:lang w:val="en-GB"/>
        </w:rPr>
        <w:t>s_count</w:t>
      </w:r>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If we define a global variable in one file, it will be accessable in another file if we declare</w:t>
      </w:r>
      <w:r w:rsidRPr="00D822A3">
        <w:rPr>
          <w:rStyle w:val="Fotnotsreferens"/>
          <w:lang w:val="en-GB"/>
        </w:rPr>
        <w:footnoteReference w:id="25"/>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would complain about us defining two global variables with the same name.</w:t>
      </w:r>
    </w:p>
    <w:p w14:paraId="454F260F" w14:textId="77777777" w:rsidR="00E80032" w:rsidRPr="00D822A3" w:rsidRDefault="00E80032" w:rsidP="00E80032">
      <w:pPr>
        <w:pStyle w:val="CodeListing"/>
        <w:rPr>
          <w:lang w:val="en-GB"/>
        </w:rPr>
      </w:pPr>
      <w:r w:rsidRPr="00D822A3">
        <w:rPr>
          <w:lang w:val="en-GB"/>
        </w:rPr>
        <w:t>File1.c</w:t>
      </w:r>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r w:rsidRPr="00D822A3">
        <w:rPr>
          <w:lang w:val="en-GB"/>
        </w:rPr>
        <w:t>File2.c</w:t>
      </w:r>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42" w:name="_Toc320485608"/>
      <w:bookmarkStart w:id="743" w:name="_Toc323656720"/>
      <w:bookmarkStart w:id="744" w:name="_Toc324085458"/>
      <w:bookmarkStart w:id="745" w:name="_Toc383781110"/>
      <w:bookmarkStart w:id="746" w:name="_Toc54120077"/>
      <w:r w:rsidRPr="00D822A3">
        <w:rPr>
          <w:lang w:val="en-GB"/>
        </w:rPr>
        <w:t>Recursion</w:t>
      </w:r>
      <w:bookmarkEnd w:id="742"/>
      <w:bookmarkEnd w:id="743"/>
      <w:bookmarkEnd w:id="744"/>
      <w:bookmarkEnd w:id="745"/>
      <w:bookmarkEnd w:id="746"/>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4822324"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47" w:name="_Toc320485609"/>
      <w:bookmarkStart w:id="748" w:name="_Toc323656721"/>
      <w:bookmarkStart w:id="749" w:name="_Toc324085459"/>
      <w:bookmarkStart w:id="750" w:name="_Toc383781111"/>
      <w:bookmarkStart w:id="751" w:name="_Toc54120078"/>
      <w:r w:rsidRPr="00D822A3">
        <w:rPr>
          <w:lang w:val="en-GB"/>
        </w:rPr>
        <w:t>Definition</w:t>
      </w:r>
      <w:r w:rsidR="00E80032" w:rsidRPr="00D822A3">
        <w:rPr>
          <w:lang w:val="en-GB"/>
        </w:rPr>
        <w:t xml:space="preserve"> and Declaration</w:t>
      </w:r>
      <w:bookmarkEnd w:id="747"/>
      <w:bookmarkEnd w:id="748"/>
      <w:bookmarkEnd w:id="749"/>
      <w:bookmarkEnd w:id="750"/>
      <w:bookmarkEnd w:id="751"/>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288AAC04"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207336" w:rsidRPr="00D822A3">
        <w:rPr>
          <w:lang w:val="en-GB"/>
        </w:rPr>
        <w:t>16.12</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4822325"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4822326"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52" w:name="_Toc320485610"/>
      <w:bookmarkStart w:id="753" w:name="_Toc323656722"/>
      <w:bookmarkStart w:id="754" w:name="_Toc324085460"/>
      <w:bookmarkStart w:id="755" w:name="_Toc383781112"/>
      <w:bookmarkStart w:id="756" w:name="_Toc54120079"/>
      <w:r w:rsidRPr="00D822A3">
        <w:rPr>
          <w:lang w:val="en-GB"/>
        </w:rPr>
        <w:t>Higher-Order Functions</w:t>
      </w:r>
      <w:bookmarkEnd w:id="752"/>
      <w:bookmarkEnd w:id="753"/>
      <w:bookmarkEnd w:id="754"/>
      <w:bookmarkEnd w:id="755"/>
      <w:bookmarkEnd w:id="756"/>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r w:rsidRPr="00D822A3">
        <w:rPr>
          <w:rStyle w:val="KeyWord"/>
          <w:lang w:val="en-GB"/>
        </w:rPr>
        <w:t>callback</w:t>
      </w:r>
      <w:r w:rsidRPr="00D822A3">
        <w:rPr>
          <w:lang w:val="en-GB"/>
        </w:rPr>
        <w:t xml:space="preserve"> function. The following example takes an array of the given size and applies the given function to each integer in the array. </w:t>
      </w:r>
      <w:r w:rsidRPr="00D822A3">
        <w:rPr>
          <w:rStyle w:val="CodeInText0"/>
          <w:lang w:val="en-GB"/>
        </w:rPr>
        <w:t>ApplyArray</w:t>
      </w:r>
      <w:r w:rsidRPr="00D822A3">
        <w:rPr>
          <w:lang w:val="en-GB"/>
        </w:rPr>
        <w:t xml:space="preserve"> a higher order function and </w:t>
      </w:r>
      <w:r w:rsidRPr="00D822A3">
        <w:rPr>
          <w:rStyle w:val="CodeInText0"/>
          <w:lang w:val="en-GB"/>
        </w:rPr>
        <w:t>Apply</w:t>
      </w:r>
      <w:r w:rsidRPr="00D822A3">
        <w:rPr>
          <w:lang w:val="en-GB"/>
        </w:rPr>
        <w:t xml:space="preserve"> is a callback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callback function. In the following code segment, the </w:t>
      </w:r>
      <w:r w:rsidRPr="00D822A3">
        <w:rPr>
          <w:rStyle w:val="CodeInText0"/>
          <w:lang w:val="en-GB"/>
        </w:rPr>
        <w:t>APPLY_FUNC</w:t>
      </w:r>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57" w:name="_Toc320485611"/>
      <w:bookmarkStart w:id="758" w:name="_Toc323656723"/>
      <w:bookmarkStart w:id="759" w:name="_Toc324085461"/>
      <w:bookmarkStart w:id="760" w:name="_Toc383781113"/>
      <w:bookmarkStart w:id="761" w:name="_Ref383865210"/>
      <w:bookmarkStart w:id="762" w:name="_Toc54120080"/>
      <w:r w:rsidRPr="00D822A3">
        <w:rPr>
          <w:lang w:val="en-GB"/>
        </w:rPr>
        <w:t>Structures and Linked Lists</w:t>
      </w:r>
      <w:bookmarkEnd w:id="757"/>
      <w:bookmarkEnd w:id="758"/>
      <w:bookmarkEnd w:id="759"/>
      <w:bookmarkEnd w:id="760"/>
      <w:bookmarkEnd w:id="761"/>
      <w:bookmarkEnd w:id="762"/>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E41D6D" w:rsidRPr="003F7CF1" w:rsidRDefault="00E41D6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E41D6D" w:rsidRPr="003F7CF1" w:rsidRDefault="00E41D6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E41D6D" w:rsidRPr="003F7CF1" w:rsidRDefault="00E41D6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E41D6D" w:rsidRPr="003F7CF1" w:rsidRDefault="00E41D6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E41D6D" w:rsidRPr="003F7CF1" w:rsidRDefault="00E41D6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E41D6D" w:rsidRPr="003F7CF1" w:rsidRDefault="00E41D6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E41D6D" w:rsidRPr="003F7CF1" w:rsidRDefault="00E41D6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E41D6D" w:rsidRPr="003F7CF1" w:rsidRDefault="00E41D6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E41D6D" w:rsidRPr="003F7CF1" w:rsidRDefault="00E41D6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E41D6D" w:rsidRPr="003F7CF1" w:rsidRDefault="00E41D6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E41D6D" w:rsidRPr="003F7CF1" w:rsidRDefault="00E41D6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E41D6D" w:rsidRPr="003F7CF1" w:rsidRDefault="00E41D6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E41D6D" w:rsidRPr="003F7CF1" w:rsidRDefault="00E41D6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E41D6D" w:rsidRPr="003F7CF1" w:rsidRDefault="00E41D6D"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E41D6D" w:rsidRPr="003F7CF1" w:rsidRDefault="00E41D6D"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E41D6D" w:rsidRPr="003F7CF1" w:rsidRDefault="00E41D6D"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E41D6D" w:rsidRPr="003F7CF1" w:rsidRDefault="00E41D6D"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E41D6D" w:rsidRPr="003F7CF1" w:rsidRDefault="00E41D6D"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E41D6D" w:rsidRPr="003F7CF1" w:rsidRDefault="00E41D6D"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E41D6D" w:rsidRPr="003F7CF1" w:rsidRDefault="00E41D6D"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E41D6D" w:rsidRPr="003F7CF1" w:rsidRDefault="00E41D6D"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E41D6D" w:rsidRPr="003F7CF1" w:rsidRDefault="00E41D6D"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E41D6D" w:rsidRPr="003F7CF1" w:rsidRDefault="00E41D6D"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E41D6D" w:rsidRPr="003F7CF1" w:rsidRDefault="00E41D6D"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E41D6D" w:rsidRPr="003F7CF1" w:rsidRDefault="00E41D6D"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E41D6D" w:rsidRPr="003F7CF1" w:rsidRDefault="00E41D6D"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63" w:name="_Toc320485612"/>
      <w:bookmarkStart w:id="764" w:name="_Toc323656724"/>
      <w:bookmarkStart w:id="765" w:name="_Toc324085462"/>
      <w:bookmarkStart w:id="766" w:name="_Toc383781114"/>
      <w:bookmarkStart w:id="767" w:name="_Toc54120081"/>
      <w:r w:rsidRPr="00D822A3">
        <w:rPr>
          <w:lang w:val="en-GB"/>
        </w:rPr>
        <w:t>Stacks and Linked Lists</w:t>
      </w:r>
      <w:bookmarkEnd w:id="763"/>
      <w:bookmarkEnd w:id="764"/>
      <w:bookmarkEnd w:id="765"/>
      <w:bookmarkEnd w:id="766"/>
      <w:bookmarkEnd w:id="767"/>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E41D6D" w:rsidRPr="003F7CF1" w:rsidRDefault="00E41D6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E41D6D" w:rsidRPr="003F7CF1" w:rsidRDefault="00E41D6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E41D6D" w:rsidRPr="003F7CF1" w:rsidRDefault="00E41D6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E41D6D" w:rsidRPr="003F7CF1" w:rsidRDefault="00E41D6D" w:rsidP="00E80032">
                              <w:pPr>
                                <w:pStyle w:val="SourceCodeBoxText"/>
                                <w:rPr>
                                  <w:sz w:val="19"/>
                                  <w:szCs w:val="19"/>
                                  <w:lang w:val="en-US"/>
                                </w:rPr>
                              </w:pPr>
                              <w:r w:rsidRPr="003F7CF1">
                                <w:rPr>
                                  <w:sz w:val="19"/>
                                  <w:szCs w:val="19"/>
                                  <w:lang w:val="en-US"/>
                                </w:rPr>
                                <w:t>push 1</w:t>
                              </w:r>
                            </w:p>
                            <w:p w14:paraId="3C159322" w14:textId="77777777" w:rsidR="00E41D6D" w:rsidRPr="003F7CF1" w:rsidRDefault="00E41D6D" w:rsidP="00E80032">
                              <w:pPr>
                                <w:pStyle w:val="SourceCodeBoxText"/>
                                <w:rPr>
                                  <w:sz w:val="19"/>
                                  <w:szCs w:val="19"/>
                                  <w:lang w:val="en-US"/>
                                </w:rPr>
                              </w:pPr>
                              <w:r w:rsidRPr="003F7CF1">
                                <w:rPr>
                                  <w:sz w:val="19"/>
                                  <w:szCs w:val="19"/>
                                  <w:lang w:val="en-US"/>
                                </w:rPr>
                                <w:t>push 2</w:t>
                              </w:r>
                            </w:p>
                            <w:p w14:paraId="22BA48C9" w14:textId="77777777" w:rsidR="00E41D6D" w:rsidRPr="003F7CF1" w:rsidRDefault="00E41D6D" w:rsidP="00E80032">
                              <w:pPr>
                                <w:pStyle w:val="SourceCodeBoxText"/>
                                <w:rPr>
                                  <w:sz w:val="19"/>
                                  <w:szCs w:val="19"/>
                                  <w:lang w:val="en-US"/>
                                </w:rPr>
                              </w:pPr>
                              <w:r w:rsidRPr="003F7CF1">
                                <w:rPr>
                                  <w:sz w:val="19"/>
                                  <w:szCs w:val="19"/>
                                  <w:lang w:val="en-US"/>
                                </w:rPr>
                                <w:t>push 3</w:t>
                              </w:r>
                            </w:p>
                            <w:p w14:paraId="5F86FACB" w14:textId="77777777" w:rsidR="00E41D6D" w:rsidRPr="003F7CF1" w:rsidRDefault="00E41D6D"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E41D6D" w:rsidRPr="003F7CF1" w:rsidRDefault="00E41D6D"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E41D6D" w:rsidRPr="003F7CF1" w:rsidRDefault="00E41D6D"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E41D6D" w:rsidRPr="003F7CF1" w:rsidRDefault="00E41D6D"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E41D6D" w:rsidRPr="003F7CF1" w:rsidRDefault="00E41D6D" w:rsidP="00E80032">
                        <w:pPr>
                          <w:pStyle w:val="SourceCodeBoxText"/>
                          <w:rPr>
                            <w:sz w:val="19"/>
                            <w:szCs w:val="19"/>
                            <w:lang w:val="en-US"/>
                          </w:rPr>
                        </w:pPr>
                        <w:r w:rsidRPr="003F7CF1">
                          <w:rPr>
                            <w:sz w:val="19"/>
                            <w:szCs w:val="19"/>
                            <w:lang w:val="en-US"/>
                          </w:rPr>
                          <w:t>push 1</w:t>
                        </w:r>
                      </w:p>
                      <w:p w14:paraId="3C159322" w14:textId="77777777" w:rsidR="00E41D6D" w:rsidRPr="003F7CF1" w:rsidRDefault="00E41D6D" w:rsidP="00E80032">
                        <w:pPr>
                          <w:pStyle w:val="SourceCodeBoxText"/>
                          <w:rPr>
                            <w:sz w:val="19"/>
                            <w:szCs w:val="19"/>
                            <w:lang w:val="en-US"/>
                          </w:rPr>
                        </w:pPr>
                        <w:r w:rsidRPr="003F7CF1">
                          <w:rPr>
                            <w:sz w:val="19"/>
                            <w:szCs w:val="19"/>
                            <w:lang w:val="en-US"/>
                          </w:rPr>
                          <w:t>push 2</w:t>
                        </w:r>
                      </w:p>
                      <w:p w14:paraId="22BA48C9" w14:textId="77777777" w:rsidR="00E41D6D" w:rsidRPr="003F7CF1" w:rsidRDefault="00E41D6D" w:rsidP="00E80032">
                        <w:pPr>
                          <w:pStyle w:val="SourceCodeBoxText"/>
                          <w:rPr>
                            <w:sz w:val="19"/>
                            <w:szCs w:val="19"/>
                            <w:lang w:val="en-US"/>
                          </w:rPr>
                        </w:pPr>
                        <w:r w:rsidRPr="003F7CF1">
                          <w:rPr>
                            <w:sz w:val="19"/>
                            <w:szCs w:val="19"/>
                            <w:lang w:val="en-US"/>
                          </w:rPr>
                          <w:t>push 3</w:t>
                        </w:r>
                      </w:p>
                      <w:p w14:paraId="5F86FACB" w14:textId="77777777" w:rsidR="00E41D6D" w:rsidRPr="003F7CF1" w:rsidRDefault="00E41D6D"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r w:rsidRPr="00D822A3">
        <w:rPr>
          <w:sz w:val="21"/>
          <w:szCs w:val="21"/>
          <w:lang w:val="en-GB"/>
        </w:rPr>
        <w:t>Cell.h</w:t>
      </w:r>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t>CELL* CellGetNext(CELL* cellPtr);</w:t>
      </w:r>
    </w:p>
    <w:p w14:paraId="6AD9D1DF" w14:textId="77777777" w:rsidR="00E80032" w:rsidRPr="00D822A3" w:rsidRDefault="00E80032" w:rsidP="00E80032">
      <w:pPr>
        <w:pStyle w:val="CodeListing"/>
        <w:rPr>
          <w:sz w:val="21"/>
          <w:szCs w:val="21"/>
          <w:lang w:val="en-GB"/>
        </w:rPr>
      </w:pPr>
      <w:r w:rsidRPr="00D822A3">
        <w:rPr>
          <w:sz w:val="21"/>
          <w:szCs w:val="21"/>
          <w:lang w:val="en-GB"/>
        </w:rPr>
        <w:t>Cell.c</w:t>
      </w:r>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r w:rsidRPr="00D822A3">
        <w:rPr>
          <w:sz w:val="21"/>
          <w:szCs w:val="21"/>
          <w:lang w:val="en-GB"/>
        </w:rPr>
        <w:t>Main.c</w:t>
      </w:r>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E41D6D" w:rsidRPr="003F7CF1" w:rsidRDefault="00E41D6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E41D6D" w:rsidRPr="003F7CF1" w:rsidRDefault="00E41D6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E41D6D" w:rsidRPr="003F7CF1" w:rsidRDefault="00E41D6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E41D6D" w:rsidRPr="003F7CF1" w:rsidRDefault="00E41D6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E41D6D" w:rsidRPr="003F7CF1" w:rsidRDefault="00E41D6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E41D6D" w:rsidRPr="003F7CF1" w:rsidRDefault="00E41D6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E41D6D" w:rsidRPr="003F7CF1" w:rsidRDefault="00E41D6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E41D6D" w:rsidRPr="003F7CF1" w:rsidRDefault="00E41D6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E41D6D" w:rsidRPr="003F7CF1" w:rsidRDefault="00E41D6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E41D6D" w:rsidRPr="003F7CF1" w:rsidRDefault="00E41D6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E41D6D" w:rsidRPr="003F7CF1" w:rsidRDefault="00E41D6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E41D6D" w:rsidRPr="003F7CF1" w:rsidRDefault="00E41D6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E41D6D" w:rsidRPr="003F7CF1" w:rsidRDefault="00E41D6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E41D6D" w:rsidRPr="003F7CF1" w:rsidRDefault="00E41D6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E41D6D" w:rsidRPr="003F7CF1" w:rsidRDefault="00E41D6D"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E41D6D" w:rsidRPr="003F7CF1" w:rsidRDefault="00E41D6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E41D6D" w:rsidRPr="003F7CF1" w:rsidRDefault="00E41D6D"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E41D6D" w:rsidRPr="003F7CF1" w:rsidRDefault="00E41D6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E41D6D" w:rsidRPr="003F7CF1" w:rsidRDefault="00E41D6D"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E41D6D" w:rsidRPr="003F7CF1" w:rsidRDefault="00E41D6D"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E41D6D" w:rsidRPr="003F7CF1" w:rsidRDefault="00E41D6D"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E41D6D" w:rsidRPr="003F7CF1" w:rsidRDefault="00E41D6D"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E41D6D" w:rsidRPr="003F7CF1" w:rsidRDefault="00E41D6D"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E41D6D" w:rsidRPr="003F7CF1" w:rsidRDefault="00E41D6D"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E41D6D" w:rsidRPr="003F7CF1" w:rsidRDefault="00E41D6D"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E41D6D" w:rsidRPr="003F7CF1" w:rsidRDefault="00E41D6D"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E41D6D" w:rsidRPr="003F7CF1" w:rsidRDefault="00E41D6D"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E41D6D" w:rsidRPr="003F7CF1" w:rsidRDefault="00E41D6D"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E41D6D" w:rsidRPr="003F7CF1" w:rsidRDefault="00E41D6D"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E41D6D" w:rsidRPr="003F7CF1" w:rsidRDefault="00E41D6D"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E41D6D" w:rsidRPr="003F7CF1" w:rsidRDefault="00E41D6D"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E41D6D" w:rsidRPr="003F7CF1" w:rsidRDefault="00E41D6D"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E41D6D" w:rsidRPr="003F7CF1" w:rsidRDefault="00E41D6D"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E41D6D" w:rsidRPr="003F7CF1" w:rsidRDefault="00E41D6D"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E41D6D" w:rsidRPr="003F7CF1" w:rsidRDefault="00E41D6D"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E41D6D" w:rsidRPr="003F7CF1" w:rsidRDefault="00E41D6D"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E41D6D" w:rsidRPr="003F7CF1" w:rsidRDefault="00E41D6D"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E41D6D" w:rsidRPr="003F7CF1" w:rsidRDefault="00E41D6D"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739453D6"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207336" w:rsidRPr="00D822A3">
        <w:rPr>
          <w:lang w:val="en-GB"/>
        </w:rPr>
        <w:t>16.14</w:t>
      </w:r>
      <w:r w:rsidRPr="00D822A3">
        <w:rPr>
          <w:lang w:val="en-GB"/>
        </w:rPr>
        <w:fldChar w:fldCharType="end"/>
      </w:r>
      <w:r w:rsidRPr="00D822A3">
        <w:rPr>
          <w:lang w:val="en-GB"/>
        </w:rPr>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r w:rsidRPr="00D822A3">
        <w:rPr>
          <w:sz w:val="21"/>
          <w:szCs w:val="21"/>
          <w:lang w:val="en-GB"/>
        </w:rPr>
        <w:t>Stack.h</w:t>
      </w:r>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r w:rsidRPr="00D822A3">
        <w:rPr>
          <w:sz w:val="21"/>
          <w:szCs w:val="21"/>
          <w:lang w:val="en-GB"/>
        </w:rPr>
        <w:t>Stack.c</w:t>
      </w:r>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r w:rsidRPr="00D822A3">
        <w:rPr>
          <w:sz w:val="21"/>
          <w:szCs w:val="21"/>
          <w:lang w:val="en-GB"/>
        </w:rPr>
        <w:t>Main.c</w:t>
      </w:r>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r w:rsidRPr="00D822A3">
        <w:rPr>
          <w:rStyle w:val="CodeInText0"/>
          <w:lang w:val="en-GB"/>
        </w:rPr>
        <w:t>StackClear</w:t>
      </w:r>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r w:rsidRPr="00D822A3">
        <w:rPr>
          <w:rStyle w:val="CodeInText0"/>
          <w:lang w:val="en-GB"/>
        </w:rPr>
        <w:t>calloc</w:t>
      </w:r>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E41D6D" w:rsidRPr="003F7CF1" w:rsidRDefault="00E41D6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E41D6D" w:rsidRPr="003F7CF1" w:rsidRDefault="00E41D6D"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E41D6D" w:rsidRPr="003F7CF1" w:rsidRDefault="00E41D6D" w:rsidP="00E80032">
                              <w:pPr>
                                <w:pStyle w:val="SourceCodeBoxText"/>
                                <w:rPr>
                                  <w:sz w:val="19"/>
                                  <w:szCs w:val="19"/>
                                  <w:lang w:val="en-US"/>
                                </w:rPr>
                              </w:pPr>
                              <w:r w:rsidRPr="003F7CF1">
                                <w:rPr>
                                  <w:sz w:val="19"/>
                                  <w:szCs w:val="19"/>
                                  <w:lang w:val="en-US"/>
                                </w:rPr>
                                <w:t>3</w:t>
                              </w:r>
                            </w:p>
                            <w:p w14:paraId="40F6D3AC" w14:textId="77777777" w:rsidR="00E41D6D" w:rsidRPr="003F7CF1" w:rsidRDefault="00E41D6D"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E41D6D" w:rsidRPr="003F7CF1" w:rsidRDefault="00E41D6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E41D6D" w:rsidRPr="003F7CF1" w:rsidRDefault="00E41D6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E41D6D" w:rsidRPr="003F7CF1" w:rsidRDefault="00E41D6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E41D6D" w:rsidRPr="003F7CF1" w:rsidRDefault="00E41D6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E41D6D" w:rsidRPr="003F7CF1" w:rsidRDefault="00E41D6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E41D6D" w:rsidRPr="003F7CF1" w:rsidRDefault="00E41D6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E41D6D" w:rsidRPr="003F7CF1" w:rsidRDefault="00E41D6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E41D6D" w:rsidRPr="003F7CF1" w:rsidRDefault="00E41D6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E41D6D" w:rsidRPr="003F7CF1" w:rsidRDefault="00E41D6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E41D6D" w:rsidRPr="003F7CF1" w:rsidRDefault="00E41D6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E41D6D" w:rsidRPr="003F7CF1" w:rsidRDefault="00E41D6D"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E41D6D" w:rsidRPr="003F7CF1" w:rsidRDefault="00E41D6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E41D6D" w:rsidRPr="003F7CF1" w:rsidRDefault="00E41D6D"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E41D6D" w:rsidRPr="003F7CF1" w:rsidRDefault="00E41D6D" w:rsidP="00E80032">
                        <w:pPr>
                          <w:pStyle w:val="SourceCodeBoxText"/>
                          <w:rPr>
                            <w:sz w:val="19"/>
                            <w:szCs w:val="19"/>
                            <w:lang w:val="en-US"/>
                          </w:rPr>
                        </w:pPr>
                        <w:r w:rsidRPr="003F7CF1">
                          <w:rPr>
                            <w:sz w:val="19"/>
                            <w:szCs w:val="19"/>
                            <w:lang w:val="en-US"/>
                          </w:rPr>
                          <w:t>3</w:t>
                        </w:r>
                      </w:p>
                      <w:p w14:paraId="40F6D3AC" w14:textId="77777777" w:rsidR="00E41D6D" w:rsidRPr="003F7CF1" w:rsidRDefault="00E41D6D"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E41D6D" w:rsidRPr="003F7CF1" w:rsidRDefault="00E41D6D"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E41D6D" w:rsidRPr="003F7CF1" w:rsidRDefault="00E41D6D"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E41D6D" w:rsidRPr="003F7CF1" w:rsidRDefault="00E41D6D"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E41D6D" w:rsidRPr="003F7CF1" w:rsidRDefault="00E41D6D"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E41D6D" w:rsidRPr="003F7CF1" w:rsidRDefault="00E41D6D"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E41D6D" w:rsidRPr="003F7CF1" w:rsidRDefault="00E41D6D"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E41D6D" w:rsidRPr="003F7CF1" w:rsidRDefault="00E41D6D"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E41D6D" w:rsidRPr="003F7CF1" w:rsidRDefault="00E41D6D"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E41D6D" w:rsidRPr="003F7CF1" w:rsidRDefault="00E41D6D"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E41D6D" w:rsidRPr="003F7CF1" w:rsidRDefault="00E41D6D"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E41D6D" w:rsidRPr="003F7CF1" w:rsidRDefault="00E41D6D"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E41D6D" w:rsidRPr="003F7CF1" w:rsidRDefault="00E41D6D"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E41D6D" w:rsidRPr="003F7CF1" w:rsidRDefault="00E41D6D"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8" w:name="_Toc320485613"/>
      <w:bookmarkStart w:id="769" w:name="_Toc323656725"/>
      <w:bookmarkStart w:id="770" w:name="_Toc324085463"/>
      <w:bookmarkStart w:id="771" w:name="_Toc383781115"/>
      <w:bookmarkStart w:id="772" w:name="_Toc54120082"/>
      <w:r w:rsidRPr="00D822A3">
        <w:rPr>
          <w:lang w:val="en-GB"/>
        </w:rPr>
        <w:t>Unions</w:t>
      </w:r>
      <w:bookmarkEnd w:id="768"/>
      <w:bookmarkEnd w:id="769"/>
      <w:bookmarkEnd w:id="770"/>
      <w:bookmarkEnd w:id="771"/>
      <w:bookmarkEnd w:id="772"/>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places each of its members on different memory addresses in order for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73" w:name="_Toc320485614"/>
      <w:bookmarkStart w:id="774" w:name="_Toc323656726"/>
      <w:bookmarkStart w:id="775" w:name="_Toc324085464"/>
      <w:bookmarkStart w:id="776" w:name="_Toc383781116"/>
      <w:bookmarkStart w:id="777" w:name="_Toc54120083"/>
      <w:r w:rsidRPr="00D822A3">
        <w:rPr>
          <w:lang w:val="en-GB"/>
        </w:rPr>
        <w:t>Bitfields</w:t>
      </w:r>
      <w:bookmarkEnd w:id="773"/>
      <w:bookmarkEnd w:id="774"/>
      <w:bookmarkEnd w:id="775"/>
      <w:bookmarkEnd w:id="776"/>
      <w:bookmarkEnd w:id="777"/>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number of bits an integer (eight times </w:t>
      </w:r>
      <w:r w:rsidRPr="00D822A3">
        <w:rPr>
          <w:rStyle w:val="CodeInText0"/>
          <w:lang w:val="en-GB"/>
        </w:rPr>
        <w:t>sizeof (int)</w:t>
      </w:r>
      <w:r w:rsidRPr="00D822A3">
        <w:rPr>
          <w:lang w:val="en-GB"/>
        </w:rPr>
        <w:t>). In t</w:t>
      </w:r>
      <w:r w:rsidR="003E28A6" w:rsidRPr="00D822A3">
        <w:rPr>
          <w:lang w:val="en-GB"/>
        </w:rPr>
        <w:t>he code below, the whole struct</w:t>
      </w:r>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8"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9" w:name="_Toc320485616"/>
      <w:bookmarkStart w:id="780" w:name="_Toc323656727"/>
      <w:bookmarkStart w:id="781" w:name="_Toc324085465"/>
      <w:bookmarkStart w:id="782" w:name="_Toc383781117"/>
      <w:bookmarkStart w:id="783" w:name="_Toc54120084"/>
      <w:r w:rsidRPr="00D822A3">
        <w:rPr>
          <w:lang w:val="en-GB"/>
        </w:rPr>
        <w:t>Structures with function pointers</w:t>
      </w:r>
      <w:bookmarkEnd w:id="779"/>
      <w:bookmarkEnd w:id="780"/>
      <w:bookmarkEnd w:id="781"/>
      <w:bookmarkEnd w:id="782"/>
      <w:bookmarkEnd w:id="783"/>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specific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6"/>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84" w:name="_Toc320485619"/>
      <w:bookmarkStart w:id="785" w:name="_Toc323656728"/>
      <w:bookmarkStart w:id="786" w:name="_Toc324085466"/>
      <w:bookmarkStart w:id="787" w:name="_Toc383781118"/>
      <w:bookmarkStart w:id="788" w:name="_Ref383781494"/>
      <w:bookmarkStart w:id="789" w:name="_Ref383865235"/>
      <w:bookmarkStart w:id="790" w:name="_Ref383865434"/>
      <w:bookmarkStart w:id="791" w:name="_Ref383866090"/>
      <w:bookmarkStart w:id="792" w:name="_Toc54120085"/>
      <w:r w:rsidRPr="00D822A3">
        <w:rPr>
          <w:lang w:val="en-GB"/>
        </w:rPr>
        <w:t>The Preprocessor</w:t>
      </w:r>
      <w:bookmarkEnd w:id="784"/>
      <w:bookmarkEnd w:id="785"/>
      <w:bookmarkEnd w:id="786"/>
      <w:bookmarkEnd w:id="787"/>
      <w:bookmarkEnd w:id="788"/>
      <w:bookmarkEnd w:id="789"/>
      <w:bookmarkEnd w:id="790"/>
      <w:bookmarkEnd w:id="791"/>
      <w:bookmarkEnd w:id="792"/>
    </w:p>
    <w:p w14:paraId="5E5C7357" w14:textId="122C10D6" w:rsidR="00E80032" w:rsidRPr="00D822A3" w:rsidRDefault="00E80032" w:rsidP="00E80032">
      <w:pPr>
        <w:rPr>
          <w:lang w:val="en-GB"/>
        </w:rPr>
      </w:pPr>
      <w:r w:rsidRPr="00D822A3">
        <w:rPr>
          <w:lang w:val="en-GB"/>
        </w:rPr>
        <w:t xml:space="preserve">The </w:t>
      </w:r>
      <w:r w:rsidRPr="00D822A3">
        <w:rPr>
          <w:rStyle w:val="KeyWord"/>
          <w:lang w:val="en-GB"/>
        </w:rPr>
        <w:t>preprocessor</w:t>
      </w:r>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&lt;stdio.h&gt;</w:t>
      </w:r>
      <w:r w:rsidRPr="00D822A3">
        <w:rPr>
          <w:lang w:val="en-GB"/>
        </w:rPr>
        <w:t>). Later on,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acts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Unlike regular C code, if we add a page-break we have to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55AD91DF"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207336" w:rsidRPr="00D822A3">
        <w:rPr>
          <w:lang w:val="en-GB"/>
        </w:rPr>
        <w:t>16.14</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93" w:name="_Toc320485618"/>
      <w:bookmarkStart w:id="794" w:name="_Toc323656729"/>
      <w:bookmarkStart w:id="795" w:name="_Toc324085467"/>
      <w:bookmarkStart w:id="796" w:name="_Toc383781119"/>
      <w:bookmarkStart w:id="797" w:name="_Toc54120086"/>
      <w:bookmarkStart w:id="798" w:name="_Toc320485621"/>
      <w:r w:rsidRPr="00D822A3">
        <w:rPr>
          <w:lang w:val="en-GB"/>
        </w:rPr>
        <w:t>The Standard Library</w:t>
      </w:r>
      <w:bookmarkEnd w:id="793"/>
      <w:bookmarkEnd w:id="794"/>
      <w:bookmarkEnd w:id="795"/>
      <w:bookmarkEnd w:id="796"/>
      <w:bookmarkEnd w:id="797"/>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9" w:name="_Toc323656730"/>
      <w:bookmarkStart w:id="800" w:name="_Toc324085468"/>
      <w:bookmarkStart w:id="801" w:name="_Toc383781120"/>
      <w:bookmarkStart w:id="802" w:name="_Toc54120087"/>
      <w:r w:rsidRPr="00D822A3">
        <w:rPr>
          <w:lang w:val="en-GB"/>
        </w:rPr>
        <w:t>File Management</w:t>
      </w:r>
      <w:bookmarkEnd w:id="799"/>
      <w:bookmarkEnd w:id="800"/>
      <w:bookmarkEnd w:id="801"/>
      <w:bookmarkEnd w:id="802"/>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r w:rsidRPr="00D822A3">
        <w:rPr>
          <w:rStyle w:val="CodeInText0"/>
          <w:lang w:val="en-GB"/>
        </w:rPr>
        <w:t>Input.txt</w:t>
      </w:r>
      <w:r w:rsidRPr="00D822A3">
        <w:rPr>
          <w:lang w:val="en-GB"/>
        </w:rPr>
        <w:t xml:space="preserve"> and writes their squares to the file </w:t>
      </w:r>
      <w:r w:rsidRPr="00D822A3">
        <w:rPr>
          <w:rStyle w:val="CodeInText0"/>
          <w:lang w:val="en-GB"/>
        </w:rPr>
        <w:t>Output.txt</w:t>
      </w:r>
      <w:r w:rsidRPr="00D822A3">
        <w:rPr>
          <w:lang w:val="en-GB"/>
        </w:rPr>
        <w:t xml:space="preserve">. The function </w:t>
      </w:r>
      <w:r w:rsidRPr="00D822A3">
        <w:rPr>
          <w:rStyle w:val="CodeInText0"/>
          <w:lang w:val="en-GB"/>
        </w:rPr>
        <w:t>feof</w:t>
      </w:r>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r w:rsidRPr="00D822A3">
        <w:rPr>
          <w:lang w:val="en-GB"/>
        </w:rPr>
        <w:t>Input.txt</w:t>
      </w:r>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r w:rsidRPr="00D822A3">
        <w:rPr>
          <w:rStyle w:val="CodeInText0"/>
          <w:lang w:val="en-GB"/>
        </w:rPr>
        <w:t>Numbers.bin</w:t>
      </w:r>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r w:rsidRPr="00D822A3">
        <w:rPr>
          <w:lang w:val="en-GB"/>
        </w:rPr>
        <w:t>BinaryFile.c</w:t>
      </w:r>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r w:rsidRPr="00D822A3">
        <w:rPr>
          <w:rStyle w:val="CodeInText0"/>
          <w:lang w:val="en-GB"/>
        </w:rPr>
        <w:t>Numbers.bin</w:t>
      </w:r>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803" w:name="_Toc323656731"/>
      <w:bookmarkStart w:id="804" w:name="_Toc324085469"/>
      <w:bookmarkStart w:id="805" w:name="_Toc383781121"/>
      <w:bookmarkStart w:id="806" w:name="_Toc54120088"/>
      <w:r w:rsidRPr="00D822A3">
        <w:rPr>
          <w:lang w:val="en-GB"/>
        </w:rPr>
        <w:t>Program Parameters</w:t>
      </w:r>
      <w:bookmarkEnd w:id="803"/>
      <w:bookmarkEnd w:id="804"/>
      <w:bookmarkEnd w:id="805"/>
      <w:bookmarkEnd w:id="806"/>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r w:rsidRPr="00D822A3">
        <w:rPr>
          <w:rStyle w:val="CodeInText0"/>
          <w:lang w:val="en-GB"/>
        </w:rPr>
        <w:t>argc</w:t>
      </w:r>
      <w:r w:rsidRPr="00D822A3">
        <w:rPr>
          <w:lang w:val="en-GB"/>
        </w:rPr>
        <w:t xml:space="preserve"> parameter holds the number of input strings, and </w:t>
      </w:r>
      <w:r w:rsidRPr="00D822A3">
        <w:rPr>
          <w:rStyle w:val="CodeInText0"/>
          <w:lang w:val="en-GB"/>
        </w:rPr>
        <w:t>argv</w:t>
      </w:r>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r w:rsidRPr="00D822A3">
        <w:rPr>
          <w:rStyle w:val="CodeInText0"/>
          <w:lang w:val="en-GB"/>
        </w:rPr>
        <w:t>argv[0]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807" w:name="_Toc323656732"/>
      <w:bookmarkStart w:id="808" w:name="_Toc324085470"/>
      <w:bookmarkStart w:id="809" w:name="_Toc383781122"/>
      <w:bookmarkStart w:id="810" w:name="_Toc54120089"/>
      <w:r w:rsidRPr="00D822A3">
        <w:rPr>
          <w:lang w:val="en-GB"/>
        </w:rPr>
        <w:t>Environment Functions</w:t>
      </w:r>
      <w:bookmarkEnd w:id="807"/>
      <w:bookmarkEnd w:id="808"/>
      <w:bookmarkEnd w:id="809"/>
      <w:bookmarkEnd w:id="810"/>
    </w:p>
    <w:p w14:paraId="500F87E5" w14:textId="72D51971"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r w:rsidRPr="00D822A3">
        <w:rPr>
          <w:rStyle w:val="CodeInText0"/>
          <w:lang w:val="en-GB"/>
        </w:rPr>
        <w:t>atexit</w:t>
      </w:r>
      <w:r w:rsidRPr="00D822A3">
        <w:rPr>
          <w:lang w:val="en-GB"/>
        </w:rPr>
        <w:t xml:space="preserve"> states a function that is called when </w:t>
      </w:r>
      <w:r w:rsidRPr="00D822A3">
        <w:rPr>
          <w:rStyle w:val="CodeInText0"/>
          <w:lang w:val="en-GB"/>
        </w:rPr>
        <w:t>exit</w:t>
      </w:r>
      <w:r w:rsidRPr="00D822A3">
        <w:rPr>
          <w:lang w:val="en-GB"/>
        </w:rPr>
        <w:t xml:space="preserve"> is called; </w:t>
      </w:r>
      <w:r w:rsidRPr="00D822A3">
        <w:rPr>
          <w:rStyle w:val="CodeInText0"/>
          <w:lang w:val="en-GB"/>
        </w:rPr>
        <w:t>getenv</w:t>
      </w:r>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r w:rsidRPr="00D822A3">
          <w:rPr>
            <w:rStyle w:val="CodeInText0"/>
            <w:lang w:val="en-GB"/>
          </w:rPr>
          <w:t>EXIT_SUCCESS</w:t>
        </w:r>
      </w:hyperlink>
      <w:r w:rsidRPr="00D822A3">
        <w:rPr>
          <w:lang w:val="en-GB"/>
        </w:rPr>
        <w:t xml:space="preserve"> and </w:t>
      </w:r>
      <w:hyperlink r:id="rId26" w:history="1">
        <w:r w:rsidRPr="00D822A3">
          <w:rPr>
            <w:rStyle w:val="CodeInText0"/>
            <w:lang w:val="en-GB"/>
          </w:rPr>
          <w:t>EXIT_FAILURE</w:t>
        </w:r>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11"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12" w:author="Stefan Björnander" w:date="2012-05-06T21:51:00Z">
            <w:rPr>
              <w:color w:val="0000FF"/>
            </w:rPr>
          </w:rPrChange>
        </w:rPr>
        <w:t>void</w:t>
      </w:r>
      <w:r w:rsidRPr="00D822A3">
        <w:rPr>
          <w:lang w:val="en-GB"/>
        </w:rPr>
        <w:t xml:space="preserve"> ExitFunction(</w:t>
      </w:r>
      <w:r w:rsidRPr="00D822A3">
        <w:rPr>
          <w:color w:val="000000" w:themeColor="text1"/>
          <w:lang w:val="en-GB"/>
          <w:rPrChange w:id="813"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14"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15" w:name="_Toc323656733"/>
      <w:bookmarkStart w:id="816" w:name="_Toc324085471"/>
      <w:bookmarkStart w:id="817" w:name="_Toc383781123"/>
      <w:bookmarkStart w:id="818" w:name="_Ref383865473"/>
      <w:bookmarkStart w:id="819" w:name="_Ref383865556"/>
      <w:bookmarkStart w:id="820" w:name="_Toc54120090"/>
      <w:r w:rsidRPr="00D822A3">
        <w:rPr>
          <w:lang w:val="en-GB"/>
        </w:rPr>
        <w:t>Searching and Sorting</w:t>
      </w:r>
      <w:bookmarkEnd w:id="815"/>
      <w:bookmarkEnd w:id="816"/>
      <w:bookmarkEnd w:id="817"/>
      <w:bookmarkEnd w:id="818"/>
      <w:bookmarkEnd w:id="819"/>
      <w:bookmarkEnd w:id="820"/>
    </w:p>
    <w:p w14:paraId="23F2EFA3" w14:textId="77777777" w:rsidR="00E80032" w:rsidRPr="00D822A3" w:rsidRDefault="00E80032" w:rsidP="00E80032">
      <w:pPr>
        <w:rPr>
          <w:lang w:val="en-GB"/>
        </w:rPr>
      </w:pPr>
      <w:r w:rsidRPr="00D822A3">
        <w:rPr>
          <w:lang w:val="en-GB"/>
        </w:rPr>
        <w:t xml:space="preserve">The </w:t>
      </w:r>
      <w:r w:rsidRPr="00D822A3">
        <w:rPr>
          <w:rStyle w:val="CodeInText0"/>
          <w:lang w:val="en-GB"/>
        </w:rPr>
        <w:t>bsearch</w:t>
      </w:r>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21"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22"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23" w:author="Stefan Björnander" w:date="2012-05-06T21:51:00Z">
            <w:rPr>
              <w:color w:val="0000FF"/>
            </w:rPr>
          </w:rPrChange>
        </w:rPr>
        <w:t>const</w:t>
      </w:r>
      <w:r w:rsidRPr="00D822A3">
        <w:rPr>
          <w:lang w:val="en-GB"/>
        </w:rPr>
        <w:t xml:space="preserve"> </w:t>
      </w:r>
      <w:r w:rsidRPr="00D822A3">
        <w:rPr>
          <w:color w:val="000000" w:themeColor="text1"/>
          <w:lang w:val="en-GB"/>
          <w:rPrChange w:id="824" w:author="Stefan Björnander" w:date="2012-05-06T21:51:00Z">
            <w:rPr>
              <w:color w:val="0000FF"/>
            </w:rPr>
          </w:rPrChange>
        </w:rPr>
        <w:t>int</w:t>
      </w:r>
      <w:r w:rsidRPr="00D822A3">
        <w:rPr>
          <w:lang w:val="en-GB"/>
        </w:rPr>
        <w:t xml:space="preserve">* intPtr1, </w:t>
      </w:r>
      <w:r w:rsidRPr="00D822A3">
        <w:rPr>
          <w:color w:val="000000" w:themeColor="text1"/>
          <w:lang w:val="en-GB"/>
          <w:rPrChange w:id="825" w:author="Stefan Björnander" w:date="2012-05-06T21:51:00Z">
            <w:rPr>
              <w:color w:val="0000FF"/>
            </w:rPr>
          </w:rPrChange>
        </w:rPr>
        <w:t>const</w:t>
      </w:r>
      <w:r w:rsidRPr="00D822A3">
        <w:rPr>
          <w:lang w:val="en-GB"/>
        </w:rPr>
        <w:t xml:space="preserve"> </w:t>
      </w:r>
      <w:r w:rsidRPr="00D822A3">
        <w:rPr>
          <w:color w:val="000000" w:themeColor="text1"/>
          <w:lang w:val="en-GB"/>
          <w:rPrChange w:id="826"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27"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8"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9"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30"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t>}</w:t>
      </w:r>
    </w:p>
    <w:p w14:paraId="5A7D557A"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qsort</w:t>
      </w:r>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31"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32"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33"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34"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35" w:name="_Toc323656734"/>
      <w:bookmarkStart w:id="836" w:name="_Toc324085472"/>
      <w:bookmarkStart w:id="837" w:name="_Toc383781124"/>
      <w:bookmarkStart w:id="838" w:name="_Toc54120091"/>
      <w:r w:rsidRPr="00D822A3">
        <w:rPr>
          <w:lang w:val="en-GB"/>
        </w:rPr>
        <w:t xml:space="preserve">Functions with </w:t>
      </w:r>
      <w:bookmarkStart w:id="839" w:name="_Toc320485620"/>
      <w:r w:rsidRPr="00D822A3">
        <w:rPr>
          <w:lang w:val="en-GB"/>
        </w:rPr>
        <w:t>Variable Number of Parameters</w:t>
      </w:r>
      <w:bookmarkEnd w:id="835"/>
      <w:bookmarkEnd w:id="836"/>
      <w:bookmarkEnd w:id="837"/>
      <w:bookmarkEnd w:id="839"/>
      <w:bookmarkEnd w:id="838"/>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r w:rsidRPr="00D822A3">
        <w:rPr>
          <w:rStyle w:val="CodeInText0"/>
          <w:lang w:val="en-GB"/>
        </w:rPr>
        <w:t>printf</w:t>
      </w:r>
      <w:r w:rsidRPr="00D822A3">
        <w:rPr>
          <w:lang w:val="en-GB"/>
        </w:rPr>
        <w:t xml:space="preserve"> and </w:t>
      </w:r>
      <w:r w:rsidRPr="00D822A3">
        <w:rPr>
          <w:rStyle w:val="CodeInText0"/>
          <w:lang w:val="en-GB"/>
        </w:rPr>
        <w:t>scanf</w:t>
      </w:r>
      <w:r w:rsidRPr="00D822A3">
        <w:rPr>
          <w:lang w:val="en-GB"/>
        </w:rPr>
        <w:t xml:space="preserve">). One condition is that the function has at least one regular parameter in order for the </w:t>
      </w:r>
      <w:r w:rsidRPr="00D822A3">
        <w:rPr>
          <w:rStyle w:val="CodeInText0"/>
          <w:lang w:val="en-GB"/>
        </w:rPr>
        <w:t>va_start</w:t>
      </w:r>
      <w:r w:rsidRPr="00D822A3">
        <w:rPr>
          <w:lang w:val="en-GB"/>
        </w:rPr>
        <w:t xml:space="preserve"> macro to hook up to. The </w:t>
      </w:r>
      <w:r w:rsidRPr="00D822A3">
        <w:rPr>
          <w:rStyle w:val="CodeInText0"/>
          <w:lang w:val="en-GB"/>
        </w:rPr>
        <w:t>va_arg</w:t>
      </w:r>
      <w:r w:rsidRPr="00D822A3">
        <w:rPr>
          <w:lang w:val="en-GB"/>
        </w:rPr>
        <w:t xml:space="preserve"> macro reads the arguments and the </w:t>
      </w:r>
      <w:r w:rsidRPr="00D822A3">
        <w:rPr>
          <w:rStyle w:val="CodeInText0"/>
          <w:lang w:val="en-GB"/>
        </w:rPr>
        <w:t>va_end</w:t>
      </w:r>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40" w:name="_Toc323656735"/>
      <w:bookmarkStart w:id="841" w:name="_Toc324085473"/>
      <w:bookmarkStart w:id="842" w:name="_Toc383781125"/>
      <w:bookmarkStart w:id="843" w:name="_Toc54120092"/>
      <w:r w:rsidRPr="00D822A3">
        <w:rPr>
          <w:lang w:val="en-GB"/>
        </w:rPr>
        <w:t>String Management</w:t>
      </w:r>
      <w:bookmarkEnd w:id="840"/>
      <w:bookmarkEnd w:id="841"/>
      <w:bookmarkEnd w:id="842"/>
      <w:bookmarkEnd w:id="843"/>
    </w:p>
    <w:p w14:paraId="375DC584" w14:textId="77777777" w:rsidR="00E80032" w:rsidRPr="00D822A3" w:rsidRDefault="00E80032" w:rsidP="00E80032">
      <w:pPr>
        <w:rPr>
          <w:lang w:val="en-GB"/>
        </w:rPr>
      </w:pPr>
      <w:r w:rsidRPr="00D822A3">
        <w:rPr>
          <w:lang w:val="en-GB"/>
        </w:rPr>
        <w:t xml:space="preserve">There are several functions dealing with strings: </w:t>
      </w:r>
      <w:r w:rsidRPr="00D822A3">
        <w:rPr>
          <w:rStyle w:val="CodeInText0"/>
          <w:lang w:val="en-GB"/>
        </w:rPr>
        <w:t>strcpy</w:t>
      </w:r>
      <w:r w:rsidRPr="00D822A3">
        <w:rPr>
          <w:lang w:val="en-GB"/>
        </w:rPr>
        <w:t xml:space="preserve"> copies a string; </w:t>
      </w:r>
      <w:r w:rsidRPr="00D822A3">
        <w:rPr>
          <w:rStyle w:val="CodeInText0"/>
          <w:lang w:val="en-GB"/>
        </w:rPr>
        <w:t>strcat</w:t>
      </w:r>
      <w:r w:rsidRPr="00D822A3">
        <w:rPr>
          <w:lang w:val="en-GB"/>
        </w:rPr>
        <w:t xml:space="preserve"> adds a string; </w:t>
      </w:r>
      <w:r w:rsidRPr="00D822A3">
        <w:rPr>
          <w:rStyle w:val="CodeInText0"/>
          <w:lang w:val="en-GB"/>
        </w:rPr>
        <w:t>strlen</w:t>
      </w:r>
      <w:r w:rsidRPr="00D822A3">
        <w:rPr>
          <w:lang w:val="en-GB"/>
        </w:rPr>
        <w:t xml:space="preserve"> gives the length of a string; </w:t>
      </w:r>
      <w:r w:rsidRPr="00D822A3">
        <w:rPr>
          <w:rStyle w:val="CodeInText0"/>
          <w:lang w:val="en-GB"/>
        </w:rPr>
        <w:t>strcmp</w:t>
      </w:r>
      <w:r w:rsidRPr="00D822A3">
        <w:rPr>
          <w:lang w:val="en-GB"/>
        </w:rPr>
        <w:t xml:space="preserve"> compares two strings;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gives the first and last occurrence of a character in a string. All functions look for the finishing null character (‘\0’), </w:t>
      </w:r>
      <w:r w:rsidRPr="00D822A3">
        <w:rPr>
          <w:rStyle w:val="CodeInText0"/>
          <w:lang w:val="en-GB"/>
        </w:rPr>
        <w:t>strcmp</w:t>
      </w:r>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44"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45"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46" w:author="Stefan Björnander" w:date="2012-05-06T21:51:00Z">
            <w:rPr>
              <w:color w:val="0000FF"/>
            </w:rPr>
          </w:rPrChange>
        </w:rPr>
        <w:t>int</w:t>
      </w:r>
      <w:r w:rsidRPr="00D822A3">
        <w:rPr>
          <w:lang w:val="en-GB"/>
        </w:rPr>
        <w:t xml:space="preserve"> LastIndexOf(</w:t>
      </w:r>
      <w:r w:rsidRPr="00D822A3">
        <w:rPr>
          <w:color w:val="000000" w:themeColor="text1"/>
          <w:lang w:val="en-GB"/>
          <w:rPrChange w:id="847" w:author="Stefan Björnander" w:date="2012-05-06T21:51:00Z">
            <w:rPr>
              <w:color w:val="0000FF"/>
            </w:rPr>
          </w:rPrChange>
        </w:rPr>
        <w:t>char</w:t>
      </w:r>
      <w:r w:rsidRPr="00D822A3">
        <w:rPr>
          <w:lang w:val="en-GB"/>
        </w:rPr>
        <w:t xml:space="preserve"> s[], </w:t>
      </w:r>
      <w:r w:rsidRPr="00D822A3">
        <w:rPr>
          <w:color w:val="000000" w:themeColor="text1"/>
          <w:lang w:val="en-GB"/>
          <w:rPrChange w:id="848"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9" w:author="Stefan Björnander" w:date="2012-05-06T21:51:00Z">
            <w:rPr>
              <w:color w:val="A31515"/>
            </w:rPr>
          </w:rPrChange>
        </w:rPr>
        <w:t>"Hello"</w:t>
      </w:r>
      <w:r w:rsidRPr="00D822A3">
        <w:rPr>
          <w:lang w:val="en-GB"/>
        </w:rPr>
        <w:t xml:space="preserve">, s2[] = </w:t>
      </w:r>
      <w:r w:rsidRPr="00D822A3">
        <w:rPr>
          <w:color w:val="000000" w:themeColor="text1"/>
          <w:lang w:val="en-GB"/>
          <w:rPrChange w:id="850"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51"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r w:rsidRPr="00D822A3">
        <w:rPr>
          <w:rStyle w:val="CodeInText0"/>
          <w:lang w:val="en-GB"/>
        </w:rPr>
        <w:t>sprintf</w:t>
      </w:r>
      <w:r w:rsidRPr="00D822A3">
        <w:rPr>
          <w:lang w:val="en-GB"/>
        </w:rPr>
        <w:t xml:space="preserve"> and read from a string with </w:t>
      </w:r>
      <w:r w:rsidRPr="00D822A3">
        <w:rPr>
          <w:rStyle w:val="CodeInText0"/>
          <w:lang w:val="en-GB"/>
        </w:rPr>
        <w:t>sscanf</w:t>
      </w:r>
      <w:r w:rsidRPr="00D822A3">
        <w:rPr>
          <w:lang w:val="en-GB"/>
        </w:rPr>
        <w:t xml:space="preserve">. These function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52"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3"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4" w:author="Stefan Björnander" w:date="2012-05-06T21:51:00Z">
            <w:rPr>
              <w:color w:val="0000FF"/>
            </w:rPr>
          </w:rPrChange>
        </w:rPr>
        <w:t>if</w:t>
      </w:r>
      <w:r w:rsidRPr="00D822A3">
        <w:rPr>
          <w:lang w:val="en-GB"/>
        </w:rPr>
        <w:t xml:space="preserve"> (sscanf(s2, </w:t>
      </w:r>
      <w:r w:rsidRPr="00D822A3">
        <w:rPr>
          <w:color w:val="000000" w:themeColor="text1"/>
          <w:lang w:val="en-GB"/>
          <w:rPrChange w:id="855"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56"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57" w:name="_Toc323656736"/>
      <w:bookmarkStart w:id="858" w:name="_Toc324085474"/>
      <w:bookmarkStart w:id="859" w:name="_Toc383781126"/>
      <w:bookmarkStart w:id="860" w:name="_Toc54120093"/>
      <w:r w:rsidRPr="00D822A3">
        <w:rPr>
          <w:lang w:val="en-GB"/>
        </w:rPr>
        <w:t>Memory Management</w:t>
      </w:r>
      <w:bookmarkEnd w:id="857"/>
      <w:bookmarkEnd w:id="858"/>
      <w:bookmarkEnd w:id="859"/>
      <w:bookmarkEnd w:id="860"/>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r w:rsidRPr="00D822A3">
        <w:rPr>
          <w:rStyle w:val="CodeInText0"/>
          <w:lang w:val="en-GB"/>
        </w:rPr>
        <w:t>memset</w:t>
      </w:r>
      <w:r w:rsidRPr="00D822A3">
        <w:rPr>
          <w:lang w:val="en-GB"/>
        </w:rPr>
        <w:t xml:space="preserve"> sets each byte of a memory block to a given value; </w:t>
      </w:r>
      <w:r w:rsidRPr="00D822A3">
        <w:rPr>
          <w:rStyle w:val="CodeInText0"/>
          <w:lang w:val="en-GB"/>
        </w:rPr>
        <w:t>memcmp</w:t>
      </w:r>
      <w:r w:rsidRPr="00D822A3">
        <w:rPr>
          <w:lang w:val="en-GB"/>
        </w:rPr>
        <w:t xml:space="preserve"> compares the memory blocks; </w:t>
      </w:r>
      <w:r w:rsidRPr="00D822A3">
        <w:rPr>
          <w:rStyle w:val="CodeInText0"/>
          <w:lang w:val="en-GB"/>
        </w:rPr>
        <w:t>memcpy</w:t>
      </w:r>
      <w:r w:rsidRPr="00D822A3">
        <w:rPr>
          <w:lang w:val="en-GB"/>
        </w:rPr>
        <w:t xml:space="preserve"> and </w:t>
      </w:r>
      <w:r w:rsidRPr="00D822A3">
        <w:rPr>
          <w:rStyle w:val="CodeInText0"/>
          <w:lang w:val="en-GB"/>
        </w:rPr>
        <w:t>memmove</w:t>
      </w:r>
      <w:r w:rsidRPr="00D822A3">
        <w:rPr>
          <w:lang w:val="en-GB"/>
        </w:rPr>
        <w:t xml:space="preserve"> copies a memory block. The difference between them is that </w:t>
      </w:r>
      <w:r w:rsidRPr="00D822A3">
        <w:rPr>
          <w:rStyle w:val="CodeInText0"/>
          <w:lang w:val="en-GB"/>
        </w:rPr>
        <w:t>memcpy</w:t>
      </w:r>
      <w:r w:rsidRPr="00D822A3">
        <w:rPr>
          <w:lang w:val="en-GB"/>
        </w:rPr>
        <w:t xml:space="preserve"> copies the bytes of the block directly when </w:t>
      </w:r>
      <w:r w:rsidRPr="00D822A3">
        <w:rPr>
          <w:rStyle w:val="CodeInText0"/>
          <w:lang w:val="en-GB"/>
        </w:rPr>
        <w:t>memmove</w:t>
      </w:r>
      <w:r w:rsidRPr="00D822A3">
        <w:rPr>
          <w:lang w:val="en-GB"/>
        </w:rPr>
        <w:t xml:space="preserve"> uses a buffer, which gives that </w:t>
      </w:r>
      <w:r w:rsidRPr="00D822A3">
        <w:rPr>
          <w:rStyle w:val="CodeInText0"/>
          <w:lang w:val="en-GB"/>
        </w:rPr>
        <w:t>memcpy</w:t>
      </w:r>
      <w:r w:rsidRPr="00D822A3">
        <w:rPr>
          <w:lang w:val="en-GB"/>
        </w:rPr>
        <w:t xml:space="preserve"> is faster and </w:t>
      </w:r>
      <w:r w:rsidRPr="00D822A3">
        <w:rPr>
          <w:rStyle w:val="CodeInText0"/>
          <w:lang w:val="en-GB"/>
        </w:rPr>
        <w:t>memmove</w:t>
      </w:r>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These functions work similar to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61"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62"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63" w:name="_Toc323656737"/>
      <w:bookmarkStart w:id="864" w:name="_Toc324085475"/>
      <w:bookmarkStart w:id="865" w:name="_Toc383781127"/>
      <w:bookmarkStart w:id="866" w:name="_Toc54120094"/>
      <w:r w:rsidRPr="00D822A3">
        <w:rPr>
          <w:lang w:val="en-GB"/>
        </w:rPr>
        <w:t>Mathematical Functions</w:t>
      </w:r>
      <w:bookmarkEnd w:id="863"/>
      <w:bookmarkEnd w:id="864"/>
      <w:bookmarkEnd w:id="865"/>
      <w:bookmarkEnd w:id="866"/>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r w:rsidRPr="00D822A3">
        <w:rPr>
          <w:rStyle w:val="CodeInText0"/>
          <w:lang w:val="en-GB"/>
        </w:rPr>
        <w:t>acos</w:t>
      </w:r>
      <w:r w:rsidRPr="00D822A3">
        <w:rPr>
          <w:lang w:val="en-GB"/>
        </w:rPr>
        <w:t xml:space="preserve">, </w:t>
      </w:r>
      <w:r w:rsidRPr="00D822A3">
        <w:rPr>
          <w:rStyle w:val="CodeInText0"/>
          <w:lang w:val="en-GB"/>
        </w:rPr>
        <w:t>asin</w:t>
      </w:r>
      <w:r w:rsidRPr="00D822A3">
        <w:rPr>
          <w:lang w:val="en-GB"/>
        </w:rPr>
        <w:t xml:space="preserve">, and </w:t>
      </w:r>
      <w:r w:rsidRPr="00D822A3">
        <w:rPr>
          <w:rStyle w:val="CodeInText0"/>
          <w:lang w:val="en-GB"/>
        </w:rPr>
        <w:t>atan</w:t>
      </w:r>
      <w:r w:rsidRPr="00D822A3">
        <w:rPr>
          <w:lang w:val="en-GB"/>
        </w:rPr>
        <w:t xml:space="preserve">, and </w:t>
      </w:r>
      <w:r w:rsidRPr="00D822A3">
        <w:rPr>
          <w:rStyle w:val="CodeInText0"/>
          <w:lang w:val="en-GB"/>
        </w:rPr>
        <w:t>atan2</w:t>
      </w:r>
      <w:r w:rsidRPr="00D822A3">
        <w:rPr>
          <w:lang w:val="en-GB"/>
        </w:rPr>
        <w:t xml:space="preserve">; the hyperbolic functions </w:t>
      </w:r>
      <w:r w:rsidRPr="00D822A3">
        <w:rPr>
          <w:rStyle w:val="CodeInText0"/>
          <w:lang w:val="en-GB"/>
        </w:rPr>
        <w:t>cosh</w:t>
      </w:r>
      <w:r w:rsidRPr="00D822A3">
        <w:rPr>
          <w:lang w:val="en-GB"/>
        </w:rPr>
        <w:t xml:space="preserve">, </w:t>
      </w:r>
      <w:r w:rsidRPr="00D822A3">
        <w:rPr>
          <w:rStyle w:val="CodeInText0"/>
          <w:lang w:val="en-GB"/>
        </w:rPr>
        <w:t>sinh</w:t>
      </w:r>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r w:rsidRPr="00D822A3">
        <w:rPr>
          <w:rStyle w:val="CodeInText0"/>
          <w:lang w:val="en-GB"/>
        </w:rPr>
        <w:t>log10</w:t>
      </w:r>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takes and returns a double value (except </w:t>
      </w:r>
      <w:r w:rsidRPr="00D822A3">
        <w:rPr>
          <w:rStyle w:val="CodeInText0"/>
          <w:lang w:val="en-GB"/>
        </w:rPr>
        <w:t>atan2</w:t>
      </w:r>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67" w:name="_Toc320485615"/>
      <w:bookmarkStart w:id="868" w:name="_Toc323656738"/>
      <w:bookmarkStart w:id="869" w:name="_Toc324085476"/>
      <w:bookmarkStart w:id="870" w:name="_Toc383781128"/>
      <w:bookmarkStart w:id="871" w:name="_Toc54120095"/>
      <w:r w:rsidRPr="00D822A3">
        <w:rPr>
          <w:lang w:val="en-GB"/>
        </w:rPr>
        <w:t>Long Jumps</w:t>
      </w:r>
      <w:bookmarkEnd w:id="867"/>
      <w:bookmarkEnd w:id="868"/>
      <w:bookmarkEnd w:id="869"/>
      <w:bookmarkEnd w:id="870"/>
      <w:bookmarkEnd w:id="871"/>
    </w:p>
    <w:p w14:paraId="2F4CF170" w14:textId="77777777" w:rsidR="00E80032" w:rsidRPr="00D822A3" w:rsidRDefault="00E80032" w:rsidP="00E80032">
      <w:pPr>
        <w:rPr>
          <w:lang w:val="en-GB" w:eastAsia="sv-SE"/>
        </w:rPr>
      </w:pPr>
      <w:r w:rsidRPr="00D822A3">
        <w:rPr>
          <w:lang w:val="en-GB" w:eastAsia="sv-SE"/>
        </w:rPr>
        <w:t xml:space="preserve">Regular jumps with </w:t>
      </w:r>
      <w:r w:rsidRPr="00D822A3">
        <w:rPr>
          <w:rStyle w:val="CodeInText0"/>
          <w:lang w:val="en-GB"/>
        </w:rPr>
        <w:t>goto</w:t>
      </w:r>
      <w:r w:rsidRPr="00D822A3">
        <w:rPr>
          <w:lang w:val="en-GB" w:eastAsia="sv-SE"/>
        </w:rPr>
        <w:t xml:space="preserve"> can only occur in the same function body; long jumps with the standard function </w:t>
      </w:r>
      <w:r w:rsidRPr="00D822A3">
        <w:rPr>
          <w:rStyle w:val="CodeInText0"/>
          <w:lang w:val="en-GB"/>
        </w:rPr>
        <w:t>setjmp</w:t>
      </w:r>
      <w:r w:rsidRPr="00D822A3">
        <w:rPr>
          <w:lang w:val="en-GB" w:eastAsia="sv-SE"/>
        </w:rPr>
        <w:t xml:space="preserve"> and </w:t>
      </w:r>
      <w:r w:rsidRPr="00D822A3">
        <w:rPr>
          <w:rStyle w:val="CodeInText0"/>
          <w:lang w:val="en-GB"/>
        </w:rPr>
        <w:t>longjump</w:t>
      </w:r>
      <w:r w:rsidRPr="00D822A3">
        <w:rPr>
          <w:lang w:val="en-GB" w:eastAsia="sv-SE"/>
        </w:rPr>
        <w:t xml:space="preserve"> can, on the other hand, occur throw call sequences; </w:t>
      </w:r>
      <w:r w:rsidRPr="00D822A3">
        <w:rPr>
          <w:rStyle w:val="CodeInText0"/>
          <w:lang w:val="en-GB"/>
        </w:rPr>
        <w:t>setjmp</w:t>
      </w:r>
      <w:r w:rsidRPr="00D822A3">
        <w:rPr>
          <w:lang w:val="en-GB" w:eastAsia="sv-SE"/>
        </w:rPr>
        <w:t xml:space="preserve"> saves the state of the program execution and </w:t>
      </w:r>
      <w:r w:rsidRPr="00D822A3">
        <w:rPr>
          <w:rStyle w:val="CodeInText0"/>
          <w:lang w:val="en-GB"/>
        </w:rPr>
        <w:t>longjmp</w:t>
      </w:r>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t xml:space="preserve">In the program below, the user inputs a number, if it does not equal zero its inverse is return. If the number does equal zero, a long jump occurs. The call to </w:t>
      </w:r>
      <w:r w:rsidRPr="00D822A3">
        <w:rPr>
          <w:rStyle w:val="CodeInText0"/>
          <w:lang w:val="en-GB"/>
        </w:rPr>
        <w:t>setjump</w:t>
      </w:r>
      <w:r w:rsidRPr="00D822A3">
        <w:rPr>
          <w:lang w:val="en-GB" w:eastAsia="sv-SE"/>
        </w:rPr>
        <w:t xml:space="preserve"> returns zero when the jump is set and a non-zero value when a long jump occurs</w:t>
      </w:r>
      <w:r w:rsidRPr="00D822A3">
        <w:rPr>
          <w:rStyle w:val="Fotnotsreferens"/>
          <w:lang w:val="en-GB"/>
        </w:rPr>
        <w:footnoteReference w:id="27"/>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432C5AFA" w:rsidR="00E80032" w:rsidRPr="00D822A3" w:rsidRDefault="00E80032" w:rsidP="00E80032">
      <w:pPr>
        <w:pStyle w:val="Code"/>
        <w:rPr>
          <w:lang w:val="en-GB"/>
        </w:rPr>
      </w:pPr>
      <w:r w:rsidRPr="00D822A3">
        <w:rPr>
          <w:lang w:val="en-GB"/>
        </w:rPr>
        <w:t xml:space="preserve">#include </w:t>
      </w:r>
      <w:r w:rsidR="00EF337F" w:rsidRPr="00D822A3">
        <w:rPr>
          <w:lang w:val="en-GB"/>
        </w:rPr>
        <w:t>&lt;setjmp.h&gt;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72" w:name="_Toc323656739"/>
      <w:bookmarkStart w:id="873" w:name="_Toc324085477"/>
      <w:bookmarkStart w:id="874" w:name="_Toc383781129"/>
      <w:bookmarkStart w:id="875" w:name="_Toc54120096"/>
      <w:r w:rsidRPr="00D822A3">
        <w:rPr>
          <w:lang w:val="en-GB"/>
        </w:rPr>
        <w:t>Time</w:t>
      </w:r>
      <w:bookmarkEnd w:id="872"/>
      <w:bookmarkEnd w:id="873"/>
      <w:bookmarkEnd w:id="874"/>
      <w:bookmarkEnd w:id="875"/>
    </w:p>
    <w:p w14:paraId="3ADE0528" w14:textId="743DEB39"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r w:rsidRPr="00D822A3">
        <w:rPr>
          <w:rStyle w:val="CodeInText0"/>
          <w:lang w:val="en-GB"/>
        </w:rPr>
        <w:t>localtime</w:t>
      </w:r>
      <w:r w:rsidRPr="00D822A3">
        <w:rPr>
          <w:lang w:val="en-GB"/>
        </w:rPr>
        <w:t xml:space="preserve"> function. If we call instead call </w:t>
      </w:r>
      <w:r w:rsidRPr="00D822A3">
        <w:rPr>
          <w:rStyle w:val="CodeInText0"/>
          <w:lang w:val="en-GB"/>
        </w:rPr>
        <w:t>gmtime</w:t>
      </w:r>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r w:rsidRPr="00D822A3">
        <w:rPr>
          <w:rStyle w:val="CodeInText0"/>
          <w:lang w:val="en-GB"/>
        </w:rPr>
        <w:t>tm_year</w:t>
      </w:r>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76" w:author="Stefan Björnander" w:date="2012-05-06T21:51:00Z">
            <w:rPr>
              <w:color w:val="A31515"/>
            </w:rPr>
          </w:rPrChange>
        </w:rPr>
        <w:t>"Feb"</w:t>
      </w:r>
      <w:r w:rsidRPr="00D822A3">
        <w:rPr>
          <w:lang w:val="en-GB"/>
        </w:rPr>
        <w:t xml:space="preserve">, </w:t>
      </w:r>
      <w:r w:rsidRPr="00D822A3">
        <w:rPr>
          <w:color w:val="000000" w:themeColor="text1"/>
          <w:lang w:val="en-GB"/>
          <w:rPrChange w:id="877" w:author="Stefan Björnander" w:date="2012-05-06T21:51:00Z">
            <w:rPr>
              <w:color w:val="A31515"/>
            </w:rPr>
          </w:rPrChange>
        </w:rPr>
        <w:t>"Mar"</w:t>
      </w:r>
      <w:r w:rsidRPr="00D822A3">
        <w:rPr>
          <w:lang w:val="en-GB"/>
        </w:rPr>
        <w:t xml:space="preserve">, </w:t>
      </w:r>
      <w:r w:rsidRPr="00D822A3">
        <w:rPr>
          <w:color w:val="000000" w:themeColor="text1"/>
          <w:lang w:val="en-GB"/>
          <w:rPrChange w:id="878"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9" w:author="Stefan Björnander" w:date="2012-05-06T21:51:00Z">
            <w:rPr>
              <w:color w:val="A31515"/>
            </w:rPr>
          </w:rPrChange>
        </w:rPr>
        <w:t>"Jun"</w:t>
      </w:r>
      <w:r w:rsidRPr="00D822A3">
        <w:rPr>
          <w:lang w:val="en-GB"/>
        </w:rPr>
        <w:t xml:space="preserve">, </w:t>
      </w:r>
      <w:r w:rsidRPr="00D822A3">
        <w:rPr>
          <w:color w:val="000000" w:themeColor="text1"/>
          <w:lang w:val="en-GB"/>
          <w:rPrChange w:id="880" w:author="Stefan Björnander" w:date="2012-05-06T21:51:00Z">
            <w:rPr>
              <w:color w:val="A31515"/>
            </w:rPr>
          </w:rPrChange>
        </w:rPr>
        <w:t>"Jul"</w:t>
      </w:r>
      <w:r w:rsidRPr="00D822A3">
        <w:rPr>
          <w:lang w:val="en-GB"/>
        </w:rPr>
        <w:t xml:space="preserve">, </w:t>
      </w:r>
      <w:r w:rsidRPr="00D822A3">
        <w:rPr>
          <w:color w:val="000000" w:themeColor="text1"/>
          <w:lang w:val="en-GB"/>
          <w:rPrChange w:id="881"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82" w:author="Stefan Björnander" w:date="2012-05-06T21:51:00Z">
            <w:rPr>
              <w:color w:val="A31515"/>
            </w:rPr>
          </w:rPrChange>
        </w:rPr>
        <w:t>"Oct"</w:t>
      </w:r>
      <w:r w:rsidRPr="00D822A3">
        <w:rPr>
          <w:lang w:val="en-GB"/>
        </w:rPr>
        <w:t xml:space="preserve">, </w:t>
      </w:r>
      <w:r w:rsidRPr="00D822A3">
        <w:rPr>
          <w:color w:val="000000" w:themeColor="text1"/>
          <w:lang w:val="en-GB"/>
          <w:rPrChange w:id="883" w:author="Stefan Björnander" w:date="2012-05-06T21:51:00Z">
            <w:rPr>
              <w:color w:val="A31515"/>
            </w:rPr>
          </w:rPrChange>
        </w:rPr>
        <w:t>"Nov"</w:t>
      </w:r>
      <w:r w:rsidRPr="00D822A3">
        <w:rPr>
          <w:lang w:val="en-GB"/>
        </w:rPr>
        <w:t>,</w:t>
      </w:r>
      <w:r w:rsidRPr="00D822A3">
        <w:rPr>
          <w:color w:val="000000" w:themeColor="text1"/>
          <w:lang w:val="en-GB"/>
          <w:rPrChange w:id="884"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85" w:author="Stefan Björnander" w:date="2012-05-06T21:51:00Z">
            <w:rPr>
              <w:color w:val="A31515"/>
            </w:rPr>
          </w:rPrChange>
        </w:rPr>
        <w:t>"Mon"</w:t>
      </w:r>
      <w:r w:rsidRPr="00D822A3">
        <w:rPr>
          <w:lang w:val="en-GB"/>
        </w:rPr>
        <w:t xml:space="preserve">, </w:t>
      </w:r>
      <w:r w:rsidRPr="00D822A3">
        <w:rPr>
          <w:color w:val="000000" w:themeColor="text1"/>
          <w:lang w:val="en-GB"/>
          <w:rPrChange w:id="886" w:author="Stefan Björnander" w:date="2012-05-06T21:51:00Z">
            <w:rPr>
              <w:color w:val="A31515"/>
            </w:rPr>
          </w:rPrChange>
        </w:rPr>
        <w:t>"Tue"</w:t>
      </w:r>
      <w:r w:rsidRPr="00D822A3">
        <w:rPr>
          <w:lang w:val="en-GB"/>
        </w:rPr>
        <w:t xml:space="preserve">, </w:t>
      </w:r>
      <w:r w:rsidRPr="00D822A3">
        <w:rPr>
          <w:color w:val="000000" w:themeColor="text1"/>
          <w:lang w:val="en-GB"/>
          <w:rPrChange w:id="887"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8" w:author="Stefan Björnander" w:date="2012-05-06T21:51:00Z">
            <w:rPr>
              <w:color w:val="A31515"/>
            </w:rPr>
          </w:rPrChange>
        </w:rPr>
        <w:t>"Fri"</w:t>
      </w:r>
      <w:r w:rsidRPr="00D822A3">
        <w:rPr>
          <w:lang w:val="en-GB"/>
        </w:rPr>
        <w:t xml:space="preserve">, </w:t>
      </w:r>
      <w:r w:rsidRPr="00D822A3">
        <w:rPr>
          <w:color w:val="000000" w:themeColor="text1"/>
          <w:lang w:val="en-GB"/>
          <w:rPrChange w:id="889"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90"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91"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92"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93" w:name="_Toc323656740"/>
      <w:bookmarkStart w:id="894" w:name="_Toc324085478"/>
      <w:bookmarkStart w:id="895" w:name="_Toc383781130"/>
      <w:bookmarkStart w:id="896" w:name="_Toc54120097"/>
      <w:r w:rsidRPr="00D822A3">
        <w:rPr>
          <w:lang w:val="en-GB"/>
        </w:rPr>
        <w:t>Random Numbers</w:t>
      </w:r>
      <w:bookmarkEnd w:id="893"/>
      <w:bookmarkEnd w:id="894"/>
      <w:bookmarkEnd w:id="895"/>
      <w:bookmarkEnd w:id="896"/>
    </w:p>
    <w:p w14:paraId="113C753A" w14:textId="0675EE8F"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sequence we need to sow a random seed with the </w:t>
      </w:r>
      <w:r w:rsidRPr="00D822A3">
        <w:rPr>
          <w:rStyle w:val="CodeInText0"/>
          <w:lang w:val="en-GB"/>
        </w:rPr>
        <w:t>srand</w:t>
      </w:r>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r w:rsidRPr="00D822A3">
          <w:rPr>
            <w:rStyle w:val="CodeInText0"/>
            <w:lang w:val="en-GB"/>
          </w:rPr>
          <w:t>RAND_MAX</w:t>
        </w:r>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97"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8"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9"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900" w:name="_Toc323656741"/>
      <w:bookmarkStart w:id="901" w:name="_Toc324085479"/>
      <w:bookmarkStart w:id="902" w:name="_Toc383781131"/>
      <w:bookmarkStart w:id="903" w:name="_Toc54120098"/>
      <w:r w:rsidRPr="00D822A3">
        <w:rPr>
          <w:lang w:val="en-GB"/>
        </w:rPr>
        <w:t>Limits of Integral and Floating Types</w:t>
      </w:r>
      <w:bookmarkEnd w:id="900"/>
      <w:bookmarkEnd w:id="901"/>
      <w:bookmarkEnd w:id="902"/>
      <w:bookmarkEnd w:id="903"/>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904" w:name="_Toc323656742"/>
      <w:bookmarkStart w:id="905" w:name="_Toc324085480"/>
      <w:bookmarkStart w:id="906" w:name="_Toc383781132"/>
      <w:bookmarkStart w:id="907" w:name="_Toc54120099"/>
      <w:r w:rsidRPr="00D822A3">
        <w:rPr>
          <w:lang w:val="en-GB"/>
        </w:rPr>
        <w:t>Character Functions</w:t>
      </w:r>
      <w:bookmarkEnd w:id="904"/>
      <w:bookmarkEnd w:id="905"/>
      <w:bookmarkEnd w:id="906"/>
      <w:bookmarkEnd w:id="907"/>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8"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r w:rsidRPr="00D822A3">
              <w:rPr>
                <w:b/>
                <w:sz w:val="21"/>
                <w:szCs w:val="21"/>
                <w:lang w:val="en-GB"/>
              </w:rPr>
              <w:t>isalpha</w:t>
            </w:r>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r w:rsidRPr="00D822A3">
              <w:rPr>
                <w:b/>
                <w:sz w:val="21"/>
                <w:szCs w:val="21"/>
                <w:lang w:val="en-GB"/>
              </w:rPr>
              <w:t>islower</w:t>
            </w:r>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r w:rsidRPr="00D822A3">
              <w:rPr>
                <w:b/>
                <w:sz w:val="21"/>
                <w:szCs w:val="21"/>
                <w:lang w:val="en-GB"/>
              </w:rPr>
              <w:t>isupper</w:t>
            </w:r>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r w:rsidRPr="00D822A3">
              <w:rPr>
                <w:b/>
                <w:sz w:val="21"/>
                <w:szCs w:val="21"/>
                <w:lang w:val="en-GB"/>
              </w:rPr>
              <w:t>isdigit</w:t>
            </w:r>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r w:rsidRPr="00D822A3">
              <w:rPr>
                <w:b/>
                <w:sz w:val="21"/>
                <w:szCs w:val="21"/>
                <w:lang w:val="en-GB"/>
              </w:rPr>
              <w:t>Isxdigit</w:t>
            </w:r>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9"/>
            <w:commentRangeStart w:id="910"/>
            <w:r w:rsidRPr="00D822A3">
              <w:rPr>
                <w:b/>
                <w:sz w:val="21"/>
                <w:szCs w:val="21"/>
                <w:lang w:val="en-GB"/>
              </w:rPr>
              <w:t>Isalnum</w:t>
            </w:r>
            <w:commentRangeEnd w:id="909"/>
            <w:r w:rsidR="00166455" w:rsidRPr="00D822A3">
              <w:rPr>
                <w:rStyle w:val="Kommentarsreferens"/>
                <w:rFonts w:eastAsia="Times New Roman" w:cs="Times New Roman"/>
                <w:lang w:val="en-GB"/>
              </w:rPr>
              <w:commentReference w:id="909"/>
            </w:r>
            <w:commentRangeEnd w:id="910"/>
            <w:r w:rsidR="00166455" w:rsidRPr="00D822A3">
              <w:rPr>
                <w:rStyle w:val="Kommentarsreferens"/>
                <w:rFonts w:eastAsia="Times New Roman" w:cs="Times New Roman"/>
                <w:lang w:val="en-GB"/>
              </w:rPr>
              <w:commentReference w:id="910"/>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r w:rsidRPr="00D822A3">
              <w:rPr>
                <w:b/>
                <w:sz w:val="21"/>
                <w:szCs w:val="21"/>
                <w:lang w:val="en-GB"/>
              </w:rPr>
              <w:t>Isspace</w:t>
            </w:r>
          </w:p>
        </w:tc>
        <w:tc>
          <w:tcPr>
            <w:tcW w:w="7904" w:type="dxa"/>
          </w:tcPr>
          <w:p w14:paraId="7A1BA1D2" w14:textId="77777777" w:rsidR="00E80032" w:rsidRPr="00D822A3" w:rsidRDefault="00E80032" w:rsidP="000803FF">
            <w:pPr>
              <w:rPr>
                <w:lang w:val="en-GB"/>
              </w:rPr>
            </w:pPr>
            <w:r w:rsidRPr="00D822A3">
              <w:rPr>
                <w:lang w:val="en-GB"/>
              </w:rPr>
              <w:t>White-space character: space (0x20), horizontal tab (0x09), vertical tab (0x0B), new-line (0x0A), form-feed (0x0D), or carriage return (0x0C).</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r w:rsidRPr="00D822A3">
              <w:rPr>
                <w:b/>
                <w:sz w:val="21"/>
                <w:szCs w:val="21"/>
                <w:lang w:val="en-GB"/>
              </w:rPr>
              <w:t>Iscntrl</w:t>
            </w:r>
          </w:p>
        </w:tc>
        <w:tc>
          <w:tcPr>
            <w:tcW w:w="7904" w:type="dxa"/>
          </w:tcPr>
          <w:p w14:paraId="1E4A5FAF" w14:textId="77777777" w:rsidR="00E80032" w:rsidRPr="00D822A3" w:rsidRDefault="00E80032" w:rsidP="000803FF">
            <w:pPr>
              <w:rPr>
                <w:lang w:val="en-GB"/>
              </w:rPr>
            </w:pPr>
            <w:r w:rsidRPr="00D822A3">
              <w:rPr>
                <w:lang w:val="en-GB"/>
              </w:rPr>
              <w:t>Control character: characters with ASCII codes 0x00 to 0x0F, inclusive, and delete (0x1F).</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r w:rsidRPr="00D822A3">
              <w:rPr>
                <w:b/>
                <w:sz w:val="21"/>
                <w:szCs w:val="21"/>
                <w:lang w:val="en-GB"/>
              </w:rPr>
              <w:t>Isprint</w:t>
            </w:r>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r w:rsidRPr="00D822A3">
              <w:rPr>
                <w:b/>
                <w:sz w:val="21"/>
                <w:szCs w:val="21"/>
                <w:lang w:val="en-GB"/>
              </w:rPr>
              <w:t>Isgraph</w:t>
            </w:r>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r w:rsidRPr="00D822A3">
              <w:rPr>
                <w:b/>
                <w:sz w:val="21"/>
                <w:szCs w:val="21"/>
                <w:lang w:val="en-GB"/>
              </w:rPr>
              <w:t>ispunct</w:t>
            </w:r>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tolower</w:t>
      </w:r>
      <w:r w:rsidRPr="00D822A3">
        <w:rPr>
          <w:lang w:val="en-GB"/>
        </w:rPr>
        <w:t xml:space="preserve"> and </w:t>
      </w:r>
      <w:r w:rsidRPr="00D822A3">
        <w:rPr>
          <w:rStyle w:val="CodeInText0"/>
          <w:lang w:val="en-GB"/>
        </w:rPr>
        <w:t>toupper</w:t>
      </w:r>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11" w:name="_Toc323656743"/>
      <w:bookmarkStart w:id="912" w:name="_Toc324085481"/>
      <w:bookmarkStart w:id="913" w:name="_Toc383781133"/>
      <w:bookmarkStart w:id="914" w:name="_Toc54120100"/>
      <w:r w:rsidRPr="00D822A3">
        <w:rPr>
          <w:lang w:val="en-GB"/>
        </w:rPr>
        <w:t>Further Reading</w:t>
      </w:r>
      <w:bookmarkEnd w:id="798"/>
      <w:bookmarkEnd w:id="911"/>
      <w:bookmarkEnd w:id="912"/>
      <w:bookmarkEnd w:id="913"/>
      <w:bookmarkEnd w:id="914"/>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way, and holds an appendix about the ANSI C standard.</w:t>
      </w:r>
    </w:p>
    <w:p w14:paraId="7C584EEC" w14:textId="3D01BEE8"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r w:rsidRPr="00D822A3">
          <w:rPr>
            <w:lang w:val="en-GB"/>
          </w:rPr>
          <w:t>Deitel</w:t>
        </w:r>
      </w:hyperlink>
      <w:r w:rsidRPr="00D822A3">
        <w:rPr>
          <w:lang w:val="en-GB"/>
        </w:rPr>
        <w:t xml:space="preserve"> (6th Edition, Prentice Hall, 2009), which which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(3th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15" w:name="_Toc54120101"/>
      <w:r w:rsidRPr="00D822A3">
        <w:rPr>
          <w:lang w:val="en-GB"/>
        </w:rPr>
        <w:t>Foreword</w:t>
      </w:r>
      <w:bookmarkEnd w:id="915"/>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xml:space="preserve">; that is, the least meaningful parts of the source code. For instance, the characters ‘i' and ‘f’ is put together into the keyword </w:t>
      </w:r>
      <w:r w:rsidRPr="00D822A3">
        <w:rPr>
          <w:b/>
          <w:lang w:val="en-GB"/>
        </w:rPr>
        <w:t>if</w:t>
      </w:r>
      <w:r w:rsidRPr="00D822A3">
        <w:rPr>
          <w:lang w:val="en-GB"/>
        </w:rPr>
        <w:t xml:space="preserve">, and the characters ‘!’ and ‘=’ is put together into the operator </w:t>
      </w:r>
      <w:r w:rsidRPr="00D822A3">
        <w:rPr>
          <w:b/>
          <w:lang w:val="en-GB"/>
        </w:rPr>
        <w:t>not_equal</w:t>
      </w:r>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actually generate target code for two formats: Intel x86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When the target code has been generated, the registers need to be allocated. We use a graph coloring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When each source file has been completely compiled, they need to be linked together into a executable file format.</w:t>
      </w:r>
    </w:p>
    <w:p w14:paraId="5D3CA9C1" w14:textId="77777777" w:rsidR="00F03D06" w:rsidRPr="00D822A3" w:rsidRDefault="00F03D06" w:rsidP="00F03D06">
      <w:pPr>
        <w:rPr>
          <w:b/>
          <w:lang w:val="en-GB"/>
        </w:rPr>
      </w:pPr>
      <w:r w:rsidRPr="00D822A3">
        <w:rPr>
          <w:b/>
          <w:lang w:val="en-GB"/>
        </w:rPr>
        <w:t>The Preprocessor</w:t>
      </w:r>
    </w:p>
    <w:p w14:paraId="7B492FE5" w14:textId="77777777" w:rsidR="00F03D06" w:rsidRPr="00D822A3" w:rsidRDefault="00F03D06" w:rsidP="00F03D06">
      <w:pPr>
        <w:rPr>
          <w:lang w:val="en-GB"/>
        </w:rPr>
      </w:pPr>
      <w:r w:rsidRPr="00D822A3">
        <w:rPr>
          <w:lang w:val="en-GB"/>
        </w:rPr>
        <w:t>The C programming language comes with a preprocessor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preprocessor,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JLex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Alfred V. Aho, Lam, Monica S. Lam, Ravi Sethi,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Keith Cooper, Linda Torczon.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Charles N. Fischer, Ron K. Cytron,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Christopher W. Fraser, David R. Hanson. A Retargetable C Compiler :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Steven S. Muchnick.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 Introduction. Introduces the compiler phases described in the following chapters by demonstrating a compiler for a small toy language generating MIPS-code executable in the SPIM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E41D6D" w:rsidRDefault="00E41D6D" w:rsidP="005F7461">
                              <w:pPr>
                                <w:spacing w:before="60" w:after="0"/>
                                <w:jc w:val="center"/>
                                <w:rPr>
                                  <w:lang w:val="sv-SE"/>
                                </w:rPr>
                              </w:pPr>
                              <w:r>
                                <w:rPr>
                                  <w:lang w:val="sv-SE"/>
                                </w:rPr>
                                <w:t>Preprocessor</w:t>
                              </w:r>
                            </w:p>
                            <w:p w14:paraId="04F32221" w14:textId="77777777" w:rsidR="00E41D6D" w:rsidRPr="00C7380D" w:rsidRDefault="00E41D6D"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E41D6D" w:rsidRPr="008541FD" w:rsidRDefault="00E41D6D" w:rsidP="005F7461">
                              <w:pPr>
                                <w:spacing w:before="60" w:after="0"/>
                                <w:jc w:val="center"/>
                              </w:pPr>
                              <w:r w:rsidRPr="008541FD">
                                <w:t>Source</w:t>
                              </w:r>
                              <w:r>
                                <w:t xml:space="preserve"> </w:t>
                              </w:r>
                              <w:r w:rsidRPr="008541FD">
                                <w:t>Code</w:t>
                              </w:r>
                            </w:p>
                            <w:p w14:paraId="4FCEAC5C" w14:textId="77777777" w:rsidR="00E41D6D" w:rsidRDefault="00E41D6D"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E41D6D" w:rsidRDefault="00E41D6D"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E41D6D" w:rsidRDefault="00E41D6D" w:rsidP="005F7461">
                              <w:pPr>
                                <w:pStyle w:val="Normalwebb"/>
                                <w:spacing w:before="60" w:line="256" w:lineRule="auto"/>
                                <w:jc w:val="center"/>
                              </w:pPr>
                              <w:r>
                                <w:rPr>
                                  <w:rFonts w:eastAsia="Calibri"/>
                                  <w:sz w:val="22"/>
                                  <w:szCs w:val="22"/>
                                  <w:lang w:val="en-US"/>
                                </w:rPr>
                                <w:t>Processed Code</w:t>
                              </w:r>
                            </w:p>
                            <w:p w14:paraId="14142DBC" w14:textId="77777777" w:rsidR="00E41D6D" w:rsidRDefault="00E41D6D"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E41D6D" w:rsidRDefault="00E41D6D"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E41D6D" w:rsidRDefault="00E41D6D" w:rsidP="005F7461">
                              <w:pPr>
                                <w:pStyle w:val="Normalwebb"/>
                                <w:spacing w:before="60" w:line="254" w:lineRule="auto"/>
                                <w:jc w:val="center"/>
                              </w:pPr>
                              <w:r>
                                <w:rPr>
                                  <w:rFonts w:eastAsia="Calibri"/>
                                  <w:sz w:val="22"/>
                                  <w:szCs w:val="22"/>
                                  <w:lang w:val="en-US"/>
                                </w:rPr>
                                <w:t>Syntax Tree</w:t>
                              </w:r>
                            </w:p>
                            <w:p w14:paraId="070DB26E" w14:textId="77777777" w:rsidR="00E41D6D" w:rsidRDefault="00E41D6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E41D6D" w:rsidRDefault="00E41D6D"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E41D6D" w:rsidRDefault="00E41D6D" w:rsidP="005F7461">
                              <w:pPr>
                                <w:pStyle w:val="Normalwebb"/>
                                <w:spacing w:before="60" w:line="252" w:lineRule="auto"/>
                                <w:jc w:val="center"/>
                              </w:pPr>
                              <w:r>
                                <w:rPr>
                                  <w:rFonts w:eastAsia="Calibri"/>
                                  <w:sz w:val="22"/>
                                  <w:szCs w:val="22"/>
                                  <w:lang w:val="en-US"/>
                                </w:rPr>
                                <w:t>Optimized Syntax Tree</w:t>
                              </w:r>
                            </w:p>
                            <w:p w14:paraId="3315953C" w14:textId="77777777" w:rsidR="00E41D6D" w:rsidRDefault="00E41D6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E41D6D" w:rsidRDefault="00E41D6D"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E41D6D" w:rsidRDefault="00E41D6D" w:rsidP="005F7461">
                              <w:pPr>
                                <w:pStyle w:val="Normalwebb"/>
                                <w:spacing w:before="60" w:line="252" w:lineRule="auto"/>
                                <w:jc w:val="center"/>
                              </w:pPr>
                              <w:r>
                                <w:rPr>
                                  <w:rFonts w:eastAsia="Calibri"/>
                                  <w:sz w:val="22"/>
                                  <w:szCs w:val="22"/>
                                  <w:lang w:val="en-US"/>
                                </w:rPr>
                                <w:t>Middle Code List</w:t>
                              </w:r>
                            </w:p>
                            <w:p w14:paraId="321C1BE9" w14:textId="77777777" w:rsidR="00E41D6D" w:rsidRDefault="00E41D6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E41D6D" w:rsidRDefault="00E41D6D" w:rsidP="005F7461">
                              <w:pPr>
                                <w:pStyle w:val="Normalwebb"/>
                                <w:spacing w:before="60" w:line="252" w:lineRule="auto"/>
                                <w:jc w:val="center"/>
                              </w:pPr>
                              <w:r>
                                <w:rPr>
                                  <w:rFonts w:eastAsia="Calibri"/>
                                  <w:sz w:val="22"/>
                                  <w:szCs w:val="22"/>
                                  <w:lang w:val="en-US"/>
                                </w:rPr>
                                <w:t>Optimized Middle Code List</w:t>
                              </w:r>
                            </w:p>
                            <w:p w14:paraId="4CF9CB98" w14:textId="77777777" w:rsidR="00E41D6D" w:rsidRDefault="00E41D6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E41D6D" w:rsidRDefault="00E41D6D"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E41D6D" w:rsidRDefault="00E41D6D"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E41D6D" w:rsidRDefault="00E41D6D" w:rsidP="005F7461">
                        <w:pPr>
                          <w:spacing w:before="60" w:after="0"/>
                          <w:jc w:val="center"/>
                          <w:rPr>
                            <w:lang w:val="sv-SE"/>
                          </w:rPr>
                        </w:pPr>
                        <w:r>
                          <w:rPr>
                            <w:lang w:val="sv-SE"/>
                          </w:rPr>
                          <w:t>Preprocessor</w:t>
                        </w:r>
                      </w:p>
                      <w:p w14:paraId="04F32221" w14:textId="77777777" w:rsidR="00E41D6D" w:rsidRPr="00C7380D" w:rsidRDefault="00E41D6D"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E41D6D" w:rsidRPr="008541FD" w:rsidRDefault="00E41D6D" w:rsidP="005F7461">
                        <w:pPr>
                          <w:spacing w:before="60" w:after="0"/>
                          <w:jc w:val="center"/>
                        </w:pPr>
                        <w:r w:rsidRPr="008541FD">
                          <w:t>Source</w:t>
                        </w:r>
                        <w:r>
                          <w:t xml:space="preserve"> </w:t>
                        </w:r>
                        <w:r w:rsidRPr="008541FD">
                          <w:t>Code</w:t>
                        </w:r>
                      </w:p>
                      <w:p w14:paraId="4FCEAC5C" w14:textId="77777777" w:rsidR="00E41D6D" w:rsidRDefault="00E41D6D"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E41D6D" w:rsidRDefault="00E41D6D"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E41D6D" w:rsidRDefault="00E41D6D" w:rsidP="005F7461">
                        <w:pPr>
                          <w:pStyle w:val="Normalwebb"/>
                          <w:spacing w:before="60" w:line="256" w:lineRule="auto"/>
                          <w:jc w:val="center"/>
                        </w:pPr>
                        <w:r>
                          <w:rPr>
                            <w:rFonts w:eastAsia="Calibri"/>
                            <w:sz w:val="22"/>
                            <w:szCs w:val="22"/>
                            <w:lang w:val="en-US"/>
                          </w:rPr>
                          <w:t>Processed Code</w:t>
                        </w:r>
                      </w:p>
                      <w:p w14:paraId="14142DBC" w14:textId="77777777" w:rsidR="00E41D6D" w:rsidRDefault="00E41D6D"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E41D6D" w:rsidRDefault="00E41D6D"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E41D6D" w:rsidRDefault="00E41D6D" w:rsidP="005F7461">
                        <w:pPr>
                          <w:pStyle w:val="Normalwebb"/>
                          <w:spacing w:before="60" w:line="254" w:lineRule="auto"/>
                          <w:jc w:val="center"/>
                        </w:pPr>
                        <w:r>
                          <w:rPr>
                            <w:rFonts w:eastAsia="Calibri"/>
                            <w:sz w:val="22"/>
                            <w:szCs w:val="22"/>
                            <w:lang w:val="en-US"/>
                          </w:rPr>
                          <w:t>Syntax Tree</w:t>
                        </w:r>
                      </w:p>
                      <w:p w14:paraId="070DB26E" w14:textId="77777777" w:rsidR="00E41D6D" w:rsidRDefault="00E41D6D"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E41D6D" w:rsidRDefault="00E41D6D"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E41D6D" w:rsidRDefault="00E41D6D" w:rsidP="005F7461">
                        <w:pPr>
                          <w:pStyle w:val="Normalwebb"/>
                          <w:spacing w:before="60" w:line="252" w:lineRule="auto"/>
                          <w:jc w:val="center"/>
                        </w:pPr>
                        <w:r>
                          <w:rPr>
                            <w:rFonts w:eastAsia="Calibri"/>
                            <w:sz w:val="22"/>
                            <w:szCs w:val="22"/>
                            <w:lang w:val="en-US"/>
                          </w:rPr>
                          <w:t>Optimized Syntax Tree</w:t>
                        </w:r>
                      </w:p>
                      <w:p w14:paraId="3315953C" w14:textId="77777777" w:rsidR="00E41D6D" w:rsidRDefault="00E41D6D"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E41D6D" w:rsidRDefault="00E41D6D"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E41D6D" w:rsidRDefault="00E41D6D" w:rsidP="005F7461">
                        <w:pPr>
                          <w:pStyle w:val="Normalwebb"/>
                          <w:spacing w:before="60" w:line="252" w:lineRule="auto"/>
                          <w:jc w:val="center"/>
                        </w:pPr>
                        <w:r>
                          <w:rPr>
                            <w:rFonts w:eastAsia="Calibri"/>
                            <w:sz w:val="22"/>
                            <w:szCs w:val="22"/>
                            <w:lang w:val="en-US"/>
                          </w:rPr>
                          <w:t>Middle Code List</w:t>
                        </w:r>
                      </w:p>
                      <w:p w14:paraId="321C1BE9" w14:textId="77777777" w:rsidR="00E41D6D" w:rsidRDefault="00E41D6D"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E41D6D" w:rsidRDefault="00E41D6D" w:rsidP="005F7461">
                        <w:pPr>
                          <w:pStyle w:val="Normalwebb"/>
                          <w:spacing w:before="60" w:line="252" w:lineRule="auto"/>
                          <w:jc w:val="center"/>
                        </w:pPr>
                        <w:r>
                          <w:rPr>
                            <w:rFonts w:eastAsia="Calibri"/>
                            <w:sz w:val="22"/>
                            <w:szCs w:val="22"/>
                            <w:lang w:val="en-US"/>
                          </w:rPr>
                          <w:t>Optimized Middle Code List</w:t>
                        </w:r>
                      </w:p>
                      <w:p w14:paraId="4CF9CB98" w14:textId="77777777" w:rsidR="00E41D6D" w:rsidRDefault="00E41D6D"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E41D6D" w:rsidRDefault="00E41D6D"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E41D6D" w:rsidRDefault="00E41D6D"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E41D6D" w:rsidRDefault="00E41D6D" w:rsidP="006F14D0">
                              <w:pPr>
                                <w:spacing w:before="60" w:after="0"/>
                                <w:jc w:val="center"/>
                                <w:rPr>
                                  <w:lang w:val="sv-SE"/>
                                </w:rPr>
                              </w:pPr>
                              <w:r>
                                <w:rPr>
                                  <w:lang w:val="sv-SE"/>
                                </w:rPr>
                                <w:t>Preprocessor</w:t>
                              </w:r>
                            </w:p>
                            <w:p w14:paraId="2CD90E0F" w14:textId="77777777" w:rsidR="00E41D6D" w:rsidRPr="00C7380D" w:rsidRDefault="00E41D6D"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E41D6D" w:rsidRPr="008541FD" w:rsidRDefault="00E41D6D" w:rsidP="006F14D0">
                              <w:pPr>
                                <w:spacing w:before="60" w:after="0"/>
                                <w:jc w:val="center"/>
                              </w:pPr>
                              <w:r w:rsidRPr="008541FD">
                                <w:t>Source</w:t>
                              </w:r>
                              <w:r>
                                <w:t xml:space="preserve"> </w:t>
                              </w:r>
                              <w:r w:rsidRPr="008541FD">
                                <w:t>Code</w:t>
                              </w:r>
                            </w:p>
                            <w:p w14:paraId="1314F231" w14:textId="77777777" w:rsidR="00E41D6D" w:rsidRDefault="00E41D6D"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E41D6D" w:rsidRDefault="00E41D6D"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E41D6D" w:rsidRDefault="00E41D6D" w:rsidP="006F14D0">
                              <w:pPr>
                                <w:pStyle w:val="Normalwebb"/>
                                <w:spacing w:before="60" w:line="256" w:lineRule="auto"/>
                                <w:jc w:val="center"/>
                              </w:pPr>
                              <w:r>
                                <w:rPr>
                                  <w:rFonts w:eastAsia="Calibri"/>
                                  <w:sz w:val="22"/>
                                  <w:szCs w:val="22"/>
                                  <w:lang w:val="en-US"/>
                                </w:rPr>
                                <w:t>Processed Code</w:t>
                              </w:r>
                            </w:p>
                            <w:p w14:paraId="705B7689" w14:textId="77777777" w:rsidR="00E41D6D" w:rsidRDefault="00E41D6D"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E41D6D" w:rsidRDefault="00E41D6D"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E41D6D" w:rsidRDefault="00E41D6D" w:rsidP="006F14D0">
                              <w:pPr>
                                <w:pStyle w:val="Normalwebb"/>
                                <w:spacing w:before="60" w:line="254" w:lineRule="auto"/>
                                <w:jc w:val="center"/>
                              </w:pPr>
                              <w:r>
                                <w:rPr>
                                  <w:rFonts w:eastAsia="Calibri"/>
                                  <w:sz w:val="22"/>
                                  <w:szCs w:val="22"/>
                                  <w:lang w:val="en-US"/>
                                </w:rPr>
                                <w:t>Syntax Tree</w:t>
                              </w:r>
                            </w:p>
                            <w:p w14:paraId="20988EE2" w14:textId="77777777" w:rsidR="00E41D6D" w:rsidRDefault="00E41D6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E41D6D" w:rsidRDefault="00E41D6D"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E41D6D" w:rsidRDefault="00E41D6D" w:rsidP="006F14D0">
                              <w:pPr>
                                <w:pStyle w:val="Normalwebb"/>
                                <w:spacing w:before="60" w:line="252" w:lineRule="auto"/>
                                <w:jc w:val="center"/>
                              </w:pPr>
                              <w:r>
                                <w:rPr>
                                  <w:rFonts w:eastAsia="Calibri"/>
                                  <w:sz w:val="22"/>
                                  <w:szCs w:val="22"/>
                                  <w:lang w:val="en-US"/>
                                </w:rPr>
                                <w:t>Optimized Syntax Tree</w:t>
                              </w:r>
                            </w:p>
                            <w:p w14:paraId="35223DB0" w14:textId="77777777" w:rsidR="00E41D6D" w:rsidRDefault="00E41D6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E41D6D" w:rsidRDefault="00E41D6D"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E41D6D" w:rsidRDefault="00E41D6D" w:rsidP="006F14D0">
                              <w:pPr>
                                <w:pStyle w:val="Normalwebb"/>
                                <w:spacing w:before="60" w:line="252" w:lineRule="auto"/>
                                <w:jc w:val="center"/>
                              </w:pPr>
                              <w:r>
                                <w:rPr>
                                  <w:rFonts w:eastAsia="Calibri"/>
                                  <w:sz w:val="22"/>
                                  <w:szCs w:val="22"/>
                                  <w:lang w:val="en-US"/>
                                </w:rPr>
                                <w:t>Middle Code List</w:t>
                              </w:r>
                            </w:p>
                            <w:p w14:paraId="5410A942" w14:textId="77777777" w:rsidR="00E41D6D" w:rsidRDefault="00E41D6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E41D6D" w:rsidRDefault="00E41D6D" w:rsidP="006F14D0">
                              <w:pPr>
                                <w:pStyle w:val="Normalwebb"/>
                                <w:spacing w:before="60" w:line="252" w:lineRule="auto"/>
                                <w:jc w:val="center"/>
                              </w:pPr>
                              <w:r>
                                <w:rPr>
                                  <w:rFonts w:eastAsia="Calibri"/>
                                  <w:sz w:val="22"/>
                                  <w:szCs w:val="22"/>
                                  <w:lang w:val="en-US"/>
                                </w:rPr>
                                <w:t>Optimized Middle Code List</w:t>
                              </w:r>
                            </w:p>
                            <w:p w14:paraId="36F7A1DE" w14:textId="77777777" w:rsidR="00E41D6D" w:rsidRDefault="00E41D6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E41D6D" w:rsidRDefault="00E41D6D"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E41D6D" w:rsidRDefault="00E41D6D"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E41D6D" w:rsidRDefault="00E41D6D" w:rsidP="006F14D0">
                        <w:pPr>
                          <w:spacing w:before="60" w:after="0"/>
                          <w:jc w:val="center"/>
                          <w:rPr>
                            <w:lang w:val="sv-SE"/>
                          </w:rPr>
                        </w:pPr>
                        <w:r>
                          <w:rPr>
                            <w:lang w:val="sv-SE"/>
                          </w:rPr>
                          <w:t>Preprocessor</w:t>
                        </w:r>
                      </w:p>
                      <w:p w14:paraId="2CD90E0F" w14:textId="77777777" w:rsidR="00E41D6D" w:rsidRPr="00C7380D" w:rsidRDefault="00E41D6D"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E41D6D" w:rsidRPr="008541FD" w:rsidRDefault="00E41D6D" w:rsidP="006F14D0">
                        <w:pPr>
                          <w:spacing w:before="60" w:after="0"/>
                          <w:jc w:val="center"/>
                        </w:pPr>
                        <w:r w:rsidRPr="008541FD">
                          <w:t>Source</w:t>
                        </w:r>
                        <w:r>
                          <w:t xml:space="preserve"> </w:t>
                        </w:r>
                        <w:r w:rsidRPr="008541FD">
                          <w:t>Code</w:t>
                        </w:r>
                      </w:p>
                      <w:p w14:paraId="1314F231" w14:textId="77777777" w:rsidR="00E41D6D" w:rsidRDefault="00E41D6D"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E41D6D" w:rsidRDefault="00E41D6D"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E41D6D" w:rsidRDefault="00E41D6D" w:rsidP="006F14D0">
                        <w:pPr>
                          <w:pStyle w:val="Normalwebb"/>
                          <w:spacing w:before="60" w:line="256" w:lineRule="auto"/>
                          <w:jc w:val="center"/>
                        </w:pPr>
                        <w:r>
                          <w:rPr>
                            <w:rFonts w:eastAsia="Calibri"/>
                            <w:sz w:val="22"/>
                            <w:szCs w:val="22"/>
                            <w:lang w:val="en-US"/>
                          </w:rPr>
                          <w:t>Processed Code</w:t>
                        </w:r>
                      </w:p>
                      <w:p w14:paraId="705B7689" w14:textId="77777777" w:rsidR="00E41D6D" w:rsidRDefault="00E41D6D"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E41D6D" w:rsidRDefault="00E41D6D"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E41D6D" w:rsidRDefault="00E41D6D" w:rsidP="006F14D0">
                        <w:pPr>
                          <w:pStyle w:val="Normalwebb"/>
                          <w:spacing w:before="60" w:line="254" w:lineRule="auto"/>
                          <w:jc w:val="center"/>
                        </w:pPr>
                        <w:r>
                          <w:rPr>
                            <w:rFonts w:eastAsia="Calibri"/>
                            <w:sz w:val="22"/>
                            <w:szCs w:val="22"/>
                            <w:lang w:val="en-US"/>
                          </w:rPr>
                          <w:t>Syntax Tree</w:t>
                        </w:r>
                      </w:p>
                      <w:p w14:paraId="20988EE2" w14:textId="77777777" w:rsidR="00E41D6D" w:rsidRDefault="00E41D6D"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E41D6D" w:rsidRDefault="00E41D6D"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E41D6D" w:rsidRDefault="00E41D6D" w:rsidP="006F14D0">
                        <w:pPr>
                          <w:pStyle w:val="Normalwebb"/>
                          <w:spacing w:before="60" w:line="252" w:lineRule="auto"/>
                          <w:jc w:val="center"/>
                        </w:pPr>
                        <w:r>
                          <w:rPr>
                            <w:rFonts w:eastAsia="Calibri"/>
                            <w:sz w:val="22"/>
                            <w:szCs w:val="22"/>
                            <w:lang w:val="en-US"/>
                          </w:rPr>
                          <w:t>Optimized Syntax Tree</w:t>
                        </w:r>
                      </w:p>
                      <w:p w14:paraId="35223DB0" w14:textId="77777777" w:rsidR="00E41D6D" w:rsidRDefault="00E41D6D"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E41D6D" w:rsidRDefault="00E41D6D"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E41D6D" w:rsidRDefault="00E41D6D" w:rsidP="006F14D0">
                        <w:pPr>
                          <w:pStyle w:val="Normalwebb"/>
                          <w:spacing w:before="60" w:line="252" w:lineRule="auto"/>
                          <w:jc w:val="center"/>
                        </w:pPr>
                        <w:r>
                          <w:rPr>
                            <w:rFonts w:eastAsia="Calibri"/>
                            <w:sz w:val="22"/>
                            <w:szCs w:val="22"/>
                            <w:lang w:val="en-US"/>
                          </w:rPr>
                          <w:t>Middle Code List</w:t>
                        </w:r>
                      </w:p>
                      <w:p w14:paraId="5410A942" w14:textId="77777777" w:rsidR="00E41D6D" w:rsidRDefault="00E41D6D"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E41D6D" w:rsidRDefault="00E41D6D" w:rsidP="006F14D0">
                        <w:pPr>
                          <w:pStyle w:val="Normalwebb"/>
                          <w:spacing w:before="60" w:line="252" w:lineRule="auto"/>
                          <w:jc w:val="center"/>
                        </w:pPr>
                        <w:r>
                          <w:rPr>
                            <w:rFonts w:eastAsia="Calibri"/>
                            <w:sz w:val="22"/>
                            <w:szCs w:val="22"/>
                            <w:lang w:val="en-US"/>
                          </w:rPr>
                          <w:t>Optimized Middle Code List</w:t>
                        </w:r>
                      </w:p>
                      <w:p w14:paraId="36F7A1DE" w14:textId="77777777" w:rsidR="00E41D6D" w:rsidRDefault="00E41D6D"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E41D6D" w:rsidRDefault="00E41D6D"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E41D6D" w:rsidRDefault="00E41D6D"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9" w:author="Stefan Bjornander" w:date="2015-05-23T17:42:00Z" w:initials="SB">
    <w:p w14:paraId="7086E310" w14:textId="77777777" w:rsidR="00E41D6D" w:rsidRDefault="00E41D6D">
      <w:pPr>
        <w:pStyle w:val="Kommentarer"/>
      </w:pPr>
      <w:r>
        <w:rPr>
          <w:rStyle w:val="Kommentarsreferens"/>
        </w:rPr>
        <w:annotationRef/>
      </w:r>
    </w:p>
    <w:p w14:paraId="01C1DAD9" w14:textId="77777777" w:rsidR="00E41D6D" w:rsidRDefault="000D7AB5">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10" w:author="Stefan Bjornander" w:date="2015-05-23T17:42:00Z" w:initials="SB">
    <w:p w14:paraId="04F55807" w14:textId="77777777" w:rsidR="00E41D6D" w:rsidRDefault="00E41D6D">
      <w:pPr>
        <w:pStyle w:val="Kommentarer"/>
      </w:pPr>
      <w:r>
        <w:rPr>
          <w:rStyle w:val="Kommentarsreferens"/>
        </w:rPr>
        <w:annotationRef/>
      </w:r>
    </w:p>
    <w:p w14:paraId="533EC9EE" w14:textId="77777777" w:rsidR="00E41D6D" w:rsidRDefault="000D7AB5">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E41D6D" w:rsidRDefault="00E41D6D" w:rsidP="006C7309">
      <w:pPr>
        <w:spacing w:line="240" w:lineRule="auto"/>
      </w:pPr>
      <w:r>
        <w:separator/>
      </w:r>
    </w:p>
  </w:endnote>
  <w:endnote w:type="continuationSeparator" w:id="0">
    <w:p w14:paraId="0DD18C9D" w14:textId="77777777" w:rsidR="00E41D6D" w:rsidRDefault="00E41D6D"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E41D6D" w:rsidRDefault="00E41D6D" w:rsidP="006C7309">
      <w:pPr>
        <w:spacing w:line="240" w:lineRule="auto"/>
      </w:pPr>
      <w:r>
        <w:separator/>
      </w:r>
    </w:p>
  </w:footnote>
  <w:footnote w:type="continuationSeparator" w:id="0">
    <w:p w14:paraId="0BA3DA21" w14:textId="77777777" w:rsidR="00E41D6D" w:rsidRDefault="00E41D6D" w:rsidP="006C7309">
      <w:pPr>
        <w:spacing w:line="240" w:lineRule="auto"/>
      </w:pPr>
      <w:r>
        <w:continuationSeparator/>
      </w:r>
    </w:p>
  </w:footnote>
  <w:footnote w:id="1">
    <w:p w14:paraId="1F73F94F" w14:textId="77777777" w:rsidR="00E41D6D" w:rsidRPr="007E20F3" w:rsidRDefault="00E41D6D"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2">
    <w:p w14:paraId="09AB3D7E" w14:textId="48C364FF" w:rsidR="00E41D6D" w:rsidRPr="002D6FCA" w:rsidRDefault="00E41D6D">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3">
    <w:p w14:paraId="10319273" w14:textId="77777777" w:rsidR="00E41D6D" w:rsidRPr="00DB458B" w:rsidRDefault="00E41D6D"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4">
    <w:p w14:paraId="58CBFD86" w14:textId="63AA4163" w:rsidR="00E41D6D" w:rsidRDefault="00E41D6D" w:rsidP="00DB458B">
      <w:r>
        <w:rPr>
          <w:rStyle w:val="Fotnotsreferens"/>
        </w:rPr>
        <w:footnoteRef/>
      </w:r>
      <w:r>
        <w:t xml:space="preserve"> As mention in Section </w:t>
      </w:r>
      <w:r>
        <w:fldChar w:fldCharType="begin"/>
      </w:r>
      <w:r>
        <w:instrText xml:space="preserve"> REF _Ref419646553 \r \h </w:instrText>
      </w:r>
      <w:r>
        <w:fldChar w:fldCharType="separate"/>
      </w:r>
      <w:r>
        <w:t>14.2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E41D6D" w:rsidRPr="00DB458B" w:rsidRDefault="00E41D6D">
      <w:pPr>
        <w:pStyle w:val="Fotnotstext"/>
      </w:pPr>
    </w:p>
  </w:footnote>
  <w:footnote w:id="5">
    <w:p w14:paraId="3057005F" w14:textId="77777777" w:rsidR="00E41D6D" w:rsidRPr="00304E17" w:rsidRDefault="00E41D6D"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6">
    <w:p w14:paraId="2574BD6E" w14:textId="77777777" w:rsidR="00E41D6D" w:rsidRPr="00725EAE" w:rsidRDefault="00E41D6D"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7">
    <w:p w14:paraId="0A93E7E0" w14:textId="77777777" w:rsidR="00E41D6D" w:rsidRPr="00B4576D" w:rsidRDefault="00E41D6D"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8">
    <w:p w14:paraId="673337B7" w14:textId="77777777" w:rsidR="00E41D6D" w:rsidRPr="00080A22" w:rsidRDefault="00E41D6D"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9">
    <w:p w14:paraId="32ED624A" w14:textId="02CA01E8" w:rsidR="00E41D6D" w:rsidRDefault="00E41D6D"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20.10</w:t>
      </w:r>
      <w:r>
        <w:fldChar w:fldCharType="end"/>
      </w:r>
      <w:r>
        <w:t>):</w:t>
      </w:r>
    </w:p>
    <w:p w14:paraId="57E07F8E" w14:textId="77777777" w:rsidR="00E41D6D" w:rsidRDefault="00E41D6D" w:rsidP="00E80032">
      <w:pPr>
        <w:pStyle w:val="Code"/>
      </w:pPr>
      <w:r>
        <w:t>#define BOOL int</w:t>
      </w:r>
    </w:p>
    <w:p w14:paraId="5A8A6026" w14:textId="77777777" w:rsidR="00E41D6D" w:rsidRDefault="00E41D6D" w:rsidP="00E80032">
      <w:pPr>
        <w:pStyle w:val="Code"/>
      </w:pPr>
      <w:r>
        <w:t>#define TRUE 1</w:t>
      </w:r>
    </w:p>
    <w:p w14:paraId="09976B6C" w14:textId="77777777" w:rsidR="00E41D6D" w:rsidRPr="00BF232B" w:rsidRDefault="00E41D6D" w:rsidP="00E80032">
      <w:pPr>
        <w:pStyle w:val="Code"/>
      </w:pPr>
      <w:r>
        <w:t>#define FALSE 0</w:t>
      </w:r>
    </w:p>
  </w:footnote>
  <w:footnote w:id="10">
    <w:p w14:paraId="1100CB01" w14:textId="77777777" w:rsidR="00E41D6D" w:rsidRDefault="00E41D6D"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1">
    <w:p w14:paraId="6678A4C0" w14:textId="77777777" w:rsidR="00E41D6D" w:rsidRDefault="00E41D6D" w:rsidP="00E80032">
      <w:r>
        <w:rPr>
          <w:rStyle w:val="Fotnotsreferens"/>
        </w:rPr>
        <w:footnoteRef/>
      </w:r>
      <w:r>
        <w:t xml:space="preserve"> Depending of the compiler and its warning level settings.</w:t>
      </w:r>
    </w:p>
  </w:footnote>
  <w:footnote w:id="12">
    <w:p w14:paraId="3D554D37" w14:textId="77777777" w:rsidR="00E41D6D" w:rsidRPr="004679D4" w:rsidRDefault="00E41D6D"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3">
    <w:p w14:paraId="0C800D4D" w14:textId="77777777" w:rsidR="00E41D6D" w:rsidRPr="00C03AB7" w:rsidRDefault="00E41D6D"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4">
    <w:p w14:paraId="278B000B" w14:textId="77777777" w:rsidR="00E41D6D" w:rsidRPr="000C5114" w:rsidRDefault="00E41D6D"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5">
    <w:p w14:paraId="1A8D5AE6" w14:textId="77777777" w:rsidR="00E41D6D" w:rsidRPr="002343ED" w:rsidRDefault="00E41D6D"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6">
    <w:p w14:paraId="3BE4E62C" w14:textId="77777777" w:rsidR="00E41D6D" w:rsidRDefault="00E41D6D" w:rsidP="00E80032">
      <w:r>
        <w:rPr>
          <w:rStyle w:val="Fotnotsreferens"/>
        </w:rPr>
        <w:footnoteRef/>
      </w:r>
      <w:r>
        <w:t xml:space="preserve"> However, we have no knowledge about the actual address; it may be 10,000 or anything else.</w:t>
      </w:r>
    </w:p>
  </w:footnote>
  <w:footnote w:id="17">
    <w:p w14:paraId="575EFDCD" w14:textId="77777777" w:rsidR="00E41D6D" w:rsidRPr="009B0162" w:rsidRDefault="00E41D6D" w:rsidP="00E80032">
      <w:r>
        <w:rPr>
          <w:rStyle w:val="Fotnotsreferens"/>
        </w:rPr>
        <w:footnoteRef/>
      </w:r>
      <w:r w:rsidRPr="009B0162">
        <w:t xml:space="preserve"> In C++, the ampersand is also used</w:t>
      </w:r>
      <w:r>
        <w:t xml:space="preserve"> to define references variables, which are not included in C.</w:t>
      </w:r>
    </w:p>
  </w:footnote>
  <w:footnote w:id="18">
    <w:p w14:paraId="723B76D0" w14:textId="77777777" w:rsidR="00E41D6D" w:rsidRDefault="00E41D6D"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9">
    <w:p w14:paraId="6E4A057E" w14:textId="77777777" w:rsidR="00E41D6D" w:rsidRDefault="00E41D6D"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0">
    <w:p w14:paraId="28C19D66" w14:textId="77777777" w:rsidR="00E41D6D" w:rsidRPr="00E554CC" w:rsidRDefault="00E41D6D"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1">
    <w:p w14:paraId="26C017D1" w14:textId="77777777" w:rsidR="00E41D6D" w:rsidRPr="00391B01" w:rsidRDefault="00E41D6D"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2">
    <w:p w14:paraId="325E6486" w14:textId="77777777" w:rsidR="00E41D6D" w:rsidRDefault="00E41D6D"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3">
    <w:p w14:paraId="6A4339FA" w14:textId="77777777" w:rsidR="00E41D6D" w:rsidRDefault="00E41D6D"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4">
    <w:p w14:paraId="301408BC" w14:textId="77777777" w:rsidR="00E41D6D" w:rsidRDefault="00E41D6D" w:rsidP="00E80032">
      <w:r>
        <w:rPr>
          <w:rStyle w:val="Fotnotsreferens"/>
        </w:rPr>
        <w:footnoteRef/>
      </w:r>
      <w:r>
        <w:t xml:space="preserve"> There is no rational explanation, just accept it.</w:t>
      </w:r>
    </w:p>
  </w:footnote>
  <w:footnote w:id="25">
    <w:p w14:paraId="0B9FD0C4" w14:textId="77777777" w:rsidR="00E41D6D" w:rsidRDefault="00E41D6D"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6">
    <w:p w14:paraId="0D18B916" w14:textId="77777777" w:rsidR="00E41D6D" w:rsidRPr="00EF01A1" w:rsidRDefault="00E41D6D"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7">
    <w:p w14:paraId="08813838" w14:textId="77777777" w:rsidR="00E41D6D" w:rsidRPr="008655EC" w:rsidRDefault="00E41D6D"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4"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1C2C6AD8"/>
    <w:multiLevelType w:val="multilevel"/>
    <w:tmpl w:val="A164F7E6"/>
    <w:numStyleLink w:val="Heading"/>
  </w:abstractNum>
  <w:abstractNum w:abstractNumId="36" w15:restartNumberingAfterBreak="0">
    <w:nsid w:val="1CA76E12"/>
    <w:multiLevelType w:val="multilevel"/>
    <w:tmpl w:val="A164F7E6"/>
    <w:numStyleLink w:val="Heading"/>
  </w:abstractNum>
  <w:abstractNum w:abstractNumId="37"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5"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8" w15:restartNumberingAfterBreak="0">
    <w:nsid w:val="3240777C"/>
    <w:multiLevelType w:val="multilevel"/>
    <w:tmpl w:val="A164F7E6"/>
    <w:numStyleLink w:val="Heading"/>
  </w:abstractNum>
  <w:abstractNum w:abstractNumId="49"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1"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3"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5"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7"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3E61B8E"/>
    <w:multiLevelType w:val="multilevel"/>
    <w:tmpl w:val="A164F7E6"/>
    <w:numStyleLink w:val="Heading"/>
  </w:abstractNum>
  <w:abstractNum w:abstractNumId="59"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1"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3"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5"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6"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7"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8"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2"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4"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5"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9"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3" w15:restartNumberingAfterBreak="0">
    <w:nsid w:val="68915423"/>
    <w:multiLevelType w:val="multilevel"/>
    <w:tmpl w:val="A164F7E6"/>
    <w:numStyleLink w:val="Heading"/>
  </w:abstractNum>
  <w:abstractNum w:abstractNumId="84"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5" w15:restartNumberingAfterBreak="0">
    <w:nsid w:val="692B52DB"/>
    <w:multiLevelType w:val="multilevel"/>
    <w:tmpl w:val="A164F7E6"/>
    <w:numStyleLink w:val="Heading"/>
  </w:abstractNum>
  <w:abstractNum w:abstractNumId="86"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0"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3"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4"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6"/>
  </w:num>
  <w:num w:numId="2">
    <w:abstractNumId w:val="57"/>
  </w:num>
  <w:num w:numId="3">
    <w:abstractNumId w:val="30"/>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4"/>
  </w:num>
  <w:num w:numId="7">
    <w:abstractNumId w:val="58"/>
  </w:num>
  <w:num w:numId="8">
    <w:abstractNumId w:val="85"/>
  </w:num>
  <w:num w:numId="9">
    <w:abstractNumId w:val="48"/>
  </w:num>
  <w:num w:numId="10">
    <w:abstractNumId w:val="36"/>
  </w:num>
  <w:num w:numId="11">
    <w:abstractNumId w:val="83"/>
  </w:num>
  <w:num w:numId="12">
    <w:abstractNumId w:val="35"/>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1"/>
  </w:num>
  <w:num w:numId="31">
    <w:abstractNumId w:val="13"/>
  </w:num>
  <w:num w:numId="32">
    <w:abstractNumId w:val="95"/>
  </w:num>
  <w:num w:numId="33">
    <w:abstractNumId w:val="59"/>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3"/>
  </w:num>
  <w:num w:numId="43">
    <w:abstractNumId w:val="44"/>
  </w:num>
  <w:num w:numId="44">
    <w:abstractNumId w:val="78"/>
  </w:num>
  <w:num w:numId="45">
    <w:abstractNumId w:val="84"/>
  </w:num>
  <w:num w:numId="46">
    <w:abstractNumId w:val="52"/>
  </w:num>
  <w:num w:numId="47">
    <w:abstractNumId w:val="65"/>
  </w:num>
  <w:num w:numId="48">
    <w:abstractNumId w:val="11"/>
  </w:num>
  <w:num w:numId="49">
    <w:abstractNumId w:val="17"/>
  </w:num>
  <w:num w:numId="50">
    <w:abstractNumId w:val="56"/>
  </w:num>
  <w:num w:numId="51">
    <w:abstractNumId w:val="10"/>
  </w:num>
  <w:num w:numId="52">
    <w:abstractNumId w:val="92"/>
  </w:num>
  <w:num w:numId="53">
    <w:abstractNumId w:val="80"/>
  </w:num>
  <w:num w:numId="54">
    <w:abstractNumId w:val="31"/>
  </w:num>
  <w:num w:numId="55">
    <w:abstractNumId w:val="69"/>
  </w:num>
  <w:num w:numId="56">
    <w:abstractNumId w:val="18"/>
  </w:num>
  <w:num w:numId="57">
    <w:abstractNumId w:val="87"/>
  </w:num>
  <w:num w:numId="58">
    <w:abstractNumId w:val="34"/>
  </w:num>
  <w:num w:numId="59">
    <w:abstractNumId w:val="16"/>
  </w:num>
  <w:num w:numId="60">
    <w:abstractNumId w:val="60"/>
  </w:num>
  <w:num w:numId="61">
    <w:abstractNumId w:val="60"/>
    <w:lvlOverride w:ilvl="0">
      <w:startOverride w:val="1"/>
    </w:lvlOverride>
  </w:num>
  <w:num w:numId="62">
    <w:abstractNumId w:val="60"/>
    <w:lvlOverride w:ilvl="0">
      <w:startOverride w:val="1"/>
    </w:lvlOverride>
  </w:num>
  <w:num w:numId="63">
    <w:abstractNumId w:val="60"/>
    <w:lvlOverride w:ilvl="0">
      <w:startOverride w:val="1"/>
    </w:lvlOverride>
  </w:num>
  <w:num w:numId="64">
    <w:abstractNumId w:val="60"/>
    <w:lvlOverride w:ilvl="0">
      <w:startOverride w:val="1"/>
    </w:lvlOverride>
  </w:num>
  <w:num w:numId="65">
    <w:abstractNumId w:val="33"/>
  </w:num>
  <w:num w:numId="66">
    <w:abstractNumId w:val="47"/>
  </w:num>
  <w:num w:numId="67">
    <w:abstractNumId w:val="27"/>
  </w:num>
  <w:num w:numId="68">
    <w:abstractNumId w:val="93"/>
  </w:num>
  <w:num w:numId="69">
    <w:abstractNumId w:val="38"/>
  </w:num>
  <w:num w:numId="70">
    <w:abstractNumId w:val="25"/>
  </w:num>
  <w:num w:numId="71">
    <w:abstractNumId w:val="82"/>
  </w:num>
  <w:num w:numId="72">
    <w:abstractNumId w:val="24"/>
  </w:num>
  <w:num w:numId="73">
    <w:abstractNumId w:val="77"/>
  </w:num>
  <w:num w:numId="74">
    <w:abstractNumId w:val="49"/>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1"/>
  </w:num>
  <w:num w:numId="81">
    <w:abstractNumId w:val="73"/>
  </w:num>
  <w:num w:numId="82">
    <w:abstractNumId w:val="61"/>
  </w:num>
  <w:num w:numId="83">
    <w:abstractNumId w:val="68"/>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0"/>
  </w:num>
  <w:num w:numId="88">
    <w:abstractNumId w:val="91"/>
  </w:num>
  <w:num w:numId="89">
    <w:abstractNumId w:val="75"/>
  </w:num>
  <w:num w:numId="90">
    <w:abstractNumId w:val="88"/>
  </w:num>
  <w:num w:numId="91">
    <w:abstractNumId w:val="19"/>
  </w:num>
  <w:num w:numId="92">
    <w:abstractNumId w:val="23"/>
  </w:num>
  <w:num w:numId="93">
    <w:abstractNumId w:val="53"/>
  </w:num>
  <w:num w:numId="94">
    <w:abstractNumId w:val="15"/>
  </w:num>
  <w:num w:numId="95">
    <w:abstractNumId w:val="39"/>
  </w:num>
  <w:num w:numId="96">
    <w:abstractNumId w:val="55"/>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9"/>
  </w:num>
  <w:num w:numId="100">
    <w:abstractNumId w:val="76"/>
  </w:num>
  <w:num w:numId="101">
    <w:abstractNumId w:val="72"/>
  </w:num>
  <w:num w:numId="102">
    <w:abstractNumId w:val="94"/>
  </w:num>
  <w:num w:numId="103">
    <w:abstractNumId w:val="32"/>
  </w:num>
  <w:num w:numId="104">
    <w:abstractNumId w:val="45"/>
  </w:num>
  <w:num w:numId="105">
    <w:abstractNumId w:val="21"/>
  </w:num>
  <w:num w:numId="106">
    <w:abstractNumId w:val="70"/>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1"/>
  </w:num>
  <w:num w:numId="109">
    <w:abstractNumId w:val="37"/>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7"/>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4"/>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0"/>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5"/>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5"/>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0"/>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2"/>
  </w:num>
  <w:num w:numId="141">
    <w:abstractNumId w:val="89"/>
  </w:num>
  <w:num w:numId="142">
    <w:abstractNumId w:val="63"/>
  </w:num>
  <w:num w:numId="143">
    <w:abstractNumId w:val="21"/>
  </w:num>
  <w:num w:numId="144">
    <w:abstractNumId w:val="70"/>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1"/>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2"/>
  </w:num>
  <w:num w:numId="163">
    <w:abstractNumId w:val="74"/>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6"/>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6"/>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3E1E"/>
    <w:rsid w:val="000B4086"/>
    <w:rsid w:val="000B4600"/>
    <w:rsid w:val="000B4BEB"/>
    <w:rsid w:val="000B4C7E"/>
    <w:rsid w:val="000B4E53"/>
    <w:rsid w:val="000B4E76"/>
    <w:rsid w:val="000B4F48"/>
    <w:rsid w:val="000B5511"/>
    <w:rsid w:val="000B58AC"/>
    <w:rsid w:val="000B5A10"/>
    <w:rsid w:val="000B5A8F"/>
    <w:rsid w:val="000B5BAC"/>
    <w:rsid w:val="000B5DC4"/>
    <w:rsid w:val="000B6B1D"/>
    <w:rsid w:val="000B6C0A"/>
    <w:rsid w:val="000B6E1E"/>
    <w:rsid w:val="000B76E5"/>
    <w:rsid w:val="000B796C"/>
    <w:rsid w:val="000B7A56"/>
    <w:rsid w:val="000C0110"/>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8F9"/>
    <w:rsid w:val="00127A13"/>
    <w:rsid w:val="00127AAF"/>
    <w:rsid w:val="00127B9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C9E"/>
    <w:rsid w:val="00181FFD"/>
    <w:rsid w:val="0018220E"/>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6DE"/>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33D"/>
    <w:rsid w:val="001A45D1"/>
    <w:rsid w:val="001A47DA"/>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4CC3"/>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415"/>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336"/>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7F"/>
    <w:rsid w:val="002359E5"/>
    <w:rsid w:val="00235BAE"/>
    <w:rsid w:val="00235D86"/>
    <w:rsid w:val="0023602E"/>
    <w:rsid w:val="002360CD"/>
    <w:rsid w:val="0023626E"/>
    <w:rsid w:val="0023641F"/>
    <w:rsid w:val="00236532"/>
    <w:rsid w:val="00236554"/>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63D"/>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C21"/>
    <w:rsid w:val="002C2D6E"/>
    <w:rsid w:val="002C2E81"/>
    <w:rsid w:val="002C34AF"/>
    <w:rsid w:val="002C35B6"/>
    <w:rsid w:val="002C3726"/>
    <w:rsid w:val="002C375A"/>
    <w:rsid w:val="002C3770"/>
    <w:rsid w:val="002C3B33"/>
    <w:rsid w:val="002C4824"/>
    <w:rsid w:val="002C4D31"/>
    <w:rsid w:val="002C4D53"/>
    <w:rsid w:val="002C4F32"/>
    <w:rsid w:val="002C5092"/>
    <w:rsid w:val="002C5359"/>
    <w:rsid w:val="002C5994"/>
    <w:rsid w:val="002C5A0F"/>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E7C"/>
    <w:rsid w:val="003011D5"/>
    <w:rsid w:val="00301317"/>
    <w:rsid w:val="003014C6"/>
    <w:rsid w:val="0030154B"/>
    <w:rsid w:val="00301597"/>
    <w:rsid w:val="00301694"/>
    <w:rsid w:val="003017CF"/>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C4E"/>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0F5F"/>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8D1"/>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F"/>
    <w:rsid w:val="00356B1F"/>
    <w:rsid w:val="00356C57"/>
    <w:rsid w:val="00356E7E"/>
    <w:rsid w:val="00356F85"/>
    <w:rsid w:val="00357180"/>
    <w:rsid w:val="0035730A"/>
    <w:rsid w:val="00357A3E"/>
    <w:rsid w:val="00357B2A"/>
    <w:rsid w:val="00357BD3"/>
    <w:rsid w:val="00357C7F"/>
    <w:rsid w:val="00357CBD"/>
    <w:rsid w:val="00360335"/>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981"/>
    <w:rsid w:val="00383AD8"/>
    <w:rsid w:val="00383ED8"/>
    <w:rsid w:val="00384015"/>
    <w:rsid w:val="003840B2"/>
    <w:rsid w:val="0038420A"/>
    <w:rsid w:val="0038438A"/>
    <w:rsid w:val="003847B3"/>
    <w:rsid w:val="00384998"/>
    <w:rsid w:val="00384BE6"/>
    <w:rsid w:val="00384C2F"/>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8F8"/>
    <w:rsid w:val="003A1A30"/>
    <w:rsid w:val="003A1B9C"/>
    <w:rsid w:val="003A1CDE"/>
    <w:rsid w:val="003A1DB0"/>
    <w:rsid w:val="003A20DF"/>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209"/>
    <w:rsid w:val="003C5548"/>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62D3"/>
    <w:rsid w:val="003D641B"/>
    <w:rsid w:val="003D667B"/>
    <w:rsid w:val="003D6961"/>
    <w:rsid w:val="003D6BC6"/>
    <w:rsid w:val="003D6D18"/>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A7"/>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5CF"/>
    <w:rsid w:val="00414712"/>
    <w:rsid w:val="00414B32"/>
    <w:rsid w:val="00414C74"/>
    <w:rsid w:val="00414CAD"/>
    <w:rsid w:val="00414D77"/>
    <w:rsid w:val="00414F6D"/>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5036"/>
    <w:rsid w:val="004451CD"/>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87F35"/>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2A4"/>
    <w:rsid w:val="004933A1"/>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C0B"/>
    <w:rsid w:val="004D2DD1"/>
    <w:rsid w:val="004D2F48"/>
    <w:rsid w:val="004D32C9"/>
    <w:rsid w:val="004D3483"/>
    <w:rsid w:val="004D3646"/>
    <w:rsid w:val="004D377E"/>
    <w:rsid w:val="004D3890"/>
    <w:rsid w:val="004D3A89"/>
    <w:rsid w:val="004D3F12"/>
    <w:rsid w:val="004D417E"/>
    <w:rsid w:val="004D41A8"/>
    <w:rsid w:val="004D4254"/>
    <w:rsid w:val="004D46A8"/>
    <w:rsid w:val="004D46B3"/>
    <w:rsid w:val="004D4775"/>
    <w:rsid w:val="004D4883"/>
    <w:rsid w:val="004D4A36"/>
    <w:rsid w:val="004D4C39"/>
    <w:rsid w:val="004D4F24"/>
    <w:rsid w:val="004D5404"/>
    <w:rsid w:val="004D5460"/>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C5D"/>
    <w:rsid w:val="00540E32"/>
    <w:rsid w:val="00540E40"/>
    <w:rsid w:val="0054127F"/>
    <w:rsid w:val="0054134E"/>
    <w:rsid w:val="0054137B"/>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15A0"/>
    <w:rsid w:val="00581E1F"/>
    <w:rsid w:val="00582897"/>
    <w:rsid w:val="00582962"/>
    <w:rsid w:val="005829E6"/>
    <w:rsid w:val="00582B41"/>
    <w:rsid w:val="00582B75"/>
    <w:rsid w:val="0058319B"/>
    <w:rsid w:val="005834C5"/>
    <w:rsid w:val="0058397F"/>
    <w:rsid w:val="00583F80"/>
    <w:rsid w:val="0058403D"/>
    <w:rsid w:val="0058403E"/>
    <w:rsid w:val="005840CC"/>
    <w:rsid w:val="005843DF"/>
    <w:rsid w:val="005844F5"/>
    <w:rsid w:val="00584B7F"/>
    <w:rsid w:val="00584D79"/>
    <w:rsid w:val="00584DB1"/>
    <w:rsid w:val="00584DFF"/>
    <w:rsid w:val="00584E5F"/>
    <w:rsid w:val="00585610"/>
    <w:rsid w:val="0058578B"/>
    <w:rsid w:val="00585A01"/>
    <w:rsid w:val="00585AF9"/>
    <w:rsid w:val="00585F92"/>
    <w:rsid w:val="0058602A"/>
    <w:rsid w:val="00586119"/>
    <w:rsid w:val="00586537"/>
    <w:rsid w:val="00586633"/>
    <w:rsid w:val="005867AE"/>
    <w:rsid w:val="005869AB"/>
    <w:rsid w:val="00586C7E"/>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526"/>
    <w:rsid w:val="0059455C"/>
    <w:rsid w:val="005949CB"/>
    <w:rsid w:val="00594B31"/>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7B6"/>
    <w:rsid w:val="005B081D"/>
    <w:rsid w:val="005B0924"/>
    <w:rsid w:val="005B0937"/>
    <w:rsid w:val="005B0B3B"/>
    <w:rsid w:val="005B0C44"/>
    <w:rsid w:val="005B0E6C"/>
    <w:rsid w:val="005B0E8B"/>
    <w:rsid w:val="005B1028"/>
    <w:rsid w:val="005B1919"/>
    <w:rsid w:val="005B1C22"/>
    <w:rsid w:val="005B1C6D"/>
    <w:rsid w:val="005B1DD8"/>
    <w:rsid w:val="005B20C1"/>
    <w:rsid w:val="005B2269"/>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5C5"/>
    <w:rsid w:val="005B4608"/>
    <w:rsid w:val="005B486C"/>
    <w:rsid w:val="005B4AA0"/>
    <w:rsid w:val="005B4BF3"/>
    <w:rsid w:val="005B4D7C"/>
    <w:rsid w:val="005B4F50"/>
    <w:rsid w:val="005B4F53"/>
    <w:rsid w:val="005B5058"/>
    <w:rsid w:val="005B52B9"/>
    <w:rsid w:val="005B5483"/>
    <w:rsid w:val="005B56F9"/>
    <w:rsid w:val="005B57BC"/>
    <w:rsid w:val="005B634F"/>
    <w:rsid w:val="005B642C"/>
    <w:rsid w:val="005B65BD"/>
    <w:rsid w:val="005B664C"/>
    <w:rsid w:val="005B66D3"/>
    <w:rsid w:val="005B684D"/>
    <w:rsid w:val="005B693F"/>
    <w:rsid w:val="005B6983"/>
    <w:rsid w:val="005B6A9D"/>
    <w:rsid w:val="005B6D4B"/>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39"/>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9CB"/>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571"/>
    <w:rsid w:val="00604614"/>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71F"/>
    <w:rsid w:val="006518F9"/>
    <w:rsid w:val="00651F24"/>
    <w:rsid w:val="006520D4"/>
    <w:rsid w:val="0065247A"/>
    <w:rsid w:val="006525D5"/>
    <w:rsid w:val="006527BD"/>
    <w:rsid w:val="00652D48"/>
    <w:rsid w:val="00652E8C"/>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599"/>
    <w:rsid w:val="00670910"/>
    <w:rsid w:val="00670932"/>
    <w:rsid w:val="00670AAE"/>
    <w:rsid w:val="00670D00"/>
    <w:rsid w:val="00670DD6"/>
    <w:rsid w:val="006719E8"/>
    <w:rsid w:val="00671B5D"/>
    <w:rsid w:val="00671C50"/>
    <w:rsid w:val="00671EFF"/>
    <w:rsid w:val="0067251D"/>
    <w:rsid w:val="006725F0"/>
    <w:rsid w:val="0067273E"/>
    <w:rsid w:val="006727C3"/>
    <w:rsid w:val="00672945"/>
    <w:rsid w:val="00672A73"/>
    <w:rsid w:val="00672F93"/>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812"/>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1DAB"/>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9F"/>
    <w:rsid w:val="006D62EC"/>
    <w:rsid w:val="006D6A23"/>
    <w:rsid w:val="006D6BD3"/>
    <w:rsid w:val="006D6C0C"/>
    <w:rsid w:val="006D6DA7"/>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257"/>
    <w:rsid w:val="006F7492"/>
    <w:rsid w:val="006F778F"/>
    <w:rsid w:val="006F79EB"/>
    <w:rsid w:val="006F7C2B"/>
    <w:rsid w:val="006F7C35"/>
    <w:rsid w:val="006F7E0A"/>
    <w:rsid w:val="00700424"/>
    <w:rsid w:val="00700452"/>
    <w:rsid w:val="007006C7"/>
    <w:rsid w:val="0070076E"/>
    <w:rsid w:val="007007F5"/>
    <w:rsid w:val="00700AA6"/>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5276"/>
    <w:rsid w:val="00705505"/>
    <w:rsid w:val="00705BF0"/>
    <w:rsid w:val="00705DEB"/>
    <w:rsid w:val="00705E6F"/>
    <w:rsid w:val="0070626D"/>
    <w:rsid w:val="007062AB"/>
    <w:rsid w:val="00706485"/>
    <w:rsid w:val="00706A2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500"/>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254"/>
    <w:rsid w:val="007272B5"/>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692"/>
    <w:rsid w:val="007337FA"/>
    <w:rsid w:val="00733AD9"/>
    <w:rsid w:val="00733D6E"/>
    <w:rsid w:val="00733EAC"/>
    <w:rsid w:val="007340F8"/>
    <w:rsid w:val="00734100"/>
    <w:rsid w:val="00734191"/>
    <w:rsid w:val="00734212"/>
    <w:rsid w:val="007346B4"/>
    <w:rsid w:val="00734740"/>
    <w:rsid w:val="007348B3"/>
    <w:rsid w:val="00734D13"/>
    <w:rsid w:val="00735014"/>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3E1A"/>
    <w:rsid w:val="0075409A"/>
    <w:rsid w:val="007540B8"/>
    <w:rsid w:val="0075439E"/>
    <w:rsid w:val="00754673"/>
    <w:rsid w:val="00755256"/>
    <w:rsid w:val="0075553D"/>
    <w:rsid w:val="007556E0"/>
    <w:rsid w:val="00755763"/>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8AD"/>
    <w:rsid w:val="00757A67"/>
    <w:rsid w:val="00757B84"/>
    <w:rsid w:val="00757C8B"/>
    <w:rsid w:val="00757CFF"/>
    <w:rsid w:val="00757F3E"/>
    <w:rsid w:val="007602E7"/>
    <w:rsid w:val="00760CE0"/>
    <w:rsid w:val="00760D21"/>
    <w:rsid w:val="00760DDC"/>
    <w:rsid w:val="00760E01"/>
    <w:rsid w:val="00760F00"/>
    <w:rsid w:val="00760F0C"/>
    <w:rsid w:val="00760F2C"/>
    <w:rsid w:val="00760F62"/>
    <w:rsid w:val="00761319"/>
    <w:rsid w:val="00761392"/>
    <w:rsid w:val="007613C0"/>
    <w:rsid w:val="00761445"/>
    <w:rsid w:val="0076164B"/>
    <w:rsid w:val="0076168F"/>
    <w:rsid w:val="007619AF"/>
    <w:rsid w:val="00761BA8"/>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05F"/>
    <w:rsid w:val="007814A2"/>
    <w:rsid w:val="007816CB"/>
    <w:rsid w:val="007819F4"/>
    <w:rsid w:val="00781BFF"/>
    <w:rsid w:val="00781C14"/>
    <w:rsid w:val="00781E96"/>
    <w:rsid w:val="00781EE2"/>
    <w:rsid w:val="00781FDA"/>
    <w:rsid w:val="0078214F"/>
    <w:rsid w:val="00782546"/>
    <w:rsid w:val="0078255C"/>
    <w:rsid w:val="00782752"/>
    <w:rsid w:val="0078290E"/>
    <w:rsid w:val="00782922"/>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3045"/>
    <w:rsid w:val="00793240"/>
    <w:rsid w:val="0079343C"/>
    <w:rsid w:val="007934F3"/>
    <w:rsid w:val="007937C0"/>
    <w:rsid w:val="007938E6"/>
    <w:rsid w:val="00793950"/>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93"/>
    <w:rsid w:val="007A03A1"/>
    <w:rsid w:val="007A0DC1"/>
    <w:rsid w:val="007A0E84"/>
    <w:rsid w:val="007A10E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32A"/>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9BE"/>
    <w:rsid w:val="007B0A19"/>
    <w:rsid w:val="007B0D7A"/>
    <w:rsid w:val="007B0D93"/>
    <w:rsid w:val="007B0E1F"/>
    <w:rsid w:val="007B180A"/>
    <w:rsid w:val="007B18BC"/>
    <w:rsid w:val="007B1917"/>
    <w:rsid w:val="007B1A0F"/>
    <w:rsid w:val="007B1DA6"/>
    <w:rsid w:val="007B1E93"/>
    <w:rsid w:val="007B1EB9"/>
    <w:rsid w:val="007B2091"/>
    <w:rsid w:val="007B2398"/>
    <w:rsid w:val="007B255E"/>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6C"/>
    <w:rsid w:val="007B6BE0"/>
    <w:rsid w:val="007B6ED0"/>
    <w:rsid w:val="007B6EDC"/>
    <w:rsid w:val="007B6FB2"/>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D13"/>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AA8"/>
    <w:rsid w:val="007C7CB2"/>
    <w:rsid w:val="007C7F9C"/>
    <w:rsid w:val="007D0024"/>
    <w:rsid w:val="007D023E"/>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A8C"/>
    <w:rsid w:val="007D4BE6"/>
    <w:rsid w:val="007D4E53"/>
    <w:rsid w:val="007D5049"/>
    <w:rsid w:val="007D55AD"/>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D2D"/>
    <w:rsid w:val="007E02A9"/>
    <w:rsid w:val="007E07E9"/>
    <w:rsid w:val="007E082A"/>
    <w:rsid w:val="007E0C80"/>
    <w:rsid w:val="007E1077"/>
    <w:rsid w:val="007E1080"/>
    <w:rsid w:val="007E1573"/>
    <w:rsid w:val="007E167C"/>
    <w:rsid w:val="007E17F4"/>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81C"/>
    <w:rsid w:val="007F0528"/>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AF0"/>
    <w:rsid w:val="007F7DFB"/>
    <w:rsid w:val="007F7FAA"/>
    <w:rsid w:val="0080006D"/>
    <w:rsid w:val="00800113"/>
    <w:rsid w:val="00800186"/>
    <w:rsid w:val="008001B1"/>
    <w:rsid w:val="008002F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79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08"/>
    <w:rsid w:val="00814514"/>
    <w:rsid w:val="0081462B"/>
    <w:rsid w:val="008146AF"/>
    <w:rsid w:val="00814CD9"/>
    <w:rsid w:val="00814D03"/>
    <w:rsid w:val="00814D7F"/>
    <w:rsid w:val="00814F2E"/>
    <w:rsid w:val="008154C7"/>
    <w:rsid w:val="00815C0B"/>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9D3"/>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DAE"/>
    <w:rsid w:val="00845490"/>
    <w:rsid w:val="00845969"/>
    <w:rsid w:val="00845CEE"/>
    <w:rsid w:val="00845CF6"/>
    <w:rsid w:val="00845EA9"/>
    <w:rsid w:val="0084607F"/>
    <w:rsid w:val="00846098"/>
    <w:rsid w:val="00846193"/>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A28"/>
    <w:rsid w:val="00872C9D"/>
    <w:rsid w:val="008732B4"/>
    <w:rsid w:val="0087340E"/>
    <w:rsid w:val="008737FB"/>
    <w:rsid w:val="00873826"/>
    <w:rsid w:val="008738A0"/>
    <w:rsid w:val="008739A0"/>
    <w:rsid w:val="008739F8"/>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F57"/>
    <w:rsid w:val="0089136B"/>
    <w:rsid w:val="008913FF"/>
    <w:rsid w:val="00891545"/>
    <w:rsid w:val="0089193E"/>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516"/>
    <w:rsid w:val="008B156F"/>
    <w:rsid w:val="008B1607"/>
    <w:rsid w:val="008B1AF3"/>
    <w:rsid w:val="008B1B75"/>
    <w:rsid w:val="008B1C33"/>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1BF"/>
    <w:rsid w:val="008D4375"/>
    <w:rsid w:val="008D44C5"/>
    <w:rsid w:val="008D4531"/>
    <w:rsid w:val="008D4596"/>
    <w:rsid w:val="008D4686"/>
    <w:rsid w:val="008D46CC"/>
    <w:rsid w:val="008D46D9"/>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335"/>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AFD"/>
    <w:rsid w:val="00921B08"/>
    <w:rsid w:val="00921E11"/>
    <w:rsid w:val="0092204C"/>
    <w:rsid w:val="0092211B"/>
    <w:rsid w:val="0092214B"/>
    <w:rsid w:val="0092218F"/>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096"/>
    <w:rsid w:val="0093615E"/>
    <w:rsid w:val="009362C5"/>
    <w:rsid w:val="009366F4"/>
    <w:rsid w:val="00936BCF"/>
    <w:rsid w:val="00937057"/>
    <w:rsid w:val="009378C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C8"/>
    <w:rsid w:val="00944989"/>
    <w:rsid w:val="00944A37"/>
    <w:rsid w:val="00944BF3"/>
    <w:rsid w:val="00944C2D"/>
    <w:rsid w:val="00945384"/>
    <w:rsid w:val="0094556E"/>
    <w:rsid w:val="0094571B"/>
    <w:rsid w:val="0094596F"/>
    <w:rsid w:val="00945A59"/>
    <w:rsid w:val="00945E77"/>
    <w:rsid w:val="0094617E"/>
    <w:rsid w:val="009464A0"/>
    <w:rsid w:val="009468E9"/>
    <w:rsid w:val="009468F6"/>
    <w:rsid w:val="00946A87"/>
    <w:rsid w:val="00946DC7"/>
    <w:rsid w:val="00946E9C"/>
    <w:rsid w:val="00947267"/>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80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58B"/>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7A"/>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53B"/>
    <w:rsid w:val="009A3614"/>
    <w:rsid w:val="009A3D0A"/>
    <w:rsid w:val="009A4399"/>
    <w:rsid w:val="009A4714"/>
    <w:rsid w:val="009A4978"/>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B5E"/>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7CF"/>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715"/>
    <w:rsid w:val="009F4A1D"/>
    <w:rsid w:val="009F50AC"/>
    <w:rsid w:val="009F526E"/>
    <w:rsid w:val="009F5447"/>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ED"/>
    <w:rsid w:val="00A14DBA"/>
    <w:rsid w:val="00A14DC8"/>
    <w:rsid w:val="00A14DE3"/>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7ED"/>
    <w:rsid w:val="00A32A06"/>
    <w:rsid w:val="00A32AEB"/>
    <w:rsid w:val="00A32DD1"/>
    <w:rsid w:val="00A3338E"/>
    <w:rsid w:val="00A333A9"/>
    <w:rsid w:val="00A334D3"/>
    <w:rsid w:val="00A33823"/>
    <w:rsid w:val="00A338A5"/>
    <w:rsid w:val="00A33A84"/>
    <w:rsid w:val="00A33B80"/>
    <w:rsid w:val="00A33B83"/>
    <w:rsid w:val="00A33D64"/>
    <w:rsid w:val="00A34462"/>
    <w:rsid w:val="00A34A0A"/>
    <w:rsid w:val="00A34AC4"/>
    <w:rsid w:val="00A34B02"/>
    <w:rsid w:val="00A35258"/>
    <w:rsid w:val="00A3530F"/>
    <w:rsid w:val="00A35487"/>
    <w:rsid w:val="00A35707"/>
    <w:rsid w:val="00A35779"/>
    <w:rsid w:val="00A35B8D"/>
    <w:rsid w:val="00A35C17"/>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4F"/>
    <w:rsid w:val="00A94B77"/>
    <w:rsid w:val="00A95198"/>
    <w:rsid w:val="00A954D1"/>
    <w:rsid w:val="00A95671"/>
    <w:rsid w:val="00A956B4"/>
    <w:rsid w:val="00A959D4"/>
    <w:rsid w:val="00A95CB2"/>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87"/>
    <w:rsid w:val="00AB75CE"/>
    <w:rsid w:val="00AB7925"/>
    <w:rsid w:val="00AB7BFD"/>
    <w:rsid w:val="00AB7DF5"/>
    <w:rsid w:val="00AB7E45"/>
    <w:rsid w:val="00AC046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C44"/>
    <w:rsid w:val="00AE1DB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D3F"/>
    <w:rsid w:val="00B114F9"/>
    <w:rsid w:val="00B11AD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B29"/>
    <w:rsid w:val="00B31C38"/>
    <w:rsid w:val="00B32190"/>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3C4"/>
    <w:rsid w:val="00B52600"/>
    <w:rsid w:val="00B52668"/>
    <w:rsid w:val="00B5274B"/>
    <w:rsid w:val="00B52C39"/>
    <w:rsid w:val="00B52E0F"/>
    <w:rsid w:val="00B52FB6"/>
    <w:rsid w:val="00B535DA"/>
    <w:rsid w:val="00B5379F"/>
    <w:rsid w:val="00B53869"/>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977"/>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4C7"/>
    <w:rsid w:val="00B6354B"/>
    <w:rsid w:val="00B63A2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B8"/>
    <w:rsid w:val="00B73D32"/>
    <w:rsid w:val="00B74238"/>
    <w:rsid w:val="00B7459A"/>
    <w:rsid w:val="00B748B9"/>
    <w:rsid w:val="00B750D1"/>
    <w:rsid w:val="00B75555"/>
    <w:rsid w:val="00B7590B"/>
    <w:rsid w:val="00B75A92"/>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7C9"/>
    <w:rsid w:val="00B90DDC"/>
    <w:rsid w:val="00B90F03"/>
    <w:rsid w:val="00B91060"/>
    <w:rsid w:val="00B91806"/>
    <w:rsid w:val="00B91C11"/>
    <w:rsid w:val="00B91D6A"/>
    <w:rsid w:val="00B928AE"/>
    <w:rsid w:val="00B92ABD"/>
    <w:rsid w:val="00B92C63"/>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3F23"/>
    <w:rsid w:val="00BA450C"/>
    <w:rsid w:val="00BA472F"/>
    <w:rsid w:val="00BA47AC"/>
    <w:rsid w:val="00BA4A08"/>
    <w:rsid w:val="00BA4AC2"/>
    <w:rsid w:val="00BA4F31"/>
    <w:rsid w:val="00BA503D"/>
    <w:rsid w:val="00BA5395"/>
    <w:rsid w:val="00BA53A2"/>
    <w:rsid w:val="00BA546D"/>
    <w:rsid w:val="00BA56BE"/>
    <w:rsid w:val="00BA593F"/>
    <w:rsid w:val="00BA5940"/>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C7E18"/>
    <w:rsid w:val="00BD00CD"/>
    <w:rsid w:val="00BD029F"/>
    <w:rsid w:val="00BD02FC"/>
    <w:rsid w:val="00BD06F9"/>
    <w:rsid w:val="00BD08B1"/>
    <w:rsid w:val="00BD0EB4"/>
    <w:rsid w:val="00BD0FCF"/>
    <w:rsid w:val="00BD1C4E"/>
    <w:rsid w:val="00BD1C8B"/>
    <w:rsid w:val="00BD1CA2"/>
    <w:rsid w:val="00BD264F"/>
    <w:rsid w:val="00BD28D4"/>
    <w:rsid w:val="00BD2A02"/>
    <w:rsid w:val="00BD2B11"/>
    <w:rsid w:val="00BD3003"/>
    <w:rsid w:val="00BD3035"/>
    <w:rsid w:val="00BD307F"/>
    <w:rsid w:val="00BD323B"/>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2017"/>
    <w:rsid w:val="00BF219C"/>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549"/>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38C"/>
    <w:rsid w:val="00C444E2"/>
    <w:rsid w:val="00C446B8"/>
    <w:rsid w:val="00C446C4"/>
    <w:rsid w:val="00C44A54"/>
    <w:rsid w:val="00C44B72"/>
    <w:rsid w:val="00C44C2B"/>
    <w:rsid w:val="00C44EB3"/>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53C"/>
    <w:rsid w:val="00C57B25"/>
    <w:rsid w:val="00C57CBD"/>
    <w:rsid w:val="00C57F15"/>
    <w:rsid w:val="00C602C6"/>
    <w:rsid w:val="00C603E5"/>
    <w:rsid w:val="00C607D4"/>
    <w:rsid w:val="00C60859"/>
    <w:rsid w:val="00C608C6"/>
    <w:rsid w:val="00C60D81"/>
    <w:rsid w:val="00C60FDF"/>
    <w:rsid w:val="00C61101"/>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C10"/>
    <w:rsid w:val="00C63D72"/>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548"/>
    <w:rsid w:val="00C82896"/>
    <w:rsid w:val="00C828F0"/>
    <w:rsid w:val="00C829A5"/>
    <w:rsid w:val="00C82B50"/>
    <w:rsid w:val="00C82CE6"/>
    <w:rsid w:val="00C82DCA"/>
    <w:rsid w:val="00C830CD"/>
    <w:rsid w:val="00C8332E"/>
    <w:rsid w:val="00C836B3"/>
    <w:rsid w:val="00C8395A"/>
    <w:rsid w:val="00C8405B"/>
    <w:rsid w:val="00C8424F"/>
    <w:rsid w:val="00C84684"/>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01D"/>
    <w:rsid w:val="00C91106"/>
    <w:rsid w:val="00C91892"/>
    <w:rsid w:val="00C91AFC"/>
    <w:rsid w:val="00C91B7A"/>
    <w:rsid w:val="00C91C59"/>
    <w:rsid w:val="00C91C5B"/>
    <w:rsid w:val="00C91EC2"/>
    <w:rsid w:val="00C9208B"/>
    <w:rsid w:val="00C92576"/>
    <w:rsid w:val="00C92754"/>
    <w:rsid w:val="00C92E68"/>
    <w:rsid w:val="00C92EA6"/>
    <w:rsid w:val="00C930D6"/>
    <w:rsid w:val="00C93366"/>
    <w:rsid w:val="00C933C4"/>
    <w:rsid w:val="00C939AB"/>
    <w:rsid w:val="00C93AB9"/>
    <w:rsid w:val="00C93B5A"/>
    <w:rsid w:val="00C93BF8"/>
    <w:rsid w:val="00C93CEA"/>
    <w:rsid w:val="00C93FDB"/>
    <w:rsid w:val="00C94206"/>
    <w:rsid w:val="00C94223"/>
    <w:rsid w:val="00C94A7D"/>
    <w:rsid w:val="00C94ADA"/>
    <w:rsid w:val="00C94EFB"/>
    <w:rsid w:val="00C951BB"/>
    <w:rsid w:val="00C951FB"/>
    <w:rsid w:val="00C95246"/>
    <w:rsid w:val="00C953A1"/>
    <w:rsid w:val="00C95591"/>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10AC"/>
    <w:rsid w:val="00CA1177"/>
    <w:rsid w:val="00CA1338"/>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45D"/>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549"/>
    <w:rsid w:val="00CC562F"/>
    <w:rsid w:val="00CC565D"/>
    <w:rsid w:val="00CC5890"/>
    <w:rsid w:val="00CC5986"/>
    <w:rsid w:val="00CC5C5D"/>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07A"/>
    <w:rsid w:val="00CE4297"/>
    <w:rsid w:val="00CE47E0"/>
    <w:rsid w:val="00CE4947"/>
    <w:rsid w:val="00CE4AE3"/>
    <w:rsid w:val="00CE4B5B"/>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025"/>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245"/>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7B1"/>
    <w:rsid w:val="00D22966"/>
    <w:rsid w:val="00D22AD4"/>
    <w:rsid w:val="00D22C51"/>
    <w:rsid w:val="00D22C7A"/>
    <w:rsid w:val="00D231A8"/>
    <w:rsid w:val="00D23278"/>
    <w:rsid w:val="00D232DF"/>
    <w:rsid w:val="00D23568"/>
    <w:rsid w:val="00D236A1"/>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DE5"/>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41E"/>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7DC"/>
    <w:rsid w:val="00D549CF"/>
    <w:rsid w:val="00D54CEB"/>
    <w:rsid w:val="00D54F8E"/>
    <w:rsid w:val="00D5503D"/>
    <w:rsid w:val="00D555B6"/>
    <w:rsid w:val="00D55C6E"/>
    <w:rsid w:val="00D55C7E"/>
    <w:rsid w:val="00D55FF1"/>
    <w:rsid w:val="00D5611B"/>
    <w:rsid w:val="00D56179"/>
    <w:rsid w:val="00D5618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1B9"/>
    <w:rsid w:val="00D65223"/>
    <w:rsid w:val="00D654DF"/>
    <w:rsid w:val="00D65682"/>
    <w:rsid w:val="00D65900"/>
    <w:rsid w:val="00D65976"/>
    <w:rsid w:val="00D667F1"/>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204B"/>
    <w:rsid w:val="00DB2451"/>
    <w:rsid w:val="00DB2680"/>
    <w:rsid w:val="00DB26E6"/>
    <w:rsid w:val="00DB29D5"/>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73"/>
    <w:rsid w:val="00DD322D"/>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29C"/>
    <w:rsid w:val="00DF44AC"/>
    <w:rsid w:val="00DF46F1"/>
    <w:rsid w:val="00DF482C"/>
    <w:rsid w:val="00DF4B7B"/>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131"/>
    <w:rsid w:val="00E13316"/>
    <w:rsid w:val="00E1355C"/>
    <w:rsid w:val="00E1387E"/>
    <w:rsid w:val="00E13EB9"/>
    <w:rsid w:val="00E14164"/>
    <w:rsid w:val="00E148F7"/>
    <w:rsid w:val="00E14AED"/>
    <w:rsid w:val="00E14D38"/>
    <w:rsid w:val="00E14F35"/>
    <w:rsid w:val="00E14FE9"/>
    <w:rsid w:val="00E1506A"/>
    <w:rsid w:val="00E1579E"/>
    <w:rsid w:val="00E157B2"/>
    <w:rsid w:val="00E15A7A"/>
    <w:rsid w:val="00E15A7F"/>
    <w:rsid w:val="00E15D96"/>
    <w:rsid w:val="00E15FBF"/>
    <w:rsid w:val="00E16179"/>
    <w:rsid w:val="00E1621A"/>
    <w:rsid w:val="00E163FA"/>
    <w:rsid w:val="00E16445"/>
    <w:rsid w:val="00E1687B"/>
    <w:rsid w:val="00E16C70"/>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930"/>
    <w:rsid w:val="00E27B4F"/>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87A"/>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5FB"/>
    <w:rsid w:val="00E4163E"/>
    <w:rsid w:val="00E419F4"/>
    <w:rsid w:val="00E41CC8"/>
    <w:rsid w:val="00E41CCF"/>
    <w:rsid w:val="00E41CFA"/>
    <w:rsid w:val="00E41D2B"/>
    <w:rsid w:val="00E41D6D"/>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1300"/>
    <w:rsid w:val="00E6133F"/>
    <w:rsid w:val="00E61645"/>
    <w:rsid w:val="00E61774"/>
    <w:rsid w:val="00E617A3"/>
    <w:rsid w:val="00E617D1"/>
    <w:rsid w:val="00E619A5"/>
    <w:rsid w:val="00E61EC6"/>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929"/>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991"/>
    <w:rsid w:val="00EB1B29"/>
    <w:rsid w:val="00EB1C23"/>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1D1F"/>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A66"/>
    <w:rsid w:val="00ED7AEB"/>
    <w:rsid w:val="00ED7E9E"/>
    <w:rsid w:val="00ED7EF2"/>
    <w:rsid w:val="00EE066D"/>
    <w:rsid w:val="00EE078C"/>
    <w:rsid w:val="00EE1188"/>
    <w:rsid w:val="00EE1973"/>
    <w:rsid w:val="00EE197F"/>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DFD"/>
    <w:rsid w:val="00F13F65"/>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0E1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E9C"/>
    <w:rsid w:val="00F650C4"/>
    <w:rsid w:val="00F650DD"/>
    <w:rsid w:val="00F65204"/>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4AE"/>
    <w:rsid w:val="00FA7831"/>
    <w:rsid w:val="00FA7F90"/>
    <w:rsid w:val="00FB026E"/>
    <w:rsid w:val="00FB08CA"/>
    <w:rsid w:val="00FB0A98"/>
    <w:rsid w:val="00FB0CAC"/>
    <w:rsid w:val="00FB0E68"/>
    <w:rsid w:val="00FB0ECE"/>
    <w:rsid w:val="00FB12D6"/>
    <w:rsid w:val="00FB1583"/>
    <w:rsid w:val="00FB1804"/>
    <w:rsid w:val="00FB1C41"/>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EB0"/>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F5"/>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2310</TotalTime>
  <Pages>51</Pages>
  <Words>145939</Words>
  <Characters>773479</Characters>
  <Application>Microsoft Office Word</Application>
  <DocSecurity>0</DocSecurity>
  <Lines>6445</Lines>
  <Paragraphs>1835</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215</cp:revision>
  <cp:lastPrinted>2017-05-07T13:41:00Z</cp:lastPrinted>
  <dcterms:created xsi:type="dcterms:W3CDTF">2020-10-17T08:45:00Z</dcterms:created>
  <dcterms:modified xsi:type="dcterms:W3CDTF">2020-10-21T19:52:00Z</dcterms:modified>
</cp:coreProperties>
</file>