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31D4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31D4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31D4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31D4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31D4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31D4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31D4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31D4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31D4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31D4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31D4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31D4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31D4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31D4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31D4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31D4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31D4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31D4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31D4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31D4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31D4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31D4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31D4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31D4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31D4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31D4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31D4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31D4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45D52" w:rsidRDefault="00D45D52" w:rsidP="007016BF">
                              <w:pPr>
                                <w:spacing w:before="60" w:after="0"/>
                                <w:jc w:val="center"/>
                                <w:rPr>
                                  <w:lang w:val="sv-SE"/>
                                </w:rPr>
                              </w:pPr>
                              <w:r>
                                <w:rPr>
                                  <w:lang w:val="sv-SE"/>
                                </w:rPr>
                                <w:t>Register Preparator</w:t>
                              </w:r>
                            </w:p>
                            <w:p w14:paraId="5B7E5EAE" w14:textId="77777777" w:rsidR="00D45D52" w:rsidRPr="00C7380D" w:rsidRDefault="00D45D5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45D52" w:rsidRDefault="00D45D52" w:rsidP="00F52895">
                              <w:pPr>
                                <w:spacing w:before="60" w:after="0"/>
                                <w:jc w:val="center"/>
                                <w:rPr>
                                  <w:lang w:val="sv-SE"/>
                                </w:rPr>
                              </w:pPr>
                              <w:r>
                                <w:rPr>
                                  <w:lang w:val="sv-SE"/>
                                </w:rPr>
                                <w:t>Register Allocator</w:t>
                              </w:r>
                            </w:p>
                            <w:p w14:paraId="49971E8A" w14:textId="77777777" w:rsidR="00D45D52" w:rsidRDefault="00D45D5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45D52" w:rsidRPr="009C410A" w:rsidRDefault="00D45D5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45D52" w:rsidRPr="009C410A" w:rsidRDefault="00D45D5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45D52" w:rsidRDefault="00D45D5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45D52" w:rsidRDefault="00D45D5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45D52" w:rsidRDefault="00D45D52" w:rsidP="007016BF">
                              <w:pPr>
                                <w:pStyle w:val="Normalwebb"/>
                                <w:spacing w:before="60" w:line="252" w:lineRule="auto"/>
                                <w:jc w:val="center"/>
                              </w:pPr>
                              <w:r>
                                <w:rPr>
                                  <w:rFonts w:eastAsia="Calibri"/>
                                  <w:sz w:val="22"/>
                                  <w:szCs w:val="22"/>
                                  <w:lang w:val="en-US"/>
                                </w:rPr>
                                <w:t>Object Code</w:t>
                              </w:r>
                            </w:p>
                            <w:p w14:paraId="774C3A6C" w14:textId="77777777" w:rsidR="00D45D52" w:rsidRDefault="00D45D5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45D52" w:rsidRDefault="00D45D5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45D52" w:rsidRDefault="00D45D5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45D52" w:rsidRDefault="00D45D52" w:rsidP="007016BF">
                        <w:pPr>
                          <w:spacing w:before="60" w:after="0"/>
                          <w:jc w:val="center"/>
                          <w:rPr>
                            <w:lang w:val="sv-SE"/>
                          </w:rPr>
                        </w:pPr>
                        <w:r>
                          <w:rPr>
                            <w:lang w:val="sv-SE"/>
                          </w:rPr>
                          <w:t>Register Preparator</w:t>
                        </w:r>
                      </w:p>
                      <w:p w14:paraId="5B7E5EAE" w14:textId="77777777" w:rsidR="00D45D52" w:rsidRPr="00C7380D" w:rsidRDefault="00D45D52"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45D52" w:rsidRDefault="00D45D52" w:rsidP="00F52895">
                        <w:pPr>
                          <w:spacing w:before="60" w:after="0"/>
                          <w:jc w:val="center"/>
                          <w:rPr>
                            <w:lang w:val="sv-SE"/>
                          </w:rPr>
                        </w:pPr>
                        <w:r>
                          <w:rPr>
                            <w:lang w:val="sv-SE"/>
                          </w:rPr>
                          <w:t>Register Allocator</w:t>
                        </w:r>
                      </w:p>
                      <w:p w14:paraId="49971E8A" w14:textId="77777777" w:rsidR="00D45D52" w:rsidRDefault="00D45D52"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45D52" w:rsidRPr="009C410A" w:rsidRDefault="00D45D5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45D52" w:rsidRPr="009C410A" w:rsidRDefault="00D45D5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45D52" w:rsidRDefault="00D45D52"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45D52" w:rsidRDefault="00D45D52"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45D52" w:rsidRDefault="00D45D52" w:rsidP="007016BF">
                        <w:pPr>
                          <w:pStyle w:val="Normalwebb"/>
                          <w:spacing w:before="60" w:line="252" w:lineRule="auto"/>
                          <w:jc w:val="center"/>
                        </w:pPr>
                        <w:r>
                          <w:rPr>
                            <w:rFonts w:eastAsia="Calibri"/>
                            <w:sz w:val="22"/>
                            <w:szCs w:val="22"/>
                            <w:lang w:val="en-US"/>
                          </w:rPr>
                          <w:t>Object Code</w:t>
                        </w:r>
                      </w:p>
                      <w:p w14:paraId="774C3A6C" w14:textId="77777777" w:rsidR="00D45D52" w:rsidRDefault="00D45D52"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45D52" w:rsidRDefault="00D45D5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45D52" w:rsidRDefault="00D45D5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3954748C"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631D4D">
        <w:t>initialize</w:t>
      </w:r>
      <w:r w:rsidRPr="00EC76D5">
        <w:t xml:space="preserv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18421BEC" w:rsidR="00E40B78" w:rsidRPr="00EC76D5" w:rsidRDefault="00E40B78" w:rsidP="00E40B78">
      <w:r w:rsidRPr="00EC76D5">
        <w:t xml:space="preserve">The </w:t>
      </w:r>
      <w:r w:rsidRPr="00D45D52">
        <w:rPr>
          <w:rStyle w:val="KeyWord0"/>
        </w:rPr>
        <w:t>for</w:t>
      </w:r>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r w:rsidR="003F2069">
        <w:t>infinitive</w:t>
      </w:r>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310D164"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631D4D">
        <w:t>initialize</w:t>
      </w:r>
      <w:ins w:id="385" w:author="Stefan Bjornander" w:date="2015-04-25T10:38:00Z">
        <w:r w:rsidR="008947FF" w:rsidRPr="00EC76D5">
          <w:t xml:space="preserv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583397E1" w14:textId="77777777" w:rsidR="00226452" w:rsidRPr="00226452" w:rsidRDefault="00226452" w:rsidP="00226452">
      <w:pPr>
        <w:pStyle w:val="Code"/>
        <w:rPr>
          <w:highlight w:val="white"/>
        </w:rPr>
      </w:pPr>
      <w:bookmarkStart w:id="5838"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lastRenderedPageBreak/>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lastRenderedPageBreak/>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lastRenderedPageBreak/>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lastRenderedPageBreak/>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lastRenderedPageBreak/>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lastRenderedPageBreak/>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cane generate more efficient assembly code.</w:t>
      </w:r>
    </w:p>
    <w:p w14:paraId="743082A3" w14:textId="77777777" w:rsidR="006C2BC5" w:rsidRDefault="006C2BC5" w:rsidP="006C2BC5">
      <w:pPr>
        <w:pStyle w:val="CodeHeader"/>
      </w:pPr>
      <w:r>
        <w:t>MiddleCodeOptimizor.cs</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lastRenderedPageBreak/>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lastRenderedPageBreak/>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6E506A6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2947A520"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653D93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3CF2F417"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5CCC9261" w:rsidR="002759C1" w:rsidRPr="00EC76D5" w:rsidRDefault="002759C1" w:rsidP="002759C1">
      <w:pPr>
        <w:pStyle w:val="Code"/>
      </w:pPr>
      <w:r w:rsidRPr="00EC76D5">
        <w:t xml:space="preserve">    addObjectCode(ObjectOperator.comment, "</w:t>
      </w:r>
      <w:r w:rsidR="00631D4D">
        <w:t>Initialize</w:t>
      </w:r>
      <w:r w:rsidRPr="00EC76D5">
        <w:t xml:space="preserv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5ABDE02A" w:rsidR="002759C1" w:rsidRPr="00EC76D5" w:rsidRDefault="002759C1" w:rsidP="002759C1">
      <w:pPr>
        <w:pStyle w:val="Code"/>
      </w:pPr>
      <w:r w:rsidRPr="00EC76D5">
        <w:t xml:space="preserve">    addObjectCode(ObjectOperator.comment, "</w:t>
      </w:r>
      <w:r w:rsidR="00631D4D">
        <w:t>Initialize</w:t>
      </w:r>
      <w:r w:rsidRPr="00EC76D5">
        <w:t xml:space="preserv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57A42E7C" w:rsidR="002759C1" w:rsidRPr="00EC76D5" w:rsidRDefault="002759C1" w:rsidP="002759C1">
      <w:pPr>
        <w:pStyle w:val="Code"/>
      </w:pPr>
      <w:r w:rsidRPr="00EC76D5">
        <w:t xml:space="preserve">    addObjectCode(ObjectOperator.comment, "</w:t>
      </w:r>
      <w:r w:rsidR="00631D4D">
        <w:t>Initialize</w:t>
      </w:r>
      <w:r w:rsidRPr="00EC76D5">
        <w:t xml:space="preserv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B20B4C" w:rsidR="002759C1" w:rsidRPr="00EC76D5" w:rsidRDefault="002759C1" w:rsidP="002759C1">
      <w:pPr>
        <w:pStyle w:val="Code"/>
      </w:pPr>
      <w:r w:rsidRPr="00EC76D5">
        <w:t xml:space="preserve">    String label1 = Main.SeparatorId + "</w:t>
      </w:r>
      <w:r w:rsidR="00631D4D">
        <w:t>Initialize</w:t>
      </w:r>
      <w:r w:rsidRPr="00EC76D5">
        <w:t>" + Main.SeparatorId + "1",</w:t>
      </w:r>
    </w:p>
    <w:p w14:paraId="2CF75F86" w14:textId="33617A36" w:rsidR="002759C1" w:rsidRPr="00EC76D5" w:rsidRDefault="002759C1" w:rsidP="002759C1">
      <w:pPr>
        <w:pStyle w:val="Code"/>
      </w:pPr>
      <w:r w:rsidRPr="00EC76D5">
        <w:t xml:space="preserve">           label2 = Main.SeparatorId + "</w:t>
      </w:r>
      <w:r w:rsidR="00631D4D">
        <w:t>Initialize</w:t>
      </w:r>
      <w:r w:rsidRPr="00EC76D5">
        <w:t>" + Main.SeparatorId + "2",</w:t>
      </w:r>
    </w:p>
    <w:p w14:paraId="2918635C" w14:textId="5EFE74FF" w:rsidR="002759C1" w:rsidRPr="00EC76D5" w:rsidRDefault="002759C1" w:rsidP="002759C1">
      <w:pPr>
        <w:pStyle w:val="Code"/>
      </w:pPr>
      <w:r w:rsidRPr="00EC76D5">
        <w:t xml:space="preserve">           label3 = Main.SeparatorId + "</w:t>
      </w:r>
      <w:r w:rsidR="00631D4D">
        <w:t>Initialize</w:t>
      </w:r>
      <w:r w:rsidRPr="00EC76D5">
        <w:t>" + Main.SeparatorId + "3",</w:t>
      </w:r>
    </w:p>
    <w:p w14:paraId="27A8856F" w14:textId="12C02CB9" w:rsidR="002759C1" w:rsidRPr="00EC76D5" w:rsidRDefault="002759C1" w:rsidP="002759C1">
      <w:pPr>
        <w:pStyle w:val="Code"/>
      </w:pPr>
      <w:r w:rsidRPr="00EC76D5">
        <w:t xml:space="preserve">           label4 = Main.SeparatorId + "</w:t>
      </w:r>
      <w:r w:rsidR="00631D4D">
        <w:t>Initialize</w:t>
      </w:r>
      <w:r w:rsidRPr="00EC76D5">
        <w:t>" + Main.SeparatorId + "4",</w:t>
      </w:r>
    </w:p>
    <w:p w14:paraId="0713B1F8" w14:textId="6695EF3C" w:rsidR="002759C1" w:rsidRPr="00EC76D5" w:rsidRDefault="002759C1" w:rsidP="002759C1">
      <w:pPr>
        <w:pStyle w:val="Code"/>
      </w:pPr>
      <w:r w:rsidRPr="00EC76D5">
        <w:t xml:space="preserve">           label5 = Main.SeparatorId + "</w:t>
      </w:r>
      <w:r w:rsidR="00631D4D">
        <w:t>Initialize</w:t>
      </w:r>
      <w:r w:rsidRPr="00EC76D5">
        <w:t>" + Main.SeparatorId + "5";</w:t>
      </w:r>
    </w:p>
    <w:p w14:paraId="199F24E1" w14:textId="77777777" w:rsidR="002759C1" w:rsidRPr="00EC76D5" w:rsidRDefault="002759C1" w:rsidP="002759C1">
      <w:pPr>
        <w:pStyle w:val="Code"/>
      </w:pPr>
      <w:r w:rsidRPr="00EC76D5">
        <w:t xml:space="preserve">           </w:t>
      </w:r>
    </w:p>
    <w:p w14:paraId="09567E8B" w14:textId="41F5952D" w:rsidR="002759C1" w:rsidRPr="00EC76D5" w:rsidRDefault="002759C1" w:rsidP="002759C1">
      <w:pPr>
        <w:pStyle w:val="Code"/>
      </w:pPr>
      <w:r w:rsidRPr="00EC76D5">
        <w:t xml:space="preserve">    addObjectCode(ObjectOperator.comment,"</w:t>
      </w:r>
      <w:r w:rsidR="00631D4D">
        <w:t>Initialize</w:t>
      </w:r>
      <w:r w:rsidRPr="00EC76D5">
        <w:t xml:space="preserv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5859" w:name="_Ref420874022"/>
      <w:bookmarkStart w:id="5860" w:name="_Toc481936437"/>
      <w:r>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I have chosen DosBox</w:t>
      </w:r>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which we will look into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5861" w:name="_Ref419646553"/>
      <w:bookmarkStart w:id="5862" w:name="_Toc481936438"/>
      <w:r>
        <w:t>Linking</w:t>
      </w:r>
      <w:bookmarkEnd w:id="5861"/>
      <w:bookmarkEnd w:id="5862"/>
    </w:p>
    <w:bookmarkEnd w:id="5859"/>
    <w:bookmarkEnd w:id="586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1BBDCD52"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631D4D">
        <w:t>initialize</w:t>
      </w:r>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0792F84A"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631D4D">
        <w:t>initialize</w:t>
      </w:r>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45D52" w:rsidRPr="003F7CF1" w:rsidRDefault="00D45D5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45D52" w:rsidRPr="003F7CF1" w:rsidRDefault="00D45D5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45D52" w:rsidRPr="003F7CF1" w:rsidRDefault="00D45D5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45D52" w:rsidRPr="003F7CF1" w:rsidRDefault="00D45D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45D52" w:rsidRPr="003F7CF1" w:rsidRDefault="00D45D5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45D52" w:rsidRPr="003F7CF1" w:rsidRDefault="00D45D5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45D52" w:rsidRPr="003F7CF1" w:rsidRDefault="00D45D5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45D52" w:rsidRPr="003F7CF1" w:rsidRDefault="00D45D5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45D52" w:rsidRPr="003F7CF1" w:rsidRDefault="00D45D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45D52" w:rsidRPr="003F7CF1" w:rsidRDefault="00D45D52"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45D52" w:rsidRPr="003F7CF1" w:rsidRDefault="00D45D5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45D52" w:rsidRPr="003F7CF1" w:rsidRDefault="00D45D52"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45D52" w:rsidRPr="003F7CF1" w:rsidRDefault="00D45D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45D52" w:rsidRPr="003F7CF1" w:rsidRDefault="00D45D5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45D52" w:rsidRPr="003F7CF1" w:rsidRDefault="00D45D52"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45D52" w:rsidRPr="003F7CF1" w:rsidRDefault="00D45D52"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45D52" w:rsidRPr="003F7CF1" w:rsidRDefault="00D45D52"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45D52" w:rsidRPr="003F7CF1" w:rsidRDefault="00D45D5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45D52" w:rsidRPr="003F7CF1" w:rsidRDefault="00D45D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45D52" w:rsidRPr="003F7CF1" w:rsidRDefault="00D45D5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45D52" w:rsidRPr="003F7CF1" w:rsidRDefault="00D45D5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45D52" w:rsidRPr="003F7CF1" w:rsidRDefault="00D45D5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45D52" w:rsidRPr="003F7CF1" w:rsidRDefault="00D45D5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45D52" w:rsidRPr="003F7CF1" w:rsidRDefault="00D45D5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45D52" w:rsidRPr="003F7CF1" w:rsidRDefault="00D45D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45D52" w:rsidRPr="003F7CF1" w:rsidRDefault="00D45D52"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45D52" w:rsidRPr="003F7CF1" w:rsidRDefault="00D45D52"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45D52" w:rsidRPr="003F7CF1" w:rsidRDefault="00D45D52"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45D52" w:rsidRPr="003F7CF1" w:rsidRDefault="00D45D52"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45D52" w:rsidRPr="003F7CF1" w:rsidRDefault="00D45D52"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45D52" w:rsidRPr="003F7CF1" w:rsidRDefault="00D45D52"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45D52" w:rsidRPr="003F7CF1" w:rsidRDefault="00D45D52"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45D52" w:rsidRPr="003F7CF1" w:rsidRDefault="00D45D5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45D52" w:rsidRPr="003F7CF1" w:rsidRDefault="00D45D5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45D52" w:rsidRPr="003F7CF1" w:rsidRDefault="00D45D5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45D52" w:rsidRPr="003F7CF1" w:rsidRDefault="00D45D5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45D52" w:rsidRPr="003F7CF1" w:rsidRDefault="00D45D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45D52" w:rsidRPr="003F7CF1" w:rsidRDefault="00D45D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45D52" w:rsidRPr="003F7CF1" w:rsidRDefault="00D45D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45D52" w:rsidRPr="003F7CF1" w:rsidRDefault="00D45D5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45D52" w:rsidRPr="003F7CF1" w:rsidRDefault="00D45D5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45D52" w:rsidRPr="003F7CF1" w:rsidRDefault="00D45D5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45D52" w:rsidRPr="003F7CF1" w:rsidRDefault="00D45D5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45D52" w:rsidRPr="003F7CF1" w:rsidRDefault="00D45D5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45D52" w:rsidRPr="003F7CF1" w:rsidRDefault="00D45D5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45D52" w:rsidRPr="003F7CF1" w:rsidRDefault="00D45D5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45D52" w:rsidRPr="003F7CF1" w:rsidRDefault="00D45D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45D52" w:rsidRPr="003F7CF1" w:rsidRDefault="00D45D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45D52" w:rsidRPr="003F7CF1" w:rsidRDefault="00D45D5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45D52" w:rsidRPr="003F7CF1" w:rsidRDefault="00D45D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45D52" w:rsidRPr="003F7CF1" w:rsidRDefault="00D45D52"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45D52" w:rsidRPr="003F7CF1" w:rsidRDefault="00D45D52"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45D52" w:rsidRPr="003F7CF1" w:rsidRDefault="00D45D52"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45D52" w:rsidRPr="003F7CF1" w:rsidRDefault="00D45D52"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45D52" w:rsidRPr="003F7CF1" w:rsidRDefault="00D45D52"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45D52" w:rsidRPr="003F7CF1" w:rsidRDefault="00D45D52"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45D52" w:rsidRPr="003F7CF1" w:rsidRDefault="00D45D52"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45D52" w:rsidRPr="003F7CF1" w:rsidRDefault="00D45D52"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45D52" w:rsidRPr="003F7CF1" w:rsidRDefault="00D45D52"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45D52" w:rsidRPr="003F7CF1" w:rsidRDefault="00D45D52"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45D52" w:rsidRPr="003F7CF1" w:rsidRDefault="00D45D52"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45D52" w:rsidRPr="003F7CF1" w:rsidRDefault="00D45D52"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45D52" w:rsidRPr="003F7CF1" w:rsidRDefault="00D45D52"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45D52" w:rsidRPr="003F7CF1" w:rsidRDefault="00D45D52"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45D52" w:rsidRPr="003F7CF1" w:rsidRDefault="00D45D52"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45D52" w:rsidRPr="003F7CF1" w:rsidRDefault="00D45D52"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45D52" w:rsidRPr="003F7CF1" w:rsidRDefault="00D45D52"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45D52" w:rsidRPr="003F7CF1" w:rsidRDefault="00D45D52"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45D52" w:rsidRPr="003F7CF1" w:rsidRDefault="00D45D52"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45D52" w:rsidRPr="003F7CF1" w:rsidRDefault="00D45D52"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45D52" w:rsidRPr="003F7CF1" w:rsidRDefault="00D45D52"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45D52" w:rsidRPr="003F7CF1" w:rsidRDefault="00D45D52"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45D52" w:rsidRPr="003F7CF1" w:rsidRDefault="00D45D52"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45D52" w:rsidRPr="003F7CF1" w:rsidRDefault="00D45D52"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45D52" w:rsidRPr="003F7CF1" w:rsidRDefault="00D45D52"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45D52" w:rsidRPr="003F7CF1" w:rsidRDefault="00D45D52"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45D52" w:rsidRPr="003F7CF1" w:rsidRDefault="00D45D5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45D52" w:rsidRPr="003F7CF1" w:rsidRDefault="00D45D5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45D52" w:rsidRPr="003F7CF1" w:rsidRDefault="00D45D5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45D52" w:rsidRPr="003F7CF1" w:rsidRDefault="00D45D5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45D52" w:rsidRPr="003F7CF1" w:rsidRDefault="00D45D5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45D52" w:rsidRPr="003F7CF1" w:rsidRDefault="00D45D5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45D52" w:rsidRPr="003F7CF1" w:rsidRDefault="00D45D5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45D52" w:rsidRPr="003F7CF1" w:rsidRDefault="00D45D52"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45D52" w:rsidRPr="003F7CF1" w:rsidRDefault="00D45D52"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45D52" w:rsidRPr="003F7CF1" w:rsidRDefault="00D45D52"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45D52" w:rsidRPr="003F7CF1" w:rsidRDefault="00D45D52"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45D52" w:rsidRPr="003F7CF1" w:rsidRDefault="00D45D52"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45D52" w:rsidRPr="003F7CF1" w:rsidRDefault="00D45D5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45D52" w:rsidRPr="003F7CF1" w:rsidRDefault="00D45D5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45D52" w:rsidRPr="003F7CF1" w:rsidRDefault="00D45D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45D52" w:rsidRPr="003F7CF1" w:rsidRDefault="00D45D5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45D52" w:rsidRPr="003F7CF1" w:rsidRDefault="00D45D5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45D52" w:rsidRPr="003F7CF1" w:rsidRDefault="00D45D52"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45D52" w:rsidRPr="003F7CF1" w:rsidRDefault="00D45D52"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45D52" w:rsidRPr="003F7CF1" w:rsidRDefault="00D45D52"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45D52" w:rsidRPr="003F7CF1" w:rsidRDefault="00D45D5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45D52" w:rsidRPr="003F7CF1" w:rsidRDefault="00D45D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45D52" w:rsidRPr="003F7CF1" w:rsidRDefault="00D45D5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45D52" w:rsidRPr="003F7CF1" w:rsidRDefault="00D45D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45D52" w:rsidRPr="003F7CF1" w:rsidRDefault="00D45D5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45D52" w:rsidRPr="003F7CF1" w:rsidRDefault="00D45D5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45D52" w:rsidRPr="003F7CF1" w:rsidRDefault="00D45D5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45D52" w:rsidRPr="003F7CF1" w:rsidRDefault="00D45D52"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45D52" w:rsidRPr="003F7CF1" w:rsidRDefault="00D45D52"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45D52" w:rsidRPr="003F7CF1" w:rsidRDefault="00D45D52"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45D52" w:rsidRPr="003F7CF1" w:rsidRDefault="00D45D52"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45D52" w:rsidRPr="003F7CF1" w:rsidRDefault="00D45D52"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45D52" w:rsidRPr="003F7CF1" w:rsidRDefault="00D45D52"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45D52" w:rsidRPr="003F7CF1" w:rsidRDefault="00D45D5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45D52" w:rsidRPr="003F7CF1" w:rsidRDefault="00D45D5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45D52" w:rsidRPr="003F7CF1" w:rsidRDefault="00D45D5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45D52" w:rsidRPr="003F7CF1" w:rsidRDefault="00D45D5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45D52" w:rsidRPr="003F7CF1" w:rsidRDefault="00D45D5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45D52" w:rsidRPr="003F7CF1" w:rsidRDefault="00D45D52"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45D52" w:rsidRPr="003F7CF1" w:rsidRDefault="00D45D52"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45D52" w:rsidRPr="003F7CF1" w:rsidRDefault="00D45D5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45D52" w:rsidRPr="003F7CF1" w:rsidRDefault="00D45D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45D52" w:rsidRPr="003F7CF1" w:rsidRDefault="00D45D52"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45D52" w:rsidRPr="003F7CF1" w:rsidRDefault="00D45D52"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45D52" w:rsidRPr="003F7CF1" w:rsidRDefault="00D45D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45D52" w:rsidRPr="003F7CF1" w:rsidRDefault="00D45D5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45D52" w:rsidRPr="003F7CF1" w:rsidRDefault="00D45D5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45D52" w:rsidRPr="003F7CF1" w:rsidRDefault="00D45D5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45D52" w:rsidRPr="003F7CF1" w:rsidRDefault="00D45D52"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45D52" w:rsidRPr="003F7CF1" w:rsidRDefault="00D45D52"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45D52" w:rsidRPr="003F7CF1" w:rsidRDefault="00D45D52"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45D52" w:rsidRPr="003F7CF1" w:rsidRDefault="00D45D52"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45D52" w:rsidRPr="003F7CF1" w:rsidRDefault="00D45D52"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45D52" w:rsidRPr="003F7CF1" w:rsidRDefault="00D45D52"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45D52" w:rsidRPr="003F7CF1" w:rsidRDefault="00D45D5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45D52" w:rsidRPr="003F7CF1" w:rsidRDefault="00D45D5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45D52" w:rsidRPr="003F7CF1" w:rsidRDefault="00D45D5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45D52" w:rsidRPr="003F7CF1" w:rsidRDefault="00D45D5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45D52" w:rsidRPr="003F7CF1" w:rsidRDefault="00D45D5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45D52" w:rsidRPr="003F7CF1" w:rsidRDefault="00D45D52"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45D52" w:rsidRPr="003F7CF1" w:rsidRDefault="00D45D52"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45D52" w:rsidRPr="003F7CF1" w:rsidRDefault="00D45D52"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45D52" w:rsidRPr="003F7CF1" w:rsidRDefault="00D45D52"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45D52" w:rsidRPr="003F7CF1" w:rsidRDefault="00D45D5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45D52" w:rsidRPr="003F7CF1" w:rsidRDefault="00D45D5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45D52" w:rsidRPr="003F7CF1" w:rsidRDefault="00D45D52"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45D52" w:rsidRPr="003F7CF1" w:rsidRDefault="00D45D52"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45D52" w:rsidRPr="003F7CF1" w:rsidRDefault="00D45D52"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45D52" w:rsidRPr="003F7CF1" w:rsidRDefault="00D45D5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45D52" w:rsidRPr="003F7CF1" w:rsidRDefault="00D45D52"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45D52" w:rsidRPr="003F7CF1" w:rsidRDefault="00D45D5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45D52" w:rsidRPr="003F7CF1" w:rsidRDefault="00D45D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45D52" w:rsidRPr="003F7CF1" w:rsidRDefault="00D45D5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45D52" w:rsidRPr="003F7CF1" w:rsidRDefault="00D45D5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45D52" w:rsidRPr="003F7CF1" w:rsidRDefault="00D45D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45D52" w:rsidRPr="003F7CF1" w:rsidRDefault="00D45D5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45D52" w:rsidRPr="003F7CF1" w:rsidRDefault="00D45D52"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45D52" w:rsidRPr="003F7CF1" w:rsidRDefault="00D45D52"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45D52" w:rsidRPr="003F7CF1" w:rsidRDefault="00D45D52"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45D52" w:rsidRPr="003F7CF1" w:rsidRDefault="00D45D52"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45D52" w:rsidRPr="003F7CF1" w:rsidRDefault="00D45D52"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45D52" w:rsidRPr="003F7CF1" w:rsidRDefault="00D45D52"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45D52" w:rsidRPr="003F7CF1" w:rsidRDefault="00D45D52"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45D52" w:rsidRPr="003F7CF1" w:rsidRDefault="00D45D52"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45D52" w:rsidRPr="003F7CF1" w:rsidRDefault="00D45D52"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45D52" w:rsidRPr="003F7CF1" w:rsidRDefault="00D45D52"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45D52" w:rsidRPr="003F7CF1" w:rsidRDefault="00D45D52"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45D52" w:rsidRPr="003F7CF1" w:rsidRDefault="00D45D52"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45D52" w:rsidRPr="003F7CF1" w:rsidRDefault="00D45D52"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45D52" w:rsidRPr="003F7CF1" w:rsidRDefault="00D45D5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96661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45D52" w:rsidRPr="003F7CF1" w:rsidRDefault="00D45D5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45D52" w:rsidRPr="003F7CF1" w:rsidRDefault="00D45D5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45D52" w:rsidRPr="003F7CF1" w:rsidRDefault="00D45D5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45D52" w:rsidRPr="003F7CF1" w:rsidRDefault="00D45D5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96661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45D52" w:rsidRPr="003F7CF1" w:rsidRDefault="00D45D52"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45D52" w:rsidRPr="003F7CF1" w:rsidRDefault="00D45D52"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45D52" w:rsidRPr="003F7CF1" w:rsidRDefault="00D45D5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45D52" w:rsidRPr="003F7CF1" w:rsidRDefault="00D45D5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45D52" w:rsidRPr="003F7CF1" w:rsidRDefault="00D45D5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45D52" w:rsidRPr="003F7CF1" w:rsidRDefault="00D45D5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45D52" w:rsidRPr="003F7CF1" w:rsidRDefault="00D45D5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45D52" w:rsidRPr="003F7CF1" w:rsidRDefault="00D45D5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45D52" w:rsidRPr="003F7CF1" w:rsidRDefault="00D45D5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45D52" w:rsidRPr="003F7CF1" w:rsidRDefault="00D45D5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45D52" w:rsidRPr="003F7CF1" w:rsidRDefault="00D45D5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45D52" w:rsidRPr="003F7CF1" w:rsidRDefault="00D45D5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45D52" w:rsidRPr="003F7CF1" w:rsidRDefault="00D45D52"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45D52" w:rsidRPr="003F7CF1" w:rsidRDefault="00D45D52"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45D52" w:rsidRPr="003F7CF1" w:rsidRDefault="00D45D52"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45D52" w:rsidRPr="003F7CF1" w:rsidRDefault="00D45D52"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45D52" w:rsidRPr="003F7CF1" w:rsidRDefault="00D45D52"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45D52" w:rsidRPr="003F7CF1" w:rsidRDefault="00D45D52"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45D52" w:rsidRPr="003F7CF1" w:rsidRDefault="00D45D52"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45D52" w:rsidRPr="003F7CF1" w:rsidRDefault="00D45D52"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45D52" w:rsidRPr="003F7CF1" w:rsidRDefault="00D45D52"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45D52" w:rsidRPr="003F7CF1" w:rsidRDefault="00D45D52"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96660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96660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45D52" w:rsidRPr="003F7CF1" w:rsidRDefault="00D45D5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45D52" w:rsidRPr="003F7CF1" w:rsidRDefault="00D45D5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45D52" w:rsidRPr="003F7CF1" w:rsidRDefault="00D45D5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45D52" w:rsidRPr="003F7CF1" w:rsidRDefault="00D45D5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45D52" w:rsidRPr="003F7CF1" w:rsidRDefault="00D45D52"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45D52" w:rsidRPr="003F7CF1" w:rsidRDefault="00D45D5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45D52" w:rsidRPr="003F7CF1" w:rsidRDefault="00D45D5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45D52" w:rsidRPr="003F7CF1" w:rsidRDefault="00D45D5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45D52" w:rsidRPr="003F7CF1" w:rsidRDefault="00D45D5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45D52" w:rsidRPr="003F7CF1" w:rsidRDefault="00D45D52"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45D52" w:rsidRPr="003F7CF1" w:rsidRDefault="00D45D52"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45D52" w:rsidRPr="003F7CF1" w:rsidRDefault="00D45D5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45D52" w:rsidRPr="003F7CF1" w:rsidRDefault="00D45D5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45D52" w:rsidRPr="003F7CF1" w:rsidRDefault="00D45D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45D52" w:rsidRPr="003F7CF1" w:rsidRDefault="00D45D5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45D52" w:rsidRPr="003F7CF1" w:rsidRDefault="00D45D5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45D52" w:rsidRPr="003F7CF1" w:rsidRDefault="00D45D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45D52" w:rsidRPr="003F7CF1" w:rsidRDefault="00D45D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45D52" w:rsidRPr="003F7CF1" w:rsidRDefault="00D45D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45D52" w:rsidRPr="003F7CF1" w:rsidRDefault="00D45D52"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45D52" w:rsidRPr="003F7CF1" w:rsidRDefault="00D45D52"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45D52" w:rsidRPr="003F7CF1" w:rsidRDefault="00D45D52"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45D52" w:rsidRPr="003F7CF1" w:rsidRDefault="00D45D52"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45D52" w:rsidRPr="003F7CF1" w:rsidRDefault="00D45D52"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45D52" w:rsidRPr="003F7CF1" w:rsidRDefault="00D45D52"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45D52" w:rsidRPr="003F7CF1" w:rsidRDefault="00D45D52"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45D52" w:rsidRPr="003F7CF1" w:rsidRDefault="00D45D52"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45D52" w:rsidRPr="003F7CF1" w:rsidRDefault="00D45D52"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45D52" w:rsidRPr="003F7CF1" w:rsidRDefault="00D45D52"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45D52" w:rsidRPr="003F7CF1" w:rsidRDefault="00D45D52"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45D52" w:rsidRPr="003F7CF1" w:rsidRDefault="00D45D52"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45D52" w:rsidRPr="003F7CF1" w:rsidRDefault="00D45D52"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45D52" w:rsidRPr="003F7CF1" w:rsidRDefault="00D45D52"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45D52" w:rsidRPr="003F7CF1" w:rsidRDefault="00D45D52"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45D52" w:rsidRPr="003F7CF1" w:rsidRDefault="00D45D52"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45D52" w:rsidRPr="003F7CF1" w:rsidRDefault="00D45D52"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45D52" w:rsidRPr="003F7CF1" w:rsidRDefault="00D45D52"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45D52" w:rsidRPr="003F7CF1" w:rsidRDefault="00D45D52"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45D52" w:rsidRPr="003F7CF1" w:rsidRDefault="00D45D52"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45D52" w:rsidRPr="003F7CF1" w:rsidRDefault="00D45D5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45D52" w:rsidRPr="003F7CF1" w:rsidRDefault="00D45D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45D52" w:rsidRPr="003F7CF1" w:rsidRDefault="00D45D5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45D52" w:rsidRPr="003F7CF1" w:rsidRDefault="00D45D5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45D52" w:rsidRPr="003F7CF1" w:rsidRDefault="00D45D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45D52" w:rsidRPr="003F7CF1" w:rsidRDefault="00D45D5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45D52" w:rsidRPr="003F7CF1" w:rsidRDefault="00D45D5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45D52" w:rsidRPr="003F7CF1" w:rsidRDefault="00D45D5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45D52" w:rsidRPr="003F7CF1" w:rsidRDefault="00D45D5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45D52" w:rsidRPr="003F7CF1" w:rsidRDefault="00D45D5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45D52" w:rsidRPr="003F7CF1" w:rsidRDefault="00D45D5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45D52" w:rsidRPr="003F7CF1" w:rsidRDefault="00D45D5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45D52" w:rsidRPr="003F7CF1" w:rsidRDefault="00D45D5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45D52" w:rsidRPr="003F7CF1" w:rsidRDefault="00D45D5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45D52" w:rsidRPr="003F7CF1" w:rsidRDefault="00D45D52"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45D52" w:rsidRPr="003F7CF1" w:rsidRDefault="00D45D52"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45D52" w:rsidRPr="003F7CF1" w:rsidRDefault="00D45D52"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45D52" w:rsidRPr="003F7CF1" w:rsidRDefault="00D45D52"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45D52" w:rsidRPr="003F7CF1" w:rsidRDefault="00D45D52"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45D52" w:rsidRPr="003F7CF1" w:rsidRDefault="00D45D52"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45D52" w:rsidRPr="003F7CF1" w:rsidRDefault="00D45D52"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45D52" w:rsidRPr="003F7CF1" w:rsidRDefault="00D45D52"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45D52" w:rsidRPr="003F7CF1" w:rsidRDefault="00D45D52"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45D52" w:rsidRPr="003F7CF1" w:rsidRDefault="00D45D52"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45D52" w:rsidRPr="003F7CF1" w:rsidRDefault="00D45D52"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45D52" w:rsidRPr="003F7CF1" w:rsidRDefault="00D45D52"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45D52" w:rsidRPr="003F7CF1" w:rsidRDefault="00D45D52"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45D52" w:rsidRPr="003F7CF1" w:rsidRDefault="00D45D52"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45D52" w:rsidRPr="003F7CF1" w:rsidRDefault="00D45D52"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45D52" w:rsidRPr="003F7CF1" w:rsidRDefault="00D45D52"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45D52" w:rsidRPr="003F7CF1" w:rsidRDefault="00D45D52"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45D52" w:rsidRPr="003F7CF1" w:rsidRDefault="00D45D52"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45D52" w:rsidRPr="003F7CF1" w:rsidRDefault="00D45D52"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45D52" w:rsidRPr="003F7CF1" w:rsidRDefault="00D45D52"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45D52" w:rsidRPr="003F7CF1" w:rsidRDefault="00D45D52"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45D52" w:rsidRPr="003F7CF1" w:rsidRDefault="00D45D52"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45D52" w:rsidRPr="003F7CF1" w:rsidRDefault="00D45D52"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45D52" w:rsidRPr="003F7CF1" w:rsidRDefault="00D45D52"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45D52" w:rsidRPr="003F7CF1" w:rsidRDefault="00D45D52"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45D52" w:rsidRPr="003F7CF1" w:rsidRDefault="00D45D52"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45D52" w:rsidRPr="003F7CF1" w:rsidRDefault="00D45D52"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96660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96660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96660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45D52" w:rsidRPr="003F7CF1" w:rsidRDefault="00D45D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45D52" w:rsidRPr="003F7CF1" w:rsidRDefault="00D45D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45D52" w:rsidRPr="003F7CF1" w:rsidRDefault="00D45D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45D52" w:rsidRPr="003F7CF1" w:rsidRDefault="00D45D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45D52" w:rsidRPr="003F7CF1" w:rsidRDefault="00D45D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45D52" w:rsidRPr="003F7CF1" w:rsidRDefault="00D45D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45D52" w:rsidRPr="003F7CF1" w:rsidRDefault="00D45D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45D52" w:rsidRPr="003F7CF1" w:rsidRDefault="00D45D5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45D52" w:rsidRPr="003F7CF1" w:rsidRDefault="00D45D5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45D52" w:rsidRPr="003F7CF1" w:rsidRDefault="00D45D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45D52" w:rsidRPr="003F7CF1" w:rsidRDefault="00D45D52"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45D52" w:rsidRPr="003F7CF1" w:rsidRDefault="00D45D52"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45D52" w:rsidRPr="003F7CF1" w:rsidRDefault="00D45D52"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45D52" w:rsidRPr="003F7CF1" w:rsidRDefault="00D45D52"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45D52" w:rsidRPr="003F7CF1" w:rsidRDefault="00D45D52"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45D52" w:rsidRPr="003F7CF1" w:rsidRDefault="00D45D52"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45D52" w:rsidRPr="003F7CF1" w:rsidRDefault="00D45D52"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45D52" w:rsidRPr="003F7CF1" w:rsidRDefault="00D45D52"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45D52" w:rsidRPr="003F7CF1" w:rsidRDefault="00D45D52"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45D52" w:rsidRPr="003F7CF1" w:rsidRDefault="00D45D52"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45D52" w:rsidRPr="003F7CF1" w:rsidRDefault="00D45D52"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45D52" w:rsidRPr="003F7CF1" w:rsidRDefault="00D45D52"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45D52" w:rsidRPr="003F7CF1" w:rsidRDefault="00D45D5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45D52" w:rsidRPr="003F7CF1" w:rsidRDefault="00D45D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45D52" w:rsidRPr="003F7CF1" w:rsidRDefault="00D45D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45D52" w:rsidRPr="003F7CF1" w:rsidRDefault="00D45D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45D52" w:rsidRPr="003F7CF1" w:rsidRDefault="00D45D52" w:rsidP="00E80032">
                              <w:pPr>
                                <w:pStyle w:val="SourceCodeBoxText"/>
                                <w:rPr>
                                  <w:sz w:val="19"/>
                                  <w:szCs w:val="19"/>
                                  <w:lang w:val="en-US"/>
                                </w:rPr>
                              </w:pPr>
                              <w:r w:rsidRPr="003F7CF1">
                                <w:rPr>
                                  <w:sz w:val="19"/>
                                  <w:szCs w:val="19"/>
                                  <w:lang w:val="en-US"/>
                                </w:rPr>
                                <w:t>push 1</w:t>
                              </w:r>
                            </w:p>
                            <w:p w14:paraId="3C159322" w14:textId="77777777" w:rsidR="00D45D52" w:rsidRPr="003F7CF1" w:rsidRDefault="00D45D52" w:rsidP="00E80032">
                              <w:pPr>
                                <w:pStyle w:val="SourceCodeBoxText"/>
                                <w:rPr>
                                  <w:sz w:val="19"/>
                                  <w:szCs w:val="19"/>
                                  <w:lang w:val="en-US"/>
                                </w:rPr>
                              </w:pPr>
                              <w:r w:rsidRPr="003F7CF1">
                                <w:rPr>
                                  <w:sz w:val="19"/>
                                  <w:szCs w:val="19"/>
                                  <w:lang w:val="en-US"/>
                                </w:rPr>
                                <w:t>push 2</w:t>
                              </w:r>
                            </w:p>
                            <w:p w14:paraId="22BA48C9" w14:textId="77777777" w:rsidR="00D45D52" w:rsidRPr="003F7CF1" w:rsidRDefault="00D45D52" w:rsidP="00E80032">
                              <w:pPr>
                                <w:pStyle w:val="SourceCodeBoxText"/>
                                <w:rPr>
                                  <w:sz w:val="19"/>
                                  <w:szCs w:val="19"/>
                                  <w:lang w:val="en-US"/>
                                </w:rPr>
                              </w:pPr>
                              <w:r w:rsidRPr="003F7CF1">
                                <w:rPr>
                                  <w:sz w:val="19"/>
                                  <w:szCs w:val="19"/>
                                  <w:lang w:val="en-US"/>
                                </w:rPr>
                                <w:t>push 3</w:t>
                              </w:r>
                            </w:p>
                            <w:p w14:paraId="5F86FACB"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45D52" w:rsidRPr="003F7CF1" w:rsidRDefault="00D45D52"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45D52" w:rsidRPr="003F7CF1" w:rsidRDefault="00D45D52"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45D52" w:rsidRPr="003F7CF1" w:rsidRDefault="00D45D52"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45D52" w:rsidRPr="003F7CF1" w:rsidRDefault="00D45D52" w:rsidP="00E80032">
                        <w:pPr>
                          <w:pStyle w:val="SourceCodeBoxText"/>
                          <w:rPr>
                            <w:sz w:val="19"/>
                            <w:szCs w:val="19"/>
                            <w:lang w:val="en-US"/>
                          </w:rPr>
                        </w:pPr>
                        <w:r w:rsidRPr="003F7CF1">
                          <w:rPr>
                            <w:sz w:val="19"/>
                            <w:szCs w:val="19"/>
                            <w:lang w:val="en-US"/>
                          </w:rPr>
                          <w:t>push 1</w:t>
                        </w:r>
                      </w:p>
                      <w:p w14:paraId="3C159322" w14:textId="77777777" w:rsidR="00D45D52" w:rsidRPr="003F7CF1" w:rsidRDefault="00D45D52" w:rsidP="00E80032">
                        <w:pPr>
                          <w:pStyle w:val="SourceCodeBoxText"/>
                          <w:rPr>
                            <w:sz w:val="19"/>
                            <w:szCs w:val="19"/>
                            <w:lang w:val="en-US"/>
                          </w:rPr>
                        </w:pPr>
                        <w:r w:rsidRPr="003F7CF1">
                          <w:rPr>
                            <w:sz w:val="19"/>
                            <w:szCs w:val="19"/>
                            <w:lang w:val="en-US"/>
                          </w:rPr>
                          <w:t>push 2</w:t>
                        </w:r>
                      </w:p>
                      <w:p w14:paraId="22BA48C9" w14:textId="77777777" w:rsidR="00D45D52" w:rsidRPr="003F7CF1" w:rsidRDefault="00D45D52" w:rsidP="00E80032">
                        <w:pPr>
                          <w:pStyle w:val="SourceCodeBoxText"/>
                          <w:rPr>
                            <w:sz w:val="19"/>
                            <w:szCs w:val="19"/>
                            <w:lang w:val="en-US"/>
                          </w:rPr>
                        </w:pPr>
                        <w:r w:rsidRPr="003F7CF1">
                          <w:rPr>
                            <w:sz w:val="19"/>
                            <w:szCs w:val="19"/>
                            <w:lang w:val="en-US"/>
                          </w:rPr>
                          <w:t>push 3</w:t>
                        </w:r>
                      </w:p>
                      <w:p w14:paraId="5F86FACB" w14:textId="77777777" w:rsidR="00D45D52" w:rsidRPr="003F7CF1" w:rsidRDefault="00D45D5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45D52" w:rsidRPr="003F7CF1" w:rsidRDefault="00D45D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45D52" w:rsidRPr="003F7CF1" w:rsidRDefault="00D45D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45D52" w:rsidRPr="003F7CF1" w:rsidRDefault="00D45D5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45D52" w:rsidRPr="003F7CF1" w:rsidRDefault="00D45D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45D52" w:rsidRPr="003F7CF1" w:rsidRDefault="00D45D5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45D52" w:rsidRPr="003F7CF1" w:rsidRDefault="00D45D5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45D52" w:rsidRPr="003F7CF1" w:rsidRDefault="00D45D5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45D52" w:rsidRPr="003F7CF1" w:rsidRDefault="00D45D52"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45D52" w:rsidRPr="003F7CF1" w:rsidRDefault="00D45D52"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45D52" w:rsidRPr="003F7CF1" w:rsidRDefault="00D45D52"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45D52" w:rsidRPr="003F7CF1" w:rsidRDefault="00D45D52"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45D52" w:rsidRPr="003F7CF1" w:rsidRDefault="00D45D52"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45D52" w:rsidRPr="003F7CF1" w:rsidRDefault="00D45D52"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45D52" w:rsidRPr="003F7CF1" w:rsidRDefault="00D45D52"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45D52" w:rsidRPr="003F7CF1" w:rsidRDefault="00D45D52"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45D52" w:rsidRPr="003F7CF1" w:rsidRDefault="00D45D52"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45D52" w:rsidRPr="003F7CF1" w:rsidRDefault="00D45D52"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45D52" w:rsidRPr="003F7CF1" w:rsidRDefault="00D45D52"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45D52" w:rsidRPr="003F7CF1" w:rsidRDefault="00D45D52"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45D52" w:rsidRPr="003F7CF1" w:rsidRDefault="00D45D5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45D52" w:rsidRPr="003F7CF1" w:rsidRDefault="00D45D52" w:rsidP="00E80032">
                              <w:pPr>
                                <w:pStyle w:val="SourceCodeBoxText"/>
                                <w:rPr>
                                  <w:sz w:val="19"/>
                                  <w:szCs w:val="19"/>
                                  <w:lang w:val="en-US"/>
                                </w:rPr>
                              </w:pPr>
                              <w:r w:rsidRPr="003F7CF1">
                                <w:rPr>
                                  <w:sz w:val="19"/>
                                  <w:szCs w:val="19"/>
                                  <w:lang w:val="en-US"/>
                                </w:rPr>
                                <w:t>3</w:t>
                              </w:r>
                            </w:p>
                            <w:p w14:paraId="40F6D3AC" w14:textId="77777777" w:rsidR="00D45D52" w:rsidRPr="003F7CF1" w:rsidRDefault="00D45D5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45D52" w:rsidRPr="003F7CF1" w:rsidRDefault="00D45D5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45D52" w:rsidRPr="003F7CF1" w:rsidRDefault="00D45D5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45D52" w:rsidRPr="003F7CF1" w:rsidRDefault="00D45D5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45D52" w:rsidRPr="003F7CF1" w:rsidRDefault="00D45D5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45D52" w:rsidRPr="003F7CF1" w:rsidRDefault="00D45D5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45D52" w:rsidRPr="003F7CF1" w:rsidRDefault="00D45D5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45D52" w:rsidRPr="003F7CF1" w:rsidRDefault="00D45D52" w:rsidP="00E80032">
                        <w:pPr>
                          <w:pStyle w:val="SourceCodeBoxText"/>
                          <w:rPr>
                            <w:sz w:val="19"/>
                            <w:szCs w:val="19"/>
                            <w:lang w:val="en-US"/>
                          </w:rPr>
                        </w:pPr>
                        <w:r w:rsidRPr="003F7CF1">
                          <w:rPr>
                            <w:sz w:val="19"/>
                            <w:szCs w:val="19"/>
                            <w:lang w:val="en-US"/>
                          </w:rPr>
                          <w:t>3</w:t>
                        </w:r>
                      </w:p>
                      <w:p w14:paraId="40F6D3AC" w14:textId="77777777" w:rsidR="00D45D52" w:rsidRPr="003F7CF1" w:rsidRDefault="00D45D52"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45D52" w:rsidRPr="003F7CF1" w:rsidRDefault="00D45D52"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45D52" w:rsidRPr="003F7CF1" w:rsidRDefault="00D45D52"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45D52" w:rsidRPr="003F7CF1" w:rsidRDefault="00D45D52"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45D52" w:rsidRPr="003F7CF1" w:rsidRDefault="00D45D52"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45D52" w:rsidRPr="003F7CF1" w:rsidRDefault="00D45D52"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45D52" w:rsidRPr="003F7CF1" w:rsidRDefault="00D45D52"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45D52" w:rsidRPr="003F7CF1" w:rsidRDefault="00D45D52"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45D52" w:rsidRPr="003F7CF1" w:rsidRDefault="00D45D52"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45D52" w:rsidRPr="003F7CF1" w:rsidRDefault="00D45D52"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45D52" w:rsidRPr="003F7CF1" w:rsidRDefault="00D45D52"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45D52" w:rsidRPr="003F7CF1" w:rsidRDefault="00D45D5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45D52" w:rsidRDefault="00D45D52" w:rsidP="005F7461">
                              <w:pPr>
                                <w:spacing w:before="60" w:after="0"/>
                                <w:jc w:val="center"/>
                                <w:rPr>
                                  <w:lang w:val="sv-SE"/>
                                </w:rPr>
                              </w:pPr>
                              <w:r>
                                <w:rPr>
                                  <w:lang w:val="sv-SE"/>
                                </w:rPr>
                                <w:t>Preprocessor</w:t>
                              </w:r>
                            </w:p>
                            <w:p w14:paraId="04F32221" w14:textId="77777777" w:rsidR="00D45D52" w:rsidRPr="00C7380D" w:rsidRDefault="00D45D5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45D52" w:rsidRPr="008541FD" w:rsidRDefault="00D45D52" w:rsidP="005F7461">
                              <w:pPr>
                                <w:spacing w:before="60" w:after="0"/>
                                <w:jc w:val="center"/>
                              </w:pPr>
                              <w:r w:rsidRPr="008541FD">
                                <w:t>Source</w:t>
                              </w:r>
                              <w:r>
                                <w:t xml:space="preserve"> </w:t>
                              </w:r>
                              <w:r w:rsidRPr="008541FD">
                                <w:t>Code</w:t>
                              </w:r>
                            </w:p>
                            <w:p w14:paraId="4FCEAC5C" w14:textId="77777777" w:rsidR="00D45D52" w:rsidRDefault="00D45D5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45D52" w:rsidRDefault="00D45D5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45D52" w:rsidRDefault="00D45D52" w:rsidP="005F7461">
                              <w:pPr>
                                <w:pStyle w:val="Normalwebb"/>
                                <w:spacing w:before="60" w:line="256" w:lineRule="auto"/>
                                <w:jc w:val="center"/>
                              </w:pPr>
                              <w:r>
                                <w:rPr>
                                  <w:rFonts w:eastAsia="Calibri"/>
                                  <w:sz w:val="22"/>
                                  <w:szCs w:val="22"/>
                                  <w:lang w:val="en-US"/>
                                </w:rPr>
                                <w:t>Processed Code</w:t>
                              </w:r>
                            </w:p>
                            <w:p w14:paraId="14142DBC" w14:textId="77777777" w:rsidR="00D45D52" w:rsidRDefault="00D45D5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45D52" w:rsidRDefault="00D45D5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45D52" w:rsidRDefault="00D45D52" w:rsidP="005F7461">
                              <w:pPr>
                                <w:pStyle w:val="Normalwebb"/>
                                <w:spacing w:before="60" w:line="254" w:lineRule="auto"/>
                                <w:jc w:val="center"/>
                              </w:pPr>
                              <w:r>
                                <w:rPr>
                                  <w:rFonts w:eastAsia="Calibri"/>
                                  <w:sz w:val="22"/>
                                  <w:szCs w:val="22"/>
                                  <w:lang w:val="en-US"/>
                                </w:rPr>
                                <w:t>Syntax Tree</w:t>
                              </w:r>
                            </w:p>
                            <w:p w14:paraId="070DB26E" w14:textId="77777777" w:rsidR="00D45D52" w:rsidRDefault="00D45D5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45D52" w:rsidRDefault="00D45D5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45D52" w:rsidRDefault="00D45D52" w:rsidP="005F7461">
                              <w:pPr>
                                <w:pStyle w:val="Normalwebb"/>
                                <w:spacing w:before="60" w:line="252" w:lineRule="auto"/>
                                <w:jc w:val="center"/>
                              </w:pPr>
                              <w:r>
                                <w:rPr>
                                  <w:rFonts w:eastAsia="Calibri"/>
                                  <w:sz w:val="22"/>
                                  <w:szCs w:val="22"/>
                                  <w:lang w:val="en-US"/>
                                </w:rPr>
                                <w:t>Optimized Syntax Tree</w:t>
                              </w:r>
                            </w:p>
                            <w:p w14:paraId="3315953C" w14:textId="77777777" w:rsidR="00D45D52" w:rsidRDefault="00D45D5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45D52" w:rsidRDefault="00D45D5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45D52" w:rsidRDefault="00D45D52" w:rsidP="005F7461">
                              <w:pPr>
                                <w:pStyle w:val="Normalwebb"/>
                                <w:spacing w:before="60" w:line="252" w:lineRule="auto"/>
                                <w:jc w:val="center"/>
                              </w:pPr>
                              <w:r>
                                <w:rPr>
                                  <w:rFonts w:eastAsia="Calibri"/>
                                  <w:sz w:val="22"/>
                                  <w:szCs w:val="22"/>
                                  <w:lang w:val="en-US"/>
                                </w:rPr>
                                <w:t>Middle Code List</w:t>
                              </w:r>
                            </w:p>
                            <w:p w14:paraId="321C1BE9" w14:textId="77777777" w:rsidR="00D45D52" w:rsidRDefault="00D45D5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45D52" w:rsidRDefault="00D45D52" w:rsidP="005F7461">
                              <w:pPr>
                                <w:pStyle w:val="Normalwebb"/>
                                <w:spacing w:before="60" w:line="252" w:lineRule="auto"/>
                                <w:jc w:val="center"/>
                              </w:pPr>
                              <w:r>
                                <w:rPr>
                                  <w:rFonts w:eastAsia="Calibri"/>
                                  <w:sz w:val="22"/>
                                  <w:szCs w:val="22"/>
                                  <w:lang w:val="en-US"/>
                                </w:rPr>
                                <w:t>Optimized Middle Code List</w:t>
                              </w:r>
                            </w:p>
                            <w:p w14:paraId="4CF9CB98" w14:textId="77777777" w:rsidR="00D45D52" w:rsidRDefault="00D45D5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45D52" w:rsidRDefault="00D45D5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45D52" w:rsidRDefault="00D45D5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45D52" w:rsidRDefault="00D45D52" w:rsidP="005F7461">
                        <w:pPr>
                          <w:spacing w:before="60" w:after="0"/>
                          <w:jc w:val="center"/>
                          <w:rPr>
                            <w:lang w:val="sv-SE"/>
                          </w:rPr>
                        </w:pPr>
                        <w:r>
                          <w:rPr>
                            <w:lang w:val="sv-SE"/>
                          </w:rPr>
                          <w:t>Preprocessor</w:t>
                        </w:r>
                      </w:p>
                      <w:p w14:paraId="04F32221" w14:textId="77777777" w:rsidR="00D45D52" w:rsidRPr="00C7380D" w:rsidRDefault="00D45D52"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45D52" w:rsidRPr="008541FD" w:rsidRDefault="00D45D52" w:rsidP="005F7461">
                        <w:pPr>
                          <w:spacing w:before="60" w:after="0"/>
                          <w:jc w:val="center"/>
                        </w:pPr>
                        <w:r w:rsidRPr="008541FD">
                          <w:t>Source</w:t>
                        </w:r>
                        <w:r>
                          <w:t xml:space="preserve"> </w:t>
                        </w:r>
                        <w:r w:rsidRPr="008541FD">
                          <w:t>Code</w:t>
                        </w:r>
                      </w:p>
                      <w:p w14:paraId="4FCEAC5C" w14:textId="77777777" w:rsidR="00D45D52" w:rsidRDefault="00D45D52"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45D52" w:rsidRDefault="00D45D52"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45D52" w:rsidRDefault="00D45D52" w:rsidP="005F7461">
                        <w:pPr>
                          <w:pStyle w:val="Normalwebb"/>
                          <w:spacing w:before="60" w:line="256" w:lineRule="auto"/>
                          <w:jc w:val="center"/>
                        </w:pPr>
                        <w:r>
                          <w:rPr>
                            <w:rFonts w:eastAsia="Calibri"/>
                            <w:sz w:val="22"/>
                            <w:szCs w:val="22"/>
                            <w:lang w:val="en-US"/>
                          </w:rPr>
                          <w:t>Processed Code</w:t>
                        </w:r>
                      </w:p>
                      <w:p w14:paraId="14142DBC" w14:textId="77777777" w:rsidR="00D45D52" w:rsidRDefault="00D45D52"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45D52" w:rsidRDefault="00D45D52"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45D52" w:rsidRDefault="00D45D52" w:rsidP="005F7461">
                        <w:pPr>
                          <w:pStyle w:val="Normalwebb"/>
                          <w:spacing w:before="60" w:line="254" w:lineRule="auto"/>
                          <w:jc w:val="center"/>
                        </w:pPr>
                        <w:r>
                          <w:rPr>
                            <w:rFonts w:eastAsia="Calibri"/>
                            <w:sz w:val="22"/>
                            <w:szCs w:val="22"/>
                            <w:lang w:val="en-US"/>
                          </w:rPr>
                          <w:t>Syntax Tree</w:t>
                        </w:r>
                      </w:p>
                      <w:p w14:paraId="070DB26E" w14:textId="77777777" w:rsidR="00D45D52" w:rsidRDefault="00D45D52"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45D52" w:rsidRDefault="00D45D52"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45D52" w:rsidRDefault="00D45D52" w:rsidP="005F7461">
                        <w:pPr>
                          <w:pStyle w:val="Normalwebb"/>
                          <w:spacing w:before="60" w:line="252" w:lineRule="auto"/>
                          <w:jc w:val="center"/>
                        </w:pPr>
                        <w:r>
                          <w:rPr>
                            <w:rFonts w:eastAsia="Calibri"/>
                            <w:sz w:val="22"/>
                            <w:szCs w:val="22"/>
                            <w:lang w:val="en-US"/>
                          </w:rPr>
                          <w:t>Optimized Syntax Tree</w:t>
                        </w:r>
                      </w:p>
                      <w:p w14:paraId="3315953C" w14:textId="77777777" w:rsidR="00D45D52" w:rsidRDefault="00D45D52"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45D52" w:rsidRDefault="00D45D52"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45D52" w:rsidRDefault="00D45D52" w:rsidP="005F7461">
                        <w:pPr>
                          <w:pStyle w:val="Normalwebb"/>
                          <w:spacing w:before="60" w:line="252" w:lineRule="auto"/>
                          <w:jc w:val="center"/>
                        </w:pPr>
                        <w:r>
                          <w:rPr>
                            <w:rFonts w:eastAsia="Calibri"/>
                            <w:sz w:val="22"/>
                            <w:szCs w:val="22"/>
                            <w:lang w:val="en-US"/>
                          </w:rPr>
                          <w:t>Middle Code List</w:t>
                        </w:r>
                      </w:p>
                      <w:p w14:paraId="321C1BE9" w14:textId="77777777" w:rsidR="00D45D52" w:rsidRDefault="00D45D52"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45D52" w:rsidRDefault="00D45D52" w:rsidP="005F7461">
                        <w:pPr>
                          <w:pStyle w:val="Normalwebb"/>
                          <w:spacing w:before="60" w:line="252" w:lineRule="auto"/>
                          <w:jc w:val="center"/>
                        </w:pPr>
                        <w:r>
                          <w:rPr>
                            <w:rFonts w:eastAsia="Calibri"/>
                            <w:sz w:val="22"/>
                            <w:szCs w:val="22"/>
                            <w:lang w:val="en-US"/>
                          </w:rPr>
                          <w:t>Optimized Middle Code List</w:t>
                        </w:r>
                      </w:p>
                      <w:p w14:paraId="4CF9CB98" w14:textId="77777777" w:rsidR="00D45D52" w:rsidRDefault="00D45D52"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45D52" w:rsidRDefault="00D45D52"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45D52" w:rsidRDefault="00D45D52"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45D52" w:rsidRDefault="00D45D52" w:rsidP="006F14D0">
                              <w:pPr>
                                <w:spacing w:before="60" w:after="0"/>
                                <w:jc w:val="center"/>
                                <w:rPr>
                                  <w:lang w:val="sv-SE"/>
                                </w:rPr>
                              </w:pPr>
                              <w:r>
                                <w:rPr>
                                  <w:lang w:val="sv-SE"/>
                                </w:rPr>
                                <w:t>Preprocessor</w:t>
                              </w:r>
                            </w:p>
                            <w:p w14:paraId="2CD90E0F" w14:textId="77777777" w:rsidR="00D45D52" w:rsidRPr="00C7380D" w:rsidRDefault="00D45D5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45D52" w:rsidRPr="008541FD" w:rsidRDefault="00D45D52" w:rsidP="006F14D0">
                              <w:pPr>
                                <w:spacing w:before="60" w:after="0"/>
                                <w:jc w:val="center"/>
                              </w:pPr>
                              <w:r w:rsidRPr="008541FD">
                                <w:t>Source</w:t>
                              </w:r>
                              <w:r>
                                <w:t xml:space="preserve"> </w:t>
                              </w:r>
                              <w:r w:rsidRPr="008541FD">
                                <w:t>Code</w:t>
                              </w:r>
                            </w:p>
                            <w:p w14:paraId="1314F231" w14:textId="77777777" w:rsidR="00D45D52" w:rsidRDefault="00D45D5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45D52" w:rsidRDefault="00D45D5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45D52" w:rsidRDefault="00D45D52" w:rsidP="006F14D0">
                              <w:pPr>
                                <w:pStyle w:val="Normalwebb"/>
                                <w:spacing w:before="60" w:line="256" w:lineRule="auto"/>
                                <w:jc w:val="center"/>
                              </w:pPr>
                              <w:r>
                                <w:rPr>
                                  <w:rFonts w:eastAsia="Calibri"/>
                                  <w:sz w:val="22"/>
                                  <w:szCs w:val="22"/>
                                  <w:lang w:val="en-US"/>
                                </w:rPr>
                                <w:t>Processed Code</w:t>
                              </w:r>
                            </w:p>
                            <w:p w14:paraId="705B7689" w14:textId="77777777" w:rsidR="00D45D52" w:rsidRDefault="00D45D5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45D52" w:rsidRDefault="00D45D5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45D52" w:rsidRDefault="00D45D52" w:rsidP="006F14D0">
                              <w:pPr>
                                <w:pStyle w:val="Normalwebb"/>
                                <w:spacing w:before="60" w:line="254" w:lineRule="auto"/>
                                <w:jc w:val="center"/>
                              </w:pPr>
                              <w:r>
                                <w:rPr>
                                  <w:rFonts w:eastAsia="Calibri"/>
                                  <w:sz w:val="22"/>
                                  <w:szCs w:val="22"/>
                                  <w:lang w:val="en-US"/>
                                </w:rPr>
                                <w:t>Syntax Tree</w:t>
                              </w:r>
                            </w:p>
                            <w:p w14:paraId="20988EE2" w14:textId="77777777" w:rsidR="00D45D52" w:rsidRDefault="00D45D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45D52" w:rsidRDefault="00D45D5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45D52" w:rsidRDefault="00D45D52" w:rsidP="006F14D0">
                              <w:pPr>
                                <w:pStyle w:val="Normalwebb"/>
                                <w:spacing w:before="60" w:line="252" w:lineRule="auto"/>
                                <w:jc w:val="center"/>
                              </w:pPr>
                              <w:r>
                                <w:rPr>
                                  <w:rFonts w:eastAsia="Calibri"/>
                                  <w:sz w:val="22"/>
                                  <w:szCs w:val="22"/>
                                  <w:lang w:val="en-US"/>
                                </w:rPr>
                                <w:t>Optimized Syntax Tree</w:t>
                              </w:r>
                            </w:p>
                            <w:p w14:paraId="35223DB0" w14:textId="77777777" w:rsidR="00D45D52" w:rsidRDefault="00D45D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45D52" w:rsidRDefault="00D45D5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45D52" w:rsidRDefault="00D45D52" w:rsidP="006F14D0">
                              <w:pPr>
                                <w:pStyle w:val="Normalwebb"/>
                                <w:spacing w:before="60" w:line="252" w:lineRule="auto"/>
                                <w:jc w:val="center"/>
                              </w:pPr>
                              <w:r>
                                <w:rPr>
                                  <w:rFonts w:eastAsia="Calibri"/>
                                  <w:sz w:val="22"/>
                                  <w:szCs w:val="22"/>
                                  <w:lang w:val="en-US"/>
                                </w:rPr>
                                <w:t>Middle Code List</w:t>
                              </w:r>
                            </w:p>
                            <w:p w14:paraId="5410A942" w14:textId="77777777" w:rsidR="00D45D52" w:rsidRDefault="00D45D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45D52" w:rsidRDefault="00D45D52" w:rsidP="006F14D0">
                              <w:pPr>
                                <w:pStyle w:val="Normalwebb"/>
                                <w:spacing w:before="60" w:line="252" w:lineRule="auto"/>
                                <w:jc w:val="center"/>
                              </w:pPr>
                              <w:r>
                                <w:rPr>
                                  <w:rFonts w:eastAsia="Calibri"/>
                                  <w:sz w:val="22"/>
                                  <w:szCs w:val="22"/>
                                  <w:lang w:val="en-US"/>
                                </w:rPr>
                                <w:t>Optimized Middle Code List</w:t>
                              </w:r>
                            </w:p>
                            <w:p w14:paraId="36F7A1DE" w14:textId="77777777" w:rsidR="00D45D52" w:rsidRDefault="00D45D5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45D52" w:rsidRDefault="00D45D5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45D52" w:rsidRDefault="00D45D5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45D52" w:rsidRDefault="00D45D52" w:rsidP="006F14D0">
                        <w:pPr>
                          <w:spacing w:before="60" w:after="0"/>
                          <w:jc w:val="center"/>
                          <w:rPr>
                            <w:lang w:val="sv-SE"/>
                          </w:rPr>
                        </w:pPr>
                        <w:r>
                          <w:rPr>
                            <w:lang w:val="sv-SE"/>
                          </w:rPr>
                          <w:t>Preprocessor</w:t>
                        </w:r>
                      </w:p>
                      <w:p w14:paraId="2CD90E0F" w14:textId="77777777" w:rsidR="00D45D52" w:rsidRPr="00C7380D" w:rsidRDefault="00D45D52"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45D52" w:rsidRPr="008541FD" w:rsidRDefault="00D45D52" w:rsidP="006F14D0">
                        <w:pPr>
                          <w:spacing w:before="60" w:after="0"/>
                          <w:jc w:val="center"/>
                        </w:pPr>
                        <w:r w:rsidRPr="008541FD">
                          <w:t>Source</w:t>
                        </w:r>
                        <w:r>
                          <w:t xml:space="preserve"> </w:t>
                        </w:r>
                        <w:r w:rsidRPr="008541FD">
                          <w:t>Code</w:t>
                        </w:r>
                      </w:p>
                      <w:p w14:paraId="1314F231" w14:textId="77777777" w:rsidR="00D45D52" w:rsidRDefault="00D45D52"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45D52" w:rsidRDefault="00D45D52"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45D52" w:rsidRDefault="00D45D52" w:rsidP="006F14D0">
                        <w:pPr>
                          <w:pStyle w:val="Normalwebb"/>
                          <w:spacing w:before="60" w:line="256" w:lineRule="auto"/>
                          <w:jc w:val="center"/>
                        </w:pPr>
                        <w:r>
                          <w:rPr>
                            <w:rFonts w:eastAsia="Calibri"/>
                            <w:sz w:val="22"/>
                            <w:szCs w:val="22"/>
                            <w:lang w:val="en-US"/>
                          </w:rPr>
                          <w:t>Processed Code</w:t>
                        </w:r>
                      </w:p>
                      <w:p w14:paraId="705B7689" w14:textId="77777777" w:rsidR="00D45D52" w:rsidRDefault="00D45D52"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45D52" w:rsidRDefault="00D45D52"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45D52" w:rsidRDefault="00D45D52" w:rsidP="006F14D0">
                        <w:pPr>
                          <w:pStyle w:val="Normalwebb"/>
                          <w:spacing w:before="60" w:line="254" w:lineRule="auto"/>
                          <w:jc w:val="center"/>
                        </w:pPr>
                        <w:r>
                          <w:rPr>
                            <w:rFonts w:eastAsia="Calibri"/>
                            <w:sz w:val="22"/>
                            <w:szCs w:val="22"/>
                            <w:lang w:val="en-US"/>
                          </w:rPr>
                          <w:t>Syntax Tree</w:t>
                        </w:r>
                      </w:p>
                      <w:p w14:paraId="20988EE2" w14:textId="77777777" w:rsidR="00D45D52" w:rsidRDefault="00D45D52"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45D52" w:rsidRDefault="00D45D52"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45D52" w:rsidRDefault="00D45D52" w:rsidP="006F14D0">
                        <w:pPr>
                          <w:pStyle w:val="Normalwebb"/>
                          <w:spacing w:before="60" w:line="252" w:lineRule="auto"/>
                          <w:jc w:val="center"/>
                        </w:pPr>
                        <w:r>
                          <w:rPr>
                            <w:rFonts w:eastAsia="Calibri"/>
                            <w:sz w:val="22"/>
                            <w:szCs w:val="22"/>
                            <w:lang w:val="en-US"/>
                          </w:rPr>
                          <w:t>Optimized Syntax Tree</w:t>
                        </w:r>
                      </w:p>
                      <w:p w14:paraId="35223DB0" w14:textId="77777777" w:rsidR="00D45D52" w:rsidRDefault="00D45D52"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45D52" w:rsidRDefault="00D45D52"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45D52" w:rsidRDefault="00D45D52" w:rsidP="006F14D0">
                        <w:pPr>
                          <w:pStyle w:val="Normalwebb"/>
                          <w:spacing w:before="60" w:line="252" w:lineRule="auto"/>
                          <w:jc w:val="center"/>
                        </w:pPr>
                        <w:r>
                          <w:rPr>
                            <w:rFonts w:eastAsia="Calibri"/>
                            <w:sz w:val="22"/>
                            <w:szCs w:val="22"/>
                            <w:lang w:val="en-US"/>
                          </w:rPr>
                          <w:t>Middle Code List</w:t>
                        </w:r>
                      </w:p>
                      <w:p w14:paraId="5410A942" w14:textId="77777777" w:rsidR="00D45D52" w:rsidRDefault="00D45D52"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45D52" w:rsidRDefault="00D45D52" w:rsidP="006F14D0">
                        <w:pPr>
                          <w:pStyle w:val="Normalwebb"/>
                          <w:spacing w:before="60" w:line="252" w:lineRule="auto"/>
                          <w:jc w:val="center"/>
                        </w:pPr>
                        <w:r>
                          <w:rPr>
                            <w:rFonts w:eastAsia="Calibri"/>
                            <w:sz w:val="22"/>
                            <w:szCs w:val="22"/>
                            <w:lang w:val="en-US"/>
                          </w:rPr>
                          <w:t>Optimized Middle Code List</w:t>
                        </w:r>
                      </w:p>
                      <w:p w14:paraId="36F7A1DE" w14:textId="77777777" w:rsidR="00D45D52" w:rsidRDefault="00D45D52"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45D52" w:rsidRDefault="00D45D52"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45D52" w:rsidRDefault="00D45D52"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D45D52" w:rsidRDefault="00D45D52">
      <w:pPr>
        <w:pStyle w:val="Kommentarer"/>
      </w:pPr>
      <w:r>
        <w:rPr>
          <w:rStyle w:val="Kommentarsreferens"/>
        </w:rPr>
        <w:annotationRef/>
      </w:r>
    </w:p>
    <w:p w14:paraId="01C1DAD9" w14:textId="77777777" w:rsidR="00D45D52" w:rsidRDefault="00D45D5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D45D52" w:rsidRDefault="00D45D52">
      <w:pPr>
        <w:pStyle w:val="Kommentarer"/>
      </w:pPr>
      <w:r>
        <w:rPr>
          <w:rStyle w:val="Kommentarsreferens"/>
        </w:rPr>
        <w:annotationRef/>
      </w:r>
    </w:p>
    <w:p w14:paraId="533EC9EE" w14:textId="77777777" w:rsidR="00D45D52" w:rsidRDefault="00D45D5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45D52" w:rsidRDefault="00D45D52" w:rsidP="006C7309">
      <w:pPr>
        <w:spacing w:line="240" w:lineRule="auto"/>
      </w:pPr>
      <w:r>
        <w:separator/>
      </w:r>
    </w:p>
  </w:endnote>
  <w:endnote w:type="continuationSeparator" w:id="0">
    <w:p w14:paraId="0DD18C9D" w14:textId="77777777" w:rsidR="00D45D52" w:rsidRDefault="00D45D5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45D52" w:rsidRDefault="00D45D52" w:rsidP="006C7309">
      <w:pPr>
        <w:spacing w:line="240" w:lineRule="auto"/>
      </w:pPr>
      <w:r>
        <w:separator/>
      </w:r>
    </w:p>
  </w:footnote>
  <w:footnote w:type="continuationSeparator" w:id="0">
    <w:p w14:paraId="0BA3DA21" w14:textId="77777777" w:rsidR="00D45D52" w:rsidRDefault="00D45D52" w:rsidP="006C7309">
      <w:pPr>
        <w:spacing w:line="240" w:lineRule="auto"/>
      </w:pPr>
      <w:r>
        <w:continuationSeparator/>
      </w:r>
    </w:p>
  </w:footnote>
  <w:footnote w:id="1">
    <w:p w14:paraId="073943A1" w14:textId="0E9731C3" w:rsidR="00D45D52" w:rsidRPr="00304E17" w:rsidRDefault="00D45D52">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45D52" w:rsidRPr="007E20F3" w:rsidRDefault="00D45D5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45D52" w:rsidRPr="00214B10" w:rsidRDefault="00D45D52"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D45D52" w:rsidRPr="007E20F3" w:rsidRDefault="00D45D52"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45D52" w:rsidRPr="00E01F3C" w:rsidRDefault="00D45D52"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45D52" w:rsidRDefault="00D45D52"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45D52" w:rsidRPr="006646C9" w:rsidRDefault="00D45D52" w:rsidP="00E40B78">
      <w:pPr>
        <w:pStyle w:val="Code"/>
      </w:pPr>
      <w:r>
        <w:t>printf("int: %i, double %f", 123, 23.45);</w:t>
      </w:r>
    </w:p>
  </w:footnote>
  <w:footnote w:id="7">
    <w:p w14:paraId="185C09F4" w14:textId="77777777" w:rsidR="00D45D52" w:rsidRPr="00D93CD3" w:rsidRDefault="00D45D52"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45D52" w:rsidRPr="0041681A" w:rsidRDefault="00D45D52">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45D52" w:rsidRPr="008A39BB" w:rsidRDefault="00D45D52">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45D52" w:rsidRPr="00DB458B" w:rsidRDefault="00D45D52"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45D52" w:rsidRDefault="00D45D52"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45D52" w:rsidRPr="00DB458B" w:rsidRDefault="00D45D52">
      <w:pPr>
        <w:pStyle w:val="Fotnotstext"/>
      </w:pPr>
    </w:p>
  </w:footnote>
  <w:footnote w:id="12">
    <w:p w14:paraId="6F2CD1AD" w14:textId="01D73667" w:rsidR="00D45D52" w:rsidRPr="00615CDB" w:rsidRDefault="00D45D52">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45D52" w:rsidRPr="00725EAE" w:rsidRDefault="00D45D5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45D52" w:rsidRPr="00B4576D" w:rsidRDefault="00D45D5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45D52" w:rsidRPr="00080A22" w:rsidRDefault="00D45D5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45D52" w:rsidRDefault="00D45D5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45D52" w:rsidRDefault="00D45D52" w:rsidP="00E80032">
      <w:pPr>
        <w:pStyle w:val="Code"/>
      </w:pPr>
      <w:r>
        <w:t>#define BOOL int</w:t>
      </w:r>
    </w:p>
    <w:p w14:paraId="5A8A6026" w14:textId="77777777" w:rsidR="00D45D52" w:rsidRDefault="00D45D52" w:rsidP="00E80032">
      <w:pPr>
        <w:pStyle w:val="Code"/>
      </w:pPr>
      <w:r>
        <w:t>#define TRUE 1</w:t>
      </w:r>
    </w:p>
    <w:p w14:paraId="09976B6C" w14:textId="77777777" w:rsidR="00D45D52" w:rsidRPr="00BF232B" w:rsidRDefault="00D45D52" w:rsidP="00E80032">
      <w:pPr>
        <w:pStyle w:val="Code"/>
      </w:pPr>
      <w:r>
        <w:t>#define FALSE 0</w:t>
      </w:r>
    </w:p>
  </w:footnote>
  <w:footnote w:id="17">
    <w:p w14:paraId="1100CB01" w14:textId="77777777" w:rsidR="00D45D52" w:rsidRDefault="00D45D5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45D52" w:rsidRDefault="00D45D52" w:rsidP="00E80032">
      <w:r>
        <w:rPr>
          <w:rStyle w:val="Fotnotsreferens"/>
        </w:rPr>
        <w:footnoteRef/>
      </w:r>
      <w:r>
        <w:t xml:space="preserve"> Depending of the compiler and its warning level settings.</w:t>
      </w:r>
    </w:p>
  </w:footnote>
  <w:footnote w:id="19">
    <w:p w14:paraId="3D554D37" w14:textId="77777777" w:rsidR="00D45D52" w:rsidRPr="004679D4" w:rsidRDefault="00D45D5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45D52" w:rsidRPr="00C03AB7" w:rsidRDefault="00D45D5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45D52" w:rsidRPr="000C5114" w:rsidRDefault="00D45D5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45D52" w:rsidRPr="002343ED" w:rsidRDefault="00D45D5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45D52" w:rsidRDefault="00D45D52" w:rsidP="00E80032">
      <w:r>
        <w:rPr>
          <w:rStyle w:val="Fotnotsreferens"/>
        </w:rPr>
        <w:footnoteRef/>
      </w:r>
      <w:r>
        <w:t xml:space="preserve"> However, we have no knowledge about the actual address; it may be 10,000 or anything else.</w:t>
      </w:r>
    </w:p>
  </w:footnote>
  <w:footnote w:id="24">
    <w:p w14:paraId="575EFDCD" w14:textId="77777777" w:rsidR="00D45D52" w:rsidRPr="009B0162" w:rsidRDefault="00D45D52"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45D52" w:rsidRDefault="00D45D5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45D52" w:rsidRDefault="00D45D5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45D52" w:rsidRPr="00E554CC" w:rsidRDefault="00D45D5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45D52" w:rsidRPr="00391B01" w:rsidRDefault="00D45D5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45D52" w:rsidRDefault="00D45D5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45D52" w:rsidRDefault="00D45D5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45D52" w:rsidRDefault="00D45D52" w:rsidP="00E80032">
      <w:r>
        <w:rPr>
          <w:rStyle w:val="Fotnotsreferens"/>
        </w:rPr>
        <w:footnoteRef/>
      </w:r>
      <w:r>
        <w:t xml:space="preserve"> There is no rational explanation, just accept it.</w:t>
      </w:r>
    </w:p>
  </w:footnote>
  <w:footnote w:id="32">
    <w:p w14:paraId="0B9FD0C4" w14:textId="77777777" w:rsidR="00D45D52" w:rsidRDefault="00D45D5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45D52" w:rsidRPr="00EF01A1" w:rsidRDefault="00D45D5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45D52" w:rsidRPr="008655EC" w:rsidRDefault="00D45D5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39DC"/>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639"/>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499"/>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092"/>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9B0"/>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D4D"/>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823"/>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683</Pages>
  <Words>208374</Words>
  <Characters>1104386</Characters>
  <Application>Microsoft Office Word</Application>
  <DocSecurity>0</DocSecurity>
  <Lines>9203</Lines>
  <Paragraphs>2620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cp:revision>
  <cp:lastPrinted>2017-05-07T13:41:00Z</cp:lastPrinted>
  <dcterms:created xsi:type="dcterms:W3CDTF">2020-08-26T10:21:00Z</dcterms:created>
  <dcterms:modified xsi:type="dcterms:W3CDTF">2020-08-26T15:03:00Z</dcterms:modified>
</cp:coreProperties>
</file>