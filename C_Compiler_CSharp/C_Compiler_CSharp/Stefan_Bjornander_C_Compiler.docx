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B44CD0">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B44CD0">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B44CD0">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B44CD0">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B44CD0">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B44CD0">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B44CD0">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B44CD0">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B44CD0">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B44CD0">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B44CD0">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B44CD0">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B44CD0">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B44CD0">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B44CD0">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B44CD0">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B44CD0">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B44CD0">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B44CD0">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B44CD0">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B44CD0">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B44CD0">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B44CD0">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B44CD0">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B44CD0">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B44CD0">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B44CD0">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B44CD0">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B44CD0">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B44CD0">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B44CD0">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B44CD0">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B44CD0">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B44CD0">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B44CD0">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B44CD0">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B44CD0">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B44CD0">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B44CD0">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B44CD0">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B44CD0">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B44CD0">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B44CD0">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B44CD0">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B44CD0">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B44CD0">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B44CD0">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B44CD0">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B44CD0">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B44CD0">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B44CD0">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B44CD0">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B44CD0">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B44CD0">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B44CD0">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B44CD0">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B44CD0">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B44CD0">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B44CD0">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B44CD0">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B44CD0">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B44CD0">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B44CD0">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B44CD0">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B44CD0">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B44CD0">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B44CD0">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B44CD0">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B44CD0">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B44CD0">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B44CD0">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B44CD0">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B44CD0">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B44CD0">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B44CD0">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B44CD0">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B44CD0">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B44CD0">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B44CD0">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B44CD0">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B44CD0">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B44CD0">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B44CD0">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B44CD0">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B44CD0">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B44CD0">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B44CD0">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B44CD0">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B44CD0">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B44CD0" w:rsidRDefault="00B44CD0" w:rsidP="007016BF">
                              <w:pPr>
                                <w:spacing w:before="60" w:after="0"/>
                                <w:jc w:val="center"/>
                                <w:rPr>
                                  <w:lang w:val="sv-SE"/>
                                </w:rPr>
                              </w:pPr>
                              <w:r>
                                <w:rPr>
                                  <w:lang w:val="sv-SE"/>
                                </w:rPr>
                                <w:t>Register Preparator</w:t>
                              </w:r>
                            </w:p>
                            <w:p w14:paraId="5B7E5EAE" w14:textId="77777777" w:rsidR="00B44CD0" w:rsidRPr="00C7380D" w:rsidRDefault="00B44CD0"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B44CD0" w:rsidRDefault="00B44CD0" w:rsidP="00F52895">
                              <w:pPr>
                                <w:spacing w:before="60" w:after="0"/>
                                <w:jc w:val="center"/>
                                <w:rPr>
                                  <w:lang w:val="sv-SE"/>
                                </w:rPr>
                              </w:pPr>
                              <w:r>
                                <w:rPr>
                                  <w:lang w:val="sv-SE"/>
                                </w:rPr>
                                <w:t>Register Allocator</w:t>
                              </w:r>
                            </w:p>
                            <w:p w14:paraId="49971E8A" w14:textId="77777777" w:rsidR="00B44CD0" w:rsidRDefault="00B44CD0"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B44CD0" w:rsidRPr="009C410A" w:rsidRDefault="00B44CD0"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B44CD0" w:rsidRPr="009C410A" w:rsidRDefault="00B44CD0"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B44CD0" w:rsidRDefault="00B44CD0"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B44CD0" w:rsidRDefault="00B44CD0"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B44CD0" w:rsidRDefault="00B44CD0" w:rsidP="007016BF">
                              <w:pPr>
                                <w:pStyle w:val="Normalwebb"/>
                                <w:spacing w:before="60" w:line="252" w:lineRule="auto"/>
                                <w:jc w:val="center"/>
                              </w:pPr>
                              <w:r>
                                <w:rPr>
                                  <w:rFonts w:eastAsia="Calibri"/>
                                  <w:sz w:val="22"/>
                                  <w:szCs w:val="22"/>
                                  <w:lang w:val="en-US"/>
                                </w:rPr>
                                <w:t>Object Code</w:t>
                              </w:r>
                            </w:p>
                            <w:p w14:paraId="774C3A6C" w14:textId="77777777" w:rsidR="00B44CD0" w:rsidRDefault="00B44CD0"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B44CD0" w:rsidRDefault="00B44CD0"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B44CD0" w:rsidRDefault="00B44CD0"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B44CD0" w:rsidRDefault="00B44CD0" w:rsidP="007016BF">
                        <w:pPr>
                          <w:spacing w:before="60" w:after="0"/>
                          <w:jc w:val="center"/>
                          <w:rPr>
                            <w:lang w:val="sv-SE"/>
                          </w:rPr>
                        </w:pPr>
                        <w:r>
                          <w:rPr>
                            <w:lang w:val="sv-SE"/>
                          </w:rPr>
                          <w:t>Register Preparator</w:t>
                        </w:r>
                      </w:p>
                      <w:p w14:paraId="5B7E5EAE" w14:textId="77777777" w:rsidR="00B44CD0" w:rsidRPr="00C7380D" w:rsidRDefault="00B44CD0"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B44CD0" w:rsidRDefault="00B44CD0" w:rsidP="00F52895">
                        <w:pPr>
                          <w:spacing w:before="60" w:after="0"/>
                          <w:jc w:val="center"/>
                          <w:rPr>
                            <w:lang w:val="sv-SE"/>
                          </w:rPr>
                        </w:pPr>
                        <w:r>
                          <w:rPr>
                            <w:lang w:val="sv-SE"/>
                          </w:rPr>
                          <w:t>Register Allocator</w:t>
                        </w:r>
                      </w:p>
                      <w:p w14:paraId="49971E8A" w14:textId="77777777" w:rsidR="00B44CD0" w:rsidRDefault="00B44CD0"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B44CD0" w:rsidRPr="009C410A" w:rsidRDefault="00B44CD0"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B44CD0" w:rsidRPr="009C410A" w:rsidRDefault="00B44CD0"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B44CD0" w:rsidRDefault="00B44CD0"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B44CD0" w:rsidRDefault="00B44CD0"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B44CD0" w:rsidRDefault="00B44CD0" w:rsidP="007016BF">
                        <w:pPr>
                          <w:pStyle w:val="Normalwebb"/>
                          <w:spacing w:before="60" w:line="252" w:lineRule="auto"/>
                          <w:jc w:val="center"/>
                        </w:pPr>
                        <w:r>
                          <w:rPr>
                            <w:rFonts w:eastAsia="Calibri"/>
                            <w:sz w:val="22"/>
                            <w:szCs w:val="22"/>
                            <w:lang w:val="en-US"/>
                          </w:rPr>
                          <w:t>Object Code</w:t>
                        </w:r>
                      </w:p>
                      <w:p w14:paraId="774C3A6C" w14:textId="77777777" w:rsidR="00B44CD0" w:rsidRDefault="00B44CD0"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B44CD0" w:rsidRDefault="00B44CD0"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B44CD0" w:rsidRDefault="00B44CD0"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proofErr w:type="gramStart"/>
      <w:r w:rsidR="00200804" w:rsidRPr="00EC76D5">
        <w:t>s</w:t>
      </w:r>
      <w:r w:rsidR="00991DAF" w:rsidRPr="00EC76D5">
        <w:t>tatements</w:t>
      </w:r>
      <w:proofErr w:type="gramEnd"/>
      <w:r w:rsidR="00991DAF" w:rsidRPr="00EC76D5">
        <w:t xml:space="preserve">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w:t>
      </w:r>
      <w:proofErr w:type="gramStart"/>
      <w:r w:rsidRPr="00EC76D5">
        <w:t xml:space="preserve">the </w:t>
      </w:r>
      <w:r w:rsidR="00DE19A0" w:rsidRPr="00EC76D5">
        <w:t>it</w:t>
      </w:r>
      <w:proofErr w:type="gramEnd"/>
      <w:r w:rsidR="00DE19A0" w:rsidRPr="00EC76D5">
        <w:t xml:space="preserve"> is subtrees added by the parser that are removed. For instance, the C standard function </w:t>
      </w:r>
      <w:r w:rsidR="00DE19A0" w:rsidRPr="00EC76D5">
        <w:rPr>
          <w:rStyle w:val="CodeInText0"/>
        </w:rPr>
        <w:t>printf</w:t>
      </w:r>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r w:rsidRPr="00EC76D5">
        <w:t>ymbols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proofErr w:type="gramStart"/>
      <w:r w:rsidR="00DB4FFB" w:rsidRPr="00EC76D5">
        <w:t>The</w:t>
      </w:r>
      <w:proofErr w:type="gramEnd"/>
      <w:r w:rsidR="00DB4FFB" w:rsidRPr="00EC76D5">
        <w:t xml:space="preserv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t>
      </w:r>
      <w:proofErr w:type="gramStart"/>
      <w:r w:rsidRPr="00EC76D5">
        <w:t>way, if</w:t>
      </w:r>
      <w:proofErr w:type="gramEnd"/>
      <w:r w:rsidRPr="00EC76D5">
        <w:t xml:space="preserve">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r w:rsidRPr="00EC76D5">
        <w:t>Goto-chains are also reduced.</w:t>
      </w:r>
      <w:r w:rsidR="00813C0C" w:rsidRPr="00EC76D5">
        <w:t xml:space="preserve"> In the following example, all goto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 xml:space="preserve">lds the variable accessed </w:t>
      </w:r>
      <w:proofErr w:type="gramStart"/>
      <w:r w:rsidR="002523E5" w:rsidRPr="00EC76D5">
        <w:t>later</w:t>
      </w:r>
      <w:r w:rsidR="00FA69E8" w:rsidRPr="00EC76D5">
        <w:t xml:space="preserve"> </w:t>
      </w:r>
      <w:r w:rsidRPr="00EC76D5">
        <w:t>on</w:t>
      </w:r>
      <w:proofErr w:type="gramEnd"/>
      <w:r w:rsidRPr="00EC76D5">
        <w:t xml:space="preserve">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proofErr w:type="gramStart"/>
      <w:r w:rsidRPr="00EC76D5">
        <w:t>registers</w:t>
      </w:r>
      <w:proofErr w:type="gramEnd"/>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w:t>
      </w:r>
      <w:proofErr w:type="gramStart"/>
      <w:r w:rsidR="00A46B9F" w:rsidRPr="00EC76D5">
        <w:t>actually t</w:t>
      </w:r>
      <w:r w:rsidR="0072303B" w:rsidRPr="00EC76D5">
        <w:t>w</w:t>
      </w:r>
      <w:r w:rsidR="00A46B9F" w:rsidRPr="00EC76D5">
        <w:t>o</w:t>
      </w:r>
      <w:proofErr w:type="gramEnd"/>
      <w:r w:rsidR="00A46B9F" w:rsidRPr="00EC76D5">
        <w:t xml:space="preserve">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w:t>
      </w:r>
      <w:proofErr w:type="gramStart"/>
      <w:r w:rsidR="00C51F56" w:rsidRPr="00EC76D5">
        <w:t>code</w:t>
      </w:r>
      <w:proofErr w:type="gramEnd"/>
      <w:r w:rsidR="00C51F56" w:rsidRPr="00EC76D5">
        <w:t xml:space="preserv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 xml:space="preserve">We also </w:t>
      </w:r>
      <w:proofErr w:type="gramStart"/>
      <w:r w:rsidR="00A774F8" w:rsidRPr="00EC76D5">
        <w:t>translates</w:t>
      </w:r>
      <w:proofErr w:type="gramEnd"/>
      <w:r w:rsidR="00A774F8" w:rsidRPr="00EC76D5">
        <w:t xml:space="preserve"> addition or subtraction with one into incremement or decrement, and we reduse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Bison and JFlex</w:t>
      </w:r>
      <w:bookmarkEnd w:id="12"/>
      <w:bookmarkEnd w:id="13"/>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r w:rsidRPr="00EC76D5">
        <w:t>J</w:t>
      </w:r>
      <w:r w:rsidR="00371E5F" w:rsidRPr="00EC76D5">
        <w:t>Fl</w:t>
      </w:r>
      <w:r w:rsidRPr="00EC76D5">
        <w:t xml:space="preserve">ex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w:t>
      </w:r>
      <w:proofErr w:type="gramStart"/>
      <w:r w:rsidR="00B97481" w:rsidRPr="00EC76D5">
        <w:t>generator, and</w:t>
      </w:r>
      <w:proofErr w:type="gramEnd"/>
      <w:r w:rsidR="00B97481" w:rsidRPr="00EC76D5">
        <w:t xml:space="preserve">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 xml:space="preserve">s </w:t>
      </w:r>
      <w:proofErr w:type="gramStart"/>
      <w:r w:rsidR="0099678E" w:rsidRPr="00EC76D5">
        <w:t>are</w:t>
      </w:r>
      <w:proofErr w:type="gramEnd"/>
      <w:r w:rsidR="0099678E" w:rsidRPr="00EC76D5">
        <w:t xml:space="preserv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w:t>
      </w:r>
      <w:proofErr w:type="gramStart"/>
      <w:r w:rsidR="0099678E" w:rsidRPr="00EC76D5">
        <w:t>are</w:t>
      </w:r>
      <w:proofErr w:type="gramEnd"/>
      <w:r w:rsidR="0099678E" w:rsidRPr="00EC76D5">
        <w:t xml:space="preserv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r w:rsidRPr="00EC76D5">
        <w:rPr>
          <w:rStyle w:val="CodeInText"/>
        </w:rPr>
        <w:t>e</w:t>
      </w:r>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r w:rsidR="00923212" w:rsidRPr="00EC76D5">
        <w:rPr>
          <w:rStyle w:val="CodeInText"/>
        </w:rPr>
        <w:t>log10</w:t>
      </w:r>
      <w:r w:rsidR="00923212" w:rsidRPr="00EC76D5">
        <w:t xml:space="preserve">, </w:t>
      </w:r>
      <w:r w:rsidR="00923212" w:rsidRPr="00EC76D5">
        <w:rPr>
          <w:rStyle w:val="CodeInText"/>
        </w:rPr>
        <w:t>exp10</w:t>
      </w:r>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r w:rsidR="006F5454" w:rsidRPr="00EC76D5">
        <w:rPr>
          <w:rStyle w:val="CodeInText"/>
          <w:highlight w:val="white"/>
        </w:rPr>
        <w:t>statement_list</w:t>
      </w:r>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r w:rsidR="00715F10" w:rsidRPr="00EC76D5">
        <w:rPr>
          <w:rStyle w:val="CodeInText"/>
        </w:rPr>
        <w:t>statement_list</w:t>
      </w:r>
      <w:r w:rsidR="00715F10" w:rsidRPr="00EC76D5">
        <w:t xml:space="preserve"> </w:t>
      </w:r>
      <w:r w:rsidR="00D14A78" w:rsidRPr="00EC76D5">
        <w:t>can be read as “a</w:t>
      </w:r>
      <w:r w:rsidR="009A1E95" w:rsidRPr="00EC76D5">
        <w:t xml:space="preserve"> statement list is a </w:t>
      </w:r>
      <w:proofErr w:type="gramStart"/>
      <w:r w:rsidR="009A1E95" w:rsidRPr="00EC76D5">
        <w:t>statement</w:t>
      </w:r>
      <w:proofErr w:type="gramEnd"/>
      <w:r w:rsidR="009A1E95" w:rsidRPr="00EC76D5">
        <w:t xml:space="preserve">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r w:rsidRPr="00EC76D5">
        <w:t>Y</w:t>
      </w:r>
      <w:r w:rsidR="00CA3E6B" w:rsidRPr="00EC76D5">
        <w:t>acc</w:t>
      </w:r>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r>
        <w:t>MainParser.gppg</w:t>
      </w:r>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 xml:space="preserve">The following tokens do not </w:t>
      </w:r>
      <w:proofErr w:type="gramStart"/>
      <w:r w:rsidRPr="00EC76D5">
        <w:t>holds</w:t>
      </w:r>
      <w:proofErr w:type="gramEnd"/>
      <w:r w:rsidRPr="00EC76D5">
        <w:t xml:space="preserve">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The right-hand side are numbered from one, and the attribute values are accessable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r w:rsidRPr="00EC76D5">
        <w:lastRenderedPageBreak/>
        <w:t>J</w:t>
      </w:r>
      <w:r w:rsidR="00ED240D" w:rsidRPr="00EC76D5">
        <w:t>F</w:t>
      </w:r>
      <w:r w:rsidR="00A138C7" w:rsidRPr="00EC76D5">
        <w:t>l</w:t>
      </w:r>
      <w:r w:rsidRPr="00EC76D5">
        <w:t>ex</w:t>
      </w:r>
      <w:bookmarkEnd w:id="17"/>
      <w:bookmarkEnd w:id="18"/>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J</w:t>
      </w:r>
      <w:r w:rsidR="002B548F" w:rsidRPr="00EC76D5">
        <w:t>Fl</w:t>
      </w:r>
      <w:r w:rsidR="000A5AA6" w:rsidRPr="00EC76D5">
        <w:t xml:space="preserve">ex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proofErr w:type="gramStart"/>
      <w:r w:rsidRPr="00EC76D5">
        <w:t>First</w:t>
      </w:r>
      <w:proofErr w:type="gramEnd"/>
      <w:r w:rsidRPr="00EC76D5">
        <w:t xml:space="preserve">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r w:rsidRPr="00EC76D5">
        <w:t>Token.java</w:t>
      </w:r>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When it comes to complicated tokens, J</w:t>
      </w:r>
      <w:r w:rsidR="0029308A" w:rsidRPr="00EC76D5">
        <w:t>Fl</w:t>
      </w:r>
      <w:r w:rsidRPr="00EC76D5">
        <w:t xml:space="preserve">ex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r w:rsidR="004B7FDC" w:rsidRPr="00EC76D5">
        <w:t>preceed</w:t>
      </w:r>
      <w:r w:rsidR="003865CF" w:rsidRPr="00EC76D5">
        <w:t>ing</w:t>
      </w:r>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proofErr w:type="gramStart"/>
            <w:r w:rsidRPr="00EC76D5">
              <w:t>( and</w:t>
            </w:r>
            <w:proofErr w:type="gramEnd"/>
            <w:r w:rsidRPr="00EC76D5">
              <w:t xml:space="preserve">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xml:space="preserve">[ </w:t>
            </w:r>
            <w:proofErr w:type="gramStart"/>
            <w:r w:rsidRPr="00EC76D5">
              <w:t>and ]</w:t>
            </w:r>
            <w:proofErr w:type="gramEnd"/>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xml:space="preserve">[^ </w:t>
            </w:r>
            <w:proofErr w:type="gramStart"/>
            <w:r w:rsidRPr="00EC76D5">
              <w:t>and ]</w:t>
            </w:r>
            <w:proofErr w:type="gramEnd"/>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ne or more</w:t>
            </w:r>
            <w:r w:rsidR="008855EB" w:rsidRPr="00EC76D5">
              <w:t>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r w:rsidRPr="00EC76D5">
        <w:t>Scanner.jflex</w:t>
      </w:r>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 xml:space="preserve">In the scanner code below, a line comment is two slashes followed by zero or more occurrences of any character except newline. Since both the slash has special </w:t>
      </w:r>
      <w:proofErr w:type="gramStart"/>
      <w:r w:rsidRPr="00EC76D5">
        <w:t>meaning</w:t>
      </w:r>
      <w:proofErr w:type="gramEnd"/>
      <w:r w:rsidRPr="00EC76D5">
        <w:t xml:space="preserve">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 xml:space="preserve">An identifier is a capital or small letter, or </w:t>
      </w:r>
      <w:proofErr w:type="gramStart"/>
      <w:r w:rsidRPr="00EC76D5">
        <w:t>a</w:t>
      </w:r>
      <w:proofErr w:type="gramEnd"/>
      <w:r w:rsidRPr="00EC76D5">
        <w:t xml:space="preserve">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r w:rsidRPr="00EC76D5">
        <w:rPr>
          <w:rStyle w:val="CodeInText"/>
        </w:rPr>
        <w:t>yytext</w:t>
      </w:r>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r w:rsidRPr="00EC76D5">
        <w:rPr>
          <w:rStyle w:val="CodeInText0"/>
        </w:rPr>
        <w:t>ScannerToLexer</w:t>
      </w:r>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r w:rsidR="005C5A52" w:rsidRPr="00EC76D5">
        <w:rPr>
          <w:rStyle w:val="CodeInText0"/>
        </w:rPr>
        <w:t>Lexer</w:t>
      </w:r>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r w:rsidR="008611C9" w:rsidRPr="00EC76D5">
        <w:rPr>
          <w:rStyle w:val="CodeInText0"/>
        </w:rPr>
        <w:t>yylex</w:t>
      </w:r>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r w:rsidRPr="00EC76D5">
        <w:lastRenderedPageBreak/>
        <w:t>ScannerToLexer.java</w:t>
      </w:r>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Bison and JFlex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r w:rsidR="00B2491D" w:rsidRPr="00EC76D5">
        <w:rPr>
          <w:rStyle w:val="CodeInText"/>
        </w:rPr>
        <w:t>BufferedReader</w:t>
      </w:r>
      <w:r w:rsidR="00B2491D" w:rsidRPr="00EC76D5">
        <w:t xml:space="preserve">, the output is written to </w:t>
      </w:r>
      <w:r w:rsidR="00B2491D" w:rsidRPr="00EC76D5">
        <w:rPr>
          <w:rStyle w:val="CodeInText"/>
        </w:rPr>
        <w:t>OutputStream</w:t>
      </w:r>
      <w:r w:rsidR="00B2491D" w:rsidRPr="00EC76D5">
        <w:t>, error message</w:t>
      </w:r>
      <w:r w:rsidR="000D7E1E" w:rsidRPr="00EC76D5">
        <w:t>s</w:t>
      </w:r>
      <w:r w:rsidR="00B2491D" w:rsidRPr="00EC76D5">
        <w:t xml:space="preserve"> are written to </w:t>
      </w:r>
      <w:r w:rsidR="00B2491D" w:rsidRPr="00EC76D5">
        <w:rPr>
          <w:rStyle w:val="CodeInText"/>
        </w:rPr>
        <w:t>ErrorStream</w:t>
      </w:r>
      <w:r w:rsidR="00B2491D" w:rsidRPr="00EC76D5">
        <w:t xml:space="preserve">, and </w:t>
      </w:r>
      <w:r w:rsidR="00B2491D" w:rsidRPr="00EC76D5">
        <w:rPr>
          <w:rStyle w:val="CodeInText"/>
        </w:rPr>
        <w:t>VariableMap</w:t>
      </w:r>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r w:rsidRPr="00EC76D5">
        <w:t>Main.java</w:t>
      </w:r>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r w:rsidRPr="00EC76D5">
        <w:t>Parser.bat</w:t>
      </w:r>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r w:rsidRPr="00EC76D5">
        <w:t>Main.java</w:t>
      </w:r>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 xml:space="preserve">Basically, the preprocessor is made up of two parts, where the first part is a scanner and a </w:t>
      </w:r>
      <w:proofErr w:type="gramStart"/>
      <w:r w:rsidRPr="00EC76D5">
        <w:t>pars</w:t>
      </w:r>
      <w:r w:rsidR="008E2AF5" w:rsidRPr="00EC76D5">
        <w:t>er</w:t>
      </w:r>
      <w:proofErr w:type="gramEnd"/>
      <w:r w:rsidR="008E2AF5" w:rsidRPr="00EC76D5">
        <w:t xml:space="preserve">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r w:rsidR="00304A3D" w:rsidRPr="00EC76D5">
        <w:t>J</w:t>
      </w:r>
      <w:r w:rsidR="009943C8" w:rsidRPr="00EC76D5">
        <w:t xml:space="preserve">Flex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r w:rsidR="00545E00" w:rsidRPr="00EC76D5">
        <w:rPr>
          <w:b/>
          <w:bCs/>
        </w:rPr>
        <w:t>Fel! Hittar inte referenskälla.</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r w:rsidRPr="00EC76D5">
        <w:t>Pre</w:t>
      </w:r>
      <w:r w:rsidR="002E67B8">
        <w:t>MainParser.gppg</w:t>
      </w:r>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An expression is cosidered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 xml:space="preserve">The defined directive works both with </w:t>
      </w:r>
      <w:proofErr w:type="gramStart"/>
      <w:r w:rsidRPr="00EC76D5">
        <w:t>or</w:t>
      </w:r>
      <w:proofErr w:type="gramEnd"/>
      <w:r w:rsidRPr="00EC76D5">
        <w:t xml:space="preserve">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r w:rsidRPr="00EC76D5">
        <w:lastRenderedPageBreak/>
        <w:t>PreScanner.jflex</w:t>
      </w:r>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proofErr w:type="gramStart"/>
      <w:r w:rsidR="00FC004D" w:rsidRPr="00EC76D5">
        <w:t>include</w:t>
      </w:r>
      <w:proofErr w:type="gramEnd"/>
      <w:r w:rsidR="00FC004D" w:rsidRPr="00EC76D5">
        <w:t xml:space="preserv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w:t>
      </w:r>
      <w:proofErr w:type="gramStart"/>
      <w:r w:rsidR="00F829F9" w:rsidRPr="00EC76D5">
        <w:t>traversed</w:t>
      </w:r>
      <w:proofErr w:type="gramEnd"/>
      <w:r w:rsidR="00F829F9" w:rsidRPr="00EC76D5">
        <w:t xml:space="preserve"> and each macro is expanded.</w:t>
      </w:r>
      <w:r w:rsidR="00D90060" w:rsidRPr="00EC76D5">
        <w:t xml:space="preserve"> Since the contents of each character and string constant has been </w:t>
      </w:r>
      <w:r w:rsidR="00050290" w:rsidRPr="00EC76D5">
        <w:t>translated</w:t>
      </w:r>
      <w:r w:rsidR="00D90060" w:rsidRPr="00EC76D5">
        <w:t xml:space="preserve"> into slash </w:t>
      </w:r>
      <w:proofErr w:type="gramStart"/>
      <w:r w:rsidR="00D90060" w:rsidRPr="00EC76D5">
        <w:t>codes</w:t>
      </w:r>
      <w:proofErr w:type="gramEnd"/>
      <w:r w:rsidR="00D90060" w:rsidRPr="00EC76D5">
        <w:t xml:space="preserve">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"ef" is concatenated into "abcded".</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r w:rsidRPr="00EC76D5">
        <w:t>Preprocessor.java</w:t>
      </w:r>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r w:rsidRPr="00EC76D5">
        <w:rPr>
          <w:rStyle w:val="CodeInText"/>
        </w:rPr>
        <w:t>traverseLineComment</w:t>
      </w:r>
      <w:r w:rsidRPr="00EC76D5">
        <w:t xml:space="preserve"> method </w:t>
      </w:r>
      <w:r w:rsidR="00D62EAD" w:rsidRPr="00EC76D5">
        <w:t>is quite easy, we just continue until we find the end of the line (‘\n’) or the end of the buffer (‘\0’</w:t>
      </w:r>
      <w:proofErr w:type="gramStart"/>
      <w:r w:rsidR="00A66F79" w:rsidRPr="00EC76D5">
        <w:t>), and</w:t>
      </w:r>
      <w:proofErr w:type="gramEnd"/>
      <w:r w:rsidR="00A66F79" w:rsidRPr="00EC76D5">
        <w:t xml:space="preserve">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r w:rsidRPr="00EC76D5">
        <w:rPr>
          <w:rStyle w:val="CodeInText"/>
        </w:rPr>
        <w:t>traverseBlockComment</w:t>
      </w:r>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proofErr w:type="gramStart"/>
      <w:r w:rsidR="002B5AEC" w:rsidRPr="00EC76D5">
        <w:t>in order for</w:t>
      </w:r>
      <w:proofErr w:type="gramEnd"/>
      <w:r w:rsidR="002B5AEC" w:rsidRPr="00EC76D5">
        <w:t xml:space="preserve">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r w:rsidRPr="00EC76D5">
        <w:rPr>
          <w:rStyle w:val="CodeInText"/>
        </w:rPr>
        <w:t>traverseString</w:t>
      </w:r>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r w:rsidR="00DE4B4E" w:rsidRPr="00EC76D5">
        <w:rPr>
          <w:rStyle w:val="CodeInText"/>
        </w:rPr>
        <w:t>doSlash</w:t>
      </w:r>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w:t>
      </w:r>
      <w:proofErr w:type="gramStart"/>
      <w:r w:rsidR="001A124D" w:rsidRPr="00EC76D5">
        <w:t xml:space="preserve">in order </w:t>
      </w:r>
      <w:r w:rsidR="00916841" w:rsidRPr="00EC76D5">
        <w:t>to</w:t>
      </w:r>
      <w:proofErr w:type="gramEnd"/>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r w:rsidRPr="00EC76D5">
        <w:rPr>
          <w:rStyle w:val="CodeInText"/>
        </w:rPr>
        <w:t>traverseCharacter</w:t>
      </w:r>
      <w:r w:rsidRPr="00EC76D5">
        <w:t xml:space="preserve"> method is </w:t>
      </w:r>
      <w:proofErr w:type="gramStart"/>
      <w:r w:rsidR="00D165D1" w:rsidRPr="00EC76D5">
        <w:t>similar to</w:t>
      </w:r>
      <w:proofErr w:type="gramEnd"/>
      <w:r w:rsidR="00D165D1" w:rsidRPr="00EC76D5">
        <w:t xml:space="preserve"> </w:t>
      </w:r>
      <w:r w:rsidRPr="00EC76D5">
        <w:rPr>
          <w:rStyle w:val="CodeInText"/>
        </w:rPr>
        <w:t>traverseString</w:t>
      </w:r>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r w:rsidR="00651622" w:rsidRPr="00EC76D5">
        <w:rPr>
          <w:rStyle w:val="CodeInText"/>
        </w:rPr>
        <w:t>doSlash</w:t>
      </w:r>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r w:rsidR="00C50C78" w:rsidRPr="00EC76D5">
        <w:rPr>
          <w:rStyle w:val="CodeInText0"/>
        </w:rPr>
        <w:t>slashToChar</w:t>
      </w:r>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w:t>
      </w:r>
      <w:proofErr w:type="gramStart"/>
      <w:r w:rsidR="00DA14BB" w:rsidRPr="00EC76D5">
        <w:t xml:space="preserve">octal </w:t>
      </w:r>
      <w:r w:rsidR="00BB1A11" w:rsidRPr="00EC76D5">
        <w:t xml:space="preserve"> the</w:t>
      </w:r>
      <w:proofErr w:type="gramEnd"/>
      <w:r w:rsidR="00BB1A11" w:rsidRPr="00EC76D5">
        <w:t xml:space="preserv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proofErr w:type="gramStart"/>
      <w:r w:rsidRPr="00EC76D5">
        <w:t>calculated</w:t>
      </w:r>
      <w:proofErr w:type="gramEnd"/>
      <w:r w:rsidRPr="00EC76D5">
        <w:t xml:space="preserve">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r w:rsidR="00DE277A" w:rsidRPr="00EC76D5">
        <w:rPr>
          <w:rStyle w:val="CodeInText0"/>
        </w:rPr>
        <w:t>charToOctal</w:t>
      </w:r>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r w:rsidRPr="00EC76D5">
        <w:rPr>
          <w:rStyle w:val="CodeInText0"/>
        </w:rPr>
        <w:t>octalToChar</w:t>
      </w:r>
      <w:r w:rsidRPr="00EC76D5">
        <w:t xml:space="preserve"> method is called by the scanner to tralform the octal shalch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r w:rsidR="00BF2BB0" w:rsidRPr="00EC76D5">
        <w:rPr>
          <w:rStyle w:val="CodeInText"/>
        </w:rPr>
        <w:t>lineBuffer</w:t>
      </w:r>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r w:rsidR="000F09D0" w:rsidRPr="00EC76D5">
        <w:rPr>
          <w:rStyle w:val="CodeInText"/>
        </w:rPr>
        <w:t>generateLineList</w:t>
      </w:r>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r w:rsidR="002A0975" w:rsidRPr="00EC76D5">
        <w:rPr>
          <w:rStyle w:val="CodeInText"/>
        </w:rPr>
        <w:t>searchForMacros</w:t>
      </w:r>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w:t>
      </w:r>
      <w:proofErr w:type="gramStart"/>
      <w:r w:rsidRPr="00EC76D5">
        <w:t>visible</w:t>
      </w:r>
      <w:proofErr w:type="gramEnd"/>
      <w:r w:rsidRPr="00EC76D5">
        <w:t xml:space="preserv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r w:rsidRPr="00EC76D5">
        <w:rPr>
          <w:rStyle w:val="CodeInText0"/>
        </w:rPr>
        <w:t>trimLeft</w:t>
      </w:r>
      <w:r w:rsidR="00DA4986" w:rsidRPr="00EC76D5">
        <w:t xml:space="preserve"> and </w:t>
      </w:r>
      <w:r w:rsidR="00DA4986" w:rsidRPr="00EC76D5">
        <w:rPr>
          <w:rStyle w:val="CodeInText0"/>
        </w:rPr>
        <w:t>trimRight</w:t>
      </w:r>
      <w:r w:rsidR="00DA4986" w:rsidRPr="00EC76D5">
        <w:t xml:space="preserve"> </w:t>
      </w:r>
      <w:r w:rsidRPr="00EC76D5">
        <w:t>method</w:t>
      </w:r>
      <w:r w:rsidR="00DA4986" w:rsidRPr="00EC76D5">
        <w:t>s</w:t>
      </w:r>
      <w:r w:rsidRPr="00EC76D5">
        <w:t xml:space="preserve"> simple </w:t>
      </w:r>
      <w:r w:rsidR="00CC7155" w:rsidRPr="00EC76D5">
        <w:t xml:space="preserve">removes all </w:t>
      </w:r>
      <w:proofErr w:type="gramStart"/>
      <w:r w:rsidR="00CC7155" w:rsidRPr="00EC76D5">
        <w:t>white-spaces</w:t>
      </w:r>
      <w:proofErr w:type="gramEnd"/>
      <w:r w:rsidR="00CC7155" w:rsidRPr="00EC76D5">
        <w:t xml:space="preserve">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r w:rsidRPr="00EC76D5">
        <w:rPr>
          <w:rStyle w:val="CodeInText0"/>
        </w:rPr>
        <w:t>countChar</w:t>
      </w:r>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r w:rsidRPr="00EC76D5">
        <w:rPr>
          <w:rStyle w:val="CodeInText0"/>
        </w:rPr>
        <w:t>doLine</w:t>
      </w:r>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r w:rsidR="00220C33" w:rsidRPr="00EC76D5">
        <w:rPr>
          <w:rStyle w:val="CodeInText0"/>
        </w:rPr>
        <w:t>Main</w:t>
      </w:r>
      <w:r w:rsidR="00220C33" w:rsidRPr="00EC76D5">
        <w:t>.</w:t>
      </w:r>
      <w:r w:rsidR="00220C33" w:rsidRPr="00EC76D5">
        <w:rPr>
          <w:rStyle w:val="CodeInText0"/>
        </w:rPr>
        <w:t>Path</w:t>
      </w:r>
      <w:r w:rsidR="00220C33" w:rsidRPr="00EC76D5">
        <w:t xml:space="preserve"> and </w:t>
      </w:r>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r w:rsidR="00F4065D" w:rsidRPr="00EC76D5">
        <w:rPr>
          <w:rStyle w:val="CodeInText"/>
        </w:rPr>
        <w:t>Main.IncludePath</w:t>
      </w:r>
      <w:r w:rsidR="00F4065D" w:rsidRPr="00EC76D5">
        <w:t>, and the internal files are included locally.</w:t>
      </w:r>
    </w:p>
    <w:p w14:paraId="588CAFE4" w14:textId="3F1B6A82" w:rsidR="005602C1" w:rsidRPr="00EC76D5" w:rsidRDefault="005602C1" w:rsidP="008739A0">
      <w:r w:rsidRPr="00EC76D5">
        <w:lastRenderedPageBreak/>
        <w:t xml:space="preserve">The </w:t>
      </w:r>
      <w:r w:rsidRPr="00EC76D5">
        <w:rPr>
          <w:rStyle w:val="CodeInText"/>
        </w:rPr>
        <w:t>Main.IncludeSet</w:t>
      </w:r>
      <w:r w:rsidRPr="00EC76D5">
        <w:t xml:space="preserve"> set is used to track the included file so that the source file </w:t>
      </w:r>
      <w:proofErr w:type="gramStart"/>
      <w:r w:rsidRPr="00EC76D5">
        <w:t>include</w:t>
      </w:r>
      <w:proofErr w:type="gramEnd"/>
      <w:r w:rsidRPr="00EC76D5">
        <w:t xml:space="preserv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r w:rsidR="00944A37" w:rsidRPr="00EC76D5">
        <w:rPr>
          <w:rStyle w:val="CodeInText"/>
        </w:rPr>
        <w:t>Main.IncludeStack</w:t>
      </w:r>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r w:rsidRPr="00EC76D5">
        <w:rPr>
          <w:rStyle w:val="CodeInText"/>
        </w:rPr>
        <w:t>Main.</w:t>
      </w:r>
      <w:r w:rsidR="00382D84" w:rsidRPr="00EC76D5">
        <w:rPr>
          <w:rStyle w:val="CodeInText"/>
        </w:rPr>
        <w:t>Path</w:t>
      </w:r>
      <w:r w:rsidR="00382D84" w:rsidRPr="00EC76D5">
        <w:t xml:space="preserve"> and </w:t>
      </w:r>
      <w:r w:rsidR="00382D84" w:rsidRPr="00EC76D5">
        <w:rPr>
          <w:rStyle w:val="CodeInText"/>
        </w:rPr>
        <w:t>Main.L</w:t>
      </w:r>
      <w:r w:rsidR="00801744" w:rsidRPr="00EC76D5">
        <w:rPr>
          <w:rStyle w:val="CodeInText"/>
        </w:rPr>
        <w:t>ine</w:t>
      </w:r>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“$C:\Temp\Test.c,100$”)</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r w:rsidRPr="00EC76D5">
        <w:t>Macro.java</w:t>
      </w:r>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r w:rsidRPr="00EC76D5">
        <w:rPr>
          <w:rStyle w:val="CodeInText"/>
        </w:rPr>
        <w:t>doDefine</w:t>
      </w:r>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w:t>
      </w:r>
      <w:proofErr w:type="gramStart"/>
      <w:r w:rsidRPr="00EC76D5">
        <w:t>parenthesis,</w:t>
      </w:r>
      <w:proofErr w:type="gramEnd"/>
      <w:r w:rsidRPr="00EC76D5">
        <w:t xml:space="preserve"> in which case we have </w:t>
      </w:r>
      <w:r w:rsidR="00DE4FE4" w:rsidRPr="00EC76D5">
        <w:t xml:space="preserve">a list of parameters and we call </w:t>
      </w:r>
      <w:r w:rsidR="00DE4FE4" w:rsidRPr="00EC76D5">
        <w:rPr>
          <w:rStyle w:val="CodeInText"/>
        </w:rPr>
        <w:t>doParameterDefine</w:t>
      </w:r>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r w:rsidRPr="00EC76D5">
        <w:t>Preprocessor.java</w:t>
      </w:r>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r w:rsidRPr="00EC76D5">
        <w:rPr>
          <w:rStyle w:val="CodeInText"/>
        </w:rPr>
        <w:t>doParameterDefine</w:t>
      </w:r>
      <w:r w:rsidRPr="00EC76D5">
        <w:t xml:space="preserve"> method </w:t>
      </w:r>
      <w:proofErr w:type="gramStart"/>
      <w:r w:rsidR="00672F93" w:rsidRPr="00EC76D5">
        <w:t>l</w:t>
      </w:r>
      <w:r w:rsidR="00A148A2" w:rsidRPr="00EC76D5">
        <w:t>ook into</w:t>
      </w:r>
      <w:proofErr w:type="gramEnd"/>
      <w:r w:rsidR="00A148A2" w:rsidRPr="00EC76D5">
        <w:t xml:space="preserve"> macros with parameters in two steps. </w:t>
      </w:r>
      <w:proofErr w:type="gramStart"/>
      <w:r w:rsidR="00A148A2" w:rsidRPr="00EC76D5">
        <w:t>First</w:t>
      </w:r>
      <w:proofErr w:type="gramEnd"/>
      <w:r w:rsidR="00A148A2" w:rsidRPr="00EC76D5">
        <w:t xml:space="preserve"> we extract the parameters by calling </w:t>
      </w:r>
      <w:r w:rsidR="00A148A2" w:rsidRPr="00EC76D5">
        <w:rPr>
          <w:rStyle w:val="CodeInText"/>
        </w:rPr>
        <w:t>scanParameters</w:t>
      </w:r>
      <w:r w:rsidR="00A148A2" w:rsidRPr="00EC76D5">
        <w:t>.</w:t>
      </w:r>
      <w:r w:rsidR="00C930D6" w:rsidRPr="00EC76D5">
        <w:t xml:space="preserve"> Then we go through the parameter list and check that the parameters are identifiers and that no parameters </w:t>
      </w:r>
      <w:proofErr w:type="gramStart"/>
      <w:r w:rsidR="00C930D6" w:rsidRPr="00EC76D5">
        <w:t>is</w:t>
      </w:r>
      <w:proofErr w:type="gramEnd"/>
      <w:r w:rsidR="00C930D6" w:rsidRPr="00EC76D5">
        <w:t xml:space="preserve">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r w:rsidRPr="00EC76D5">
        <w:rPr>
          <w:rStyle w:val="CodeInText"/>
        </w:rPr>
        <w:t>parameter_index</w:t>
      </w:r>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 xml:space="preserve">It is allowed to redefine a macro if it is </w:t>
      </w:r>
      <w:proofErr w:type="gramStart"/>
      <w:r w:rsidRPr="00EC76D5">
        <w:t>has</w:t>
      </w:r>
      <w:proofErr w:type="gramEnd"/>
      <w:r w:rsidRPr="00EC76D5">
        <w:t xml:space="preserve">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r w:rsidRPr="00EC76D5">
        <w:rPr>
          <w:rStyle w:val="CodeInText"/>
        </w:rPr>
        <w:t>getIdentifierList</w:t>
      </w:r>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r w:rsidRPr="00EC76D5">
        <w:rPr>
          <w:rStyle w:val="CodeInText"/>
        </w:rPr>
        <w:t>doUndef</w:t>
      </w:r>
      <w:r w:rsidRPr="00EC76D5">
        <w:t xml:space="preserve"> method </w:t>
      </w:r>
      <w:r w:rsidR="00643A6A" w:rsidRPr="00EC76D5">
        <w:t xml:space="preserve">removes a macro from the </w:t>
      </w:r>
      <w:r w:rsidR="00443DFC" w:rsidRPr="00EC76D5">
        <w:rPr>
          <w:rStyle w:val="CodeInText"/>
        </w:rPr>
        <w:t>MacroMap</w:t>
      </w:r>
      <w:r w:rsidR="00643A6A" w:rsidRPr="00EC76D5">
        <w:t xml:space="preserve"> map. If the macro does not </w:t>
      </w:r>
      <w:proofErr w:type="gramStart"/>
      <w:r w:rsidR="00643A6A" w:rsidRPr="00EC76D5">
        <w:t>exists</w:t>
      </w:r>
      <w:proofErr w:type="gramEnd"/>
      <w:r w:rsidR="00643A6A" w:rsidRPr="00EC76D5">
        <w:t xml:space="preserve">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r w:rsidR="006E5370" w:rsidRPr="00EC76D5">
        <w:rPr>
          <w:rStyle w:val="CodeInText"/>
        </w:rPr>
        <w:t>doIf</w:t>
      </w:r>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r w:rsidR="006E5370" w:rsidRPr="00EC76D5">
        <w:rPr>
          <w:rStyle w:val="CodeInText"/>
        </w:rPr>
        <w:t>parseExpression</w:t>
      </w:r>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r w:rsidR="001B6D1F" w:rsidRPr="00EC76D5">
        <w:rPr>
          <w:rStyle w:val="CodeInText"/>
        </w:rPr>
        <w:t>Main.IfStack</w:t>
      </w:r>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r w:rsidRPr="00EC76D5">
        <w:rPr>
          <w:rStyle w:val="CodeInText"/>
        </w:rPr>
        <w:t>doIfElseIf</w:t>
      </w:r>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r w:rsidR="004C4B6A" w:rsidRPr="00EC76D5">
        <w:rPr>
          <w:rStyle w:val="CodeInText"/>
        </w:rPr>
        <w:t>Main.IfStack</w:t>
      </w:r>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r w:rsidR="0022255F" w:rsidRPr="00EC76D5">
        <w:rPr>
          <w:rStyle w:val="CodeInText"/>
        </w:rPr>
        <w:t>If</w:t>
      </w:r>
      <w:r w:rsidR="00333171" w:rsidRPr="00EC76D5">
        <w:rPr>
          <w:rStyle w:val="CodeInText"/>
        </w:rPr>
        <w:t>S</w:t>
      </w:r>
      <w:r w:rsidR="0022255F" w:rsidRPr="00EC76D5">
        <w:rPr>
          <w:rStyle w:val="CodeInText"/>
        </w:rPr>
        <w:t>tatus</w:t>
      </w:r>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r w:rsidR="004274B9" w:rsidRPr="00EC76D5">
        <w:rPr>
          <w:rStyle w:val="CodeInText"/>
        </w:rPr>
        <w:t>lastTrue</w:t>
      </w:r>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r w:rsidRPr="00EC76D5">
        <w:rPr>
          <w:rStyle w:val="CodeInText"/>
        </w:rPr>
        <w:t>doElse</w:t>
      </w:r>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r w:rsidR="008D7DB1" w:rsidRPr="00EC76D5">
        <w:rPr>
          <w:rStyle w:val="CodeInText"/>
        </w:rPr>
        <w:t>doE</w:t>
      </w:r>
      <w:r w:rsidR="003B23D1" w:rsidRPr="00EC76D5">
        <w:rPr>
          <w:rStyle w:val="CodeInText"/>
        </w:rPr>
        <w:t>ndIf</w:t>
      </w:r>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r w:rsidR="0031573A" w:rsidRPr="00EC76D5">
        <w:rPr>
          <w:rStyle w:val="CodeInText"/>
        </w:rPr>
        <w:t>s</w:t>
      </w:r>
      <w:r w:rsidR="00606112" w:rsidRPr="00EC76D5">
        <w:rPr>
          <w:rStyle w:val="CodeInText"/>
        </w:rPr>
        <w:t>lash</w:t>
      </w:r>
      <w:r w:rsidR="0031573A" w:rsidRPr="00EC76D5">
        <w:rPr>
          <w:rStyle w:val="CodeInText"/>
        </w:rPr>
        <w:t>ToChar</w:t>
      </w:r>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m_</w:t>
      </w:r>
      <w:r w:rsidR="00203447" w:rsidRPr="00EC76D5">
        <w:rPr>
          <w:rStyle w:val="CodeInText"/>
        </w:rPr>
        <w:t>specialMacroSet</w:t>
      </w:r>
      <w:r w:rsidR="00203447" w:rsidRPr="00EC76D5">
        <w:t xml:space="preserve"> or </w:t>
      </w:r>
      <w:r w:rsidR="00443DFC" w:rsidRPr="00EC76D5">
        <w:rPr>
          <w:rStyle w:val="CodeInText"/>
        </w:rPr>
        <w:t>MacroMap</w:t>
      </w:r>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r w:rsidR="005178C0" w:rsidRPr="00EC76D5">
        <w:rPr>
          <w:rStyle w:val="CodeInText"/>
        </w:rPr>
        <w:t>nameStack</w:t>
      </w:r>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r w:rsidR="00DA0797" w:rsidRPr="00EC76D5">
        <w:rPr>
          <w:rStyle w:val="CodeInText"/>
        </w:rPr>
        <w:t>paranCount</w:t>
      </w:r>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r w:rsidRPr="00EC76D5">
        <w:rPr>
          <w:rStyle w:val="CodeInText"/>
        </w:rPr>
        <w:t>lookupMacro</w:t>
      </w:r>
      <w:r w:rsidRPr="00EC76D5">
        <w:t xml:space="preserve"> method looks up a given macro. If it stored in </w:t>
      </w:r>
      <w:r w:rsidR="00443DFC" w:rsidRPr="00EC76D5">
        <w:rPr>
          <w:rStyle w:val="CodeInText"/>
        </w:rPr>
        <w:t>MacroMap</w:t>
      </w:r>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r w:rsidR="00443DFC" w:rsidRPr="00EC76D5">
        <w:rPr>
          <w:rStyle w:val="CodeInText"/>
        </w:rPr>
        <w:t>MacroMap</w:t>
      </w:r>
      <w:r w:rsidRPr="00EC76D5">
        <w:t>,</w:t>
      </w:r>
      <w:r w:rsidR="00076700" w:rsidRPr="00EC76D5">
        <w:t xml:space="preserve"> it may be one of the predefined special macros</w:t>
      </w:r>
      <w:r w:rsidR="00E5371B" w:rsidRPr="00EC76D5">
        <w:t xml:space="preserve">. The </w:t>
      </w:r>
      <w:r w:rsidR="00E5371B" w:rsidRPr="00EC76D5">
        <w:rPr>
          <w:rStyle w:val="CodeInText"/>
        </w:rPr>
        <w:t>__STDC__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r w:rsidR="005F10A7" w:rsidRPr="00EC76D5">
        <w:rPr>
          <w:rStyle w:val="CodeInText"/>
        </w:rPr>
        <w:t>Main.Path</w:t>
      </w:r>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r w:rsidR="005F10A7" w:rsidRPr="00EC76D5">
        <w:rPr>
          <w:rStyle w:val="CodeInText"/>
        </w:rPr>
        <w:t>Main.Line</w:t>
      </w:r>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w:t>
      </w:r>
      <w:proofErr w:type="gramStart"/>
      <w:r w:rsidRPr="00EC76D5">
        <w:t>identifier</w:t>
      </w:r>
      <w:proofErr w:type="gramEnd"/>
      <w:r w:rsidRPr="00EC76D5">
        <w:t xml:space="preserve">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w:t>
      </w:r>
      <w:proofErr w:type="gramStart"/>
      <w:r w:rsidRPr="00EC76D5">
        <w:rPr>
          <w:highlight w:val="white"/>
        </w:rPr>
        <w:t>sequence ’</w:t>
      </w:r>
      <w:proofErr w:type="gramEnd"/>
      <w:r w:rsidRPr="00EC76D5">
        <w:rPr>
          <w:highlight w:val="white"/>
        </w:rPr>
        <w:t xml:space="preserve">\n’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 xml:space="preserve">slash is followed by an character stored in the slash map, we replace the slash and the character with the character corresponding to </w:t>
      </w:r>
      <w:proofErr w:type="gramStart"/>
      <w:r w:rsidR="006053C4">
        <w:rPr>
          <w:highlight w:val="white"/>
        </w:rPr>
        <w:t>the  slash</w:t>
      </w:r>
      <w:proofErr w:type="gramEnd"/>
      <w:r w:rsidR="006053C4">
        <w:rPr>
          <w:highlight w:val="white"/>
        </w:rPr>
        <w:t xml:space="preserve">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w:t>
      </w:r>
      <w:proofErr w:type="gramStart"/>
      <w:r w:rsidR="003B6A04">
        <w:rPr>
          <w:highlight w:val="white"/>
        </w:rPr>
        <w:t>a</w:t>
      </w:r>
      <w:proofErr w:type="gramEnd"/>
      <w:r w:rsidR="003B6A04">
        <w:rPr>
          <w:highlight w:val="white"/>
        </w:rPr>
        <w:t xml:space="preserve">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“0X”m</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t>
      </w:r>
      <w:proofErr w:type="gramStart"/>
      <w:r w:rsidR="00481659">
        <w:rPr>
          <w:highlight w:val="white"/>
        </w:rPr>
        <w:t>We</w:t>
      </w:r>
      <w:proofErr w:type="gramEnd"/>
      <w:r w:rsidR="00481659">
        <w:rPr>
          <w:highlight w:val="white"/>
        </w:rPr>
        <w:t xml:space="preserv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proofErr w:type="gramStart"/>
      <w:r w:rsidR="0065097A">
        <w:rPr>
          <w:highlight w:val="white"/>
        </w:rPr>
        <w:t>two dollar</w:t>
      </w:r>
      <w:proofErr w:type="gramEnd"/>
      <w:r w:rsidR="0065097A">
        <w:rPr>
          <w:highlight w:val="white"/>
        </w:rPr>
        <w:t xml:space="preserve">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 xml:space="preserve">Finally, when the scanner finds a character that has not been handled by the rules above, </w:t>
      </w:r>
      <w:proofErr w:type="gramStart"/>
      <w:r>
        <w:rPr>
          <w:highlight w:val="white"/>
        </w:rPr>
        <w:t>a</w:t>
      </w:r>
      <w:proofErr w:type="gram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 xml:space="preserve">This chapter describes the parser of the compiler, how it parses the source code to test whether is complies to the grammar. However, the parser does also </w:t>
      </w:r>
      <w:proofErr w:type="gramStart"/>
      <w:r>
        <w:t>performs</w:t>
      </w:r>
      <w:proofErr w:type="gramEnd"/>
      <w:r>
        <w:t xml:space="preserve"> type checking, store symbols in the symbol table and generates middle 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w:t>
      </w:r>
      <w:proofErr w:type="gramStart"/>
      <w:r w:rsidR="00A05D78">
        <w:rPr>
          <w:highlight w:val="white"/>
          <w:lang w:val="sv-SE"/>
        </w:rPr>
        <w:t>to to</w:t>
      </w:r>
      <w:proofErr w:type="gramEnd"/>
      <w:r w:rsidR="00A05D78">
        <w:rPr>
          <w:highlight w:val="white"/>
          <w:lang w:val="sv-SE"/>
        </w:rPr>
        <w:t xml:space="preserve">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 xml:space="preserve">The ampersand (’&amp;’) is used both bitwise </w:t>
      </w:r>
      <w:proofErr w:type="gramStart"/>
      <w:r>
        <w:rPr>
          <w:highlight w:val="white"/>
          <w:lang w:val="sv-SE"/>
        </w:rPr>
        <w:t>and as</w:t>
      </w:r>
      <w:proofErr w:type="gramEnd"/>
      <w:r>
        <w:rPr>
          <w:highlight w:val="white"/>
          <w:lang w:val="sv-SE"/>
        </w:rPr>
        <w:t xml:space="preserve">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w:t>
      </w:r>
      <w:proofErr w:type="gramStart"/>
      <w:r>
        <w:rPr>
          <w:highlight w:val="white"/>
          <w:lang w:val="sv-SE"/>
        </w:rPr>
        <w:t>dots ’</w:t>
      </w:r>
      <w:proofErr w:type="gramEnd"/>
      <w:r>
        <w:rPr>
          <w:highlight w:val="white"/>
          <w:lang w:val="sv-SE"/>
        </w:rPr>
        <w:t xml:space="preserve">...’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w:t>
      </w:r>
      <w:proofErr w:type="gramStart"/>
      <w:r>
        <w:rPr>
          <w:highlight w:val="white"/>
          <w:lang w:val="sv-SE"/>
        </w:rPr>
        <w:t>parentheses ’</w:t>
      </w:r>
      <w:proofErr w:type="gramEnd"/>
      <w:r>
        <w:rPr>
          <w:highlight w:val="white"/>
          <w:lang w:val="sv-SE"/>
        </w:rPr>
        <w:t xml:space="preserve">(’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interrupt, jump_register, syscall, and carry flag tokens are used for internal </w:t>
      </w:r>
      <w:proofErr w:type="gramStart"/>
      <w:r>
        <w:rPr>
          <w:highlight w:val="white"/>
          <w:lang w:val="sv-SE"/>
        </w:rPr>
        <w:t>system calls</w:t>
      </w:r>
      <w:proofErr w:type="gramEnd"/>
      <w:r>
        <w:rPr>
          <w:highlight w:val="white"/>
          <w:lang w:val="sv-SE"/>
        </w:rPr>
        <w:t xml:space="preserve">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52" w:author="Stefan Bjornander" w:date="2015-04-26T09:16:00Z">
        <w:r w:rsidR="000865C3" w:rsidRPr="00EC76D5">
          <w:t xml:space="preserve">The </w:t>
        </w:r>
        <w:r w:rsidR="000865C3" w:rsidRPr="00EC76D5">
          <w:rPr>
            <w:rStyle w:val="CodeInText"/>
            <w:color w:val="auto"/>
            <w:rPrChange w:id="53" w:author="Stefan Bjornander" w:date="2015-04-26T09:16:00Z">
              <w:rPr/>
            </w:rPrChange>
          </w:rPr>
          <w:t>translation_unit</w:t>
        </w:r>
        <w:r w:rsidR="000865C3" w:rsidRPr="00EC76D5">
          <w:t xml:space="preserve"> rule is the start of the </w:t>
        </w:r>
        <w:proofErr w:type="gramStart"/>
        <w:r w:rsidR="000865C3" w:rsidRPr="00EC76D5">
          <w:t>grammar</w:t>
        </w:r>
      </w:ins>
      <w:r w:rsidR="000865C3">
        <w:t>, and</w:t>
      </w:r>
      <w:proofErr w:type="gramEnd"/>
      <w:r w:rsidR="000865C3">
        <w:t xml:space="preserve">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The rules of the parser calls corrensponding methods of the MiddleCodeGenerator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w:t>
      </w:r>
      <w:proofErr w:type="gramStart"/>
      <w:r w:rsidR="00A562A3">
        <w:t>in order to</w:t>
      </w:r>
      <w:proofErr w:type="gramEnd"/>
      <w:r w:rsidR="00A562A3">
        <w:t xml:space="preserve">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Def</w:t>
      </w:r>
      <w:r w:rsidR="002F35C1">
        <w:t>initializer</w:t>
      </w:r>
      <w:r w:rsidR="00015AA9" w:rsidRPr="00EC76D5">
        <w:t>ion</w:t>
      </w:r>
      <w:bookmarkEnd w:id="5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proofErr w:type="gramStart"/>
      <w:r w:rsidR="00C52DCF">
        <w:rPr>
          <w:rStyle w:val="CodeInText0"/>
        </w:rPr>
        <w:t>square</w:t>
      </w:r>
      <w:r w:rsidR="00E667B3">
        <w:rPr>
          <w:rStyle w:val="CodeInText0"/>
        </w:rPr>
        <w:t>(</w:t>
      </w:r>
      <w:proofErr w:type="gramEnd"/>
      <w:r w:rsidR="00C52DCF">
        <w:rPr>
          <w:rStyle w:val="CodeInText0"/>
        </w:rPr>
        <w:t>int value</w:t>
      </w:r>
      <w:r w:rsidR="00E667B3">
        <w:rPr>
          <w:rStyle w:val="CodeInText0"/>
        </w:rPr>
        <w:t>)</w:t>
      </w:r>
      <w:r w:rsidR="00E667B3">
        <w:t xml:space="preserve"> i</w:t>
      </w:r>
      <w:r w:rsidR="00AE3821">
        <w:t xml:space="preserve">s the </w:t>
      </w:r>
      <w:r w:rsidR="00AB7DF5">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3E616458"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w:t>
      </w:r>
      <w:proofErr w:type="gramStart"/>
      <w:r>
        <w:t>struct</w:t>
      </w:r>
      <w:proofErr w:type="gramEnd"/>
      <w:r>
        <w:t xml:space="preserve"> or union), since it is not allowed to </w:t>
      </w:r>
      <w:r w:rsidR="002F35C1">
        <w:t>initializer</w:t>
      </w:r>
      <w:r>
        <w:t xml:space="preserve">ialize struct or union members. We also check that the declarator is not a </w:t>
      </w:r>
      <w:proofErr w:type="gramStart"/>
      <w:r>
        <w:t>function, since</w:t>
      </w:r>
      <w:proofErr w:type="gramEnd"/>
      <w:r>
        <w:t xml:space="preserv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r w:rsidRPr="00C231D2">
        <w:rPr>
          <w:rStyle w:val="CodeInText"/>
        </w:rPr>
        <w:t>Generate</w:t>
      </w:r>
      <w:r w:rsidR="002F35C1">
        <w:rPr>
          <w:rStyle w:val="CodeInText"/>
        </w:rPr>
        <w:t>Initializer</w:t>
      </w:r>
      <w:r w:rsidRPr="00C231D2">
        <w:rPr>
          <w:rStyle w:val="CodeInText"/>
        </w:rPr>
        <w:t>.generateStack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r>
        <w:t>MiddleCodeGenerator.cs</w:t>
      </w:r>
    </w:p>
    <w:p w14:paraId="3C23731F" w14:textId="76C5EAC5" w:rsidR="00E40B78" w:rsidRPr="00EC76D5" w:rsidRDefault="00E40B78" w:rsidP="00E40B78">
      <w:r w:rsidRPr="00EC76D5">
        <w:t xml:space="preserve">A general function </w:t>
      </w:r>
      <w:r w:rsidR="00AB7DF5">
        <w:t>pointer_declarator</w:t>
      </w:r>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2F35C1">
        <w:rPr>
          <w:highlight w:val="white"/>
        </w:rPr>
        <w:t>initializer</w:t>
      </w:r>
      <w:r>
        <w:rPr>
          <w:highlight w:val="white"/>
        </w:rPr>
        <w:t>ializes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proofErr w:type="gramStart"/>
      <w:r w:rsidRPr="001B1357">
        <w:rPr>
          <w:highlight w:val="white"/>
        </w:rPr>
        <w:t>No parameters</w:t>
      </w:r>
      <w:r w:rsidR="00FB4855" w:rsidRPr="001B1357">
        <w:rPr>
          <w:highlight w:val="white"/>
        </w:rPr>
        <w:t>,</w:t>
      </w:r>
      <w:proofErr w:type="gramEnd"/>
      <w:r w:rsidR="00FB4855" w:rsidRPr="001B1357">
        <w:rPr>
          <w:highlight w:val="white"/>
        </w:rPr>
        <w:t xml:space="preserve">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w:t>
      </w:r>
      <w:proofErr w:type="gramStart"/>
      <w:r w:rsidR="00F2052D">
        <w:rPr>
          <w:highlight w:val="white"/>
        </w:rPr>
        <w:t>actually</w:t>
      </w:r>
      <w:r w:rsidR="003761A3">
        <w:rPr>
          <w:highlight w:val="white"/>
        </w:rPr>
        <w:t xml:space="preserve"> </w:t>
      </w:r>
      <w:r w:rsidR="00F2052D">
        <w:rPr>
          <w:highlight w:val="white"/>
        </w:rPr>
        <w:t>the</w:t>
      </w:r>
      <w:proofErr w:type="gramEnd"/>
      <w:r w:rsidR="00F2052D">
        <w:rPr>
          <w:highlight w:val="white"/>
        </w:rPr>
        <w:t xml:space="preserv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w:t>
      </w:r>
      <w:proofErr w:type="gramStart"/>
      <w:r w:rsidR="002C5092">
        <w:rPr>
          <w:highlight w:val="white"/>
        </w:rPr>
        <w:t xml:space="preserve">a </w:t>
      </w:r>
      <w:r w:rsidR="002C5092" w:rsidRPr="002C5092">
        <w:rPr>
          <w:rStyle w:val="KeyWord0"/>
          <w:highlight w:val="white"/>
        </w:rPr>
        <w:t>for</w:t>
      </w:r>
      <w:proofErr w:type="gramEnd"/>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 xml:space="preserve">next sets holding jumps out of the statement. We add </w:t>
      </w:r>
      <w:proofErr w:type="gramStart"/>
      <w:r w:rsidR="000563A7">
        <w:rPr>
          <w:highlight w:val="white"/>
        </w:rPr>
        <w:t>an</w:t>
      </w:r>
      <w:proofErr w:type="gramEnd"/>
      <w:r w:rsidR="000563A7">
        <w:rPr>
          <w:highlight w:val="white"/>
        </w:rPr>
        <w:t xml:space="preserve">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19A8522F" w:rsidR="0099673C" w:rsidRPr="0099673C" w:rsidRDefault="0099673C" w:rsidP="0099673C">
      <w:pPr>
        <w:pStyle w:val="Code"/>
        <w:rPr>
          <w:highlight w:val="white"/>
        </w:rPr>
      </w:pPr>
      <w:r w:rsidRPr="0099673C">
        <w:rPr>
          <w:highlight w:val="white"/>
        </w:rPr>
        <w:lastRenderedPageBreak/>
        <w:t xml:space="preserve">          Symbol zeroSymbol = new Symbol(signedShortType, (</w:t>
      </w:r>
      <w:r w:rsidR="00EF0D34">
        <w:rPr>
          <w:highlight w:val="white"/>
        </w:rPr>
        <w:t>BigInteger.Zero</w:t>
      </w:r>
      <w:r w:rsidRPr="0099673C">
        <w:rPr>
          <w:highlight w:val="white"/>
        </w:rPr>
        <w:t>));</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7F19DD8D"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w:t>
      </w:r>
      <w:r w:rsidR="002376C0">
        <w:rPr>
          <w:highlight w:val="white"/>
        </w:rPr>
        <w:t>ler</w:t>
      </w:r>
      <w:r w:rsidR="001977EF">
        <w:rPr>
          <w:highlight w:val="white"/>
        </w:rPr>
        <w:t xml:space="preserve">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it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In the Linux case, we need to generate the assembly text from the assmebly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0D328583"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Linux.TextList(assemblyCodeList,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 xml:space="preserve">the struct or union to the symbol table, if the optional name </w:t>
      </w:r>
      <w:proofErr w:type="gramStart"/>
      <w:r w:rsidR="00231CFF">
        <w:rPr>
          <w:highlight w:val="white"/>
          <w:lang w:val="sv-SE"/>
        </w:rPr>
        <w:t>is not</w:t>
      </w:r>
      <w:proofErr w:type="gramEnd"/>
      <w:r w:rsidR="00231CFF">
        <w:rPr>
          <w:highlight w:val="white"/>
          <w:lang w:val="sv-SE"/>
        </w:rPr>
        <w:t xml:space="preserve">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 xml:space="preserve">symbol table, if the optional name </w:t>
      </w:r>
      <w:proofErr w:type="gramStart"/>
      <w:r>
        <w:rPr>
          <w:highlight w:val="white"/>
          <w:lang w:val="sv-SE"/>
        </w:rPr>
        <w:t>is not</w:t>
      </w:r>
      <w:proofErr w:type="gramEnd"/>
      <w:r>
        <w:rPr>
          <w:highlight w:val="white"/>
          <w:lang w:val="sv-SE"/>
        </w:rPr>
        <w:t xml:space="preserve">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w:t>
      </w:r>
      <w:proofErr w:type="gramStart"/>
      <w:r w:rsidR="005A61B1">
        <w:rPr>
          <w:highlight w:val="white"/>
          <w:lang w:val="sv-SE"/>
        </w:rPr>
        <w:t>is not</w:t>
      </w:r>
      <w:proofErr w:type="gramEnd"/>
      <w:r w:rsidR="005A61B1">
        <w:rPr>
          <w:highlight w:val="white"/>
          <w:lang w:val="sv-SE"/>
        </w:rPr>
        <w:t xml:space="preserve">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proofErr w:type="gramStart"/>
      <w:r>
        <w:rPr>
          <w:highlight w:val="white"/>
        </w:rPr>
        <w:t>A</w:t>
      </w:r>
      <w:proofErr w:type="gramEnd"/>
      <w:r>
        <w:rPr>
          <w:highlight w:val="white"/>
        </w:rPr>
        <w:t xml:space="preserve">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 xml:space="preserve">enumeration item list. In that case, we look up the name and returns its type. The type will actually be constant signed integer. However, the name of the enumeraion must </w:t>
      </w:r>
      <w:proofErr w:type="gramStart"/>
      <w:r w:rsidR="006A3D35">
        <w:rPr>
          <w:highlight w:val="white"/>
          <w:lang w:val="sv-SE"/>
        </w:rPr>
        <w:t>exist,;</w:t>
      </w:r>
      <w:proofErr w:type="gramEnd"/>
      <w:r w:rsidR="006A3D35">
        <w:rPr>
          <w:highlight w:val="white"/>
          <w:lang w:val="sv-SE"/>
        </w:rPr>
        <w:t xml:space="preserve">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t xml:space="preserve">When it comes to enumeration we have a </w:t>
      </w:r>
      <w:proofErr w:type="gramStart"/>
      <w:r>
        <w:rPr>
          <w:highlight w:val="white"/>
          <w:lang w:val="sv-SE"/>
        </w:rPr>
        <w:t>potential problem</w:t>
      </w:r>
      <w:proofErr w:type="gramEnd"/>
      <w:r>
        <w:rPr>
          <w:highlight w:val="white"/>
          <w:lang w:val="sv-SE"/>
        </w:rPr>
        <w:t>.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r>
        <w:rPr>
          <w:highlight w:val="white"/>
        </w:rPr>
        <w:t>MiddleCodeGenerator.cs</w:t>
      </w:r>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266D64">
        <w:rPr>
          <w:highlight w:val="white"/>
          <w:lang w:val="sv-SE"/>
        </w:rPr>
        <w:t>initialized</w:t>
      </w:r>
      <w:r w:rsidR="0013125E">
        <w:rPr>
          <w:highlight w:val="white"/>
          <w:lang w:val="sv-SE"/>
        </w:rPr>
        <w:t xml:space="preserve"> with a value, or marked as a bitfield. </w:t>
      </w:r>
      <w:r w:rsidR="009D72BD">
        <w:rPr>
          <w:highlight w:val="white"/>
          <w:lang w:val="sv-SE"/>
        </w:rPr>
        <w:t xml:space="preserve">However, a declarator cannot be both </w:t>
      </w:r>
      <w:r w:rsidR="00266D64">
        <w:rPr>
          <w:highlight w:val="white"/>
          <w:lang w:val="sv-SE"/>
        </w:rPr>
        <w:t>initialized</w:t>
      </w:r>
      <w:r w:rsidR="009D72BD">
        <w:rPr>
          <w:highlight w:val="white"/>
          <w:lang w:val="sv-SE"/>
        </w:rPr>
        <w:t xml:space="preserve">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r>
        <w:rPr>
          <w:highlight w:val="white"/>
          <w:lang w:val="sv-SE"/>
        </w:rPr>
        <w:lastRenderedPageBreak/>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w:t>
      </w:r>
      <w:proofErr w:type="gramStart"/>
      <w:r w:rsidR="005771DF">
        <w:rPr>
          <w:highlight w:val="white"/>
          <w:lang w:val="sv-SE"/>
        </w:rPr>
        <w:t>list inside</w:t>
      </w:r>
      <w:proofErr w:type="gramEnd"/>
      <w:r w:rsidR="005771DF">
        <w:rPr>
          <w:highlight w:val="white"/>
          <w:lang w:val="sv-SE"/>
        </w:rPr>
        <w:t xml:space="preserv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r w:rsidR="00272FE8">
        <w:rPr>
          <w:highlight w:val="white"/>
          <w:lang w:val="sv-SE"/>
        </w:rPr>
        <w:t>hold</w:t>
      </w:r>
      <w:r w:rsidR="00D216EE">
        <w:rPr>
          <w:highlight w:val="white"/>
          <w:lang w:val="sv-SE"/>
        </w:rPr>
        <w:t>s</w:t>
      </w:r>
      <w:r w:rsidR="00272FE8">
        <w:rPr>
          <w:highlight w:val="white"/>
          <w:lang w:val="sv-SE"/>
        </w:rPr>
        <w:t xml:space="preserve"> a list of </w:t>
      </w:r>
      <w:r w:rsidR="002F35C1">
        <w:rPr>
          <w:highlight w:val="white"/>
          <w:lang w:val="sv-SE"/>
        </w:rPr>
        <w:t>initializer</w:t>
      </w:r>
      <w:r w:rsidR="00272FE8">
        <w:rPr>
          <w:highlight w:val="white"/>
          <w:lang w:val="sv-SE"/>
        </w:rPr>
        <w:t xml:space="preserve">, which means that </w:t>
      </w:r>
      <w:r w:rsidR="002F35C1">
        <w:rPr>
          <w:highlight w:val="white"/>
          <w:lang w:val="sv-SE"/>
        </w:rPr>
        <w:t>initializer</w:t>
      </w:r>
      <w:r w:rsidR="00272FE8">
        <w:rPr>
          <w:highlight w:val="white"/>
          <w:lang w:val="sv-SE"/>
        </w:rPr>
        <w:t>alizer lists can be nested</w:t>
      </w:r>
      <w:r w:rsidR="001F2E9D">
        <w:rPr>
          <w:highlight w:val="white"/>
          <w:lang w:val="sv-SE"/>
        </w:rPr>
        <w:t xml:space="preserve">. But in the end there is always expressions in the </w:t>
      </w:r>
      <w:r w:rsidR="00F4217C">
        <w:rPr>
          <w:highlight w:val="white"/>
          <w:lang w:val="sv-SE"/>
        </w:rPr>
        <w:t>initialization</w:t>
      </w:r>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w:t>
      </w:r>
      <w:proofErr w:type="gramStart"/>
      <w:r w:rsidRPr="00EC76D5">
        <w:t>the it</w:t>
      </w:r>
      <w:proofErr w:type="gramEnd"/>
      <w:r w:rsidRPr="00EC76D5">
        <w:t xml:space="preserve">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 xml:space="preserve">The object code is </w:t>
      </w:r>
      <w:proofErr w:type="gramStart"/>
      <w:r w:rsidRPr="00EC76D5">
        <w:t>actually generated</w:t>
      </w:r>
      <w:proofErr w:type="gramEnd"/>
      <w:r w:rsidRPr="00EC76D5">
        <w:t xml:space="preserve"> twice, since we want to know which symbols are not used and can be removed from the symbol table.</w:t>
      </w:r>
    </w:p>
    <w:p w14:paraId="64FCD931" w14:textId="77777777" w:rsidR="00E40B78" w:rsidRPr="00EC76D5" w:rsidRDefault="00E40B78" w:rsidP="00E40B78">
      <w:r w:rsidRPr="00EC76D5">
        <w:t xml:space="preserve">If the function is the main </w:t>
      </w:r>
      <w:proofErr w:type="gramStart"/>
      <w:r w:rsidRPr="00EC76D5">
        <w:t>function</w:t>
      </w:r>
      <w:proofErr w:type="gramEnd"/>
      <w:r w:rsidRPr="00EC76D5">
        <w:t xml:space="preserve">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r>
        <w:rPr>
          <w:highlight w:val="white"/>
        </w:rPr>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proofErr w:type="gramStart"/>
      <w:r>
        <w:rPr>
          <w:highlight w:val="white"/>
        </w:rPr>
        <w:lastRenderedPageBreak/>
        <w:t>Similar to</w:t>
      </w:r>
      <w:proofErr w:type="gramEnd"/>
      <w:r>
        <w:rPr>
          <w:highlight w:val="white"/>
        </w:rPr>
        <w:t xml:space="preserve">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w:t>
      </w:r>
      <w:proofErr w:type="gramStart"/>
      <w:r>
        <w:t>misses</w:t>
      </w:r>
      <w:proofErr w:type="gramEnd"/>
      <w:r>
        <w:t xml:space="preserve">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 xml:space="preserve">without </w:t>
      </w:r>
      <w:proofErr w:type="gramStart"/>
      <w:r>
        <w:t>a</w:t>
      </w:r>
      <w:proofErr w:type="gramEnd"/>
      <w:r>
        <w:t xml:space="preserve">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We extraxt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proofErr w:type="gramStart"/>
      <w:r>
        <w:rPr>
          <w:highlight w:val="white"/>
        </w:rPr>
        <w:t>Similar to</w:t>
      </w:r>
      <w:proofErr w:type="gramEnd"/>
      <w:r>
        <w:rPr>
          <w:highlight w:val="white"/>
        </w:rPr>
        <w:t xml:space="preserve">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w:t>
      </w:r>
      <w:proofErr w:type="gramStart"/>
      <w:r>
        <w:rPr>
          <w:highlight w:val="white"/>
        </w:rPr>
        <w:t>Similar to</w:t>
      </w:r>
      <w:proofErr w:type="gramEnd"/>
      <w:r>
        <w:rPr>
          <w:highlight w:val="white"/>
        </w:rPr>
        <w:t xml:space="preserve">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w:t>
      </w:r>
      <w:proofErr w:type="gramStart"/>
      <w:r>
        <w:rPr>
          <w:highlight w:val="white"/>
        </w:rPr>
        <w:t>its</w:t>
      </w:r>
      <w:proofErr w:type="gramEnd"/>
      <w:r>
        <w:rPr>
          <w:highlight w:val="white"/>
        </w:rPr>
        <w:t xml:space="preserve">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 xml:space="preserve">The do </w:t>
      </w:r>
      <w:proofErr w:type="gramStart"/>
      <w:r>
        <w:t>statement</w:t>
      </w:r>
      <w:proofErr w:type="gramEnd"/>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 xml:space="preserve">The </w:t>
      </w:r>
      <w:proofErr w:type="gramStart"/>
      <w:r>
        <w:t>For</w:t>
      </w:r>
      <w:proofErr w:type="gramEnd"/>
      <w:r>
        <w:t xml:space="preserve"> Statement</w:t>
      </w:r>
    </w:p>
    <w:p w14:paraId="6A965189" w14:textId="002A27C3" w:rsidR="00564E09" w:rsidRDefault="00564E09" w:rsidP="00564E09">
      <w:proofErr w:type="gramStart"/>
      <w:r>
        <w:t>The for</w:t>
      </w:r>
      <w:proofErr w:type="gramEnd"/>
      <w:r>
        <w:t xml:space="preserve"> statement is more complicated than the</w:t>
      </w:r>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inf</w:t>
      </w:r>
      <w:r w:rsidR="002F35C1">
        <w:t>initializer</w:t>
      </w:r>
      <w:r>
        <w: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 xml:space="preserve">If the </w:t>
      </w:r>
      <w:proofErr w:type="gramStart"/>
      <w:r w:rsidR="003D12F1">
        <w:rPr>
          <w:highlight w:val="white"/>
          <w:lang w:val="sv-SE"/>
        </w:rPr>
        <w:t>test expression</w:t>
      </w:r>
      <w:proofErr w:type="gramEnd"/>
      <w:r w:rsidR="003D12F1">
        <w:rPr>
          <w:highlight w:val="white"/>
          <w:lang w:val="sv-SE"/>
        </w:rPr>
        <w:t xml:space="preserve"> is present, we want its value, and therefore we re interested in its long list. On the other hand, if the </w:t>
      </w:r>
      <w:r w:rsidR="002F35C1">
        <w:rPr>
          <w:highlight w:val="white"/>
          <w:lang w:val="sv-SE"/>
        </w:rPr>
        <w:t>initializer</w:t>
      </w:r>
      <w:r w:rsidR="003D12F1">
        <w:rPr>
          <w:highlight w:val="white"/>
          <w:lang w:val="sv-SE"/>
        </w:rPr>
        <w:t xml:space="preserve">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 xml:space="preserve">test </w:t>
      </w:r>
      <w:proofErr w:type="gramStart"/>
      <w:r w:rsidR="005E1C00">
        <w:rPr>
          <w:highlight w:val="white"/>
        </w:rPr>
        <w:t>expression, since</w:t>
      </w:r>
      <w:proofErr w:type="gramEnd"/>
      <w:r w:rsidR="005E1C00">
        <w:rPr>
          <w:highlight w:val="white"/>
        </w:rPr>
        <w:t xml:space="preserv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Label and Goto Statement</w:t>
      </w:r>
    </w:p>
    <w:p w14:paraId="3D4A6642" w14:textId="404C833E"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000E2D59">
        <w:t xml:space="preserve"> </w:t>
      </w:r>
      <w:r w:rsidR="000E2D59" w:rsidRPr="00BD4B2D">
        <w:t>As we all know, goto has no place in well-</w:t>
      </w:r>
      <w:r w:rsidR="00BD1C4E" w:rsidRPr="00BD4B2D">
        <w:t>structured</w:t>
      </w:r>
      <w:r w:rsidR="000E2D59" w:rsidRPr="00BD4B2D">
        <w:t xml:space="preserve"> programs. </w:t>
      </w:r>
      <w:r w:rsidR="000E2D59" w:rsidRPr="00CC64B1">
        <w:t xml:space="preserve">Labels and goto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languages have omitted goto.</w:t>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w:t>
      </w:r>
      <w:proofErr w:type="gramStart"/>
      <w:r>
        <w:rPr>
          <w:highlight w:val="white"/>
        </w:rPr>
        <w:t>hold</w:t>
      </w:r>
      <w:proofErr w:type="gramEnd"/>
      <w:r>
        <w:rPr>
          <w:highlight w:val="white"/>
        </w:rPr>
        <w:t xml:space="preserve">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proofErr w:type="gramStart"/>
      <w:r w:rsidR="00CD3573">
        <w:rPr>
          <w:highlight w:val="white"/>
        </w:rPr>
        <w:t>Its</w:t>
      </w:r>
      <w:proofErr w:type="gramEnd"/>
      <w:r w:rsidR="00CD3573">
        <w:rPr>
          <w:highlight w:val="white"/>
        </w:rPr>
        <w:t xml:space="preserve">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return statement may </w:t>
      </w:r>
      <w:r w:rsidR="00A7245A">
        <w:rPr>
          <w:highlight w:val="white"/>
          <w:lang w:val="sv-SE"/>
        </w:rPr>
        <w:t>have an optional expression.</w:t>
      </w:r>
      <w:r w:rsidR="00874277">
        <w:rPr>
          <w:highlight w:val="white"/>
          <w:lang w:val="sv-SE"/>
        </w:rPr>
        <w:t xml:space="preserve"> </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lastRenderedPageBreak/>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 xml:space="preserve">If it </w:t>
      </w:r>
      <w:proofErr w:type="gramStart"/>
      <w:r w:rsidR="00EE7DF5">
        <w:rPr>
          <w:highlight w:val="white"/>
        </w:rPr>
        <w:t>does</w:t>
      </w:r>
      <w:proofErr w:type="gramEnd"/>
      <w:r w:rsidR="00EE7DF5">
        <w:rPr>
          <w:highlight w:val="white"/>
        </w:rPr>
        <w:t xml:space="preserve">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 xml:space="preserve">we check that the function returns void. If it does </w:t>
      </w:r>
      <w:proofErr w:type="gramStart"/>
      <w:r w:rsidR="0058319B">
        <w:rPr>
          <w:highlight w:val="white"/>
        </w:rPr>
        <w:t>not</w:t>
      </w:r>
      <w:proofErr w:type="gramEnd"/>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 xml:space="preserve">In case of </w:t>
      </w:r>
      <w:proofErr w:type="gramStart"/>
      <w:r>
        <w:rPr>
          <w:highlight w:val="white"/>
        </w:rPr>
        <w:t>an</w:t>
      </w:r>
      <w:proofErr w:type="gramEnd"/>
      <w:r>
        <w:rPr>
          <w:highlight w:val="white"/>
        </w:rPr>
        <w:t xml:space="preserve">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 xml:space="preserve">We check that the register has the same size (in bytes) as the expression it is assigned to. If it is </w:t>
      </w:r>
      <w:proofErr w:type="gramStart"/>
      <w:r>
        <w:rPr>
          <w:highlight w:val="white"/>
        </w:rPr>
        <w:t>not</w:t>
      </w:r>
      <w:proofErr w:type="gramEnd"/>
      <w:r>
        <w:rPr>
          <w:highlight w:val="white"/>
        </w:rPr>
        <w:t xml:space="preserve">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w:t>
      </w:r>
      <w:proofErr w:type="gramStart"/>
      <w:r w:rsidR="00FF68F7">
        <w:rPr>
          <w:highlight w:val="white"/>
        </w:rPr>
        <w:t>expression, since</w:t>
      </w:r>
      <w:proofErr w:type="gramEnd"/>
      <w:r w:rsidR="00FF68F7">
        <w:rPr>
          <w:highlight w:val="white"/>
        </w:rPr>
        <w:t xml:space="preserv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proofErr w:type="gramStart"/>
      <w:r>
        <w:rPr>
          <w:highlight w:val="white"/>
        </w:rPr>
        <w:t>Similar to</w:t>
      </w:r>
      <w:proofErr w:type="gramEnd"/>
      <w:r>
        <w:rPr>
          <w:highlight w:val="white"/>
        </w:rPr>
        <w:t xml:space="preserve">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 xml:space="preserve">expression is a conditional </w:t>
      </w:r>
      <w:proofErr w:type="gramStart"/>
      <w:r w:rsidR="00122096">
        <w:t>expression, since</w:t>
      </w:r>
      <w:proofErr w:type="gramEnd"/>
      <w:r w:rsidR="00122096">
        <w:t xml:space="preserv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3A2DDA">
        <w:rPr>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w:t>
      </w:r>
      <w:proofErr w:type="gramStart"/>
      <w:r w:rsidR="00A774D0">
        <w:rPr>
          <w:highlight w:val="white"/>
          <w:lang w:val="sv-SE"/>
        </w:rPr>
        <w:t xml:space="preserve">is </w:t>
      </w:r>
      <w:r w:rsidR="002B1DB0">
        <w:rPr>
          <w:highlight w:val="white"/>
          <w:lang w:val="sv-SE"/>
        </w:rPr>
        <w:t>at</w:t>
      </w:r>
      <w:proofErr w:type="gramEnd"/>
      <w:r w:rsidR="002B1DB0">
        <w:rPr>
          <w:highlight w:val="white"/>
          <w:lang w:val="sv-SE"/>
        </w:rPr>
        <w:t xml:space="preserve">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proofErr w:type="gramStart"/>
      <w:r>
        <w:rPr>
          <w:highlight w:val="white"/>
        </w:rPr>
        <w:t>Similar to</w:t>
      </w:r>
      <w:proofErr w:type="gramEnd"/>
      <w:r>
        <w:rPr>
          <w:highlight w:val="white"/>
        </w:rPr>
        <w:t xml:space="preserve">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w:t>
      </w:r>
      <w:proofErr w:type="gramStart"/>
      <w:r>
        <w:t>ha</w:t>
      </w:r>
      <w:r w:rsidR="00384FB6">
        <w:t>ve</w:t>
      </w:r>
      <w:r>
        <w:t xml:space="preserve"> to</w:t>
      </w:r>
      <w:proofErr w:type="gramEnd"/>
      <w:r>
        <w:t xml:space="preserve">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proofErr w:type="gramStart"/>
      <w:r>
        <w:rPr>
          <w:highlight w:val="white"/>
        </w:rPr>
        <w:t>First</w:t>
      </w:r>
      <w:proofErr w:type="gramEnd"/>
      <w:r>
        <w:rPr>
          <w:highlight w:val="white"/>
        </w:rPr>
        <w:t xml:space="preserve">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proofErr w:type="gramStart"/>
      <w:r>
        <w:t>complicated, since</w:t>
      </w:r>
      <w:proofErr w:type="gramEnd"/>
      <w:r>
        <w:t xml:space="preserv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lastRenderedPageBreak/>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proofErr w:type="gramStart"/>
      <w:r>
        <w:rPr>
          <w:highlight w:val="white"/>
        </w:rPr>
        <w:t>Similar to</w:t>
      </w:r>
      <w:proofErr w:type="gramEnd"/>
      <w:r>
        <w:rPr>
          <w:highlight w:val="white"/>
        </w:rPr>
        <w:t xml:space="preserve">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lastRenderedPageBreak/>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The sizeof Expression</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w:t>
      </w:r>
      <w:proofErr w:type="gramStart"/>
      <w:r>
        <w:rPr>
          <w:highlight w:val="white"/>
          <w:lang w:val="sv-SE"/>
        </w:rPr>
        <w:t>is not</w:t>
      </w:r>
      <w:proofErr w:type="gramEnd"/>
      <w:r>
        <w:rPr>
          <w:highlight w:val="white"/>
          <w:lang w:val="sv-SE"/>
        </w:rPr>
        <w:t xml:space="preserve">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 xml:space="preserve">Moreover, we check that it </w:t>
      </w:r>
      <w:proofErr w:type="gramStart"/>
      <w:r>
        <w:rPr>
          <w:highlight w:val="white"/>
          <w:lang w:val="sv-SE"/>
        </w:rPr>
        <w:t>is not</w:t>
      </w:r>
      <w:proofErr w:type="gramEnd"/>
      <w:r>
        <w:rPr>
          <w:highlight w:val="white"/>
          <w:lang w:val="sv-SE"/>
        </w:rPr>
        <w:t xml:space="preserve">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w:t>
      </w:r>
      <w:proofErr w:type="gramStart"/>
      <w:r w:rsidR="00381A6D">
        <w:rPr>
          <w:highlight w:val="white"/>
          <w:lang w:val="sv-SE"/>
        </w:rPr>
        <w:t>is not</w:t>
      </w:r>
      <w:proofErr w:type="gramEnd"/>
      <w:r w:rsidR="00381A6D">
        <w:rPr>
          <w:highlight w:val="white"/>
          <w:lang w:val="sv-SE"/>
        </w:rPr>
        <w:t xml:space="preserve">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w:t>
      </w:r>
      <w:proofErr w:type="gramStart"/>
      <w:r w:rsidR="00615154">
        <w:rPr>
          <w:highlight w:val="white"/>
        </w:rPr>
        <w:t>in order to</w:t>
      </w:r>
      <w:proofErr w:type="gramEnd"/>
      <w:r w:rsidR="00615154">
        <w:rPr>
          <w:highlight w:val="white"/>
        </w:rPr>
        <w:t xml:space="preserve">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lastRenderedPageBreak/>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lastRenderedPageBreak/>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lastRenderedPageBreak/>
        <w:t xml:space="preserve">        case Sort.String:</w:t>
      </w:r>
    </w:p>
    <w:p w14:paraId="416FD616" w14:textId="77777777" w:rsidR="00907EC7" w:rsidRPr="00907EC7" w:rsidRDefault="00907EC7" w:rsidP="00907EC7">
      <w:pPr>
        <w:pStyle w:val="Code"/>
        <w:rPr>
          <w:highlight w:val="white"/>
        </w:rPr>
      </w:pPr>
      <w:r w:rsidRPr="00907EC7">
        <w:rPr>
          <w:highlight w:val="white"/>
        </w:rPr>
        <w:t xml:space="preserve">          return (new Type(new Type(Sort.Signed_Char)));</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r>
        <w:rPr>
          <w:highlight w:val="white"/>
        </w:rPr>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proofErr w:type="gramStart"/>
      <w:r w:rsidR="00482F15">
        <w:rPr>
          <w:highlight w:val="white"/>
          <w:lang w:val="sv-SE"/>
        </w:rPr>
        <w:t>parameter list</w:t>
      </w:r>
      <w:proofErr w:type="gramEnd"/>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lastRenderedPageBreak/>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r>
        <w:lastRenderedPageBreak/>
        <w:t>MainParser.gppg</w:t>
      </w:r>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r w:rsidRPr="00EC76D5">
        <w:t>Mask.java</w:t>
      </w:r>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lastRenderedPageBreak/>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lastRenderedPageBreak/>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w:t>
      </w:r>
      <w:proofErr w:type="gramStart"/>
      <w:r w:rsidRPr="00EC76D5">
        <w:t>First of all</w:t>
      </w:r>
      <w:proofErr w:type="gramEnd"/>
      <w:r w:rsidRPr="00EC76D5">
        <w:t xml:space="preserve">, we need the </w:t>
      </w:r>
      <w:r w:rsidRPr="00EC76D5">
        <w:rPr>
          <w:rStyle w:val="CodeInText"/>
        </w:rPr>
        <w:t>maskToStorageMap</w:t>
      </w:r>
      <w:r w:rsidRPr="00EC76D5">
        <w:t xml:space="preserve"> and </w:t>
      </w:r>
      <w:r w:rsidRPr="00EC76D5">
        <w:rPr>
          <w:rStyle w:val="CodeInText"/>
        </w:rPr>
        <w:t>maskToSortMap</w:t>
      </w:r>
      <w:r w:rsidRPr="00EC76D5">
        <w:t xml:space="preserve"> to map between specifiers and storage and sorts. </w:t>
      </w:r>
    </w:p>
    <w:p w14:paraId="6C198BE9" w14:textId="77777777" w:rsidR="00E40B78" w:rsidRPr="00EC76D5" w:rsidRDefault="00E40B78" w:rsidP="00E40B78">
      <w:pPr>
        <w:pStyle w:val="CodeHeader"/>
      </w:pPr>
      <w:r w:rsidRPr="00EC76D5">
        <w:t>Specifier.java</w:t>
      </w:r>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lastRenderedPageBreak/>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r w:rsidRPr="00EC76D5">
        <w:rPr>
          <w:rStyle w:val="CodeInText"/>
        </w:rPr>
        <w:t>m_maskToStorageMap</w:t>
      </w:r>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lastRenderedPageBreak/>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lastRenderedPageBreak/>
        <w:t xml:space="preserve">The </w:t>
      </w:r>
      <w:r w:rsidRPr="00EC76D5">
        <w:rPr>
          <w:rStyle w:val="CodeInText"/>
        </w:rPr>
        <w:t>generateQuailifers</w:t>
      </w:r>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r>
        <w:t>MainParser.gppg</w:t>
      </w:r>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t xml:space="preserve">We extract the member list of the struct or union by accessing the current symbol table. If it is non-empty, the struct or union is complete (it has members) and we load the symbol list. If it is empty, the strucrt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r>
        <w:t>MiddleCodeGenerator.cs</w:t>
      </w:r>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lastRenderedPageBreak/>
        <w:t xml:space="preserve">  }</w:t>
      </w:r>
    </w:p>
    <w:p w14:paraId="1DF19A25" w14:textId="77777777" w:rsidR="00E40B78" w:rsidRPr="00EC76D5" w:rsidRDefault="00E40B78" w:rsidP="00E40B78">
      <w:r w:rsidRPr="00EC76D5">
        <w:t>When accessing a named struct or union, we look it up in the tag table (not the symbol table) and make sure is has the right sort (struct, union, or enum).</w:t>
      </w:r>
    </w:p>
    <w:p w14:paraId="2F686BAD" w14:textId="77777777" w:rsidR="00341DF2" w:rsidRPr="00EC76D5" w:rsidRDefault="00341DF2" w:rsidP="00341DF2">
      <w:pPr>
        <w:pStyle w:val="Code"/>
      </w:pPr>
      <w:r w:rsidRPr="00EC76D5">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When generating enum</w:t>
      </w:r>
      <w:r w:rsidR="001D3CE7" w:rsidRPr="00EC76D5">
        <w:t>s</w:t>
      </w:r>
      <w:r w:rsidRPr="00EC76D5">
        <w:t xml:space="preserve"> we use the </w:t>
      </w:r>
      <w:r w:rsidRPr="00EC76D5">
        <w:rPr>
          <w:rStyle w:val="CodeInText"/>
        </w:rPr>
        <w:t>Main.EnumValueStack</w:t>
      </w:r>
      <w:r w:rsidRPr="00EC76D5">
        <w:t>, to keep track of the current enum value. We also push the symbol table.</w:t>
      </w:r>
    </w:p>
    <w:p w14:paraId="635AE1A6" w14:textId="108183DD" w:rsidR="00E40B78" w:rsidRPr="00EC76D5" w:rsidRDefault="002E67B8" w:rsidP="00E40B78">
      <w:pPr>
        <w:pStyle w:val="CodeHeader"/>
      </w:pPr>
      <w:r>
        <w:t>MainParser.gppg</w:t>
      </w:r>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r>
        <w:t>MiddleCodeGenerator.cs</w:t>
      </w:r>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lastRenderedPageBreak/>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r>
        <w:t>MainParser.gppg</w:t>
      </w:r>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lastRenderedPageBreak/>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r w:rsidRPr="00EC76D5">
        <w:rPr>
          <w:rStyle w:val="CodeInText"/>
        </w:rPr>
        <w:t>generateDeclaration</w:t>
      </w:r>
      <w:r w:rsidRPr="00EC76D5">
        <w:t xml:space="preserve"> method takes the optional </w:t>
      </w:r>
      <w:r w:rsidR="00AB7DF5">
        <w:t>pointer_declarator</w:t>
      </w:r>
      <w:r w:rsidRPr="00EC76D5">
        <w:t xml:space="preserve"> list and for each </w:t>
      </w:r>
      <w:r w:rsidR="00AB7DF5">
        <w:t>pointer_declarator</w:t>
      </w:r>
      <w:r w:rsidRPr="00EC76D5">
        <w:t xml:space="preserve"> calls </w:t>
      </w:r>
      <w:r w:rsidRPr="00EC76D5">
        <w:rPr>
          <w:rStyle w:val="CodeInText"/>
        </w:rPr>
        <w:t>generateAssignmentDeclarator</w:t>
      </w:r>
      <w:r w:rsidRPr="00EC76D5">
        <w:t xml:space="preserve">, </w:t>
      </w:r>
      <w:r w:rsidRPr="00EC76D5">
        <w:rPr>
          <w:rStyle w:val="CodeInText"/>
        </w:rPr>
        <w:t>generateBitfieldDeclarator</w:t>
      </w:r>
      <w:r w:rsidRPr="00EC76D5">
        <w:t xml:space="preserve">, or </w:t>
      </w:r>
      <w:r w:rsidRPr="00EC76D5">
        <w:rPr>
          <w:rStyle w:val="CodeInText"/>
        </w:rPr>
        <w:t>generateDeclarator</w:t>
      </w:r>
      <w:r w:rsidRPr="00EC76D5">
        <w:t xml:space="preserve"> depending on whether the </w:t>
      </w:r>
      <w:r w:rsidR="00AB7DF5">
        <w:t>pointer_declarator</w:t>
      </w:r>
      <w:r w:rsidRPr="00EC76D5">
        <w:t xml:space="preserve"> comes with an assignment, a bitfield, or neither.</w:t>
      </w:r>
    </w:p>
    <w:p w14:paraId="76E0B549" w14:textId="7492A02B" w:rsidR="00E40B78" w:rsidRPr="00EC76D5" w:rsidRDefault="00E40B78" w:rsidP="00E40B78">
      <w:r w:rsidRPr="00EC76D5">
        <w:t xml:space="preserve">If the the </w:t>
      </w:r>
      <w:r w:rsidR="00AB7DF5">
        <w:t>pointer_declarator</w:t>
      </w:r>
      <w:r w:rsidRPr="00EC76D5">
        <w:t xml:space="preserve"> list is null, we check whether the specifiers type is enum or has a tag, if not it is meaningsless and a warning occur.</w:t>
      </w:r>
    </w:p>
    <w:p w14:paraId="2597B2B3" w14:textId="2D78B331" w:rsidR="00E40B78" w:rsidRPr="00EC76D5" w:rsidRDefault="000C6576" w:rsidP="00E40B78">
      <w:pPr>
        <w:pStyle w:val="CodeHeader"/>
      </w:pPr>
      <w:r>
        <w:t>MiddleCodeGenerator.cs</w:t>
      </w:r>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lastRenderedPageBreak/>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0312659D" w:rsidR="00E40B78" w:rsidRPr="00EC76D5" w:rsidRDefault="00E40B78" w:rsidP="00E40B78">
      <w:r w:rsidRPr="00EC76D5">
        <w:t xml:space="preserve">The </w:t>
      </w:r>
      <w:r w:rsidRPr="00EC76D5">
        <w:rPr>
          <w:rStyle w:val="CodeInText"/>
        </w:rPr>
        <w:t>generateAssignmentDeclarator</w:t>
      </w:r>
      <w:r w:rsidRPr="00EC76D5">
        <w:t xml:space="preserve"> method is called for a </w:t>
      </w:r>
      <w:r w:rsidR="00AB7DF5">
        <w:t>pointer_declarator</w:t>
      </w:r>
      <w:r w:rsidRPr="00EC76D5">
        <w:t xml:space="preserve"> with an assignment. We check that the </w:t>
      </w:r>
      <w:r w:rsidR="00AB7DF5">
        <w:t>pointer_declarator</w:t>
      </w:r>
      <w:r w:rsidRPr="00EC76D5">
        <w:t xml:space="preserve"> is not located inside a struct or union (the scope of the symbol table is </w:t>
      </w:r>
      <w:proofErr w:type="gramStart"/>
      <w:r w:rsidRPr="00EC76D5">
        <w:t>struct</w:t>
      </w:r>
      <w:proofErr w:type="gramEnd"/>
      <w:r w:rsidRPr="00EC76D5">
        <w:t xml:space="preserve"> or union), since it is not allowed to </w:t>
      </w:r>
      <w:r w:rsidR="002F35C1">
        <w:t>initializer</w:t>
      </w:r>
      <w:r w:rsidRPr="00EC76D5">
        <w:t xml:space="preserve">ialize struct or union members. We also check that the </w:t>
      </w:r>
      <w:r w:rsidR="00AB7DF5">
        <w:t>pointer_declarator</w:t>
      </w:r>
      <w:r w:rsidRPr="00EC76D5">
        <w:t xml:space="preserve"> is not a </w:t>
      </w:r>
      <w:proofErr w:type="gramStart"/>
      <w:r w:rsidRPr="00EC76D5">
        <w:t>function, since</w:t>
      </w:r>
      <w:proofErr w:type="gramEnd"/>
      <w:r w:rsidRPr="00EC76D5">
        <w:t xml:space="preserve"> functions cannot be </w:t>
      </w:r>
      <w:r w:rsidR="00266D64">
        <w:t>initialized</w:t>
      </w:r>
      <w:r w:rsidRPr="00EC76D5">
        <w:t xml:space="preserve">. If the </w:t>
      </w:r>
      <w:r w:rsidR="00AB7DF5">
        <w:t>pointer_declarator</w:t>
      </w:r>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r w:rsidR="00AB7DF5">
        <w:t>pointer_declarator</w:t>
      </w:r>
      <w:r w:rsidRPr="00EC76D5">
        <w:t xml:space="preserve"> cannot be </w:t>
      </w:r>
      <w:r w:rsidR="00266D64">
        <w:t>initialized</w:t>
      </w:r>
      <w:r w:rsidRPr="00EC76D5">
        <w:t xml:space="preserve">. However, if it is auto or register, we call </w:t>
      </w:r>
      <w:r w:rsidRPr="00EC76D5">
        <w:rPr>
          <w:rStyle w:val="CodeInText"/>
        </w:rPr>
        <w:t>Generate</w:t>
      </w:r>
      <w:r w:rsidR="002F35C1">
        <w:rPr>
          <w:rStyle w:val="CodeInText"/>
        </w:rPr>
        <w:t>Initializer</w:t>
      </w:r>
      <w:r w:rsidRPr="00EC76D5">
        <w:rPr>
          <w:rStyle w:val="CodeInText"/>
        </w:rPr>
        <w:t>.generateStack</w:t>
      </w:r>
      <w:r w:rsidRPr="00EC76D5">
        <w:t xml:space="preserve"> that generates a suitable series of assignment instructions. If it static, we instead call </w:t>
      </w:r>
      <w:r w:rsidRPr="00EC76D5">
        <w:rPr>
          <w:rStyle w:val="CodeInText"/>
        </w:rPr>
        <w:t>ValueConversion.storeStaticSymbol</w:t>
      </w:r>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lastRenderedPageBreak/>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lastRenderedPageBreak/>
        <w:t xml:space="preserve">The </w:t>
      </w:r>
      <w:r w:rsidRPr="00EC76D5">
        <w:rPr>
          <w:rStyle w:val="CodeInText"/>
        </w:rPr>
        <w:t>generateBitfieldDeclarator</w:t>
      </w:r>
      <w:r w:rsidRPr="00EC76D5">
        <w:t xml:space="preserve"> method is called for a </w:t>
      </w:r>
      <w:r w:rsidR="00AB7DF5">
        <w:t>pointer_declarator</w:t>
      </w:r>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poosible to define just a bitfield, without a declaratory. In that case, we just check that the bitfield value does not exceed eitgh times the size of a long integer.</w:t>
      </w:r>
    </w:p>
    <w:p w14:paraId="5C5C2D03" w14:textId="5D393D17" w:rsidR="00E40B78" w:rsidRPr="00EC76D5" w:rsidRDefault="00E40B78" w:rsidP="00E40B78">
      <w:r w:rsidRPr="00EC76D5">
        <w:t xml:space="preserve">The </w:t>
      </w:r>
      <w:r w:rsidRPr="00EC76D5">
        <w:rPr>
          <w:rStyle w:val="CodeInText"/>
        </w:rPr>
        <w:t>generateDeclarator</w:t>
      </w:r>
      <w:r w:rsidRPr="00EC76D5">
        <w:t xml:space="preserve"> method is called for a </w:t>
      </w:r>
      <w:r w:rsidR="00AB7DF5">
        <w:t>pointer_declarator</w:t>
      </w:r>
      <w:r w:rsidRPr="00EC76D5">
        <w:t xml:space="preserve"> without an assignment or a bitfield. If the declaratory is define in global space and is not static, it has external linkage. If </w:t>
      </w:r>
      <w:proofErr w:type="gramStart"/>
      <w:r w:rsidRPr="00EC76D5">
        <w:t>is located in</w:t>
      </w:r>
      <w:proofErr w:type="gramEnd"/>
      <w:r w:rsidRPr="00EC76D5">
        <w:t xml:space="preserve"> a struct or union, is has to be auto or register. If it is a function, it can only be extern or static, and if it has been declared </w:t>
      </w:r>
      <w:proofErr w:type="gramStart"/>
      <w:r w:rsidRPr="00EC76D5">
        <w:t>earlier</w:t>
      </w:r>
      <w:proofErr w:type="gramEnd"/>
      <w:r w:rsidRPr="00EC76D5">
        <w:t xml:space="preserve">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r w:rsidR="00AB7DF5">
        <w:t>pointer_declarator</w:t>
      </w:r>
      <w:r w:rsidRPr="00EC76D5">
        <w:t xml:space="preserve"> can be repeatedly annotated with a pointer specifier, which can be constant or volatile.</w:t>
      </w:r>
    </w:p>
    <w:p w14:paraId="48EED99E" w14:textId="0C8EE520" w:rsidR="00E40B78" w:rsidRPr="00EC76D5" w:rsidRDefault="002E67B8" w:rsidP="00E40B78">
      <w:pPr>
        <w:pStyle w:val="CodeHeader"/>
      </w:pPr>
      <w:r>
        <w:t>MainParser.gppg</w:t>
      </w:r>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r w:rsidRPr="00EC76D5">
        <w:t>Generator.java</w:t>
      </w:r>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lastRenderedPageBreak/>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r>
        <w:t>MainParser.gppg</w:t>
      </w:r>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lastRenderedPageBreak/>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r>
        <w:t>MiddleCodeGenerator.cs</w:t>
      </w:r>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lastRenderedPageBreak/>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r>
        <w:t>MainParser.gppg</w:t>
      </w:r>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r>
        <w:t>MainParser.gppg</w:t>
      </w:r>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r>
        <w:t>MiddleCodeGenerator.cs</w:t>
      </w:r>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lastRenderedPageBreak/>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r w:rsidR="00AB7DF5">
        <w:t>pointer_declarator</w:t>
      </w:r>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r>
        <w:t>MainParser.gppg</w:t>
      </w:r>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r w:rsidR="00AB7DF5">
        <w:t>pointer_declarator</w:t>
      </w:r>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lastRenderedPageBreak/>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 xml:space="preserve">If the array size is given, we </w:t>
      </w:r>
      <w:proofErr w:type="gramStart"/>
      <w:r w:rsidRPr="00EC76D5">
        <w:t>have to</w:t>
      </w:r>
      <w:proofErr w:type="gramEnd"/>
      <w:r w:rsidRPr="00EC76D5">
        <w:t xml:space="preserve">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r>
        <w:t>MiddleCodeGenerator.cs</w:t>
      </w:r>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 xml:space="preserve">In case of a new-style function declaratory, we need to check its elliptic status. If it is elliptic, it </w:t>
      </w:r>
      <w:proofErr w:type="gramStart"/>
      <w:r w:rsidRPr="00EC76D5">
        <w:t>has to</w:t>
      </w:r>
      <w:proofErr w:type="gramEnd"/>
      <w:r w:rsidRPr="00EC76D5">
        <w:t xml:space="preserve"> have at least one parameter. If it has one parameter that is void, the parameter list is regarded as empty. In that case, it cannot be elliptic.</w:t>
      </w:r>
    </w:p>
    <w:p w14:paraId="50459B77" w14:textId="77777777" w:rsidR="00E40B78" w:rsidRPr="00EC76D5" w:rsidRDefault="00E40B78" w:rsidP="00E40B78">
      <w:r w:rsidRPr="00EC76D5">
        <w:t xml:space="preserve">Otherwise, if the parameter list is not empty and not just holding a void, we </w:t>
      </w:r>
      <w:proofErr w:type="gramStart"/>
      <w:r w:rsidRPr="00EC76D5">
        <w:t>have to</w:t>
      </w:r>
      <w:proofErr w:type="gramEnd"/>
      <w:r w:rsidRPr="00EC76D5">
        <w:t xml:space="preserve">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lastRenderedPageBreak/>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lastRenderedPageBreak/>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w:t>
      </w:r>
      <w:proofErr w:type="gramStart"/>
      <w:r w:rsidRPr="00EC76D5">
        <w:t xml:space="preserve">expression  </w:t>
      </w:r>
      <w:r w:rsidRPr="00EC76D5">
        <w:rPr>
          <w:rStyle w:val="CodeInText"/>
        </w:rPr>
        <w:t>a</w:t>
      </w:r>
      <w:proofErr w:type="gramEnd"/>
      <w:r w:rsidRPr="00EC76D5">
        <w:rPr>
          <w:rStyle w:val="CodeInText"/>
        </w:rPr>
        <w:t xml:space="preserve"> &lt; b</w:t>
      </w:r>
      <w:r w:rsidRPr="00EC76D5">
        <w:t xml:space="preserve"> will generate the middle code in the middle and the sets to the right. The middle code line will a have undefined targets since we </w:t>
      </w:r>
      <w:proofErr w:type="gramStart"/>
      <w:r w:rsidRPr="00EC76D5">
        <w:t>at the moment</w:t>
      </w:r>
      <w:proofErr w:type="gramEnd"/>
      <w:r w:rsidRPr="00EC76D5">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w:t>
      </w:r>
      <w:proofErr w:type="gramStart"/>
      <w:r w:rsidRPr="00EC76D5">
        <w:t xml:space="preserve">the </w:t>
      </w:r>
      <w:r w:rsidRPr="00EC76D5">
        <w:rPr>
          <w:rStyle w:val="CodeInText"/>
        </w:rPr>
        <w:t>a</w:t>
      </w:r>
      <w:proofErr w:type="gramEnd"/>
      <w:r w:rsidRPr="00EC76D5">
        <w:rPr>
          <w:rStyle w:val="CodeInText"/>
        </w:rPr>
        <w:t xml:space="preserve"> &lt; b</w:t>
      </w:r>
      <w:r w:rsidRPr="00EC76D5">
        <w:t xml:space="preserve"> expression is true, line 1 shall jump to line 3, and if it is false, line 2 shall jump to line 5. Whatever comes after the while </w:t>
      </w:r>
      <w:proofErr w:type="gramStart"/>
      <w:r w:rsidRPr="00EC76D5">
        <w:t>statement.</w:t>
      </w:r>
      <w:proofErr w:type="gramEnd"/>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lastRenderedPageBreak/>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lastRenderedPageBreak/>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lastRenderedPageBreak/>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lastRenderedPageBreak/>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 xml:space="preserve">Another example is the evaluation of a logical-and expression. Since C takes advantage of lazy evaluation, we </w:t>
      </w:r>
      <w:proofErr w:type="gramStart"/>
      <w:r w:rsidRPr="00EC76D5">
        <w:t>have to</w:t>
      </w:r>
      <w:proofErr w:type="gramEnd"/>
      <w:r w:rsidRPr="00EC76D5">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rsidRPr="00EC76D5">
        <w:t>true</w:t>
      </w:r>
      <w:proofErr w:type="gramEnd"/>
      <w:r w:rsidRPr="00EC76D5">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lastRenderedPageBreak/>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lastRenderedPageBreak/>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r w:rsidRPr="00EC76D5">
        <w:t>Backpatch.java</w:t>
      </w:r>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proofErr w:type="gramStart"/>
      <w:ins w:id="152" w:author="Stefan Bjornander" w:date="2015-04-26T09:52:00Z">
        <w:r w:rsidRPr="00EC76D5">
          <w:t xml:space="preserve">the </w:t>
        </w:r>
      </w:ins>
      <w:r w:rsidRPr="00EC76D5">
        <w:t>an</w:t>
      </w:r>
      <w:proofErr w:type="gramEnd"/>
      <w:r w:rsidRPr="00EC76D5">
        <w:t xml:space="preserve">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with compiles to the semantics of C. A theoretical explanation of the open-closed statement solution is beyond the scope of this book, but I recommend the Dragon Book by Aho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lastRenderedPageBreak/>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r>
        <w:t>MainParser.gppg</w:t>
      </w:r>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lastRenderedPageBreak/>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r w:rsidRPr="00EC76D5">
        <w:t>SyntaxTreeGenerator.java</w:t>
      </w:r>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r>
        <w:t>MainParser.gppg</w:t>
      </w:r>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r>
        <w:t>MainParser.gppg</w:t>
      </w:r>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r>
        <w:t>MiddleCodeGenerator.cs</w:t>
      </w:r>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lastRenderedPageBreak/>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r w:rsidRPr="00EC76D5">
        <w:rPr>
          <w:rStyle w:val="CodeInText"/>
        </w:rPr>
        <w:t>prepareSwitchStatement</w:t>
      </w:r>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r>
        <w:t>MainParser.gppg</w:t>
      </w:r>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r w:rsidRPr="00EC76D5">
        <w:rPr>
          <w:rStyle w:val="CodeInText"/>
        </w:rPr>
        <w:t>generateSwitchStatement</w:t>
      </w:r>
      <w:r w:rsidRPr="00EC76D5">
        <w:t xml:space="preserve"> method generates middle code jump instructions for each of the case statements, which are stored in the </w:t>
      </w:r>
      <w:r w:rsidRPr="00EC76D5">
        <w:rPr>
          <w:rStyle w:val="CodeInText"/>
        </w:rPr>
        <w:t>Main.</w:t>
      </w:r>
      <w:r w:rsidR="007C0FFA">
        <w:rPr>
          <w:rStyle w:val="CodeInText"/>
        </w:rPr>
        <w:t>m_caseMapStack</w:t>
      </w:r>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r>
        <w:t>MiddleCodeGenerator.cs</w:t>
      </w:r>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lastRenderedPageBreak/>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r w:rsidRPr="00EC76D5">
        <w:rPr>
          <w:rStyle w:val="CodeInText"/>
        </w:rPr>
        <w:t>Main.</w:t>
      </w:r>
      <w:r w:rsidR="007C0FFA">
        <w:rPr>
          <w:rStyle w:val="CodeInText"/>
        </w:rPr>
        <w:t>m_caseMapStack</w:t>
      </w:r>
      <w:r w:rsidRPr="00EC76D5">
        <w:t xml:space="preserve"> must not be empty. If it is empty, the case statements </w:t>
      </w:r>
      <w:proofErr w:type="gramStart"/>
      <w:r w:rsidRPr="00EC76D5">
        <w:t>misses</w:t>
      </w:r>
      <w:proofErr w:type="gramEnd"/>
      <w:r w:rsidRPr="00EC76D5">
        <w:t xml:space="preserve">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m_caseMapStack</w:t>
      </w:r>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r>
        <w:t>MainParser.gppg</w:t>
      </w:r>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r>
        <w:t>MiddleCodeGenerator.cs</w:t>
      </w:r>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lastRenderedPageBreak/>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EC76D5">
        <w:rPr>
          <w:rStyle w:val="CodeInText"/>
        </w:rPr>
        <w:t>jump_marker</w:t>
      </w:r>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r>
        <w:t>MainParser.gppg</w:t>
      </w:r>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r>
        <w:t>MiddleCodeGenerator.cs</w:t>
      </w:r>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proofErr w:type="gramStart"/>
      <w:r w:rsidRPr="00EC76D5">
        <w:t>The for</w:t>
      </w:r>
      <w:proofErr w:type="gramEnd"/>
      <w:r w:rsidRPr="00EC76D5">
        <w:t xml:space="preserve">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proofErr w:type="gramStart"/>
      <w:r w:rsidRPr="00EC76D5">
        <w:t>The for</w:t>
      </w:r>
      <w:proofErr w:type="gramEnd"/>
      <w:r w:rsidRPr="00EC76D5">
        <w:t xml:space="preserve">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r w:rsidRPr="00EC76D5">
        <w:rPr>
          <w:rStyle w:val="CodeInText"/>
        </w:rPr>
        <w:t>jump_marker</w:t>
      </w:r>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inf</w:t>
      </w:r>
      <w:r w:rsidR="002F35C1">
        <w:t>initializer</w:t>
      </w:r>
      <w:r w:rsidRPr="00EC76D5">
        <w:t>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r>
        <w:t>MainParser.gppg</w:t>
      </w:r>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r w:rsidRPr="00EC76D5">
        <w:t>SyntaxTreeGeneration</w:t>
      </w:r>
      <w:r w:rsidR="00542316" w:rsidRPr="00EC76D5">
        <w:t>.java</w:t>
      </w:r>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lastRenderedPageBreak/>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t xml:space="preserve">  }</w:t>
      </w:r>
    </w:p>
    <w:p w14:paraId="00768700" w14:textId="1AA6A729" w:rsidR="00E40B78" w:rsidRPr="00EC76D5" w:rsidRDefault="00E40B78" w:rsidP="00E40B78">
      <w:pPr>
        <w:pStyle w:val="Rubrik3"/>
      </w:pPr>
      <w:bookmarkStart w:id="288" w:name="_Toc481936167"/>
      <w:r w:rsidRPr="00EC76D5">
        <w:t>Label Statements</w:t>
      </w:r>
      <w:bookmarkEnd w:id="288"/>
    </w:p>
    <w:p w14:paraId="5E25B6AF" w14:textId="77777777" w:rsidR="00E40B78" w:rsidRPr="00EC76D5" w:rsidRDefault="00E40B78" w:rsidP="00E40B78">
      <w:r w:rsidRPr="00EC76D5">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Pr="00EC76D5">
        <w:rPr>
          <w:rStyle w:val="Fotnotsreferens"/>
        </w:rPr>
        <w:footnoteReference w:id="5"/>
      </w:r>
      <w:r w:rsidRPr="00EC76D5">
        <w:t>.</w:t>
      </w:r>
    </w:p>
    <w:p w14:paraId="67DE2D71" w14:textId="3E8A86DE" w:rsidR="00E40B78" w:rsidRPr="00EC76D5" w:rsidRDefault="002E67B8" w:rsidP="00E40B78">
      <w:pPr>
        <w:pStyle w:val="CodeHeader"/>
      </w:pPr>
      <w:r>
        <w:t>MainParser.gppg</w:t>
      </w:r>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r>
        <w:t>MiddleCodeGenerator.cs</w:t>
      </w:r>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w:t>
      </w:r>
      <w:proofErr w:type="gramStart"/>
      <w:r w:rsidRPr="00EC76D5">
        <w:t>similar to</w:t>
      </w:r>
      <w:proofErr w:type="gramEnd"/>
      <w:r w:rsidRPr="00EC76D5">
        <w:t xml:space="preserve"> the open statements and the same </w:t>
      </w:r>
      <w:r w:rsidRPr="00EC76D5">
        <w:rPr>
          <w:rStyle w:val="CodeInText"/>
        </w:rPr>
        <w:t>Generate</w:t>
      </w:r>
      <w:r w:rsidRPr="00EC76D5">
        <w:t xml:space="preserve"> methods are called: </w:t>
      </w:r>
      <w:r w:rsidRPr="00EC76D5">
        <w:rPr>
          <w:rStyle w:val="CodeInText"/>
        </w:rPr>
        <w:t>generateIfElseStatement</w:t>
      </w:r>
      <w:r w:rsidRPr="00EC76D5">
        <w:t xml:space="preserve">, </w:t>
      </w:r>
      <w:r w:rsidRPr="00EC76D5">
        <w:rPr>
          <w:rStyle w:val="CodeInText"/>
        </w:rPr>
        <w:t>generateSwitchStatement</w:t>
      </w:r>
      <w:r w:rsidRPr="00EC76D5">
        <w:t xml:space="preserve">, </w:t>
      </w:r>
      <w:r w:rsidRPr="00EC76D5">
        <w:rPr>
          <w:rStyle w:val="CodeInText"/>
        </w:rPr>
        <w:t>generateWhileStatement</w:t>
      </w:r>
      <w:r w:rsidRPr="00EC76D5">
        <w:t xml:space="preserve">, </w:t>
      </w:r>
      <w:r w:rsidRPr="00EC76D5">
        <w:rPr>
          <w:rStyle w:val="CodeInText"/>
        </w:rPr>
        <w:t>generateForStatement</w:t>
      </w:r>
      <w:r w:rsidRPr="00EC76D5">
        <w:t xml:space="preserve">, and </w:t>
      </w:r>
      <w:r w:rsidRPr="00EC76D5">
        <w:rPr>
          <w:rStyle w:val="CodeInText"/>
        </w:rPr>
        <w:t>generateCaseStatement</w:t>
      </w:r>
      <w:r w:rsidRPr="00EC76D5">
        <w:t>.</w:t>
      </w:r>
    </w:p>
    <w:p w14:paraId="68B151CB" w14:textId="2DF43E59" w:rsidR="00E40B78" w:rsidRPr="00EC76D5" w:rsidRDefault="002E67B8" w:rsidP="00E40B78">
      <w:pPr>
        <w:pStyle w:val="CodeHeader"/>
      </w:pPr>
      <w:r>
        <w:t>MainParser.gppg</w:t>
      </w:r>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lastRenderedPageBreak/>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t xml:space="preserve">    }</w:t>
      </w:r>
    </w:p>
    <w:p w14:paraId="2B5006DD" w14:textId="77777777" w:rsidR="00DA10CA" w:rsidRPr="00EC76D5" w:rsidRDefault="00DA10CA" w:rsidP="00DA10CA">
      <w:pPr>
        <w:pStyle w:val="Code"/>
      </w:pPr>
      <w:r w:rsidRPr="00EC76D5">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r>
        <w:t>MainParser.gppg</w:t>
      </w:r>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r>
        <w:t>MiddleCodeGenerator.cs</w:t>
      </w:r>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 xml:space="preserve">The block statement simple, a block is just a list of statements surrounded by brackets. Since </w:t>
      </w:r>
      <w:proofErr w:type="gramStart"/>
      <w:r w:rsidRPr="00EC76D5">
        <w:t>a two variables</w:t>
      </w:r>
      <w:proofErr w:type="gramEnd"/>
      <w:r w:rsidRPr="00EC76D5">
        <w:t xml:space="preserve"> with the same name can be defined in different blocks, we push the symbol table before the statement list.</w:t>
      </w:r>
    </w:p>
    <w:p w14:paraId="7269AE9C" w14:textId="1AF6C21D" w:rsidR="00E40B78" w:rsidRPr="00EC76D5" w:rsidRDefault="002E67B8" w:rsidP="00E40B78">
      <w:pPr>
        <w:pStyle w:val="CodeHeader"/>
      </w:pPr>
      <w:r>
        <w:t>MainParser.gppg</w:t>
      </w:r>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r>
        <w:t>MiddleCodeGenerator.cs</w:t>
      </w:r>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lastRenderedPageBreak/>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 xml:space="preserve">The default statement </w:t>
      </w:r>
      <w:proofErr w:type="gramStart"/>
      <w:r w:rsidRPr="00EC76D5">
        <w:t>have</w:t>
      </w:r>
      <w:proofErr w:type="gramEnd"/>
      <w:r w:rsidRPr="00EC76D5">
        <w:t xml:space="preserve"> to comply with the following demands:</w:t>
      </w:r>
    </w:p>
    <w:p w14:paraId="442C9A87" w14:textId="7732F7A6" w:rsidR="00E40B78" w:rsidRPr="00EC76D5" w:rsidRDefault="00E40B78" w:rsidP="00E40B78">
      <w:pPr>
        <w:pStyle w:val="Liststycke"/>
        <w:numPr>
          <w:ilvl w:val="0"/>
          <w:numId w:val="96"/>
        </w:numPr>
      </w:pPr>
      <w:r w:rsidRPr="00EC76D5">
        <w:rPr>
          <w:rStyle w:val="CodeInText"/>
        </w:rPr>
        <w:t>Main.</w:t>
      </w:r>
      <w:r w:rsidR="007C0FFA">
        <w:rPr>
          <w:rStyle w:val="CodeInText"/>
        </w:rPr>
        <w:t xml:space="preserve">m_defaultStack </w:t>
      </w:r>
      <w:r w:rsidRPr="00EC76D5">
        <w:t xml:space="preserve">must not be empty. If it is empty, the default statements </w:t>
      </w:r>
      <w:proofErr w:type="gramStart"/>
      <w:r w:rsidRPr="00EC76D5">
        <w:t>misses</w:t>
      </w:r>
      <w:proofErr w:type="gramEnd"/>
      <w:r w:rsidRPr="00EC76D5">
        <w:t xml:space="preserve"> a surrounding switch statements.</w:t>
      </w:r>
    </w:p>
    <w:p w14:paraId="7E3103F5" w14:textId="186791A1"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 xml:space="preserve">m_defaultStack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w:t>
      </w:r>
      <w:proofErr w:type="gramStart"/>
      <w:r w:rsidRPr="00EC76D5">
        <w:t>a</w:t>
      </w:r>
      <w:proofErr w:type="gramEnd"/>
      <w:r w:rsidRPr="00EC76D5">
        <w:t xml:space="preserve">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r>
        <w:t>MainParser.gppg</w:t>
      </w:r>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r>
        <w:t>MiddleCodeGenerator.cs</w:t>
      </w:r>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r w:rsidRPr="00EC76D5">
        <w:rPr>
          <w:rStyle w:val="CodeInText"/>
        </w:rPr>
        <w:t>Main.</w:t>
      </w:r>
      <w:r w:rsidR="007C0FFA">
        <w:rPr>
          <w:rStyle w:val="CodeInText"/>
        </w:rPr>
        <w:t xml:space="preserve">m_breakSetStack </w:t>
      </w:r>
      <w:r w:rsidRPr="00EC76D5">
        <w:t>is not empty, which would indicate that we do not have a surronding while, for, do, or switch statement, and add the line number of the beginning of the next statement to the set on the top of the stack similar to the continue case above. Note that the break statement unlike the continue statement may be surrondered by a switch statement.</w:t>
      </w:r>
    </w:p>
    <w:p w14:paraId="1EA2D815" w14:textId="6E33CAEA" w:rsidR="00E40B78" w:rsidRPr="00EC76D5" w:rsidRDefault="002E67B8" w:rsidP="00E40B78">
      <w:pPr>
        <w:pStyle w:val="CodeHeader"/>
      </w:pPr>
      <w:r>
        <w:t>MainParser.gppg</w:t>
      </w:r>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r>
        <w:t>MiddleCodeGenerator.cs</w:t>
      </w:r>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r w:rsidRPr="00EC76D5">
        <w:rPr>
          <w:rStyle w:val="CodeInText"/>
        </w:rPr>
        <w:t>Main.</w:t>
      </w:r>
      <w:r w:rsidR="00B13BF7">
        <w:rPr>
          <w:rStyle w:val="CodeInText"/>
        </w:rPr>
        <w:t>m_continueSetStack</w:t>
      </w:r>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r>
        <w:lastRenderedPageBreak/>
        <w:t>MainParser.gppg</w:t>
      </w:r>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r>
        <w:t>MiddleCodeGenerator.cs</w:t>
      </w:r>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r w:rsidRPr="00EC76D5">
        <w:t>Goto Statements</w:t>
      </w:r>
      <w:bookmarkEnd w:id="295"/>
    </w:p>
    <w:p w14:paraId="7B9EF605" w14:textId="77777777" w:rsidR="00E40B78" w:rsidRPr="00EC76D5" w:rsidRDefault="00E40B78" w:rsidP="00E40B78">
      <w:r w:rsidRPr="00EC76D5">
        <w:t xml:space="preserve">The goto statement stores the name of the label and the line number of the beginning of the following statement in </w:t>
      </w:r>
      <w:r w:rsidRPr="00EC76D5">
        <w:rPr>
          <w:rStyle w:val="CodeInText"/>
        </w:rPr>
        <w:t>Main.GotoMap</w:t>
      </w:r>
      <w:r w:rsidRPr="00EC76D5">
        <w:t xml:space="preserve">. The gotos will eventlually be matched to the lables in </w:t>
      </w:r>
      <w:r w:rsidRPr="00EC76D5">
        <w:rPr>
          <w:rStyle w:val="CodeInText"/>
        </w:rPr>
        <w:t>Main.LabelMap</w:t>
      </w:r>
      <w:r w:rsidRPr="00EC76D5">
        <w:t>.</w:t>
      </w:r>
    </w:p>
    <w:p w14:paraId="1C512331" w14:textId="1C54697C" w:rsidR="00E40B78" w:rsidRPr="00EC76D5" w:rsidRDefault="002E67B8" w:rsidP="00E40B78">
      <w:pPr>
        <w:pStyle w:val="CodeHeader"/>
      </w:pPr>
      <w:r>
        <w:t>MainParser.gppg</w:t>
      </w:r>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r>
        <w:t>MiddleCodeGenerator.cs</w:t>
      </w:r>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r w:rsidRPr="00EC76D5">
        <w:rPr>
          <w:rStyle w:val="CodeInText"/>
        </w:rPr>
        <w:t>generateReturnStatement</w:t>
      </w:r>
      <w:r w:rsidRPr="00EC76D5">
        <w:t xml:space="preserve"> method is surprisely complicated, which due to the fact the return statement shall be interpreted as an exit statement in case of the main function.</w:t>
      </w:r>
    </w:p>
    <w:p w14:paraId="0A7F6D99" w14:textId="02D3CA04" w:rsidR="00E40B78" w:rsidRPr="00EC76D5" w:rsidRDefault="002E67B8" w:rsidP="00E40B78">
      <w:pPr>
        <w:pStyle w:val="CodeHeader"/>
      </w:pPr>
      <w:r>
        <w:t>MainParser.gppg</w:t>
      </w:r>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r>
        <w:t>MiddleCodeGenerator.cs</w:t>
      </w:r>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lastRenderedPageBreak/>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w:t>
      </w:r>
      <w:proofErr w:type="gramStart"/>
      <w:r w:rsidRPr="00EC76D5">
        <w:t>the they</w:t>
      </w:r>
      <w:proofErr w:type="gramEnd"/>
      <w:r w:rsidRPr="00EC76D5">
        <w:t xml:space="preserve"> are equal; that is, that they return equal types and have equal parameter lists.</w:t>
      </w:r>
    </w:p>
    <w:p w14:paraId="5539FB86" w14:textId="77777777" w:rsidR="00E40B78" w:rsidRPr="00EC76D5" w:rsidRDefault="00E40B78" w:rsidP="00E40B78">
      <w:r w:rsidRPr="00EC76D5">
        <w:t xml:space="preserve">If the sorrounding function returns a pointer and the expression type is array, we compare the pointer type with array type. If the return expression is a </w:t>
      </w:r>
      <w:proofErr w:type="gramStart"/>
      <w:r w:rsidRPr="00EC76D5">
        <w:t>string</w:t>
      </w:r>
      <w:proofErr w:type="gramEnd"/>
      <w:r w:rsidRPr="00EC76D5">
        <w:t xml:space="preserve">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w:t>
      </w:r>
      <w:proofErr w:type="gramStart"/>
      <w:r w:rsidRPr="00EC76D5">
        <w:t>has to</w:t>
      </w:r>
      <w:proofErr w:type="gramEnd"/>
      <w:r w:rsidRPr="00EC76D5">
        <w:t xml:space="preserve">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w:t>
      </w:r>
      <w:proofErr w:type="gramStart"/>
      <w:r w:rsidRPr="00EC76D5">
        <w:t>expression</w:t>
      </w:r>
      <w:proofErr w:type="gramEnd"/>
      <w:r w:rsidRPr="00EC76D5">
        <w:t xml:space="preserve">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w:t>
      </w:r>
      <w:proofErr w:type="gramStart"/>
      <w:r w:rsidRPr="00EC76D5">
        <w:t>evaluated</w:t>
      </w:r>
      <w:proofErr w:type="gramEnd"/>
      <w:r w:rsidRPr="00EC76D5">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r>
        <w:t>MainParser.gppg</w:t>
      </w:r>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r>
        <w:t>MiddleCodeGenerator.cs</w:t>
      </w:r>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lastRenderedPageBreak/>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r>
        <w:t>MainParser.gppg</w:t>
      </w:r>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t xml:space="preserve">    }</w:t>
      </w:r>
    </w:p>
    <w:p w14:paraId="4C4DBADA" w14:textId="3453DE98" w:rsidR="00C63D72" w:rsidRPr="00EC76D5" w:rsidRDefault="000C6576" w:rsidP="00C63D72">
      <w:pPr>
        <w:pStyle w:val="CodeHeader"/>
      </w:pPr>
      <w:r>
        <w:t>MiddleCodeGenerator.cs</w:t>
      </w:r>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r>
        <w:t>MainParser.gppg</w:t>
      </w:r>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r>
        <w:t>MiddleCodeGenerator.cs</w:t>
      </w:r>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lastRenderedPageBreak/>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r>
        <w:t>MainParser.gppg</w:t>
      </w:r>
    </w:p>
    <w:p w14:paraId="7375A850" w14:textId="77777777" w:rsidR="00E521CF" w:rsidRPr="00EC76D5" w:rsidRDefault="00E521CF" w:rsidP="00E521CF">
      <w:pPr>
        <w:pStyle w:val="Code"/>
      </w:pPr>
      <w:r w:rsidRPr="00EC76D5">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r w:rsidRPr="00EC76D5">
        <w:t>GenerateSyntaxTree.java</w:t>
      </w:r>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r>
        <w:t>MainParser.gppg</w:t>
      </w:r>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r w:rsidRPr="00EC76D5">
        <w:t>GenerateSyntaxTree.java</w:t>
      </w:r>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Store Flagbyte Statements</w:t>
      </w:r>
      <w:bookmarkEnd w:id="302"/>
    </w:p>
    <w:p w14:paraId="0378B328" w14:textId="51654ED9" w:rsidR="00E40B78" w:rsidRPr="00EC76D5" w:rsidRDefault="002E67B8" w:rsidP="00E40B78">
      <w:pPr>
        <w:pStyle w:val="CodeHeader"/>
      </w:pPr>
      <w:r>
        <w:t>MainParser.gppg</w:t>
      </w:r>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r w:rsidRPr="00EC76D5">
        <w:t>GenerateSyntaxTree.java</w:t>
      </w:r>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lastRenderedPageBreak/>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 xml:space="preserve">When performing a call to a function which address is stored in a pointer </w:t>
      </w:r>
      <w:proofErr w:type="gramStart"/>
      <w:r w:rsidRPr="00EC76D5">
        <w:t>variables</w:t>
      </w:r>
      <w:proofErr w:type="gramEnd"/>
      <w:r w:rsidRPr="00EC76D5">
        <w:t xml:space="preserve"> we need to store the address in a register and jump to that register.</w:t>
      </w:r>
    </w:p>
    <w:p w14:paraId="4846F80E" w14:textId="1D230BBC" w:rsidR="00E40B78" w:rsidRPr="00EC76D5" w:rsidRDefault="002E67B8" w:rsidP="00E40B78">
      <w:pPr>
        <w:pStyle w:val="CodeHeader"/>
      </w:pPr>
      <w:r>
        <w:t>MainParser.gppg</w:t>
      </w:r>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r w:rsidRPr="00EC76D5">
        <w:t>GenerateSyntaxTree.java</w:t>
      </w:r>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r>
        <w:t>MainParser.gppg</w:t>
      </w:r>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r w:rsidRPr="00EC76D5">
        <w:t>GenerateSyntaxTree.java</w:t>
      </w:r>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w:t>
      </w:r>
      <w:r w:rsidRPr="00EC76D5">
        <w:lastRenderedPageBreak/>
        <w:t xml:space="preserve">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r w:rsidRPr="00EC76D5">
              <w:rPr>
                <w:rStyle w:val="CodeInText"/>
              </w:rPr>
              <w:t>sizeof</w:t>
            </w:r>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r w:rsidRPr="00EC76D5">
        <w:t>GenerateSyntaxTree.java</w:t>
      </w:r>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lastRenderedPageBreak/>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 xml:space="preserve">The comma operator has the lowest precedence. Both operands are </w:t>
      </w:r>
      <w:proofErr w:type="gramStart"/>
      <w:r w:rsidRPr="00EC76D5">
        <w:t>evaluated</w:t>
      </w:r>
      <w:proofErr w:type="gramEnd"/>
      <w:r w:rsidRPr="00EC76D5">
        <w:t xml:space="preserve">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r>
        <w:t>MainParser.gppg</w:t>
      </w:r>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r w:rsidRPr="00EC76D5">
        <w:rPr>
          <w:rStyle w:val="CodeInText"/>
        </w:rPr>
        <w:t>generateCommaExpression</w:t>
      </w:r>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r w:rsidRPr="00EC76D5">
        <w:t>GenerateSyntaxTree.java</w:t>
      </w:r>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xml:space="preserve">, there is no logical type in C. However, there are a number on occasions (if, while, do, while statements) when we need to test whether a value is true or false or. If the expression equals zero it is considered false, otherwise it is true. Since C supports lazy </w:t>
      </w:r>
      <w:proofErr w:type="gramStart"/>
      <w:r w:rsidRPr="00EC76D5">
        <w:t>evaluation</w:t>
      </w:r>
      <w:proofErr w:type="gramEnd"/>
      <w:r w:rsidRPr="00EC76D5">
        <w:t xml:space="preserve"> we need to generate two statements that perform jumps to two different addresses depending on whether the expression is true or </w:t>
      </w:r>
      <w:r w:rsidRPr="00EC76D5">
        <w:lastRenderedPageBreak/>
        <w:t xml:space="preserve">false. If the expression is </w:t>
      </w:r>
      <w:proofErr w:type="gramStart"/>
      <w:r w:rsidRPr="00EC76D5">
        <w:t>constant</w:t>
      </w:r>
      <w:proofErr w:type="gramEnd"/>
      <w:r w:rsidRPr="00EC76D5">
        <w:t xml:space="preserve"> we can detmine its value alrady at compile-time and only generate one jump statement.</w:t>
      </w:r>
    </w:p>
    <w:p w14:paraId="01736580" w14:textId="6C10595C" w:rsidR="00E40B78" w:rsidRPr="00EC76D5" w:rsidRDefault="00E40B78" w:rsidP="00E40B78">
      <w:r w:rsidRPr="00EC76D5">
        <w:t xml:space="preserve">The </w:t>
      </w:r>
      <w:r w:rsidRPr="00EC76D5">
        <w:rPr>
          <w:rStyle w:val="CodeInText"/>
        </w:rPr>
        <w:t>generateLogicalExpression</w:t>
      </w:r>
      <w:r w:rsidRPr="00EC76D5">
        <w:t xml:space="preserve"> method makes sure the expression already is logical (the </w:t>
      </w:r>
      <w:r w:rsidRPr="00EC76D5">
        <w:rPr>
          <w:rStyle w:val="CodeInText"/>
        </w:rPr>
        <w:t>m_sort</w:t>
      </w:r>
      <w:r w:rsidRPr="00EC76D5">
        <w:t xml:space="preserve"> field is </w:t>
      </w:r>
      <w:r w:rsidRPr="00EC76D5">
        <w:rPr>
          <w:rStyle w:val="CodeInText"/>
        </w:rPr>
        <w:t>Logical</w:t>
      </w:r>
      <w:r w:rsidRPr="00EC76D5">
        <w:t xml:space="preserve">) or transforms into a logical expression. Every expression of integral, pointer, or floating type can be transferred into a logical expression. </w:t>
      </w:r>
      <w:proofErr w:type="gramStart"/>
      <w:r w:rsidRPr="00EC76D5">
        <w:t>So</w:t>
      </w:r>
      <w:proofErr w:type="gramEnd"/>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t xml:space="preserve">If the symbol is a function or array, it shall </w:t>
      </w:r>
      <w:r w:rsidR="001E0173" w:rsidRPr="00EC76D5">
        <w:t>be</w:t>
      </w:r>
      <w:r w:rsidRPr="00EC76D5">
        <w:t xml:space="preserve"> true if its address does not equal zero. However, we do not need to </w:t>
      </w:r>
      <w:proofErr w:type="gramStart"/>
      <w:r w:rsidRPr="00EC76D5">
        <w:t>actually compare</w:t>
      </w:r>
      <w:proofErr w:type="gramEnd"/>
      <w:r w:rsidRPr="00EC76D5">
        <w:t xml:space="preserv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r w:rsidRPr="00EC76D5">
        <w:rPr>
          <w:rStyle w:val="CodeInText"/>
        </w:rPr>
        <w:t>Main.MiddleCodeList</w:t>
      </w:r>
      <w:r w:rsidRPr="00EC76D5">
        <w:t xml:space="preserve"> list) to the resulting false </w:t>
      </w:r>
      <w:proofErr w:type="gramStart"/>
      <w:r w:rsidRPr="00EC76D5">
        <w:t>set, and</w:t>
      </w:r>
      <w:proofErr w:type="gramEnd"/>
      <w:r w:rsidRPr="00EC76D5">
        <w:t xml:space="preserve"> set the result true set to null.</w:t>
      </w:r>
    </w:p>
    <w:p w14:paraId="74114616" w14:textId="77777777" w:rsidR="00E40B78" w:rsidRPr="00EC76D5" w:rsidRDefault="00E40B78" w:rsidP="00E40B78">
      <w:pPr>
        <w:pStyle w:val="Liststycke"/>
        <w:numPr>
          <w:ilvl w:val="0"/>
          <w:numId w:val="81"/>
        </w:numPr>
      </w:pPr>
      <w:r w:rsidRPr="00EC76D5">
        <w:t xml:space="preserve">It is constant but does not equal zero. We do the opposite: we generate an unconditional jump middle code instruction and add its address to the resulting true </w:t>
      </w:r>
      <w:proofErr w:type="gramStart"/>
      <w:r w:rsidRPr="00EC76D5">
        <w:t>set, and</w:t>
      </w:r>
      <w:proofErr w:type="gramEnd"/>
      <w:r w:rsidRPr="00EC76D5">
        <w:t xml:space="preserve">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lastRenderedPageBreak/>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r w:rsidRPr="00EC76D5">
        <w:rPr>
          <w:rStyle w:val="CodeInText"/>
        </w:rPr>
        <w:t>generateIntegerExpression</w:t>
      </w:r>
      <w:r w:rsidRPr="00EC76D5">
        <w:t xml:space="preserve"> method can be considered the opposite of </w:t>
      </w:r>
      <w:r w:rsidRPr="00EC76D5">
        <w:rPr>
          <w:rStyle w:val="CodeInText"/>
        </w:rPr>
        <w:t>generateLogicalExpression</w:t>
      </w:r>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 xml:space="preserve">In the same way, if the true set is null (both the true and false cannot be null) the logical expression is always </w:t>
      </w:r>
      <w:proofErr w:type="gramStart"/>
      <w:r w:rsidRPr="00EC76D5">
        <w:t>false, and</w:t>
      </w:r>
      <w:proofErr w:type="gramEnd"/>
      <w:r w:rsidRPr="00EC76D5">
        <w:t xml:space="preserve"> is transformed into a value symbol with the integer value zero.</w:t>
      </w:r>
    </w:p>
    <w:p w14:paraId="03C27ABA" w14:textId="77777777" w:rsidR="00E40B78" w:rsidRPr="00EC76D5" w:rsidRDefault="00E40B78" w:rsidP="00E40B78">
      <w:pPr>
        <w:pStyle w:val="Liststycke"/>
        <w:numPr>
          <w:ilvl w:val="0"/>
          <w:numId w:val="82"/>
        </w:numPr>
      </w:pPr>
      <w:r w:rsidRPr="00EC76D5">
        <w:t xml:space="preserve">If both the true and false sets are not null, the logical expression is not </w:t>
      </w:r>
      <w:proofErr w:type="gramStart"/>
      <w:r w:rsidRPr="00EC76D5">
        <w:t>constant</w:t>
      </w:r>
      <w:proofErr w:type="gramEnd"/>
      <w:r w:rsidRPr="00EC76D5">
        <w:t xml:space="preserve">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proofErr w:type="gramStart"/>
      <w:r w:rsidR="002561C9" w:rsidRPr="00EC76D5">
        <w:t>both of them</w:t>
      </w:r>
      <w:proofErr w:type="gramEnd"/>
      <w:r w:rsidR="002561C9" w:rsidRPr="00EC76D5">
        <w:t xml:space="preserve">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w:t>
      </w:r>
      <w:r w:rsidRPr="00EC76D5">
        <w:lastRenderedPageBreak/>
        <w:t xml:space="preserve">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r>
        <w:t>MainParser.gppg</w:t>
      </w:r>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r w:rsidRPr="00EC76D5">
        <w:t>GenerateSyntaxTree.java</w:t>
      </w:r>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lastRenderedPageBreak/>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t>Conditional Expression</w:t>
      </w:r>
      <w:bookmarkEnd w:id="316"/>
    </w:p>
    <w:p w14:paraId="1ABB853D" w14:textId="77777777" w:rsidR="00E40B78" w:rsidRPr="00EC76D5" w:rsidRDefault="00E40B78" w:rsidP="00E40B78">
      <w:r w:rsidRPr="00EC76D5">
        <w:t>The conditional operator applies lazy evaluation, which means that only on of the true or false expression will be evaluated.</w:t>
      </w:r>
    </w:p>
    <w:p w14:paraId="26F34509" w14:textId="66BB6C48" w:rsidR="00E40B78" w:rsidRPr="00EC76D5" w:rsidRDefault="002E67B8" w:rsidP="00E40B78">
      <w:pPr>
        <w:pStyle w:val="CodeHeader"/>
      </w:pPr>
      <w:r>
        <w:t>MainParser.gppg</w:t>
      </w:r>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r w:rsidRPr="00EC76D5">
        <w:t>GenerateSyntaxTree.java</w:t>
      </w:r>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r w:rsidRPr="00EC76D5">
        <w:rPr>
          <w:rStyle w:val="CodeInText"/>
        </w:rPr>
        <w:t>constant_expression</w:t>
      </w:r>
      <w:r w:rsidRPr="00EC76D5">
        <w:t xml:space="preserve"> rule returns a regular expression after checking that it </w:t>
      </w:r>
      <w:proofErr w:type="gramStart"/>
      <w:r w:rsidRPr="00EC76D5">
        <w:t>actually is</w:t>
      </w:r>
      <w:proofErr w:type="gramEnd"/>
      <w:r w:rsidRPr="00EC76D5">
        <w:t xml:space="preserve"> constant.</w:t>
      </w:r>
    </w:p>
    <w:p w14:paraId="25924468" w14:textId="1285984D" w:rsidR="00E40B78" w:rsidRPr="00EC76D5" w:rsidRDefault="002E67B8" w:rsidP="00E40B78">
      <w:pPr>
        <w:pStyle w:val="CodeHeader"/>
      </w:pPr>
      <w:r>
        <w:t>MainParser.gppg</w:t>
      </w:r>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lastRenderedPageBreak/>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r>
        <w:t>MainParser.gppg</w:t>
      </w:r>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r w:rsidRPr="00EC76D5">
        <w:t>GenerateSyntaxTree.java</w:t>
      </w:r>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r w:rsidRPr="00EC76D5">
        <w:rPr>
          <w:rStyle w:val="CodeInText"/>
        </w:rPr>
        <w:t>inclucise-or</w:t>
      </w:r>
      <w:r w:rsidRPr="00EC76D5">
        <w:t xml:space="preserve">, </w:t>
      </w:r>
      <w:r w:rsidRPr="00EC76D5">
        <w:rPr>
          <w:rStyle w:val="CodeInText"/>
        </w:rPr>
        <w:t>exclusive-or</w:t>
      </w:r>
      <w:r w:rsidRPr="00EC76D5">
        <w:t xml:space="preserve"> and </w:t>
      </w:r>
      <w:r w:rsidRPr="00EC76D5">
        <w:rPr>
          <w:rStyle w:val="CodeInText"/>
        </w:rPr>
        <w:t>and</w:t>
      </w:r>
      <w:r w:rsidRPr="00EC76D5">
        <w:t xml:space="preserve"> bitwise expression does not support lazy evaluation, which means that the right expressions is always evaluated regardless of the value of the left expression. Both the operands </w:t>
      </w:r>
      <w:proofErr w:type="gramStart"/>
      <w:r w:rsidRPr="00EC76D5">
        <w:t>has</w:t>
      </w:r>
      <w:proofErr w:type="gramEnd"/>
      <w:r w:rsidRPr="00EC76D5">
        <w:t xml:space="preserve"> to be integral and the result is integral.</w:t>
      </w:r>
    </w:p>
    <w:p w14:paraId="7A6DC6E3" w14:textId="03C60354" w:rsidR="00E40B78" w:rsidRPr="00EC76D5" w:rsidRDefault="002E67B8" w:rsidP="00E40B78">
      <w:pPr>
        <w:pStyle w:val="CodeHeader"/>
      </w:pPr>
      <w:r>
        <w:t>MainParser.gppg</w:t>
      </w:r>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lastRenderedPageBreak/>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t xml:space="preserve">    };</w:t>
      </w:r>
    </w:p>
    <w:p w14:paraId="19B70E8A" w14:textId="10153CDD" w:rsidR="00E40B78" w:rsidRPr="00EC76D5" w:rsidRDefault="009A5FF5" w:rsidP="00E40B78">
      <w:pPr>
        <w:pStyle w:val="CodeHeader"/>
      </w:pPr>
      <w:r w:rsidRPr="00EC76D5">
        <w:t>GenerateSyntaxTree.java</w:t>
      </w:r>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w:t>
      </w:r>
      <w:proofErr w:type="gramStart"/>
      <w:r w:rsidRPr="00EC76D5">
        <w:t>(!=</w:t>
      </w:r>
      <w:proofErr w:type="gramEnd"/>
      <w:r w:rsidRPr="00EC76D5">
        <w:t xml:space="preserve">)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r>
        <w:t>MainParser.gppg</w:t>
      </w:r>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r w:rsidRPr="00EC76D5">
        <w:t>GenerateSyntaxTree.java</w:t>
      </w:r>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lastRenderedPageBreak/>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r>
        <w:t>MainParser.gppg</w:t>
      </w:r>
    </w:p>
    <w:p w14:paraId="2E996EBF" w14:textId="77777777" w:rsidR="009F769A" w:rsidRPr="00EC76D5" w:rsidRDefault="009F769A" w:rsidP="009F769A">
      <w:pPr>
        <w:pStyle w:val="Code"/>
      </w:pPr>
      <w:r w:rsidRPr="00EC76D5">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r w:rsidRPr="00EC76D5">
        <w:t>GenerateSyntaxTree.java</w:t>
      </w:r>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r>
        <w:t>MainParser.gppg</w:t>
      </w:r>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lastRenderedPageBreak/>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r w:rsidRPr="00EC76D5">
        <w:t>GenerateSyntaxTree.java</w:t>
      </w:r>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r>
        <w:t>MainParser.gppg</w:t>
      </w:r>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r w:rsidRPr="00EC76D5">
        <w:lastRenderedPageBreak/>
        <w:t>GenerateSyntaxTree.java</w:t>
      </w:r>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r>
        <w:t>MainParser.gppg</w:t>
      </w:r>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r w:rsidRPr="00EC76D5">
        <w:t>GenerateSyntaxTree.java</w:t>
      </w:r>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lastRenderedPageBreak/>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r w:rsidRPr="00EC76D5">
        <w:rPr>
          <w:rStyle w:val="CodeInText"/>
        </w:rPr>
        <w:t>sizeof</w:t>
      </w:r>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r w:rsidR="00B02345">
        <w:t>dereference</w:t>
      </w:r>
      <w:r w:rsidRPr="00EC76D5">
        <w:t>ence operator</w:t>
      </w:r>
    </w:p>
    <w:p w14:paraId="4E527F0A" w14:textId="6449847E" w:rsidR="00E40B78" w:rsidRPr="00EC76D5" w:rsidRDefault="002E67B8" w:rsidP="00E40B78">
      <w:pPr>
        <w:pStyle w:val="CodeHeader"/>
      </w:pPr>
      <w:r>
        <w:t>MainParser.gppg</w:t>
      </w:r>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r>
        <w:t>MainParser.gppg</w:t>
      </w:r>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r w:rsidRPr="00EC76D5">
        <w:t>GenerateSyntaxTree.java</w:t>
      </w:r>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r>
        <w:t>MainParser.gppg</w:t>
      </w:r>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r w:rsidRPr="00EC76D5">
        <w:t>GenerateSyntaxTree.java</w:t>
      </w:r>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lastRenderedPageBreak/>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r>
        <w:t>MainParser.gppg</w:t>
      </w:r>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r w:rsidRPr="00EC76D5">
        <w:t>GenerateSyntaxTree.java</w:t>
      </w:r>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r>
        <w:t>MainParser.gppg</w:t>
      </w:r>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r w:rsidRPr="00EC76D5">
        <w:t>GenerateSyntaxTree.java</w:t>
      </w:r>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r w:rsidRPr="00EC76D5">
        <w:t>sizeof</w:t>
      </w:r>
      <w:bookmarkEnd w:id="330"/>
    </w:p>
    <w:p w14:paraId="721ED7E1" w14:textId="77777777" w:rsidR="00E40B78" w:rsidRPr="00EC76D5" w:rsidRDefault="00E40B78" w:rsidP="00E40B78">
      <w:r w:rsidRPr="00EC76D5">
        <w:t xml:space="preserve">The </w:t>
      </w:r>
      <w:r w:rsidRPr="00EC76D5">
        <w:rPr>
          <w:rStyle w:val="CodeInText"/>
        </w:rPr>
        <w:t>sizeof-operator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r>
        <w:t>MainParser.gppg</w:t>
      </w:r>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lastRenderedPageBreak/>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r w:rsidRPr="00EC76D5">
        <w:t>GenerateSyntaxTree.java</w:t>
      </w:r>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r>
        <w:t>MainParser.gppg</w:t>
      </w:r>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r w:rsidRPr="00EC76D5">
        <w:t>GenerateSyntaxTree.java</w:t>
      </w:r>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r>
        <w:t>MainParser.gppg</w:t>
      </w:r>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r w:rsidRPr="00EC76D5">
        <w:t>GenerateSyntaxTree.java</w:t>
      </w:r>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lastRenderedPageBreak/>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r>
        <w:t>MainParser.gppg</w:t>
      </w:r>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 xml:space="preserve">The postfix increment and decrement change the operand and return the original value. The operand </w:t>
      </w:r>
      <w:proofErr w:type="gramStart"/>
      <w:r w:rsidRPr="00EC76D5">
        <w:t>has to</w:t>
      </w:r>
      <w:proofErr w:type="gramEnd"/>
      <w:r w:rsidRPr="00EC76D5">
        <w:t xml:space="preserve"> be a left-value of arithmetic or pointer type.</w:t>
      </w:r>
    </w:p>
    <w:p w14:paraId="79A59F91" w14:textId="7FAB70D2" w:rsidR="00E40B78" w:rsidRPr="00EC76D5" w:rsidRDefault="002E67B8" w:rsidP="00E40B78">
      <w:pPr>
        <w:pStyle w:val="CodeHeader"/>
      </w:pPr>
      <w:r>
        <w:t>MainParser.gppg</w:t>
      </w:r>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r w:rsidRPr="00EC76D5">
        <w:t>GenerateSyntaxTree.java</w:t>
      </w:r>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r>
        <w:t>MainParser.gppg</w:t>
      </w:r>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lastRenderedPageBreak/>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r w:rsidRPr="00EC76D5">
        <w:t>GenerateSyntaxTree.java</w:t>
      </w:r>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r>
        <w:t>MainParser.gppg</w:t>
      </w:r>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r w:rsidRPr="00EC76D5">
        <w:t>GenerateSyntaxTree.java</w:t>
      </w:r>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 xml:space="preserve">The index is not </w:t>
      </w:r>
      <w:proofErr w:type="gramStart"/>
      <w:r w:rsidRPr="00EC76D5">
        <w:t>constant</w:t>
      </w:r>
      <w:proofErr w:type="gramEnd"/>
      <w:r w:rsidRPr="00EC76D5">
        <w:t xml:space="preserve">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 xml:space="preserve">The index is not </w:t>
      </w:r>
      <w:proofErr w:type="gramStart"/>
      <w:r w:rsidRPr="00EC76D5">
        <w:t>constant</w:t>
      </w:r>
      <w:proofErr w:type="gramEnd"/>
      <w:r w:rsidRPr="00EC76D5">
        <w:t xml:space="preserve">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r>
        <w:t>MainParser.gppg</w:t>
      </w:r>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r w:rsidRPr="00EC76D5">
        <w:t>GenerateSyntaxTree.java</w:t>
      </w:r>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lastRenderedPageBreak/>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r>
        <w:t>MainParser.gppg</w:t>
      </w:r>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r w:rsidRPr="00EC76D5">
        <w:t>GenerateSyntaxTree.java</w:t>
      </w:r>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lastRenderedPageBreak/>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r w:rsidRPr="00EC76D5">
        <w:rPr>
          <w:rStyle w:val="CodeInText"/>
        </w:rPr>
        <w:t>paramType</w:t>
      </w:r>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lastRenderedPageBreak/>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r w:rsidRPr="00EC76D5">
        <w:rPr>
          <w:rStyle w:val="CodeInText"/>
        </w:rPr>
        <w:t>Generate.generateIntegerExpression</w:t>
      </w:r>
      <w:r w:rsidRPr="00EC76D5">
        <w:t>.</w:t>
      </w:r>
    </w:p>
    <w:p w14:paraId="012693FF" w14:textId="0E84E0DB" w:rsidR="00E40B78" w:rsidRPr="00EC76D5" w:rsidRDefault="002E67B8" w:rsidP="00E40B78">
      <w:pPr>
        <w:pStyle w:val="CodeHeader"/>
      </w:pPr>
      <w:r>
        <w:t>MainParser.gppg</w:t>
      </w:r>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r>
        <w:t>MainParser.gppg</w:t>
      </w:r>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r w:rsidRPr="00EC76D5">
        <w:t>GenerateSyntaxTree.java</w:t>
      </w:r>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lastRenderedPageBreak/>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r w:rsidRPr="00EC76D5">
        <w:rPr>
          <w:rStyle w:val="CodeInText"/>
        </w:rPr>
        <w:t>enum</w:t>
      </w:r>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r w:rsidRPr="00EC76D5">
        <w:t>Type.java</w:t>
      </w:r>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w:t>
        </w:r>
        <w:proofErr w:type="gramStart"/>
        <w:r w:rsidRPr="00EC76D5">
          <w:t>floating, and</w:t>
        </w:r>
        <w:proofErr w:type="gramEnd"/>
        <w:r w:rsidRPr="00EC76D5">
          <w:t xml:space="preserve"> is determined by the </w:t>
        </w:r>
        <w:r w:rsidRPr="00EC76D5">
          <w:rPr>
            <w:rStyle w:val="CodeInText"/>
            <w:color w:val="auto"/>
            <w:rPrChange w:id="368" w:author="Stefan Bjornander" w:date="2015-04-25T10:34:00Z">
              <w:rPr/>
            </w:rPrChange>
          </w:rPr>
          <w:t>m</w:t>
        </w:r>
      </w:ins>
      <w:ins w:id="369" w:author="Stefan Bjornander" w:date="2015-04-25T10:34:00Z">
        <w:r w:rsidRPr="00EC76D5">
          <w:rPr>
            <w:rStyle w:val="CodeInText"/>
            <w:color w:val="auto"/>
            <w:rPrChange w:id="370" w:author="Stefan Bjornander" w:date="2015-04-25T10:34:00Z">
              <w:rPr/>
            </w:rPrChange>
          </w:rPr>
          <w:t>_</w:t>
        </w:r>
      </w:ins>
      <w:ins w:id="371" w:author="Stefan Bjornander" w:date="2015-04-25T10:33:00Z">
        <w:r w:rsidRPr="00EC76D5">
          <w:rPr>
            <w:rStyle w:val="CodeInText"/>
            <w:color w:val="auto"/>
            <w:rPrChange w:id="372" w:author="Stefan Bjornander" w:date="2015-04-25T10:34:00Z">
              <w:rPr/>
            </w:rPrChange>
          </w:rPr>
          <w:t>sort</w:t>
        </w:r>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ins w:id="376" w:author="Stefan Bjornander" w:date="2015-04-25T10:33:00Z">
        <w:r w:rsidRPr="00EC76D5">
          <w:t>Sort.java</w:t>
        </w:r>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r w:rsidRPr="00EC76D5">
        <w:t>Type.java</w:t>
      </w:r>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r w:rsidRPr="00EC76D5">
          <w:rPr>
            <w:rStyle w:val="CodeInText"/>
            <w:color w:val="auto"/>
            <w:rPrChange w:id="381" w:author="Stefan Bjornander" w:date="2015-04-25T10:38:00Z">
              <w:rPr/>
            </w:rPrChange>
          </w:rPr>
          <w:t>enum</w:t>
        </w:r>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enum </w:t>
        </w:r>
      </w:ins>
      <w:r w:rsidR="00941573" w:rsidRPr="00EC76D5">
        <w:t>to</w:t>
      </w:r>
      <w:ins w:id="384" w:author="Stefan Bjornander" w:date="2015-04-25T10:38:00Z">
        <w:r w:rsidR="008947FF" w:rsidRPr="00EC76D5">
          <w:t xml:space="preserve"> </w:t>
        </w:r>
      </w:ins>
      <w:r w:rsidR="002F35C1">
        <w:t>initializer</w:t>
      </w:r>
      <w:ins w:id="385" w:author="Stefan Bjornander" w:date="2015-04-25T10:38:00Z">
        <w:r w:rsidR="008947FF" w:rsidRPr="00EC76D5">
          <w:t xml:space="preserve">ialize its value. </w:t>
        </w:r>
      </w:ins>
      <w:r w:rsidR="00941573" w:rsidRPr="00EC76D5">
        <w:t>Therefore,</w:t>
      </w:r>
      <w:ins w:id="386" w:author="Stefan Bjornander" w:date="2015-04-25T10:38:00Z">
        <w:r w:rsidR="008947FF" w:rsidRPr="00EC76D5">
          <w:t xml:space="preserve"> we add the </w:t>
        </w:r>
        <w:r w:rsidR="008947FF" w:rsidRPr="00EC76D5">
          <w:rPr>
            <w:rStyle w:val="CodeInText"/>
            <w:color w:val="auto"/>
            <w:rPrChange w:id="387" w:author="Stefan Bjornander" w:date="2015-04-25T10:39:00Z">
              <w:rPr/>
            </w:rPrChange>
          </w:rPr>
          <w:t>m_enum</w:t>
        </w:r>
        <w:r w:rsidR="008947FF" w:rsidRPr="00EC76D5">
          <w:t xml:space="preserve"> field and the </w:t>
        </w:r>
      </w:ins>
      <w:r w:rsidR="00506E8C" w:rsidRPr="00EC76D5">
        <w:rPr>
          <w:rStyle w:val="CodeInText"/>
        </w:rPr>
        <w:t>isEnumeration</w:t>
      </w:r>
      <w:ins w:id="388" w:author="Stefan Bjornander" w:date="2015-04-25T10:38:00Z">
        <w:r w:rsidR="008947FF" w:rsidRPr="00EC76D5">
          <w:t xml:space="preserve"> method.</w:t>
        </w:r>
      </w:ins>
    </w:p>
    <w:p w14:paraId="71F57996" w14:textId="140981DC" w:rsidR="009E5C9B" w:rsidRPr="00EC76D5" w:rsidRDefault="009E5C9B" w:rsidP="009E5C9B">
      <w:pPr>
        <w:pStyle w:val="CodeHeader"/>
      </w:pPr>
      <w:r w:rsidRPr="00EC76D5">
        <w:t>Type.java</w:t>
      </w:r>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r w:rsidRPr="00EC76D5">
        <w:t>Type.java</w:t>
      </w:r>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r w:rsidR="0095752C" w:rsidRPr="00EC76D5">
          <w:rPr>
            <w:rStyle w:val="CodeInText"/>
            <w:color w:val="auto"/>
            <w:rPrChange w:id="408" w:author="Stefan Bjornander" w:date="2015-04-25T10:42:00Z">
              <w:rPr/>
            </w:rPrChange>
          </w:rPr>
          <w:t>m_trueSet</w:t>
        </w:r>
        <w:r w:rsidR="0095752C" w:rsidRPr="00EC76D5">
          <w:t xml:space="preserve"> and </w:t>
        </w:r>
        <w:r w:rsidR="0095752C" w:rsidRPr="00EC76D5">
          <w:rPr>
            <w:rStyle w:val="CodeInText"/>
            <w:color w:val="auto"/>
            <w:rPrChange w:id="409" w:author="Stefan Bjornander" w:date="2015-04-25T10:42:00Z">
              <w:rPr/>
            </w:rPrChange>
          </w:rPr>
          <w:t>m_falseSet</w:t>
        </w:r>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r w:rsidRPr="00EC76D5">
        <w:t>Type.java</w:t>
      </w:r>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r w:rsidR="00AB7DF5">
        <w:t>pointer_declarator</w:t>
      </w:r>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r w:rsidRPr="00EC76D5">
        <w:t>Type.java</w:t>
      </w:r>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r w:rsidRPr="00EC76D5">
        <w:t>Type.java</w:t>
      </w:r>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r w:rsidRPr="00EC76D5">
        <w:rPr>
          <w:rStyle w:val="CodeInText0"/>
        </w:rPr>
        <w:t>m_hasTag</w:t>
      </w:r>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r w:rsidRPr="00EC76D5">
        <w:t>Type.java</w:t>
      </w:r>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ins w:id="4259" w:author="Stefan Bjornander" w:date="2015-04-25T11:14:00Z">
        <w:r w:rsidRPr="00EC76D5">
          <w:lastRenderedPageBreak/>
          <w:t>Type.java</w:t>
        </w:r>
      </w:ins>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61F85524" w:rsidR="00000353" w:rsidRDefault="00B0368E">
      <w:ins w:id="4263" w:author="Stefan Bjornander" w:date="2015-04-25T11:37:00Z">
        <w:r w:rsidRPr="00EC76D5">
          <w:t xml:space="preserve">It is possible to define an array without </w:t>
        </w:r>
      </w:ins>
      <w:ins w:id="4264" w:author="Stefan Bjornander" w:date="2015-04-25T11:38:00Z">
        <w:r w:rsidRPr="00EC76D5">
          <w:t xml:space="preserve">stating its size, </w:t>
        </w:r>
      </w:ins>
      <w:ins w:id="4265" w:author="Stefan Bjornander" w:date="2015-04-25T14:31:00Z">
        <w:r w:rsidR="0020338C" w:rsidRPr="00EC76D5">
          <w:t>in which case the array is given the size zero. I</w:t>
        </w:r>
      </w:ins>
      <w:ins w:id="4266" w:author="Stefan Bjornander" w:date="2015-04-25T11:38:00Z">
        <w:r w:rsidRPr="00EC76D5">
          <w:t>n that case</w:t>
        </w:r>
      </w:ins>
      <w:ins w:id="4267" w:author="Stefan Bjornander" w:date="2015-04-25T14:31:00Z">
        <w:r w:rsidR="0020338C" w:rsidRPr="00EC76D5">
          <w:t>,</w:t>
        </w:r>
      </w:ins>
      <w:ins w:id="4268" w:author="Stefan Bjornander" w:date="2015-04-25T11:38:00Z">
        <w:r w:rsidRPr="00EC76D5">
          <w:t xml:space="preserve"> </w:t>
        </w:r>
      </w:ins>
      <w:ins w:id="4269" w:author="Stefan Bjornander" w:date="2015-04-25T14:31:00Z">
        <w:r w:rsidR="0020338C" w:rsidRPr="00EC76D5">
          <w:t>the</w:t>
        </w:r>
      </w:ins>
      <w:ins w:id="4270" w:author="Stefan Bjornander" w:date="2015-04-25T11:38:00Z">
        <w:r w:rsidRPr="00EC76D5">
          <w:t xml:space="preserve"> </w:t>
        </w:r>
      </w:ins>
      <w:ins w:id="4271" w:author="Stefan Bjornander" w:date="2015-04-25T14:31:00Z">
        <w:r w:rsidR="0020338C" w:rsidRPr="00EC76D5">
          <w:t xml:space="preserve">array </w:t>
        </w:r>
      </w:ins>
      <w:ins w:id="4272" w:author="Stefan Bjornander" w:date="2015-04-25T11:38:00Z">
        <w:r w:rsidRPr="00EC76D5">
          <w:t xml:space="preserve">size must be determined by the size of its </w:t>
        </w:r>
      </w:ins>
      <w:r w:rsidR="00F4217C">
        <w:t>initialization</w:t>
      </w:r>
      <w:ins w:id="4273" w:author="Stefan Bjornander" w:date="2015-04-25T11:38:00Z">
        <w:r w:rsidRPr="00EC76D5">
          <w:t xml:space="preserve"> list. </w:t>
        </w:r>
      </w:ins>
      <w:ins w:id="4274" w:author="Stefan Bjornander" w:date="2015-04-25T11:39:00Z">
        <w:r w:rsidR="00000353" w:rsidRPr="00EC76D5">
          <w:t xml:space="preserve">However, if the </w:t>
        </w:r>
      </w:ins>
      <w:ins w:id="4275" w:author="Stefan Bjornander" w:date="2015-04-25T11:40:00Z">
        <w:r w:rsidR="00000353" w:rsidRPr="00EC76D5">
          <w:t xml:space="preserve">array </w:t>
        </w:r>
      </w:ins>
      <w:r w:rsidR="00C37108">
        <w:t>definition</w:t>
      </w:r>
      <w:ins w:id="4276" w:author="Stefan Bjornander" w:date="2015-04-25T11:39:00Z">
        <w:r w:rsidR="00000353" w:rsidRPr="00EC76D5">
          <w:t xml:space="preserve"> </w:t>
        </w:r>
      </w:ins>
      <w:ins w:id="4277" w:author="Stefan Bjornander" w:date="2015-04-25T11:40:00Z">
        <w:r w:rsidR="00000353" w:rsidRPr="00EC76D5">
          <w:t>lacks</w:t>
        </w:r>
      </w:ins>
      <w:ins w:id="4278" w:author="Stefan Bjornander" w:date="2015-04-25T11:39:00Z">
        <w:r w:rsidR="00420086" w:rsidRPr="00EC76D5">
          <w:t xml:space="preserve"> an </w:t>
        </w:r>
      </w:ins>
      <w:r w:rsidR="00F4217C">
        <w:t>initialization</w:t>
      </w:r>
      <w:ins w:id="4279" w:author="Stefan Bjornander" w:date="2015-04-25T11:39:00Z">
        <w:r w:rsidR="00420086" w:rsidRPr="00EC76D5">
          <w:t xml:space="preserve">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ins w:id="4304" w:author="Stefan Bjornander" w:date="2015-04-25T11:16:00Z">
        <w:r w:rsidRPr="00EC76D5">
          <w:t>Type.java</w:t>
        </w:r>
      </w:ins>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r w:rsidRPr="00EC76D5">
          <w:rPr>
            <w:rStyle w:val="CodeInText"/>
            <w:color w:val="auto"/>
            <w:rPrChange w:id="4311" w:author="Stefan Bjornander" w:date="2015-04-25T10:28:00Z">
              <w:rPr/>
            </w:rPrChange>
          </w:rPr>
          <w:t>m_constant</w:t>
        </w:r>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ins w:id="4318" w:author="Stefan Bjornander" w:date="2015-04-25T10:29:00Z">
        <w:r w:rsidRPr="00EC76D5">
          <w:rPr>
            <w:rStyle w:val="CodeInText"/>
            <w:color w:val="auto"/>
            <w:rPrChange w:id="4319" w:author="Stefan Bjornander" w:date="2015-04-25T10:30:00Z">
              <w:rPr/>
            </w:rPrChange>
          </w:rPr>
          <w:t>m_constant</w:t>
        </w:r>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w:t>
        </w:r>
        <w:proofErr w:type="gramStart"/>
        <w:r w:rsidRPr="00EC76D5">
          <w:t>techniques</w:t>
        </w:r>
        <w:proofErr w:type="gramEnd"/>
        <w:r w:rsidRPr="00EC76D5">
          <w:t xml:space="preserve">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r w:rsidRPr="00EC76D5">
          <w:rPr>
            <w:rStyle w:val="CodeInText"/>
            <w:color w:val="auto"/>
            <w:rPrChange w:id="4330" w:author="Stefan Bjornander" w:date="2015-04-25T10:32:00Z">
              <w:rPr/>
            </w:rPrChange>
          </w:rPr>
          <w:t>m_volatile</w:t>
        </w:r>
        <w:r w:rsidRPr="00EC76D5">
          <w:t xml:space="preserve"> field in the </w:t>
        </w:r>
        <w:r w:rsidRPr="00EC76D5">
          <w:rPr>
            <w:rStyle w:val="CodeInText"/>
            <w:color w:val="auto"/>
            <w:rPrChange w:id="4331" w:author="Stefan Bjornander" w:date="2015-04-25T10:32:00Z">
              <w:rPr/>
            </w:rPrChange>
          </w:rPr>
          <w:t>Type</w:t>
        </w:r>
        <w:r w:rsidRPr="00EC76D5">
          <w:t xml:space="preserve"> class.</w:t>
        </w:r>
      </w:ins>
    </w:p>
    <w:p w14:paraId="5DA278C3" w14:textId="42644C3B" w:rsidR="00D11AF4" w:rsidRPr="00EC76D5" w:rsidRDefault="00AF218C" w:rsidP="00D11AF4">
      <w:pPr>
        <w:pStyle w:val="CodeHeader"/>
      </w:pPr>
      <w:r w:rsidRPr="00EC76D5">
        <w:t>Type.java</w:t>
      </w:r>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ins w:id="4362" w:author="Stefan Bjornander" w:date="2015-04-25T11:16:00Z">
        <w:r w:rsidRPr="00EC76D5">
          <w:t>Type.java</w:t>
        </w:r>
      </w:ins>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r w:rsidRPr="00EC76D5">
        <w:t>Type.java</w:t>
      </w:r>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r w:rsidRPr="00EC76D5">
        <w:t>TypeCast</w:t>
      </w:r>
      <w:r w:rsidR="00857488" w:rsidRPr="00EC76D5">
        <w:t>.Java</w:t>
      </w:r>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r w:rsidRPr="00EC76D5">
        <w:rPr>
          <w:rStyle w:val="CodeInText0"/>
        </w:rPr>
        <w:t>implicitCast</w:t>
      </w:r>
      <w:r w:rsidRPr="00EC76D5">
        <w:t xml:space="preserve"> method does basically the same thing as </w:t>
      </w:r>
      <w:r w:rsidRPr="00EC76D5">
        <w:rPr>
          <w:rStyle w:val="CodeInText0"/>
        </w:rPr>
        <w:t>explicitCast</w:t>
      </w:r>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w:t>
      </w:r>
      <w:proofErr w:type="gramStart"/>
      <w:r w:rsidR="003A60DE" w:rsidRPr="00EC76D5">
        <w:t>an</w:t>
      </w:r>
      <w:proofErr w:type="gramEnd"/>
      <w:r w:rsidR="003A60DE" w:rsidRPr="00EC76D5">
        <w:t xml:space="preserve">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If case of convertion f</w:t>
      </w:r>
      <w:r w:rsidR="0090451C" w:rsidRPr="00EC76D5">
        <w:t>ro</w:t>
      </w:r>
      <w:r w:rsidRPr="00EC76D5">
        <w:t>om a larger integral type to a smaller type, we reaise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 xml:space="preserve">In case of convertion between tow different integral types of the same size we just return the source tree. Unlike the explicit case above, we do not need to generate </w:t>
      </w:r>
      <w:proofErr w:type="gramStart"/>
      <w:r w:rsidRPr="00EC76D5">
        <w:t>an</w:t>
      </w:r>
      <w:proofErr w:type="gramEnd"/>
      <w:r w:rsidRPr="00EC76D5">
        <w:t xml:space="preserve"> convertion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An implicit convertion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r w:rsidR="008023F0" w:rsidRPr="00EC76D5">
        <w:rPr>
          <w:rStyle w:val="CodeInText0"/>
        </w:rPr>
        <w:t>i</w:t>
      </w:r>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w:t>
      </w:r>
      <w:proofErr w:type="gramStart"/>
      <w:r w:rsidRPr="00EC76D5">
        <w:t xml:space="preserve">is </w:t>
      </w:r>
      <w:r w:rsidR="009D4D35" w:rsidRPr="00EC76D5">
        <w:t>considered</w:t>
      </w:r>
      <w:r w:rsidRPr="00EC76D5">
        <w:t xml:space="preserve"> to be</w:t>
      </w:r>
      <w:proofErr w:type="gramEnd"/>
      <w:r w:rsidRPr="00EC76D5">
        <w:t xml:space="preserv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In accordance with the Ansi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r w:rsidRPr="00EC76D5">
        <w:rPr>
          <w:rStyle w:val="CodeInText0"/>
        </w:rPr>
        <w:t>maxType</w:t>
      </w:r>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r w:rsidR="001F2E5D" w:rsidRPr="00EC76D5">
        <w:rPr>
          <w:rStyle w:val="CodeInText0"/>
        </w:rPr>
        <w:t>valueCast</w:t>
      </w:r>
      <w:r w:rsidR="000017EA" w:rsidRPr="00EC76D5">
        <w:rPr>
          <w:rStyle w:val="CodeInText0"/>
        </w:rPr>
        <w:t>, unaryCast, and binaryCast</w:t>
      </w:r>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r w:rsidR="001F2E5D" w:rsidRPr="00EC76D5">
        <w:rPr>
          <w:rStyle w:val="CodeInText0"/>
        </w:rPr>
        <w:t>BigDecimal</w:t>
      </w:r>
      <w:r w:rsidR="001F2E5D" w:rsidRPr="00EC76D5">
        <w:t xml:space="preserve">, </w:t>
      </w:r>
      <w:r w:rsidR="001F2E5D" w:rsidRPr="00EC76D5">
        <w:rPr>
          <w:rStyle w:val="CodeInText0"/>
        </w:rPr>
        <w:t>BigInteger</w:t>
      </w:r>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r w:rsidRPr="00EC76D5">
        <w:t>ValueConversion.java</w:t>
      </w:r>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r w:rsidR="00B02345">
        <w:t>dereference</w:t>
      </w:r>
      <w:r w:rsidR="003C41FE" w:rsidRPr="00EC76D5">
        <w:t>erred</w:t>
      </w:r>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w:t>
        </w:r>
        <w:proofErr w:type="gramStart"/>
        <w:r w:rsidR="00027FFA" w:rsidRPr="00EC76D5">
          <w:t>text books</w:t>
        </w:r>
        <w:proofErr w:type="gramEnd"/>
        <w:r w:rsidR="00027FFA" w:rsidRPr="00EC76D5">
          <w:t xml:space="preserve">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ins w:id="5606" w:author="Stefan Bjornander" w:date="2015-04-25T16:22:00Z">
        <w:r w:rsidRPr="00EC76D5">
          <w:t>Storage.java</w:t>
        </w:r>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r w:rsidRPr="00EC76D5">
        <w:t>Symb</w:t>
      </w:r>
      <w:r w:rsidR="00A72CA7" w:rsidRPr="00EC76D5">
        <w:t>ol</w:t>
      </w:r>
      <w:r w:rsidRPr="00EC76D5">
        <w:t>.java</w:t>
      </w:r>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r w:rsidR="00E10C82" w:rsidRPr="00EC76D5">
        <w:rPr>
          <w:rStyle w:val="CodeInText"/>
        </w:rPr>
        <w:t>Main.CurrentTable</w:t>
      </w:r>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r w:rsidR="00E10C82" w:rsidRPr="00EC76D5">
        <w:rPr>
          <w:rStyle w:val="CodeInText"/>
        </w:rPr>
        <w:t>Main.CurrentTable</w:t>
      </w:r>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 xml:space="preserve">The entries of the symbol table </w:t>
      </w:r>
      <w:proofErr w:type="gramStart"/>
      <w:r w:rsidR="00783A35" w:rsidRPr="00EC76D5">
        <w:t>is</w:t>
      </w:r>
      <w:proofErr w:type="gramEnd"/>
      <w:r w:rsidR="00783A35" w:rsidRPr="00EC76D5">
        <w:t xml:space="preserve">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tructs or unions, but not enums</w:t>
      </w:r>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r w:rsidRPr="00EC76D5">
        <w:t>SymbolTable.java</w:t>
      </w:r>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 xml:space="preserve">with a name we </w:t>
      </w:r>
      <w:proofErr w:type="gramStart"/>
      <w:r w:rsidR="00185C09" w:rsidRPr="00EC76D5">
        <w:t>have to</w:t>
      </w:r>
      <w:proofErr w:type="gramEnd"/>
      <w:r w:rsidR="00185C09" w:rsidRPr="00EC76D5">
        <w:t xml:space="preserve"> check a few things:</w:t>
      </w:r>
    </w:p>
    <w:p w14:paraId="5D24662C" w14:textId="403C843A" w:rsidR="00095E4F" w:rsidRPr="00EC76D5" w:rsidRDefault="00500BD5" w:rsidP="00095E4F">
      <w:pPr>
        <w:pStyle w:val="Liststycke"/>
        <w:numPr>
          <w:ilvl w:val="0"/>
          <w:numId w:val="106"/>
        </w:numPr>
      </w:pPr>
      <w:r w:rsidRPr="00EC76D5">
        <w:t xml:space="preserve">If the symbol is </w:t>
      </w:r>
      <w:proofErr w:type="gramStart"/>
      <w:r w:rsidRPr="00EC76D5">
        <w:t>extern</w:t>
      </w:r>
      <w:proofErr w:type="gramEnd"/>
      <w:r w:rsidRPr="00EC76D5">
        <w:t xml:space="preserve">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w:t>
      </w:r>
      <w:proofErr w:type="gramStart"/>
      <w:r w:rsidR="00F43730" w:rsidRPr="00EC76D5">
        <w:t>is</w:t>
      </w:r>
      <w:proofErr w:type="gramEnd"/>
      <w:r w:rsidR="00F43730" w:rsidRPr="00EC76D5">
        <w:t xml:space="preserve"> extern, weare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lastRenderedPageBreak/>
        <w:t>Looking Up Symbols</w:t>
      </w:r>
      <w:bookmarkEnd w:id="5616"/>
    </w:p>
    <w:p w14:paraId="2AA74847" w14:textId="13A884E4" w:rsidR="00D175D7" w:rsidRPr="00EC76D5" w:rsidRDefault="00A02292" w:rsidP="00A02292">
      <w:r w:rsidRPr="00EC76D5">
        <w:t xml:space="preserve">The </w:t>
      </w:r>
      <w:r w:rsidRPr="00EC76D5">
        <w:rPr>
          <w:rStyle w:val="CodeInText"/>
        </w:rPr>
        <w:t>lookupList</w:t>
      </w:r>
      <w:r w:rsidRPr="00EC76D5">
        <w:t xml:space="preserve"> method searches the current table f</w:t>
      </w:r>
      <w:r w:rsidR="000C4BB4" w:rsidRPr="00EC76D5">
        <w:t xml:space="preserve">or a symbol with the given name, while </w:t>
      </w:r>
      <w:r w:rsidR="000C4BB4" w:rsidRPr="00EC76D5">
        <w:rPr>
          <w:rStyle w:val="CodeInText"/>
        </w:rPr>
        <w:t>lookupSymbol</w:t>
      </w:r>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r w:rsidR="0005523D" w:rsidRPr="00EC76D5">
        <w:rPr>
          <w:rStyle w:val="CodeInText"/>
        </w:rPr>
        <w:t>lookupList</w:t>
      </w:r>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r w:rsidR="00D14BA1" w:rsidRPr="00EC76D5">
        <w:rPr>
          <w:rStyle w:val="CodeInText"/>
        </w:rPr>
        <w:t>Generate.Safe</w:t>
      </w:r>
      <w:r w:rsidR="00E103D5" w:rsidRPr="00EC76D5">
        <w:t xml:space="preserve"> is not true.</w:t>
      </w:r>
      <w:r w:rsidR="00E80D1E" w:rsidRPr="00EC76D5">
        <w:t xml:space="preserve"> The reason for </w:t>
      </w:r>
      <w:r w:rsidR="00D14BA1" w:rsidRPr="00EC76D5">
        <w:rPr>
          <w:rStyle w:val="CodeInText"/>
        </w:rPr>
        <w:t>Generate.Safe</w:t>
      </w:r>
      <w:r w:rsidR="00E80D1E" w:rsidRPr="00EC76D5">
        <w:t xml:space="preserve"> </w:t>
      </w:r>
      <w:r w:rsidR="00D5102A" w:rsidRPr="00EC76D5">
        <w:t xml:space="preserve">check </w:t>
      </w:r>
      <w:r w:rsidR="00E80D1E" w:rsidRPr="00EC76D5">
        <w:t xml:space="preserve">is that the offset may be generated twice, with </w:t>
      </w:r>
      <w:r w:rsidR="00D14BA1" w:rsidRPr="00EC76D5">
        <w:rPr>
          <w:rStyle w:val="CodeInText"/>
        </w:rPr>
        <w:t>Generate.Safe</w:t>
      </w:r>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r w:rsidRPr="00EC76D5">
        <w:t>SymbolTable.java</w:t>
      </w:r>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r w:rsidRPr="00EC76D5">
        <w:rPr>
          <w:rStyle w:val="CodeInText"/>
        </w:rPr>
        <w:t>generateSymbolTableText</w:t>
      </w:r>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r w:rsidRPr="00EC76D5">
        <w:t>SyntaxTree.java</w:t>
      </w:r>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r w:rsidRPr="00EC76D5">
        <w:t>SyntaxTreeOptimizer.java</w:t>
      </w:r>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proofErr w:type="gramStart"/>
            <w:r w:rsidRPr="00EC76D5">
              <w:t>s !</w:t>
            </w:r>
            <w:proofErr w:type="gramEnd"/>
            <w:r w:rsidRPr="00EC76D5">
              <w:t>=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r w:rsidRPr="00EC76D5">
        <w:rPr>
          <w:rStyle w:val="CodeInText0"/>
        </w:rPr>
        <w:t>TrueSymbol</w:t>
      </w:r>
      <w:r w:rsidRPr="00EC76D5">
        <w:t xml:space="preserve"> and </w:t>
      </w:r>
      <w:r w:rsidRPr="00EC76D5">
        <w:rPr>
          <w:rStyle w:val="CodeInText0"/>
        </w:rPr>
        <w:t>ZeroSymbol</w:t>
      </w:r>
      <w:r w:rsidRPr="00EC76D5">
        <w:t xml:space="preserve"> are used on several occasions in </w:t>
      </w:r>
      <w:r w:rsidRPr="00EC76D5">
        <w:rPr>
          <w:rStyle w:val="CodeInText0"/>
        </w:rPr>
        <w:t>optimizeBinarySemantic</w:t>
      </w:r>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r w:rsidR="00FB554B" w:rsidRPr="00EC76D5">
        <w:rPr>
          <w:rStyle w:val="CodeInText0"/>
        </w:rPr>
        <w:t>BigInteger</w:t>
      </w:r>
      <w:r w:rsidR="00FB554B" w:rsidRPr="00EC76D5">
        <w:t xml:space="preserve"> zero value or the </w:t>
      </w:r>
      <w:r w:rsidR="00FB554B" w:rsidRPr="00EC76D5">
        <w:rPr>
          <w:rStyle w:val="CodeInText0"/>
        </w:rPr>
        <w:t>BigDecimal</w:t>
      </w:r>
      <w:r w:rsidR="00FB554B" w:rsidRPr="00EC76D5">
        <w:t xml:space="preserve"> zero value.</w:t>
      </w:r>
      <w:r w:rsidR="00A532F0" w:rsidRPr="00EC76D5">
        <w:t xml:space="preserve"> In the same way, a symbol is one if it equals the </w:t>
      </w:r>
      <w:r w:rsidR="00A532F0" w:rsidRPr="00EC76D5">
        <w:rPr>
          <w:rStyle w:val="CodeInText0"/>
        </w:rPr>
        <w:t>BigInteger</w:t>
      </w:r>
      <w:r w:rsidR="00A532F0" w:rsidRPr="00EC76D5">
        <w:t xml:space="preserve"> one value or the </w:t>
      </w:r>
      <w:r w:rsidR="00A532F0" w:rsidRPr="00EC76D5">
        <w:rPr>
          <w:rStyle w:val="CodeInText0"/>
        </w:rPr>
        <w:t>BigDecimal</w:t>
      </w:r>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r w:rsidRPr="00EC76D5">
        <w:rPr>
          <w:rStyle w:val="CodeInText0"/>
        </w:rPr>
        <w:t>isTrue</w:t>
      </w:r>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r w:rsidRPr="00EC76D5">
        <w:t>MiddleCode.java</w:t>
      </w:r>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r w:rsidRPr="00EC76D5">
        <w:t>MiddleCodeGenerator.java</w:t>
      </w:r>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AAAC285" w:rsidR="003141FA" w:rsidRPr="00EC76D5" w:rsidRDefault="003141FA" w:rsidP="003141FA">
      <w:r w:rsidRPr="00EC76D5">
        <w:t xml:space="preserve">In C, it is possible to </w:t>
      </w:r>
      <w:r w:rsidR="002F35C1">
        <w:t>initializer</w:t>
      </w:r>
      <w:r w:rsidRPr="00EC76D5">
        <w:t xml:space="preserve">ialize simple and compound variables. Therefore, we need </w:t>
      </w:r>
      <w:ins w:id="5623" w:author="Stefan Bjornander" w:date="2015-04-25T17:28:00Z">
        <w:r w:rsidRPr="00EC76D5">
          <w:t xml:space="preserve">to check that </w:t>
        </w:r>
      </w:ins>
      <w:del w:id="5624" w:author="Stefan Bjornander" w:date="2015-04-25T17:28:00Z">
        <w:r w:rsidRPr="00EC76D5" w:rsidDel="00A35C17">
          <w:delText>a way to make sure</w:delText>
        </w:r>
      </w:del>
      <w:ins w:id="5625" w:author="Stefan Bjornander" w:date="2015-04-25T17:27:00Z">
        <w:r w:rsidRPr="00EC76D5">
          <w:t xml:space="preserve">the </w:t>
        </w:r>
      </w:ins>
      <w:r w:rsidR="00266D64">
        <w:t>initialized</w:t>
      </w:r>
      <w:r w:rsidRPr="00EC76D5">
        <w:t xml:space="preserve"> </w:t>
      </w:r>
      <w:ins w:id="562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7" w:author="Stefan Bjornander" w:date="2015-04-25T17:29:00Z"/>
        </w:rPr>
        <w:pPrChange w:id="5628" w:author="Stefan Bjornander" w:date="2015-04-25T17:29:00Z">
          <w:pPr>
            <w:pStyle w:val="Code"/>
          </w:pPr>
        </w:pPrChange>
      </w:pPr>
      <w:bookmarkStart w:id="5629" w:name="_Toc481936415"/>
      <w:ins w:id="5630" w:author="Stefan Bjornander" w:date="2015-04-25T17:28:00Z">
        <w:r w:rsidRPr="00EC76D5">
          <w:t xml:space="preserve">Static </w:t>
        </w:r>
      </w:ins>
      <w:r w:rsidR="00C37108">
        <w:t>Initialization</w:t>
      </w:r>
      <w:bookmarkEnd w:id="5629"/>
    </w:p>
    <w:p w14:paraId="35D2C9AA" w14:textId="31769B89" w:rsidR="003141FA" w:rsidRPr="00EC76D5" w:rsidRDefault="003141FA">
      <w:pPr>
        <w:pPrChange w:id="5631" w:author="Stefan Bjornander" w:date="2015-04-25T17:29:00Z">
          <w:pPr>
            <w:pStyle w:val="Rubrik3"/>
          </w:pPr>
        </w:pPrChange>
      </w:pPr>
      <w:ins w:id="5632" w:author="Stefan Bjornander" w:date="2015-04-25T17:29:00Z">
        <w:r w:rsidRPr="00EC76D5">
          <w:t xml:space="preserve">Static </w:t>
        </w:r>
      </w:ins>
      <w:r w:rsidR="00F4217C">
        <w:t>initialization</w:t>
      </w:r>
      <w:ins w:id="5633" w:author="Stefan Bjornander" w:date="2015-04-25T17:29:00Z">
        <w:r w:rsidRPr="00EC76D5">
          <w:t xml:space="preserve"> occurs when a static variable </w:t>
        </w:r>
      </w:ins>
      <w:r w:rsidRPr="00EC76D5">
        <w:t>becomes</w:t>
      </w:r>
      <w:ins w:id="5634" w:author="Stefan Bjornander" w:date="2015-04-25T17:29:00Z">
        <w:r w:rsidRPr="00EC76D5">
          <w:t xml:space="preserve"> </w:t>
        </w:r>
      </w:ins>
      <w:r w:rsidR="00266D64">
        <w:t>initialized</w:t>
      </w:r>
      <w:ins w:id="5635" w:author="Stefan Bjornander" w:date="2015-04-25T17:29:00Z">
        <w:r w:rsidRPr="00EC76D5">
          <w:t>.</w:t>
        </w:r>
      </w:ins>
      <w:ins w:id="5636" w:author="Stefan Bjornander" w:date="2015-04-25T17:32:00Z">
        <w:r w:rsidRPr="00EC76D5">
          <w:t xml:space="preserve"> The </w:t>
        </w:r>
      </w:ins>
      <w:r w:rsidR="00F4217C">
        <w:t>initialization</w:t>
      </w:r>
      <w:ins w:id="5637" w:author="Stefan Bjornander" w:date="2015-04-25T17:32:00Z">
        <w:r w:rsidRPr="00EC76D5">
          <w:t xml:space="preserve"> value </w:t>
        </w:r>
        <w:proofErr w:type="gramStart"/>
        <w:r w:rsidRPr="00EC76D5">
          <w:t>has to</w:t>
        </w:r>
        <w:proofErr w:type="gramEnd"/>
        <w:r w:rsidRPr="00EC76D5">
          <w:t xml:space="preserve">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r w:rsidRPr="00EC76D5">
        <w:t>Generate</w:t>
      </w:r>
      <w:r w:rsidR="002F35C1">
        <w:t>Initializer</w:t>
      </w:r>
      <w:r w:rsidRPr="00EC76D5">
        <w:t>.java</w:t>
      </w:r>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r w:rsidR="002F35C1">
        <w:t>initializer</w:t>
      </w:r>
      <w:r w:rsidRPr="00EC76D5">
        <w:t>ializat</w:t>
      </w:r>
      <w:r w:rsidR="00414C74">
        <w:t>or</w:t>
      </w:r>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r w:rsidRPr="00EC76D5">
        <w:t>Generate</w:t>
      </w:r>
      <w:r w:rsidR="002F35C1">
        <w:t>Initializer</w:t>
      </w:r>
      <w:r w:rsidRPr="00EC76D5">
        <w:t>.java</w:t>
      </w:r>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lastRenderedPageBreak/>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lastRenderedPageBreak/>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 xml:space="preserve">Stack </w:t>
        </w:r>
      </w:ins>
      <w:r w:rsidR="00C37108">
        <w:t>Initialization</w:t>
      </w:r>
      <w:bookmarkEnd w:id="5641"/>
    </w:p>
    <w:p w14:paraId="3BBF8D70" w14:textId="3C8AD8E2" w:rsidR="003141FA" w:rsidRPr="00EC76D5" w:rsidRDefault="003141FA">
      <w:pPr>
        <w:pPrChange w:id="5643" w:author="Stefan Bjornander" w:date="2015-04-25T17:33:00Z">
          <w:pPr>
            <w:pStyle w:val="Code"/>
          </w:pPr>
        </w:pPrChange>
      </w:pPr>
      <w:ins w:id="5644" w:author="Stefan Bjornander" w:date="2015-04-25T17:33:00Z">
        <w:r w:rsidRPr="00EC76D5">
          <w:t xml:space="preserve">Stack </w:t>
        </w:r>
      </w:ins>
      <w:r w:rsidR="00F4217C">
        <w:t>initialization</w:t>
      </w:r>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r w:rsidR="00266D64">
        <w:t>initialized</w:t>
      </w:r>
      <w:ins w:id="5648" w:author="Stefan Bjornander" w:date="2015-04-25T17:34:00Z">
        <w:r w:rsidRPr="00EC76D5">
          <w:t xml:space="preserve">. Since the </w:t>
        </w:r>
      </w:ins>
      <w:r w:rsidR="00F4217C">
        <w:t>initialization</w:t>
      </w:r>
      <w:ins w:id="5649" w:author="Stefan Bjornander" w:date="2015-04-25T17:34:00Z">
        <w:r w:rsidRPr="00EC76D5">
          <w:t xml:space="preserve">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554C903A" w:rsidR="009E04D0" w:rsidRPr="00EC76D5" w:rsidRDefault="009E04D0" w:rsidP="009E04D0">
      <w:pPr>
        <w:pStyle w:val="CodeListing"/>
      </w:pPr>
      <w:r w:rsidRPr="00EC76D5">
        <w:t>Generate</w:t>
      </w:r>
      <w:r w:rsidR="002F35C1">
        <w:t>Initializer</w:t>
      </w:r>
      <w:r w:rsidRPr="00EC76D5">
        <w:t>Auto.java</w:t>
      </w:r>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lastRenderedPageBreak/>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095E9A">
        <w:t>maskToStorageMap</w:t>
      </w:r>
      <w:r>
        <w:t xml:space="preserve"> and </w:t>
      </w:r>
      <w:r w:rsidRPr="00095E9A">
        <w:t>maskToSortMap</w:t>
      </w:r>
      <w:r>
        <w:t xml:space="preserve"> to map between specifiers and storage and sorts. </w:t>
      </w:r>
    </w:p>
    <w:p w14:paraId="70280331" w14:textId="617D4F23" w:rsidR="00626D3B" w:rsidRDefault="006B225B" w:rsidP="006B225B">
      <w:pPr>
        <w:pStyle w:val="CodeHeader"/>
      </w:pPr>
      <w:r>
        <w:t>Specifier.cs</w:t>
      </w:r>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throught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more than one type accours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r w:rsidR="002F35C1">
        <w:t>initializer</w:t>
      </w:r>
      <w:r w:rsidR="00FE286F">
        <w:t xml:space="preserve">ially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 xml:space="preserve">one of the storage masks. If it does not match, more than one storage specifiers </w:t>
      </w:r>
      <w:proofErr w:type="gramStart"/>
      <w:r w:rsidR="004F1F6D">
        <w:t>was</w:t>
      </w:r>
      <w:proofErr w:type="gramEnd"/>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w:t>
      </w:r>
      <w:proofErr w:type="gramStart"/>
      <w:r>
        <w:rPr>
          <w:highlight w:val="white"/>
        </w:rPr>
        <w:t>struct</w:t>
      </w:r>
      <w:proofErr w:type="gramEnd"/>
      <w:r>
        <w:rPr>
          <w:highlight w:val="white"/>
        </w:rPr>
        <w:t xml:space="preserve">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 xml:space="preserve">If the type is constant or </w:t>
      </w:r>
      <w:proofErr w:type="gramStart"/>
      <w:r>
        <w:rPr>
          <w:highlight w:val="white"/>
        </w:rPr>
        <w:t>volatile</w:t>
      </w:r>
      <w:proofErr w:type="gramEnd"/>
      <w:r>
        <w:rPr>
          <w:highlight w:val="white"/>
        </w:rPr>
        <w:t xml:space="preserv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proofErr w:type="gramStart"/>
      <w:r w:rsidR="00AA5370">
        <w:t>repre</w:t>
      </w:r>
      <w:r w:rsidR="000E73BD">
        <w:t>senting</w:t>
      </w:r>
      <w:proofErr w:type="gramEnd"/>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proofErr w:type="gramStart"/>
      <w:r w:rsidR="00C37108">
        <w:t>definition</w:t>
      </w:r>
      <w:r w:rsidR="009245C0">
        <w:t>s,</w:t>
      </w:r>
      <w:proofErr w:type="gramEnd"/>
      <w:r w:rsidR="009245C0">
        <w:t xml:space="preserve">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 xml:space="preserve">method is called when a pointer is declared. </w:t>
      </w:r>
      <w:proofErr w:type="gramStart"/>
      <w:r w:rsidRPr="00491CEF">
        <w:t>It</w:t>
      </w:r>
      <w:proofErr w:type="gramEnd"/>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We iterate throught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 xml:space="preserve">he new type cannot be a </w:t>
      </w:r>
      <w:proofErr w:type="gramStart"/>
      <w:r w:rsidR="002D5806">
        <w:rPr>
          <w:highlight w:val="white"/>
        </w:rPr>
        <w:t>function, since</w:t>
      </w:r>
      <w:proofErr w:type="gramEnd"/>
      <w:r w:rsidR="002D5806">
        <w:rPr>
          <w:highlight w:val="white"/>
        </w:rPr>
        <w:t xml:space="preserv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w:t>
      </w:r>
      <w:proofErr w:type="gramStart"/>
      <w:r w:rsidR="002972A6">
        <w:rPr>
          <w:highlight w:val="white"/>
        </w:rPr>
        <w:t>function</w:t>
      </w:r>
      <w:r w:rsidR="00FD3D82">
        <w:rPr>
          <w:highlight w:val="white"/>
        </w:rPr>
        <w:t>, since</w:t>
      </w:r>
      <w:proofErr w:type="gramEnd"/>
      <w:r w:rsidR="00FD3D82">
        <w:rPr>
          <w:highlight w:val="white"/>
        </w:rPr>
        <w:t xml:space="preserv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r>
        <w:t>SymbolTable.cs</w:t>
      </w:r>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proofErr w:type="gramStart"/>
      <w:r w:rsidR="00FD4035" w:rsidRPr="00FD4035">
        <w:rPr>
          <w:rStyle w:val="KeyWord0"/>
          <w:highlight w:val="white"/>
        </w:rPr>
        <w:t>Dictionary</w:t>
      </w:r>
      <w:r w:rsidR="00FD4035">
        <w:rPr>
          <w:highlight w:val="white"/>
        </w:rPr>
        <w:t>, because</w:t>
      </w:r>
      <w:proofErr w:type="gramEnd"/>
      <w:r w:rsidR="00FD4035">
        <w:rPr>
          <w:highlight w:val="white"/>
        </w:rPr>
        <w:t xml:space="preserv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lastRenderedPageBreak/>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The static set holds all static symbols. Note that symbol of static, extern, or typedef storage are not given an offset, since they ar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lastRenderedPageBreak/>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The Scope, ParentTable, EntryMap, and CurrentOffset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4174BEA4" w:rsidR="008F5511" w:rsidRP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If there is a sembol in the table with the same name, at least one of the4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xml:space="preserve">. Unless in union scope, in which each member always </w:t>
      </w:r>
      <w:proofErr w:type="gramStart"/>
      <w:r w:rsidR="00FA05A8">
        <w:rPr>
          <w:highlight w:val="white"/>
        </w:rPr>
        <w:t>have</w:t>
      </w:r>
      <w:proofErr w:type="gramEnd"/>
      <w:r w:rsidR="00FA05A8">
        <w:rPr>
          <w:highlight w:val="white"/>
        </w:rPr>
        <w:t xml:space="preser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w:t>
      </w:r>
      <w:proofErr w:type="gramStart"/>
      <w:r w:rsidR="009A0F8C">
        <w:rPr>
          <w:highlight w:val="white"/>
        </w:rPr>
        <w:t>holds</w:t>
      </w:r>
      <w:proofErr w:type="gramEnd"/>
      <w:r w:rsidR="009A0F8C">
        <w:rPr>
          <w:highlight w:val="white"/>
        </w:rPr>
        <w:t xml:space="preserve"> auto or register scope. </w:t>
      </w:r>
      <w:r w:rsidR="00E50109">
        <w:rPr>
          <w:highlight w:val="white"/>
        </w:rPr>
        <w:t xml:space="preserve">An item isa given auto storage from </w:t>
      </w:r>
      <w:r w:rsidR="00E50109">
        <w:rPr>
          <w:highlight w:val="white"/>
        </w:rPr>
        <w:lastRenderedPageBreak/>
        <w:t xml:space="preserve">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fianelly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A2EEB6B" w:rsidR="008F5511" w:rsidRP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symbeol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 xml:space="preserve">with an already occupied name. However, in that case, the old and the new tag must have the same sort (they must both be </w:t>
      </w:r>
      <w:proofErr w:type="gramStart"/>
      <w:r w:rsidR="00DA68CB">
        <w:rPr>
          <w:highlight w:val="white"/>
        </w:rPr>
        <w:t>struct</w:t>
      </w:r>
      <w:proofErr w:type="gramEnd"/>
      <w:r w:rsidR="00DA68CB">
        <w:rPr>
          <w:highlight w:val="white"/>
        </w:rPr>
        <w:t xml:space="preserve">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 xml:space="preserve">If the neither the old nor the new member is null, we report an error since it is not allowed top </w:t>
      </w:r>
      <w:proofErr w:type="gramStart"/>
      <w:r>
        <w:rPr>
          <w:highlight w:val="white"/>
        </w:rPr>
        <w:t>have</w:t>
      </w:r>
      <w:proofErr w:type="gramEnd"/>
      <w:r>
        <w:rPr>
          <w:highlight w:val="white"/>
        </w:rPr>
        <w:t xml:space="preser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lastRenderedPageBreak/>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769BA65"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w:t>
        </w:r>
      </w:ins>
      <w:r w:rsidR="0077469C">
        <w:t xml:space="preserve">a function becomes extern while </w:t>
      </w:r>
      <w:ins w:id="5664" w:author="Stefan Bjornander" w:date="2015-04-25T18:27:00Z">
        <w:r w:rsidR="00AE29E2">
          <w:t xml:space="preserve">a global variable </w:t>
        </w:r>
      </w:ins>
      <w:r w:rsidR="00AE29E2">
        <w:t>becomes</w:t>
      </w:r>
      <w:ins w:id="5665" w:author="Stefan Bjornander" w:date="2015-04-25T18:27:00Z">
        <w:r w:rsidR="00AE29E2">
          <w:t xml:space="preserve"> static </w:t>
        </w:r>
      </w:ins>
      <w:r w:rsidR="00B50B44">
        <w:t xml:space="preserve">and </w:t>
      </w:r>
      <w:r w:rsidR="00AE29E2">
        <w:t>a</w:t>
      </w:r>
      <w:ins w:id="5666" w:author="Stefan Bjornander" w:date="2015-04-25T18:27:00Z">
        <w:r w:rsidR="00AE29E2">
          <w:t xml:space="preserve"> local variable </w:t>
        </w:r>
      </w:ins>
      <w:r w:rsidR="00AE29E2">
        <w:t>becomes</w:t>
      </w:r>
      <w:ins w:id="5667" w:author="Stefan Bjornander" w:date="2015-04-25T18:28:00Z">
        <w:r w:rsidR="00AE29E2">
          <w:t xml:space="preserve"> auto.</w:t>
        </w:r>
      </w:ins>
      <w:r w:rsidR="00AE29E2">
        <w:t xml:space="preserve"> In this book, t</w:t>
      </w:r>
      <w:ins w:id="566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9" w:author="Stefan Bjornander" w:date="2015-04-25T18:27:00Z">
        <w:r>
          <w:t xml:space="preserve">If the storage specifier is omitted a global variable is regarded as static and a local variable is </w:t>
        </w:r>
      </w:ins>
      <w:ins w:id="5670" w:author="Stefan Bjornander" w:date="2015-04-25T18:28:00Z">
        <w:r>
          <w:t>regarded as auto.</w:t>
        </w:r>
      </w:ins>
      <w:r>
        <w:t xml:space="preserve"> In this book, t</w:t>
      </w:r>
      <w:ins w:id="5671"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lastRenderedPageBreak/>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2" w:author="Stefan Bjornander" w:date="2015-04-25T10:11:00Z">
            <w:rPr>
              <w:rStyle w:val="CodeInText"/>
              <w:i w:val="0"/>
            </w:rPr>
          </w:rPrChange>
        </w:rPr>
        <w:t>typedef</w:t>
      </w:r>
      <w:r>
        <w:t>, in the table.</w:t>
      </w:r>
      <w:ins w:id="5673" w:author="Stefan Bjornander" w:date="2015-04-25T10:11:00Z">
        <w:r>
          <w:t xml:space="preserve"> In some compiler technique </w:t>
        </w:r>
      </w:ins>
      <w:r w:rsidR="00440B10">
        <w:t>textbooks,</w:t>
      </w:r>
      <w:ins w:id="5674" w:author="Stefan Bjornander" w:date="2015-04-25T10:11:00Z">
        <w:r>
          <w:t xml:space="preserve"> the table is called</w:t>
        </w:r>
      </w:ins>
      <w:ins w:id="5675" w:author="Stefan Bjornander" w:date="2015-04-25T10:14:00Z">
        <w:r>
          <w:t xml:space="preserve"> the </w:t>
        </w:r>
        <w:r>
          <w:rPr>
            <w:rStyle w:val="CodeInText"/>
            <w:rPrChange w:id="5676"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r>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proofErr w:type="gramStart"/>
      <w:r w:rsidRPr="00CB5205">
        <w:rPr>
          <w:rStyle w:val="CodeInText"/>
          <w:i w:val="0"/>
          <w:iCs/>
        </w:rPr>
        <w:t>actually two</w:t>
      </w:r>
      <w:proofErr w:type="gramEnd"/>
      <w:r w:rsidRPr="00CB5205">
        <w:rPr>
          <w:rStyle w:val="CodeInText"/>
          <w:i w:val="0"/>
          <w:iCs/>
        </w:rPr>
        <w:t xml:space="preserve">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xml:space="preserve">. For symbols without external linkage, the unique name is </w:t>
      </w:r>
      <w:proofErr w:type="gramStart"/>
      <w:r>
        <w:rPr>
          <w:rStyle w:val="CodeInText"/>
          <w:i w:val="0"/>
          <w:iCs/>
        </w:rPr>
        <w:t>really unique</w:t>
      </w:r>
      <w:proofErr w:type="gramEnd"/>
      <w:r>
        <w:rPr>
          <w:rStyle w:val="CodeInText"/>
          <w:i w:val="0"/>
          <w:iCs/>
        </w:rPr>
        <w:t>.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When dereferencing a symbol with the derefernce,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 xml:space="preserve">in the address symbol, with its offset. The offset is zero in </w:t>
      </w:r>
      <w:r w:rsidR="00D162D0">
        <w:rPr>
          <w:highlight w:val="white"/>
        </w:rPr>
        <w:lastRenderedPageBreak/>
        <w:t>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lastRenderedPageBreak/>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lastRenderedPageBreak/>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lastRenderedPageBreak/>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lastRenderedPageBreak/>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lastRenderedPageBreak/>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r>
        <w:lastRenderedPageBreak/>
        <w:t>The Type System</w:t>
      </w:r>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r>
        <w:rPr>
          <w:rStyle w:val="CodeInText"/>
        </w:rPr>
        <w:t>enum</w:t>
      </w:r>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5677" w:author="Stefan Bjornander" w:date="2015-04-25T10:17:00Z">
          <w:pPr>
            <w:pStyle w:val="Rubrik2"/>
          </w:pPr>
        </w:pPrChange>
      </w:pPr>
      <w:ins w:id="5678" w:author="Stefan Bjornander" w:date="2015-04-25T10:17:00Z">
        <w:r>
          <w:t xml:space="preserve">The </w:t>
        </w:r>
        <w:r>
          <w:rPr>
            <w:rStyle w:val="CodeInText"/>
          </w:rPr>
          <w:t>Type</w:t>
        </w:r>
        <w:r>
          <w:t xml:space="preserve"> class hold information about a type. The </w:t>
        </w:r>
      </w:ins>
      <w:ins w:id="5679" w:author="Stefan Bjornander" w:date="2015-04-25T10:18:00Z">
        <w:r>
          <w:t xml:space="preserve">default </w:t>
        </w:r>
      </w:ins>
      <w:ins w:id="5680" w:author="Stefan Bjornander" w:date="2015-04-25T10:17:00Z">
        <w:r>
          <w:t xml:space="preserve">constructor </w:t>
        </w:r>
      </w:ins>
      <w:ins w:id="5681" w:author="Stefan Bjornander" w:date="2015-04-25T10:18:00Z">
        <w:r>
          <w:t xml:space="preserve">is </w:t>
        </w:r>
      </w:ins>
      <w:ins w:id="5682" w:author="Stefan Bjornander" w:date="2015-04-25T10:17:00Z">
        <w:r>
          <w:t>private</w:t>
        </w:r>
      </w:ins>
      <w:ins w:id="5683" w:author="Stefan Bjornander" w:date="2015-04-25T10:18:00Z">
        <w:r>
          <w:t>, which makes it impossible to</w:t>
        </w:r>
      </w:ins>
      <w:ins w:id="5684" w:author="Stefan Bjornander" w:date="2015-04-25T10:21:00Z">
        <w:r>
          <w:t xml:space="preserve"> explicitly</w:t>
        </w:r>
      </w:ins>
      <w:ins w:id="5685" w:author="Stefan Bjornander" w:date="2015-04-25T10:18:00Z">
        <w:r>
          <w:t xml:space="preserve"> </w:t>
        </w:r>
      </w:ins>
      <w:ins w:id="5686" w:author="Stefan Bjornander" w:date="2015-04-25T10:21:00Z">
        <w:r>
          <w:t xml:space="preserve">create type objects. </w:t>
        </w:r>
      </w:ins>
      <w:ins w:id="5687" w:author="Stefan Bjornander" w:date="2015-04-25T10:25:00Z">
        <w:r>
          <w:t>Instead</w:t>
        </w:r>
      </w:ins>
      <w:ins w:id="5688" w:author="Stefan Bjornander" w:date="2015-04-25T10:21:00Z">
        <w:r>
          <w:t xml:space="preserve">, </w:t>
        </w:r>
      </w:ins>
      <w:ins w:id="5689" w:author="Stefan Bjornander" w:date="2015-04-25T10:25:00Z">
        <w:r>
          <w:t xml:space="preserve">there is a series of static </w:t>
        </w:r>
      </w:ins>
      <w:r>
        <w:rPr>
          <w:rStyle w:val="CodeInText0"/>
        </w:rPr>
        <w:t>create</w:t>
      </w:r>
      <w:r>
        <w:t>-</w:t>
      </w:r>
      <w:ins w:id="5690" w:author="Stefan Bjornander" w:date="2015-04-25T10:25:00Z">
        <w:r>
          <w:t xml:space="preserve">methods that create and return a </w:t>
        </w:r>
      </w:ins>
      <w:r>
        <w:t>T</w:t>
      </w:r>
      <w:ins w:id="5691"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r>
        <w:t>Sort.cs</w:t>
      </w:r>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5692" w:author="Stefan Bjornander" w:date="2015-04-25T10:33:00Z"/>
          <w:color w:val="auto"/>
        </w:rPr>
        <w:pPrChange w:id="569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5694" w:author="Stefan Bjornander" w:date="2015-04-25T10:40:00Z">
          <w:pPr>
            <w:pStyle w:val="Rubrik3"/>
          </w:pPr>
        </w:pPrChange>
      </w:pPr>
      <w:ins w:id="5695" w:author="Stefan Bjornander" w:date="2015-04-25T10:41:00Z">
        <w:r>
          <w:t>Contrary</w:t>
        </w:r>
      </w:ins>
      <w:ins w:id="5696" w:author="Stefan Bjornander" w:date="2015-04-25T10:40:00Z">
        <w:r>
          <w:t xml:space="preserve"> to some other languages, there is no logical type in C. </w:t>
        </w:r>
      </w:ins>
      <w:ins w:id="5697" w:author="Stefan Bjornander" w:date="2015-04-25T10:41:00Z">
        <w:r>
          <w:t xml:space="preserve">However, as C applies </w:t>
        </w:r>
        <w:r>
          <w:rPr>
            <w:rStyle w:val="CodeInText"/>
          </w:rPr>
          <w:t>lazy evaluation</w:t>
        </w:r>
        <w:r>
          <w:t>, we need a logical type.</w:t>
        </w:r>
      </w:ins>
      <w:r>
        <w:t xml:space="preserve"> Lazy evaluation </w:t>
      </w:r>
      <w:ins w:id="569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w:t>
      </w:r>
      <w:r>
        <w:lastRenderedPageBreak/>
        <w:t xml:space="preserve">true the right operand shall not be evaluated. In the same way, if the left operand of the logical </w:t>
      </w:r>
      <w:r>
        <w:rPr>
          <w:rStyle w:val="CodeInText0"/>
        </w:rPr>
        <w:t>and</w:t>
      </w:r>
      <w:r>
        <w:t xml:space="preserve">-operator is false the right operand shall not be evaluated. The same goes for the conditional operator, depending on whether the first expression is true or false, only the second or the third expression is evaluated. </w:t>
      </w:r>
      <w:ins w:id="5699" w:author="Stefan Bjornander" w:date="2015-04-25T10:42:00Z">
        <w:r>
          <w:t>The</w:t>
        </w:r>
      </w:ins>
      <w:r>
        <w:t xml:space="preserve"> logical</w:t>
      </w:r>
      <w:ins w:id="5700" w:author="Stefan Bjornander" w:date="2015-04-25T10:42:00Z">
        <w:r>
          <w:t xml:space="preserve"> type holds the </w:t>
        </w:r>
      </w:ins>
      <w:ins w:id="5701" w:author="Stefan Bjornander" w:date="2015-04-25T10:43:00Z">
        <w:r>
          <w:t xml:space="preserve">two </w:t>
        </w:r>
      </w:ins>
      <w:ins w:id="5702" w:author="Stefan Bjornander" w:date="2015-04-25T10:42:00Z">
        <w:r>
          <w:t xml:space="preserve">sets </w:t>
        </w:r>
        <w:r>
          <w:rPr>
            <w:rStyle w:val="CodeInText"/>
            <w:color w:val="auto"/>
            <w:rPrChange w:id="5703" w:author="Stefan Bjornander" w:date="2015-04-25T10:42:00Z">
              <w:rPr>
                <w:rStyle w:val="CodeInText"/>
                <w:i w:val="0"/>
              </w:rPr>
            </w:rPrChange>
          </w:rPr>
          <w:t>m_trueSet</w:t>
        </w:r>
        <w:r>
          <w:t xml:space="preserve"> and </w:t>
        </w:r>
        <w:r>
          <w:rPr>
            <w:rStyle w:val="CodeInText"/>
            <w:color w:val="auto"/>
            <w:rPrChange w:id="5704" w:author="Stefan Bjornander" w:date="2015-04-25T10:42:00Z">
              <w:rPr>
                <w:rStyle w:val="CodeInText"/>
                <w:i w:val="0"/>
              </w:rPr>
            </w:rPrChange>
          </w:rPr>
          <w:t>m_falseSet</w:t>
        </w:r>
        <w:r>
          <w:t xml:space="preserve">, which hold </w:t>
        </w:r>
      </w:ins>
      <w:ins w:id="5705" w:author="Stefan Bjornander" w:date="2015-04-25T10:43:00Z">
        <w:r>
          <w:t>middle code address</w:t>
        </w:r>
      </w:ins>
      <w:ins w:id="5706" w:author="Stefan Bjornander" w:date="2015-04-25T10:44:00Z">
        <w:r>
          <w:t>es</w:t>
        </w:r>
      </w:ins>
      <w:ins w:id="5707" w:author="Stefan Bjornander" w:date="2015-04-25T10:43:00Z">
        <w:r>
          <w:t xml:space="preserve"> to jumps </w:t>
        </w:r>
      </w:ins>
      <w:r>
        <w:t>instructions that</w:t>
      </w:r>
      <w:ins w:id="5708" w:author="Stefan Bjornander" w:date="2015-04-25T10:44:00Z">
        <w:r>
          <w:t xml:space="preserve"> will later be filled with the address</w:t>
        </w:r>
      </w:ins>
      <w:r>
        <w:t>es</w:t>
      </w:r>
      <w:ins w:id="5709" w:author="Stefan Bjornander" w:date="2015-04-25T10:44:00Z">
        <w:r>
          <w:t xml:space="preserve"> to jump </w:t>
        </w:r>
      </w:ins>
      <w:r>
        <w:t xml:space="preserve">to </w:t>
      </w:r>
      <w:ins w:id="5710"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5711" w:author="Stefan Bjornander" w:date="2015-04-25T10:39:00Z">
          <w:pPr>
            <w:pStyle w:val="Rubrik3"/>
            <w:tabs>
              <w:tab w:val="num" w:pos="360"/>
            </w:tabs>
          </w:pPr>
        </w:pPrChange>
      </w:pPr>
      <w:ins w:id="5712" w:author="Stefan Bjornander" w:date="2015-04-25T10:39:00Z">
        <w:r>
          <w:t>The bi</w:t>
        </w:r>
      </w:ins>
      <w:r>
        <w:t>t</w:t>
      </w:r>
      <w:ins w:id="5713" w:author="Stefan Bjornander" w:date="2015-04-25T10:39:00Z">
        <w:r>
          <w:t xml:space="preserve">field type is basically an integral type, with the addition of the bitfield mask that is used </w:t>
        </w:r>
      </w:ins>
      <w:ins w:id="5714" w:author="Stefan Bjornander" w:date="2015-04-25T10:40:00Z">
        <w:r>
          <w:t>when a bitfield variable is assigned a value to set the unused bits to zero.</w:t>
        </w:r>
      </w:ins>
      <w:ins w:id="5715"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5716" w:author="Stefan Bjornander" w:date="2015-04-25T10:59:00Z">
          <w:pPr>
            <w:pStyle w:val="Rubrik3"/>
          </w:pPr>
        </w:pPrChange>
      </w:pPr>
      <w:ins w:id="5717" w:author="Stefan Bjornander" w:date="2015-04-25T11:02:00Z">
        <w:r>
          <w:t xml:space="preserve">The type pointed at is null when the type is created, it will later be set by the </w:t>
        </w:r>
      </w:ins>
      <w:r>
        <w:t>declarator</w:t>
      </w:r>
      <w:ins w:id="5718" w:author="Stefan Bjornander" w:date="2015-04-25T11:02:00Z">
        <w:r>
          <w:t xml:space="preserve"> type.</w:t>
        </w:r>
      </w:ins>
      <w:ins w:id="5719"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r w:rsidR="00474C04" w:rsidRPr="00953F11">
        <w:rPr>
          <w:rStyle w:val="KeyWord0"/>
          <w:highlight w:val="white"/>
        </w:rPr>
        <w:t>Sort</w:t>
      </w:r>
      <w:r w:rsidR="00474C04">
        <w:rPr>
          <w:highlight w:val="white"/>
        </w:rPr>
        <w:t>.</w:t>
      </w:r>
      <w:r w:rsidR="00474C04" w:rsidRPr="00953F11">
        <w:rPr>
          <w:rStyle w:val="KeyWord0"/>
          <w:highlight w:val="white"/>
        </w:rPr>
        <w:t>Pointer</w:t>
      </w:r>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5720" w:author="Stefan Bjornander" w:date="2015-04-25T11:00:00Z">
          <w:pPr>
            <w:pStyle w:val="Rubrik3"/>
          </w:pPr>
        </w:pPrChange>
      </w:pPr>
      <w:ins w:id="5721" w:author="Stefan Bjornander" w:date="2015-04-25T11:00:00Z">
        <w:r>
          <w:t>The array size can be zero, when the type is created. In that case it will later be set by the length of its ini</w:t>
        </w:r>
      </w:ins>
      <w:ins w:id="5722" w:author="Stefan Bjornander" w:date="2015-04-25T11:01:00Z">
        <w:r>
          <w:t xml:space="preserve">tialization </w:t>
        </w:r>
      </w:ins>
      <w:ins w:id="5723"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lastRenderedPageBreak/>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5724" w:author="Stefan Bjornander" w:date="2015-04-25T11:04:00Z">
          <w:pPr>
            <w:pStyle w:val="Rubrik3"/>
          </w:pPr>
        </w:pPrChange>
      </w:pPr>
      <w:ins w:id="572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r>
        <w:rPr>
          <w:highlight w:val="white"/>
        </w:rPr>
        <w:t>Som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lastRenderedPageBreak/>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48E2DC9F" w:rsidR="006E1FB9" w:rsidRPr="006E1FB9" w:rsidRDefault="00CC0142" w:rsidP="00CC0142">
      <w:pPr>
        <w:rPr>
          <w:highlight w:val="white"/>
        </w:rPr>
      </w:pPr>
      <w:r>
        <w:rPr>
          <w:highlight w:val="white"/>
        </w:rPr>
        <w:t xml:space="preserve">We add the names of the list to a set, and check that they </w:t>
      </w:r>
      <w:proofErr w:type="gramStart"/>
      <w:r>
        <w:rPr>
          <w:highlight w:val="white"/>
        </w:rPr>
        <w:t>holds</w:t>
      </w:r>
      <w:proofErr w:type="gramEnd"/>
      <w:r>
        <w:rPr>
          <w:highlight w:val="white"/>
        </w:rPr>
        <w:t xml:space="preserve"> the same size. If the do not, there is at least two names with the sam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r>
        <w:rPr>
          <w:rStyle w:val="CodeInText0"/>
        </w:rPr>
        <w:t>m_hasTag</w:t>
      </w:r>
      <w:r>
        <w:t xml:space="preserve"> field is that an untagged struct or union with no defined variables shall raise a warning, since it is a meaningless declaration:</w:t>
      </w:r>
    </w:p>
    <w:p w14:paraId="68239474" w14:textId="77777777" w:rsidR="00BA6415" w:rsidRDefault="00BA6415" w:rsidP="00BA6415">
      <w:pPr>
        <w:pStyle w:val="Code"/>
      </w:pPr>
    </w:p>
    <w:p w14:paraId="380327B1" w14:textId="77777777" w:rsidR="00BA6415" w:rsidRDefault="00BA6415" w:rsidP="00BA6415">
      <w:pPr>
        <w:pStyle w:val="Code"/>
      </w:pP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77777777" w:rsidR="00D36967" w:rsidRDefault="00D36967">
      <w:pPr>
        <w:rPr>
          <w:color w:val="auto"/>
        </w:rPr>
        <w:pPrChange w:id="5726" w:author="Stefan Bjornander" w:date="2015-04-25T10:38:00Z">
          <w:pPr>
            <w:pStyle w:val="Rubrik3"/>
          </w:pPr>
        </w:pPrChange>
      </w:pPr>
      <w:ins w:id="5727" w:author="Stefan Bjornander" w:date="2015-04-25T10:38:00Z">
        <w:r>
          <w:t>The enumeration type (</w:t>
        </w:r>
        <w:r>
          <w:rPr>
            <w:rStyle w:val="CodeInText"/>
            <w:color w:val="auto"/>
            <w:rPrChange w:id="5728" w:author="Stefan Bjornander" w:date="2015-04-25T10:38:00Z">
              <w:rPr>
                <w:rStyle w:val="CodeInText"/>
                <w:i w:val="0"/>
              </w:rPr>
            </w:rPrChange>
          </w:rPr>
          <w:t>enum</w:t>
        </w:r>
        <w:r>
          <w:t xml:space="preserve">) is stored as an assigned integer. However, the </w:t>
        </w:r>
        <w:r>
          <w:rPr>
            <w:rStyle w:val="CodeInText"/>
          </w:rPr>
          <w:t>Specifi</w:t>
        </w:r>
      </w:ins>
      <w:r>
        <w:rPr>
          <w:rStyle w:val="CodeInText"/>
        </w:rPr>
        <w:t>er</w:t>
      </w:r>
      <w:ins w:id="5729" w:author="Stefan Bjornander" w:date="2015-04-25T10:38:00Z">
        <w:r>
          <w:t xml:space="preserve"> class of Section </w:t>
        </w:r>
      </w:ins>
      <w:r>
        <w:fldChar w:fldCharType="begin"/>
      </w:r>
      <w:r>
        <w:instrText xml:space="preserve"> REF _Ref418259975 \r \h </w:instrText>
      </w:r>
      <w:r>
        <w:fldChar w:fldCharType="separate"/>
      </w:r>
      <w:r>
        <w:t>6.1.2</w:t>
      </w:r>
      <w:r>
        <w:fldChar w:fldCharType="end"/>
      </w:r>
      <w:r>
        <w:t xml:space="preserve"> </w:t>
      </w:r>
      <w:ins w:id="5730" w:author="Stefan Bjornander" w:date="2015-04-25T10:38:00Z">
        <w:r>
          <w:t xml:space="preserve">needs to know if the type is enum </w:t>
        </w:r>
      </w:ins>
      <w:r>
        <w:t>to</w:t>
      </w:r>
      <w:ins w:id="5731" w:author="Stefan Bjornander" w:date="2015-04-25T10:38:00Z">
        <w:r>
          <w:t xml:space="preserve"> initialize its value. </w:t>
        </w:r>
      </w:ins>
      <w:r>
        <w:t>Therefore,</w:t>
      </w:r>
      <w:ins w:id="5732" w:author="Stefan Bjornander" w:date="2015-04-25T10:38:00Z">
        <w:r>
          <w:t xml:space="preserve"> we add the </w:t>
        </w:r>
        <w:r>
          <w:rPr>
            <w:rStyle w:val="CodeInText"/>
            <w:color w:val="auto"/>
            <w:rPrChange w:id="5733" w:author="Stefan Bjornander" w:date="2015-04-25T10:39:00Z">
              <w:rPr>
                <w:rStyle w:val="CodeInText"/>
                <w:i w:val="0"/>
              </w:rPr>
            </w:rPrChange>
          </w:rPr>
          <w:t>m_enum</w:t>
        </w:r>
        <w:r>
          <w:t xml:space="preserve"> field and the </w:t>
        </w:r>
      </w:ins>
      <w:r>
        <w:rPr>
          <w:rStyle w:val="CodeInText"/>
        </w:rPr>
        <w:t>isEnumeration</w:t>
      </w:r>
      <w:ins w:id="5734"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lastRenderedPageBreak/>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0B6A5056" w:rsidR="006E1FB9" w:rsidRPr="006E1FB9" w:rsidRDefault="006E1FB9" w:rsidP="006E1FB9">
      <w:pPr>
        <w:pStyle w:val="Code"/>
        <w:rPr>
          <w:highlight w:val="white"/>
        </w:rPr>
      </w:pPr>
      <w:r w:rsidRPr="006E1FB9">
        <w:rPr>
          <w:highlight w:val="white"/>
        </w:rPr>
        <w:t xml:space="preserve">    public int </w:t>
      </w:r>
      <w:r w:rsidR="0095287E">
        <w:rPr>
          <w:highlight w:val="white"/>
        </w:rPr>
        <w:t>SizeArray</w:t>
      </w:r>
      <w:r w:rsidRPr="006E1FB9">
        <w:rPr>
          <w:highlight w:val="white"/>
        </w:rPr>
        <w:t>()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0A3A3EF" w:rsidR="004409FB" w:rsidRDefault="004409FB">
      <w:pPr>
        <w:rPr>
          <w:ins w:id="5735" w:author="Stefan Bjornander" w:date="2015-04-25T11:39:00Z"/>
          <w:color w:val="auto"/>
        </w:rPr>
        <w:pPrChange w:id="5736" w:author="Stefan Bjornander" w:date="2015-04-25T11:19:00Z">
          <w:pPr>
            <w:pStyle w:val="Code"/>
          </w:pPr>
        </w:pPrChange>
      </w:pPr>
      <w:ins w:id="5737" w:author="Stefan Bjornander" w:date="2015-04-25T11:37:00Z">
        <w:r>
          <w:t xml:space="preserve">It is possible to define an array without </w:t>
        </w:r>
      </w:ins>
      <w:ins w:id="5738" w:author="Stefan Bjornander" w:date="2015-04-25T11:38:00Z">
        <w:r>
          <w:rPr>
            <w:noProof/>
          </w:rPr>
          <w:t xml:space="preserve">stating its size, </w:t>
        </w:r>
      </w:ins>
      <w:ins w:id="5739" w:author="Stefan Bjornander" w:date="2015-04-25T14:31:00Z">
        <w:r>
          <w:rPr>
            <w:noProof/>
          </w:rPr>
          <w:t>in which case the array is given the size zero. I</w:t>
        </w:r>
      </w:ins>
      <w:ins w:id="5740" w:author="Stefan Bjornander" w:date="2015-04-25T11:38:00Z">
        <w:r>
          <w:rPr>
            <w:noProof/>
          </w:rPr>
          <w:t>n that case</w:t>
        </w:r>
      </w:ins>
      <w:ins w:id="5741" w:author="Stefan Bjornander" w:date="2015-04-25T14:31:00Z">
        <w:r>
          <w:rPr>
            <w:noProof/>
          </w:rPr>
          <w:t>,</w:t>
        </w:r>
      </w:ins>
      <w:ins w:id="5742" w:author="Stefan Bjornander" w:date="2015-04-25T11:38:00Z">
        <w:r>
          <w:rPr>
            <w:noProof/>
          </w:rPr>
          <w:t xml:space="preserve"> </w:t>
        </w:r>
      </w:ins>
      <w:ins w:id="5743" w:author="Stefan Bjornander" w:date="2015-04-25T14:31:00Z">
        <w:r>
          <w:rPr>
            <w:noProof/>
          </w:rPr>
          <w:t>the</w:t>
        </w:r>
      </w:ins>
      <w:ins w:id="5744" w:author="Stefan Bjornander" w:date="2015-04-25T11:38:00Z">
        <w:r>
          <w:rPr>
            <w:noProof/>
          </w:rPr>
          <w:t xml:space="preserve"> </w:t>
        </w:r>
      </w:ins>
      <w:ins w:id="5745" w:author="Stefan Bjornander" w:date="2015-04-25T14:31:00Z">
        <w:r>
          <w:rPr>
            <w:noProof/>
          </w:rPr>
          <w:t xml:space="preserve">array </w:t>
        </w:r>
      </w:ins>
      <w:ins w:id="5746" w:author="Stefan Bjornander" w:date="2015-04-25T11:38:00Z">
        <w:r>
          <w:rPr>
            <w:noProof/>
          </w:rPr>
          <w:t xml:space="preserve">size must be determined by the size of its initialization list. </w:t>
        </w:r>
      </w:ins>
      <w:ins w:id="5747" w:author="Stefan Bjornander" w:date="2015-04-25T11:39:00Z">
        <w:r>
          <w:rPr>
            <w:noProof/>
          </w:rPr>
          <w:t xml:space="preserve">However, if the </w:t>
        </w:r>
      </w:ins>
      <w:ins w:id="5748" w:author="Stefan Bjornander" w:date="2015-04-25T11:40:00Z">
        <w:r>
          <w:rPr>
            <w:noProof/>
          </w:rPr>
          <w:t xml:space="preserve">array </w:t>
        </w:r>
      </w:ins>
      <w:ins w:id="5749" w:author="Stefan Bjornander" w:date="2015-04-25T11:39:00Z">
        <w:r>
          <w:rPr>
            <w:noProof/>
          </w:rPr>
          <w:t xml:space="preserve">definition </w:t>
        </w:r>
      </w:ins>
      <w:ins w:id="5750" w:author="Stefan Bjornander" w:date="2015-04-25T11:40:00Z">
        <w:r>
          <w:rPr>
            <w:noProof/>
          </w:rPr>
          <w:t>lacks</w:t>
        </w:r>
      </w:ins>
      <w:ins w:id="5751" w:author="Stefan Bjornander" w:date="2015-04-25T11:39:00Z">
        <w:r>
          <w:rPr>
            <w:noProof/>
          </w:rPr>
          <w:t xml:space="preserve"> an initialization list</w:t>
        </w:r>
      </w:ins>
      <w:ins w:id="5752" w:author="Stefan Bjornander" w:date="2015-04-25T11:40:00Z">
        <w:r>
          <w:rPr>
            <w:noProof/>
          </w:rPr>
          <w:t xml:space="preserve">, the array </w:t>
        </w:r>
      </w:ins>
      <w:ins w:id="5753" w:author="Stefan Bjornander" w:date="2015-04-25T14:31:00Z">
        <w:r>
          <w:rPr>
            <w:noProof/>
          </w:rPr>
          <w:t xml:space="preserve">keeps the size zero and is considered </w:t>
        </w:r>
      </w:ins>
      <w:ins w:id="5754" w:author="Stefan Bjornander" w:date="2015-04-25T11:40:00Z">
        <w:r>
          <w:rPr>
            <w:noProof/>
          </w:rPr>
          <w:t>incomplete</w:t>
        </w:r>
      </w:ins>
      <w:ins w:id="5755" w:author="Stefan Bjornander" w:date="2015-04-25T11:39:00Z">
        <w:r>
          <w:rPr>
            <w:noProof/>
          </w:rPr>
          <w:t>.</w:t>
        </w:r>
      </w:ins>
      <w:ins w:id="5756" w:author="Stefan Bjornander" w:date="2015-04-25T14:30:00Z">
        <w:r>
          <w:rPr>
            <w:noProof/>
          </w:rPr>
          <w:t xml:space="preserve"> In the same</w:t>
        </w:r>
      </w:ins>
      <w:ins w:id="5757" w:author="Stefan Bjornander" w:date="2015-04-25T14:33:00Z">
        <w:r>
          <w:rPr>
            <w:noProof/>
          </w:rPr>
          <w:t xml:space="preserve"> way</w:t>
        </w:r>
      </w:ins>
      <w:ins w:id="5758" w:author="Stefan Bjornander" w:date="2015-04-25T14:30:00Z">
        <w:r>
          <w:rPr>
            <w:noProof/>
          </w:rPr>
          <w:t xml:space="preserve">, it is possible to define only the </w:t>
        </w:r>
      </w:ins>
      <w:ins w:id="5759" w:author="Stefan Bjornander" w:date="2015-04-25T14:32:00Z">
        <w:r>
          <w:rPr>
            <w:noProof/>
          </w:rPr>
          <w:t>n</w:t>
        </w:r>
      </w:ins>
      <w:ins w:id="5760" w:author="Stefan Bjornander" w:date="2015-04-25T14:33:00Z">
        <w:r>
          <w:rPr>
            <w:noProof/>
          </w:rPr>
          <w:t>ame tag</w:t>
        </w:r>
      </w:ins>
      <w:ins w:id="5761" w:author="Stefan Bjornander" w:date="2015-04-25T14:30:00Z">
        <w:r>
          <w:rPr>
            <w:noProof/>
          </w:rPr>
          <w:t xml:space="preserve"> of a struct</w:t>
        </w:r>
      </w:ins>
      <w:ins w:id="5762" w:author="Stefan Bjornander" w:date="2015-04-25T14:33:00Z">
        <w:r>
          <w:rPr>
            <w:noProof/>
          </w:rPr>
          <w:t xml:space="preserve"> or union</w:t>
        </w:r>
      </w:ins>
      <w:ins w:id="5763" w:author="Stefan Bjornander" w:date="2015-04-25T14:30:00Z">
        <w:r>
          <w:rPr>
            <w:noProof/>
          </w:rPr>
          <w:t xml:space="preserve">, with its </w:t>
        </w:r>
      </w:ins>
      <w:ins w:id="5764" w:author="Stefan Bjornander" w:date="2015-04-25T14:33:00Z">
        <w:r>
          <w:rPr>
            <w:noProof/>
          </w:rPr>
          <w:t xml:space="preserve">member </w:t>
        </w:r>
      </w:ins>
      <w:r>
        <w:rPr>
          <w:noProof/>
        </w:rPr>
        <w:t>map</w:t>
      </w:r>
      <w:ins w:id="5765" w:author="Stefan Bjornander" w:date="2015-04-25T14:33:00Z">
        <w:r>
          <w:rPr>
            <w:noProof/>
          </w:rPr>
          <w:t xml:space="preserve"> </w:t>
        </w:r>
      </w:ins>
      <w:ins w:id="5766" w:author="Stefan Bjornander" w:date="2015-04-25T14:30:00Z">
        <w:r>
          <w:rPr>
            <w:noProof/>
          </w:rPr>
          <w:t xml:space="preserve">to be defined later. </w:t>
        </w:r>
      </w:ins>
      <w:ins w:id="5767" w:author="Stefan Bjornander" w:date="2015-04-25T14:32:00Z">
        <w:r>
          <w:rPr>
            <w:noProof/>
          </w:rPr>
          <w:t xml:space="preserve">In that case, the member </w:t>
        </w:r>
      </w:ins>
      <w:r>
        <w:rPr>
          <w:noProof/>
        </w:rPr>
        <w:t>map</w:t>
      </w:r>
      <w:ins w:id="5768" w:author="Stefan Bjornander" w:date="2015-04-25T14:32:00Z">
        <w:r>
          <w:rPr>
            <w:noProof/>
          </w:rPr>
          <w:t xml:space="preserve"> is given the value null, which is keep if the </w:t>
        </w:r>
      </w:ins>
      <w:ins w:id="5769" w:author="Stefan Bjornander" w:date="2015-04-25T14:33:00Z">
        <w:r>
          <w:rPr>
            <w:noProof/>
          </w:rPr>
          <w:t xml:space="preserve">member </w:t>
        </w:r>
      </w:ins>
      <w:r>
        <w:rPr>
          <w:noProof/>
        </w:rPr>
        <w:t>map</w:t>
      </w:r>
      <w:ins w:id="5770" w:author="Stefan Bjornander" w:date="2015-04-25T14:33:00Z">
        <w:r>
          <w:rPr>
            <w:noProof/>
          </w:rPr>
          <w:t xml:space="preserve"> is n</w:t>
        </w:r>
      </w:ins>
      <w:r>
        <w:rPr>
          <w:noProof/>
        </w:rPr>
        <w:t>ot</w:t>
      </w:r>
      <w:ins w:id="5771" w:author="Stefan Bjornander" w:date="2015-04-25T14:33:00Z">
        <w:r>
          <w:rPr>
            <w:noProof/>
          </w:rPr>
          <w:t xml:space="preserve"> defined, and the struct or union is consider incomplete.</w:t>
        </w:r>
      </w:ins>
      <w:ins w:id="5772" w:author="Stefan Bjornander" w:date="2015-04-25T14:34:00Z">
        <w:r>
          <w:rPr>
            <w:noProof/>
          </w:rPr>
          <w:t xml:space="preserve"> Variables can only have complete types, and the pointer type, array type or function return type must be </w:t>
        </w:r>
      </w:ins>
      <w:r>
        <w:rPr>
          <w:noProof/>
        </w:rPr>
        <w:t xml:space="preserve">also </w:t>
      </w:r>
      <w:ins w:id="5773"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5774" w:author="Stefan Bjornander" w:date="2015-04-25T10:30:00Z"/>
          <w:color w:val="auto"/>
        </w:rPr>
        <w:pPrChange w:id="5775" w:author="Stefan Bjornander" w:date="2015-04-25T10:27:00Z">
          <w:pPr>
            <w:pStyle w:val="Rubrik3"/>
          </w:pPr>
        </w:pPrChange>
      </w:pPr>
      <w:ins w:id="5776" w:author="Stefan Bjornander" w:date="2015-04-25T10:28:00Z">
        <w:r>
          <w:t xml:space="preserve">Simply put, a type is constant if its field </w:t>
        </w:r>
        <w:r>
          <w:rPr>
            <w:rStyle w:val="CodeInText"/>
            <w:color w:val="auto"/>
            <w:rPrChange w:id="5777" w:author="Stefan Bjornander" w:date="2015-04-25T10:28:00Z">
              <w:rPr>
                <w:rStyle w:val="CodeInText"/>
                <w:i w:val="0"/>
              </w:rPr>
            </w:rPrChange>
          </w:rPr>
          <w:t>m_constant</w:t>
        </w:r>
        <w:r>
          <w:t xml:space="preserve"> is true. However, </w:t>
        </w:r>
      </w:ins>
      <w:r>
        <w:t>a</w:t>
      </w:r>
      <w:ins w:id="5778" w:author="Stefan Bjornander" w:date="2015-04-25T10:28:00Z">
        <w:r>
          <w:t xml:space="preserve"> struct or union is </w:t>
        </w:r>
      </w:ins>
      <w:ins w:id="5779" w:author="Stefan Bjornander" w:date="2015-04-25T10:29:00Z">
        <w:r>
          <w:t>regarded</w:t>
        </w:r>
      </w:ins>
      <w:ins w:id="5780" w:author="Stefan Bjornander" w:date="2015-04-25T10:28:00Z">
        <w:r>
          <w:t xml:space="preserve"> as </w:t>
        </w:r>
      </w:ins>
      <w:ins w:id="5781" w:author="Stefan Bjornander" w:date="2015-04-25T10:29:00Z">
        <w:r>
          <w:t>constant</w:t>
        </w:r>
      </w:ins>
      <w:ins w:id="5782" w:author="Stefan Bjornander" w:date="2015-04-25T10:28:00Z">
        <w:r>
          <w:t xml:space="preserve"> if </w:t>
        </w:r>
      </w:ins>
      <w:ins w:id="5783" w:author="Stefan Bjornander" w:date="2015-04-25T10:29:00Z">
        <w:r>
          <w:t>it is constant</w:t>
        </w:r>
      </w:ins>
      <w:r>
        <w:t xml:space="preserve"> (</w:t>
      </w:r>
      <w:ins w:id="5784" w:author="Stefan Bjornander" w:date="2015-04-25T10:29:00Z">
        <w:r>
          <w:rPr>
            <w:rStyle w:val="CodeInText"/>
            <w:color w:val="auto"/>
            <w:rPrChange w:id="5785" w:author="Stefan Bjornander" w:date="2015-04-25T10:30:00Z">
              <w:rPr>
                <w:rStyle w:val="CodeInText"/>
                <w:i w:val="0"/>
              </w:rPr>
            </w:rPrChange>
          </w:rPr>
          <w:t>m_constant</w:t>
        </w:r>
        <w:r>
          <w:t xml:space="preserve"> is true) or is any of its members if (</w:t>
        </w:r>
      </w:ins>
      <w:ins w:id="5786" w:author="Stefan Bjornander" w:date="2015-04-25T10:30:00Z">
        <w:r>
          <w:t>recursively</w:t>
        </w:r>
      </w:ins>
      <w:ins w:id="5787" w:author="Stefan Bjornander" w:date="2015-04-25T10:29:00Z">
        <w:r>
          <w:t>)</w:t>
        </w:r>
      </w:ins>
      <w:ins w:id="5788" w:author="Stefan Bjornander" w:date="2015-04-25T10:30:00Z">
        <w:r>
          <w:t xml:space="preserve"> constant.</w:t>
        </w:r>
      </w:ins>
    </w:p>
    <w:p w14:paraId="66A16E10" w14:textId="77777777" w:rsidR="00B864B2" w:rsidRDefault="00B864B2">
      <w:pPr>
        <w:pPrChange w:id="5789" w:author="Stefan Bjornander" w:date="2015-04-25T10:27:00Z">
          <w:pPr>
            <w:pStyle w:val="Rubrik3"/>
          </w:pPr>
        </w:pPrChange>
      </w:pPr>
      <w:ins w:id="5790" w:author="Stefan Bjornander" w:date="2015-04-25T10:30:00Z">
        <w:r>
          <w:t xml:space="preserve">The idea of the volatile </w:t>
        </w:r>
      </w:ins>
      <w:ins w:id="5791" w:author="Stefan Bjornander" w:date="2015-04-25T10:31:00Z">
        <w:r>
          <w:t xml:space="preserve">qualifier is to </w:t>
        </w:r>
      </w:ins>
      <w:ins w:id="5792" w:author="Stefan Bjornander" w:date="2015-04-25T10:30:00Z">
        <w:r>
          <w:t xml:space="preserve">prevent optimization, and since this book </w:t>
        </w:r>
      </w:ins>
      <w:ins w:id="5793" w:author="Stefan Bjornander" w:date="2015-04-25T10:31:00Z">
        <w:r>
          <w:t xml:space="preserve">is focused on optimization </w:t>
        </w:r>
        <w:proofErr w:type="gramStart"/>
        <w:r>
          <w:t>techniques</w:t>
        </w:r>
        <w:proofErr w:type="gramEnd"/>
        <w:r>
          <w:t xml:space="preserve"> we have no real use for the volatile </w:t>
        </w:r>
      </w:ins>
      <w:r>
        <w:t>qualifier</w:t>
      </w:r>
      <w:ins w:id="5794" w:author="Stefan Bjornander" w:date="2015-04-25T10:31:00Z">
        <w:r>
          <w:t xml:space="preserve">. However, for the sake of </w:t>
        </w:r>
      </w:ins>
      <w:r>
        <w:t>completeness</w:t>
      </w:r>
      <w:ins w:id="5795" w:author="Stefan Bjornander" w:date="2015-04-25T10:31:00Z">
        <w:r>
          <w:t xml:space="preserve"> we include the </w:t>
        </w:r>
        <w:r>
          <w:rPr>
            <w:rStyle w:val="CodeInText"/>
            <w:color w:val="auto"/>
            <w:rPrChange w:id="5796" w:author="Stefan Bjornander" w:date="2015-04-25T10:32:00Z">
              <w:rPr>
                <w:rStyle w:val="CodeInText"/>
                <w:i w:val="0"/>
              </w:rPr>
            </w:rPrChange>
          </w:rPr>
          <w:t>m_volatile</w:t>
        </w:r>
        <w:r>
          <w:t xml:space="preserve"> field in the </w:t>
        </w:r>
        <w:r>
          <w:rPr>
            <w:rStyle w:val="CodeInText"/>
            <w:color w:val="auto"/>
            <w:rPrChange w:id="5797" w:author="Stefan Bjornander" w:date="2015-04-25T10:32:00Z">
              <w:rPr>
                <w:rStyle w:val="CodeInText"/>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lastRenderedPageBreak/>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5798" w:author="Stefan Bjornander" w:date="2015-04-25T11:16:00Z"/>
          <w:color w:val="auto"/>
        </w:rPr>
        <w:pPrChange w:id="5799" w:author="Stefan Bjornander" w:date="2015-04-25T14:35:00Z">
          <w:pPr>
            <w:pStyle w:val="Code"/>
          </w:pPr>
        </w:pPrChange>
      </w:pPr>
      <w:ins w:id="5800" w:author="Stefan Bjornander" w:date="2015-04-25T14:35:00Z">
        <w:r>
          <w:t>Two pointer</w:t>
        </w:r>
      </w:ins>
      <w:r>
        <w:rPr>
          <w:noProof/>
        </w:rPr>
        <w:t>s</w:t>
      </w:r>
      <w:ins w:id="5801" w:author="Stefan Bjornander" w:date="2015-04-25T14:35:00Z">
        <w:r>
          <w:rPr>
            <w:noProof/>
          </w:rPr>
          <w:t xml:space="preserve"> are </w:t>
        </w:r>
      </w:ins>
      <w:r>
        <w:rPr>
          <w:noProof/>
        </w:rPr>
        <w:t xml:space="preserve">considered to be </w:t>
      </w:r>
      <w:ins w:id="5802" w:author="Stefan Bjornander" w:date="2015-04-25T14:35:00Z">
        <w:r>
          <w:rPr>
            <w:noProof/>
          </w:rPr>
          <w:t>equal if the type</w:t>
        </w:r>
      </w:ins>
      <w:r>
        <w:rPr>
          <w:noProof/>
        </w:rPr>
        <w:t>s</w:t>
      </w:r>
      <w:ins w:id="5803" w:author="Stefan Bjornander" w:date="2015-04-25T14:35:00Z">
        <w:r>
          <w:rPr>
            <w:noProof/>
          </w:rPr>
          <w:t xml:space="preserve"> they point at are equal</w:t>
        </w:r>
      </w:ins>
      <w:ins w:id="5804" w:author="Stefan Bjornander" w:date="2015-04-25T14:56:00Z">
        <w:r>
          <w:rPr>
            <w:noProof/>
          </w:rPr>
          <w:t xml:space="preserve">, two arrays are </w:t>
        </w:r>
      </w:ins>
      <w:r>
        <w:rPr>
          <w:noProof/>
        </w:rPr>
        <w:t xml:space="preserve">equal </w:t>
      </w:r>
      <w:ins w:id="5805" w:author="Stefan Bjornander" w:date="2015-04-25T17:26:00Z">
        <w:r>
          <w:rPr>
            <w:noProof/>
          </w:rPr>
          <w:t>if</w:t>
        </w:r>
      </w:ins>
      <w:r>
        <w:rPr>
          <w:noProof/>
        </w:rPr>
        <w:t xml:space="preserve"> (1) </w:t>
      </w:r>
      <w:ins w:id="5806" w:author="Stefan Bjornander" w:date="2015-04-25T17:26:00Z">
        <w:r>
          <w:rPr>
            <w:noProof/>
          </w:rPr>
          <w:t xml:space="preserve">their types are equal and </w:t>
        </w:r>
      </w:ins>
      <w:r>
        <w:rPr>
          <w:noProof/>
        </w:rPr>
        <w:t xml:space="preserve">(2) </w:t>
      </w:r>
      <w:ins w:id="5807" w:author="Stefan Bjornander" w:date="2015-04-25T17:26:00Z">
        <w:r>
          <w:rPr>
            <w:noProof/>
          </w:rPr>
          <w:t>they have the same size o</w:t>
        </w:r>
      </w:ins>
      <w:r>
        <w:rPr>
          <w:noProof/>
        </w:rPr>
        <w:t>r</w:t>
      </w:r>
      <w:ins w:id="5808" w:author="Stefan Bjornander" w:date="2015-04-25T17:26:00Z">
        <w:r>
          <w:rPr>
            <w:noProof/>
          </w:rPr>
          <w:t xml:space="preserve"> </w:t>
        </w:r>
      </w:ins>
      <w:r>
        <w:rPr>
          <w:noProof/>
        </w:rPr>
        <w:t>both are incomplete (their sizes are zero)</w:t>
      </w:r>
      <w:ins w:id="5809" w:author="Stefan Bjornander" w:date="2015-04-25T17:26:00Z">
        <w:r>
          <w:rPr>
            <w:noProof/>
          </w:rPr>
          <w:t>.</w:t>
        </w:r>
      </w:ins>
      <w:ins w:id="5810" w:author="Stefan Bjornander" w:date="2015-04-25T14:56:00Z">
        <w:r>
          <w:rPr>
            <w:noProof/>
          </w:rPr>
          <w:t xml:space="preserve"> </w:t>
        </w:r>
      </w:ins>
      <w:ins w:id="5811" w:author="Stefan Bjornander" w:date="2015-04-25T14:58:00Z">
        <w:r>
          <w:rPr>
            <w:noProof/>
          </w:rPr>
          <w:t>Two struct</w:t>
        </w:r>
      </w:ins>
      <w:ins w:id="5812" w:author="Stefan Bjornander" w:date="2015-04-25T16:07:00Z">
        <w:r>
          <w:rPr>
            <w:noProof/>
          </w:rPr>
          <w:t>s</w:t>
        </w:r>
      </w:ins>
      <w:ins w:id="5813" w:author="Stefan Bjornander" w:date="2015-04-25T14:58:00Z">
        <w:r>
          <w:rPr>
            <w:noProof/>
          </w:rPr>
          <w:t xml:space="preserve"> or unions are equals if </w:t>
        </w:r>
      </w:ins>
      <w:ins w:id="5814" w:author="Stefan Bjornander" w:date="2015-04-25T16:06:00Z">
        <w:r>
          <w:rPr>
            <w:noProof/>
          </w:rPr>
          <w:t xml:space="preserve">they both are incomplete </w:t>
        </w:r>
      </w:ins>
      <w:r>
        <w:rPr>
          <w:noProof/>
        </w:rPr>
        <w:t xml:space="preserve">(their member maps are null) </w:t>
      </w:r>
      <w:ins w:id="5815" w:author="Stefan Bjornander" w:date="2015-04-25T16:06:00Z">
        <w:r>
          <w:rPr>
            <w:noProof/>
          </w:rPr>
          <w:t xml:space="preserve">or if </w:t>
        </w:r>
      </w:ins>
      <w:ins w:id="5816" w:author="Stefan Bjornander" w:date="2015-04-25T14:58:00Z">
        <w:r>
          <w:rPr>
            <w:noProof/>
          </w:rPr>
          <w:t xml:space="preserve">their member </w:t>
        </w:r>
      </w:ins>
      <w:r>
        <w:rPr>
          <w:noProof/>
        </w:rPr>
        <w:t>maps</w:t>
      </w:r>
      <w:ins w:id="5817" w:author="Stefan Bjornander" w:date="2015-04-25T14:58:00Z">
        <w:r>
          <w:rPr>
            <w:noProof/>
          </w:rPr>
          <w:t xml:space="preserve"> are equal</w:t>
        </w:r>
      </w:ins>
      <w:ins w:id="5818" w:author="Stefan Bjornander" w:date="2015-04-25T16:07:00Z">
        <w:r>
          <w:rPr>
            <w:noProof/>
          </w:rPr>
          <w:t>. N</w:t>
        </w:r>
      </w:ins>
      <w:ins w:id="5819" w:author="Stefan Bjornander" w:date="2015-04-25T16:05:00Z">
        <w:r>
          <w:rPr>
            <w:noProof/>
          </w:rPr>
          <w:t xml:space="preserve">ote that they </w:t>
        </w:r>
      </w:ins>
      <w:r>
        <w:rPr>
          <w:noProof/>
        </w:rPr>
        <w:t xml:space="preserve">must not only </w:t>
      </w:r>
      <w:ins w:id="5820" w:author="Stefan Bjornander" w:date="2015-04-25T16:06:00Z">
        <w:r>
          <w:rPr>
            <w:noProof/>
          </w:rPr>
          <w:t>have the same members, the</w:t>
        </w:r>
      </w:ins>
      <w:r>
        <w:rPr>
          <w:noProof/>
        </w:rPr>
        <w:t xml:space="preserve"> members</w:t>
      </w:r>
      <w:ins w:id="5821" w:author="Stefan Bjornander" w:date="2015-04-25T16:06:00Z">
        <w:r>
          <w:rPr>
            <w:noProof/>
          </w:rPr>
          <w:t xml:space="preserve"> </w:t>
        </w:r>
      </w:ins>
      <w:r>
        <w:rPr>
          <w:noProof/>
        </w:rPr>
        <w:t xml:space="preserve">must also appear in the </w:t>
      </w:r>
      <w:ins w:id="5822" w:author="Stefan Bjornander" w:date="2015-04-25T16:06:00Z">
        <w:r>
          <w:rPr>
            <w:noProof/>
          </w:rPr>
          <w:t>same order.</w:t>
        </w:r>
      </w:ins>
      <w:ins w:id="5823"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lastRenderedPageBreak/>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lastRenderedPageBreak/>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lastRenderedPageBreak/>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lastRenderedPageBreak/>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lastRenderedPageBreak/>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5824" w:author="Stefan Bjornander" w:date="2015-04-25T11:15:00Z"/>
          <w:color w:val="auto"/>
        </w:rPr>
        <w:pPrChange w:id="5825" w:author="Stefan Bjornander" w:date="2015-04-25T14:54:00Z">
          <w:pPr>
            <w:pStyle w:val="Rubrik3"/>
          </w:pPr>
        </w:pPrChange>
      </w:pPr>
      <w:ins w:id="5826" w:author="Stefan Bjornander" w:date="2015-04-25T14:54:00Z">
        <w:r>
          <w:t xml:space="preserve">Each type has a size, even though void </w:t>
        </w:r>
      </w:ins>
      <w:ins w:id="5827" w:author="Stefan Bjornander" w:date="2015-04-25T16:04:00Z">
        <w:r>
          <w:t>and</w:t>
        </w:r>
      </w:ins>
      <w:ins w:id="5828" w:author="Stefan Bjornander" w:date="2015-04-25T14:54:00Z">
        <w:r>
          <w:t xml:space="preserve"> function ha</w:t>
        </w:r>
      </w:ins>
      <w:ins w:id="5829" w:author="Stefan Bjornander" w:date="2015-04-25T16:04:00Z">
        <w:r>
          <w:t>ve</w:t>
        </w:r>
      </w:ins>
      <w:ins w:id="5830" w:author="Stefan Bjornander" w:date="2015-04-25T14:54:00Z">
        <w:r>
          <w:t xml:space="preserve"> size zero. The size of an array is its size times the size of its type</w:t>
        </w:r>
      </w:ins>
      <w:ins w:id="5831" w:author="Stefan Bjornander" w:date="2015-04-25T14:55:00Z">
        <w:r>
          <w:t xml:space="preserve">, the size of a struct is the sum of the sizes of its members, and the size of a union is the size of its </w:t>
        </w:r>
      </w:ins>
      <w:ins w:id="5832" w:author="Stefan Bjornander" w:date="2015-04-25T16:04:00Z">
        <w:r>
          <w:t>largest</w:t>
        </w:r>
      </w:ins>
      <w:ins w:id="5833" w:author="Stefan Bjornander" w:date="2015-04-25T14:55:00Z">
        <w:r>
          <w:t xml:space="preserve"> member. Not</w:t>
        </w:r>
      </w:ins>
      <w:ins w:id="5834" w:author="Stefan Bjornander" w:date="2015-04-25T16:04:00Z">
        <w:r>
          <w:t>e</w:t>
        </w:r>
      </w:ins>
      <w:ins w:id="5835"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r>
        <w:t>TypeSize.cs</w:t>
      </w:r>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lastRenderedPageBreak/>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lastRenderedPageBreak/>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lastRenderedPageBreak/>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r>
        <w:t>Type Casting</w:t>
      </w:r>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lastRenderedPageBreak/>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871AF02" w:rsidR="00D447B5" w:rsidRDefault="00D447B5" w:rsidP="00D447B5">
      <w:pPr>
        <w:rPr>
          <w:color w:val="auto"/>
        </w:rPr>
      </w:pPr>
      <w:r>
        <w:t xml:space="preserve">The </w:t>
      </w:r>
      <w:r>
        <w:rPr>
          <w:rStyle w:val="CodeInText0"/>
        </w:rPr>
        <w:t>implicitCast</w:t>
      </w:r>
      <w:r>
        <w:t xml:space="preserve"> method does basically the same thing as </w:t>
      </w:r>
      <w:r>
        <w:rPr>
          <w:rStyle w:val="CodeInText0"/>
        </w:rPr>
        <w:t>explicitCast</w:t>
      </w:r>
      <w:r>
        <w:t>. The difference is that is raises warnings in case of converting from a larger type to a smaller type. Another difference is that we do not need to create a new type if it has the same size as the source type.</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lastRenderedPageBreak/>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lastRenderedPageBreak/>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lastRenderedPageBreak/>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lastRenderedPageBreak/>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goto-statement.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tre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 xml:space="preserve">We compare the expression with the given </w:t>
      </w:r>
      <w:proofErr w:type="gramStart"/>
      <w:r>
        <w:rPr>
          <w:highlight w:val="white"/>
        </w:rPr>
        <w:t>operator, and</w:t>
      </w:r>
      <w:proofErr w:type="gramEnd"/>
      <w:r>
        <w:rPr>
          <w:highlight w:val="white"/>
        </w:rPr>
        <w:t xml:space="preserve">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The integral arithmetic evaluation does not generate any midddle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potiential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simplier than the integral </w:t>
      </w:r>
      <w:proofErr w:type="gramStart"/>
      <w:r>
        <w:rPr>
          <w:highlight w:val="white"/>
        </w:rPr>
        <w:t>expression, since</w:t>
      </w:r>
      <w:proofErr w:type="gramEnd"/>
      <w:r>
        <w:rPr>
          <w:highlight w:val="white"/>
        </w:rPr>
        <w:t xml:space="preserv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The resulting symbol hold the type of the origional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source type equals the target type, we just return the origional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xml:space="preserve">, array, or pointer. We </w:t>
      </w:r>
      <w:proofErr w:type="gramStart"/>
      <w:r w:rsidR="00B904B5">
        <w:rPr>
          <w:highlight w:val="white"/>
        </w:rPr>
        <w:t>look into</w:t>
      </w:r>
      <w:proofErr w:type="gramEnd"/>
      <w:r w:rsidR="00B904B5">
        <w:rPr>
          <w:highlight w:val="white"/>
        </w:rPr>
        <w:t xml:space="preserve">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 xml:space="preserve">expression is </w:t>
      </w:r>
      <w:proofErr w:type="gramStart"/>
      <w:r w:rsidR="00051D74">
        <w:rPr>
          <w:highlight w:val="white"/>
        </w:rPr>
        <w:t>true</w:t>
      </w:r>
      <w:proofErr w:type="gramEnd"/>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ero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77777777" w:rsidR="00D84B3D" w:rsidRPr="00D84B3D" w:rsidRDefault="00D84B3D" w:rsidP="00D84B3D">
      <w:pPr>
        <w:pStyle w:val="Code"/>
        <w:rPr>
          <w:highlight w:val="white"/>
        </w:rPr>
      </w:pPr>
      <w:r w:rsidRPr="00D84B3D">
        <w:rPr>
          <w:highlight w:val="white"/>
        </w:rPr>
        <w:t xml:space="preserve">        AssemblyCodeGenerator.TextList(assemblyCodeList,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r>
        <w:t>StaticExpression.cs</w:t>
      </w:r>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w:t>
      </w:r>
      <w:proofErr w:type="gramStart"/>
      <w:r w:rsidR="00C706C2">
        <w:rPr>
          <w:highlight w:val="white"/>
        </w:rPr>
        <w:t>a</w:t>
      </w:r>
      <w:proofErr w:type="gramEnd"/>
      <w:r w:rsidR="00C706C2">
        <w:rPr>
          <w:highlight w:val="white"/>
        </w:rPr>
        <w:t xml:space="preserve">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 xml:space="preserve">perform the same </w:t>
      </w:r>
      <w:proofErr w:type="gramStart"/>
      <w:r w:rsidR="005B0E8B">
        <w:t>task</w:t>
      </w:r>
      <w:r w:rsidR="00C85899">
        <w:t>:</w:t>
      </w:r>
      <w:proofErr w:type="gramEnd"/>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r>
        <w:rPr>
          <w:highlight w:val="white"/>
          <w:lang w:val="sv-SE"/>
        </w:rPr>
        <w:t>GenerateAuto</w:t>
      </w:r>
      <w:r w:rsidR="002F35C1">
        <w:rPr>
          <w:highlight w:val="white"/>
          <w:lang w:val="sv-SE"/>
        </w:rPr>
        <w:t>Initializer</w:t>
      </w:r>
      <w:r>
        <w:rPr>
          <w:lang w:val="sv-SE"/>
        </w:rPr>
        <w:t>.cs</w:t>
      </w:r>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xml:space="preserve">, so that potential sub list </w:t>
      </w:r>
      <w:proofErr w:type="gramStart"/>
      <w:r w:rsidR="00820184">
        <w:rPr>
          <w:highlight w:val="white"/>
        </w:rPr>
        <w:t>are</w:t>
      </w:r>
      <w:proofErr w:type="gramEnd"/>
      <w:r w:rsidR="00820184">
        <w:rPr>
          <w:highlight w:val="white"/>
        </w:rPr>
        <w:t xml:space="preserv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w:t>
      </w:r>
      <w:proofErr w:type="gramStart"/>
      <w:r>
        <w:rPr>
          <w:highlight w:val="white"/>
        </w:rPr>
        <w:t>same</w:t>
      </w:r>
      <w:r w:rsidR="00917F92">
        <w:rPr>
          <w:highlight w:val="white"/>
        </w:rPr>
        <w:t xml:space="preserve"> </w:t>
      </w:r>
      <w:r>
        <w:rPr>
          <w:highlight w:val="white"/>
        </w:rPr>
        <w:t>task</w:t>
      </w:r>
      <w:proofErr w:type="gramEnd"/>
      <w:r>
        <w:rPr>
          <w:highlight w:val="white"/>
        </w:rPr>
        <w:t xml:space="preserve">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r>
        <w:rPr>
          <w:highlight w:val="white"/>
          <w:lang w:val="sv-SE"/>
        </w:rPr>
        <w:t>GenerateStatic</w:t>
      </w:r>
      <w:r w:rsidR="002F35C1">
        <w:rPr>
          <w:highlight w:val="white"/>
          <w:lang w:val="sv-SE"/>
        </w:rPr>
        <w:t>Initializer</w:t>
      </w:r>
      <w:r>
        <w:rPr>
          <w:lang w:val="sv-SE"/>
        </w:rPr>
        <w:t>.cs</w:t>
      </w:r>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In case of an arry, we set the array size to the list size if undefined. If the array is defined, we check thet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r w:rsidR="00A72459">
        <w:rPr>
          <w:highlight w:val="white"/>
        </w:rPr>
        <w:t xml:space="preserve">throught the inielization list and call </w:t>
      </w:r>
      <w:r w:rsidR="00A72459" w:rsidRPr="00A72459">
        <w:rPr>
          <w:rStyle w:val="KeyWord0"/>
          <w:highlight w:val="white"/>
        </w:rPr>
        <w:t>GenerateStatic</w:t>
      </w:r>
      <w:r w:rsidR="00A72459">
        <w:rPr>
          <w:highlight w:val="white"/>
        </w:rPr>
        <w:t xml:space="preserve"> recursivly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w:t>
      </w:r>
      <w:proofErr w:type="gramStart"/>
      <w:r w:rsidR="00BA6140">
        <w:rPr>
          <w:highlight w:val="white"/>
        </w:rPr>
        <w:t>in order to</w:t>
      </w:r>
      <w:proofErr w:type="gramEnd"/>
      <w:r w:rsidR="00BA6140">
        <w:rPr>
          <w:highlight w:val="white"/>
        </w:rPr>
        <w:t xml:space="preserve">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class </w:t>
      </w:r>
      <w:r w:rsidR="00905979">
        <w:rPr>
          <w:lang w:val="sv-SE"/>
        </w:rPr>
        <w:t>changes an initialzation list into the form of the defined type. For instance:</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r>
        <w:rPr>
          <w:highlight w:val="white"/>
          <w:lang w:val="sv-SE"/>
        </w:rPr>
        <w:t>Modify</w:t>
      </w:r>
      <w:r w:rsidR="002F35C1">
        <w:rPr>
          <w:highlight w:val="white"/>
          <w:lang w:val="sv-SE"/>
        </w:rPr>
        <w:t>Initializer</w:t>
      </w:r>
      <w:r>
        <w:rPr>
          <w:lang w:val="sv-SE"/>
        </w:rPr>
        <w:t>.cs</w:t>
      </w:r>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Then we iterate throught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throught the list, and assign the list </w:t>
      </w:r>
      <w:r w:rsidR="006C7FBF">
        <w:rPr>
          <w:highlight w:val="white"/>
        </w:rPr>
        <w:t>the dimesion of the sub list with dhe higest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proofErr w:type="gramStart"/>
      <w:r w:rsidR="003801E7" w:rsidRPr="00EC76D5">
        <w:t>a number of</w:t>
      </w:r>
      <w:proofErr w:type="gramEnd"/>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w:t>
      </w:r>
      <w:proofErr w:type="gramStart"/>
      <w:r w:rsidRPr="00EC76D5">
        <w:t>statement</w:t>
      </w:r>
      <w:r w:rsidR="005B57BC" w:rsidRPr="00EC76D5">
        <w:t>s</w:t>
      </w:r>
      <w:r w:rsidR="000428CE" w:rsidRPr="00EC76D5">
        <w:t>:</w:t>
      </w:r>
      <w:proofErr w:type="gramEnd"/>
      <w:r w:rsidR="000428CE" w:rsidRPr="00EC76D5">
        <w:t xml:space="preserve">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w:t>
      </w:r>
      <w:proofErr w:type="gramStart"/>
      <w:r w:rsidR="002A41AC" w:rsidRPr="00EC76D5">
        <w:t>an</w:t>
      </w:r>
      <w:proofErr w:type="gramEnd"/>
      <w:r w:rsidR="002A41AC" w:rsidRPr="00EC76D5">
        <w:t xml:space="preserve">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proofErr w:type="gramStart"/>
      <w:r w:rsidR="00A61ED5" w:rsidRPr="00EC76D5">
        <w:t>opportunities</w:t>
      </w:r>
      <w:proofErr w:type="gramEnd"/>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bookmarkStart w:id="583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r>
        <w:t>MiddleCodeOptimizor.cs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r>
        <w:t>Goto Next Instructions</w:t>
      </w:r>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83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r>
        <w:t>MiddleCodeOptimizor.cs</w:t>
      </w:r>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837" w:name="_Toc481936420"/>
      <w:r w:rsidRPr="00EC76D5">
        <w:t>Next-</w:t>
      </w:r>
      <w:r w:rsidR="00795872" w:rsidRPr="00EC76D5">
        <w:t xml:space="preserve">Double </w:t>
      </w:r>
      <w:r w:rsidR="00036C5E" w:rsidRPr="00EC76D5">
        <w:t xml:space="preserve">Goto </w:t>
      </w:r>
      <w:r w:rsidR="00795872" w:rsidRPr="00EC76D5">
        <w:t>Statements</w:t>
      </w:r>
      <w:bookmarkEnd w:id="583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r>
        <w:t>MiddleCodeOptimizor.cs</w:t>
      </w:r>
    </w:p>
    <w:p w14:paraId="6EAACB88" w14:textId="77777777" w:rsidR="003901CA" w:rsidRPr="003901CA" w:rsidRDefault="003901CA" w:rsidP="003901CA">
      <w:pPr>
        <w:pStyle w:val="Code"/>
        <w:rPr>
          <w:highlight w:val="white"/>
        </w:rPr>
      </w:pPr>
      <w:bookmarkStart w:id="583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throught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r w:rsidRPr="00EC76D5">
        <w:t>Goto Chains</w:t>
      </w:r>
      <w:bookmarkEnd w:id="5838"/>
    </w:p>
    <w:p w14:paraId="0879AD9F" w14:textId="77777777" w:rsidR="00134AB7" w:rsidRPr="00EC76D5" w:rsidRDefault="00134AB7" w:rsidP="00134AB7">
      <w:r w:rsidRPr="00EC76D5">
        <w:t xml:space="preserve">A goto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r>
        <w:t>MiddleCodeOptimizor.cs</w:t>
      </w:r>
    </w:p>
    <w:p w14:paraId="12411853" w14:textId="77777777" w:rsidR="003048B8" w:rsidRPr="003048B8" w:rsidRDefault="003048B8" w:rsidP="003048B8">
      <w:pPr>
        <w:pStyle w:val="Code"/>
        <w:rPr>
          <w:highlight w:val="white"/>
        </w:rPr>
      </w:pPr>
      <w:bookmarkStart w:id="583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w:t>
      </w:r>
      <w:proofErr w:type="gramStart"/>
      <w:r w:rsidR="001861F5">
        <w:rPr>
          <w:highlight w:val="white"/>
        </w:rPr>
        <w:t>as long as</w:t>
      </w:r>
      <w:proofErr w:type="gramEnd"/>
      <w:r w:rsidR="001861F5">
        <w:rPr>
          <w:highlight w:val="white"/>
        </w:rPr>
        <w:t xml:space="preserve">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83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840" w:name="_Toc481936423"/>
      <w:r>
        <w:t>MiddleCodeOptimizor.cs</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r>
        <w:t>MiddleCodeOptimizor.cs</w:t>
      </w:r>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r>
        <w:t>MiddleCodeOptimizor.cs</w:t>
      </w:r>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r>
        <w:rPr>
          <w:highlight w:val="white"/>
          <w:lang w:val="sv-SE"/>
        </w:rPr>
        <w:t>Sematic Optimization</w:t>
      </w:r>
    </w:p>
    <w:p w14:paraId="08F62FF6" w14:textId="230B62E1" w:rsidR="00D33BAF" w:rsidRPr="00D33BAF" w:rsidRDefault="00D33BAF" w:rsidP="00D33BAF">
      <w:pPr>
        <w:rPr>
          <w:highlight w:val="white"/>
          <w:lang w:val="sv-SE"/>
        </w:rPr>
      </w:pPr>
      <w:r>
        <w:rPr>
          <w:highlight w:val="white"/>
          <w:lang w:val="sv-SE"/>
        </w:rPr>
        <w:t xml:space="preserve">The semantic opimization handles </w:t>
      </w:r>
    </w:p>
    <w:p w14:paraId="48E39533" w14:textId="77777777" w:rsidR="000137CF" w:rsidRDefault="000137CF" w:rsidP="000137CF">
      <w:pPr>
        <w:pStyle w:val="CodeHeader"/>
      </w:pPr>
      <w:r>
        <w:t>MiddleCodeOptimizor.cs</w:t>
      </w:r>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pointer arithmentic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proofErr w:type="gramStart"/>
      <w:r w:rsidR="00FB58FE">
        <w:rPr>
          <w:highlight w:val="white"/>
        </w:rPr>
        <w:t>accessed, and</w:t>
      </w:r>
      <w:proofErr w:type="gramEnd"/>
      <w:r w:rsidR="00FB58FE">
        <w:rPr>
          <w:highlight w:val="white"/>
        </w:rPr>
        <w:t xml:space="preserve">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proofErr w:type="gramStart"/>
      <w:r>
        <w:rPr>
          <w:highlight w:val="white"/>
        </w:rPr>
        <w:t>In order to</w:t>
      </w:r>
      <w:proofErr w:type="gramEnd"/>
      <w:r>
        <w:rPr>
          <w:highlight w:val="white"/>
        </w:rPr>
        <w:t xml:space="preserve">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 xml:space="preserve">Next-Goto-Double </w:t>
      </w:r>
      <w:r w:rsidR="00B87CD9">
        <w:t>case.</w:t>
      </w:r>
    </w:p>
    <w:p w14:paraId="06F7AF16" w14:textId="5F8154E7" w:rsidR="00DC5011" w:rsidRDefault="00DC5011" w:rsidP="00DC5011">
      <w:pPr>
        <w:pStyle w:val="CodeHeader"/>
      </w:pPr>
      <w:r>
        <w:t>MiddleCodeOptimizor.cs</w:t>
      </w:r>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r>
        <w:t>MiddleCodeOptimizor.cs</w:t>
      </w:r>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r>
        <w:t>MiddleCodeOptimizor.cs</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840"/>
    </w:p>
    <w:p w14:paraId="37E1B19C" w14:textId="0A85D1AA"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r>
        <w:t>MiddleCodeOptimizor.cs</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C365F6C" w:rsidR="0099128E" w:rsidRDefault="0099128E" w:rsidP="0099128E">
      <w:pPr>
        <w:pStyle w:val="Rubrik1"/>
      </w:pPr>
      <w:bookmarkStart w:id="5841" w:name="_Toc481936424"/>
      <w:r>
        <w:lastRenderedPageBreak/>
        <w:t>Assembly Code Generation</w:t>
      </w:r>
    </w:p>
    <w:p w14:paraId="75530511" w14:textId="26BF525B" w:rsidR="00EF68C0" w:rsidRDefault="00234E9D" w:rsidP="005D6FD0">
      <w:r>
        <w:t>Like the middle code operators, we also have the assembly code operators.</w:t>
      </w:r>
    </w:p>
    <w:p w14:paraId="14C7434E" w14:textId="69425247" w:rsidR="00234E9D" w:rsidRDefault="00234E9D" w:rsidP="00234E9D">
      <w:pPr>
        <w:pStyle w:val="CodeHeader"/>
      </w:pPr>
      <w:r>
        <w:t>AssemblyOperator.cs</w:t>
      </w:r>
    </w:p>
    <w:p w14:paraId="2A986E5E" w14:textId="77777777" w:rsidR="00FC1B0D" w:rsidRPr="00FC1B0D" w:rsidRDefault="00FC1B0D" w:rsidP="00FC1B0D">
      <w:pPr>
        <w:pStyle w:val="Code"/>
        <w:rPr>
          <w:highlight w:val="white"/>
        </w:rPr>
      </w:pPr>
      <w:r w:rsidRPr="00FC1B0D">
        <w:rPr>
          <w:highlight w:val="white"/>
        </w:rPr>
        <w:t>namespace CCompiler {</w:t>
      </w:r>
    </w:p>
    <w:p w14:paraId="34CEDB93" w14:textId="77777777" w:rsidR="00FC1B0D" w:rsidRPr="00FC1B0D" w:rsidRDefault="00FC1B0D" w:rsidP="00FC1B0D">
      <w:pPr>
        <w:pStyle w:val="Code"/>
        <w:rPr>
          <w:highlight w:val="white"/>
        </w:rPr>
      </w:pPr>
      <w:r w:rsidRPr="00FC1B0D">
        <w:rPr>
          <w:highlight w:val="white"/>
        </w:rPr>
        <w:t xml:space="preserve">  public enum AssemblyOperator {</w:t>
      </w:r>
    </w:p>
    <w:p w14:paraId="0D308BAD" w14:textId="3714BEF7" w:rsidR="003A094F" w:rsidRDefault="00E444C3" w:rsidP="00E444C3">
      <w:pPr>
        <w:pStyle w:val="Code"/>
        <w:rPr>
          <w:highlight w:val="white"/>
        </w:rPr>
      </w:pPr>
      <w:r w:rsidRPr="00E444C3">
        <w:rPr>
          <w:highlight w:val="white"/>
        </w:rPr>
        <w:t xml:space="preserve">    add</w:t>
      </w:r>
      <w:r w:rsidR="003A094F">
        <w:rPr>
          <w:highlight w:val="white"/>
        </w:rPr>
        <w:t xml:space="preserve">, </w:t>
      </w:r>
      <w:r w:rsidRPr="00E444C3">
        <w:rPr>
          <w:highlight w:val="white"/>
        </w:rPr>
        <w:t>add_byte</w:t>
      </w:r>
      <w:r w:rsidR="003A094F">
        <w:rPr>
          <w:highlight w:val="white"/>
        </w:rPr>
        <w:t xml:space="preserve">, </w:t>
      </w:r>
      <w:r w:rsidRPr="00E444C3">
        <w:rPr>
          <w:highlight w:val="white"/>
        </w:rPr>
        <w:t>add_dword</w:t>
      </w:r>
      <w:r w:rsidR="003A094F">
        <w:rPr>
          <w:highlight w:val="white"/>
        </w:rPr>
        <w:t xml:space="preserve">, </w:t>
      </w:r>
      <w:r w:rsidRPr="00E444C3">
        <w:rPr>
          <w:highlight w:val="white"/>
        </w:rPr>
        <w:t>add_qword</w:t>
      </w:r>
      <w:r w:rsidR="003A094F">
        <w:rPr>
          <w:highlight w:val="white"/>
        </w:rPr>
        <w:t xml:space="preserve">, </w:t>
      </w:r>
      <w:r w:rsidRPr="00E444C3">
        <w:rPr>
          <w:highlight w:val="white"/>
        </w:rPr>
        <w:t>add_word, address_return,</w:t>
      </w:r>
    </w:p>
    <w:p w14:paraId="13C7BE1E" w14:textId="06734CD1" w:rsidR="00016E84" w:rsidRDefault="00E444C3" w:rsidP="00E444C3">
      <w:pPr>
        <w:pStyle w:val="Code"/>
        <w:rPr>
          <w:highlight w:val="white"/>
        </w:rPr>
      </w:pPr>
      <w:r w:rsidRPr="00E444C3">
        <w:rPr>
          <w:highlight w:val="white"/>
        </w:rPr>
        <w:t xml:space="preserve">    and</w:t>
      </w:r>
      <w:r w:rsidR="003A094F">
        <w:rPr>
          <w:highlight w:val="white"/>
        </w:rPr>
        <w:t xml:space="preserve">, </w:t>
      </w:r>
      <w:r w:rsidRPr="00E444C3">
        <w:rPr>
          <w:highlight w:val="white"/>
        </w:rPr>
        <w:t>and_byte</w:t>
      </w:r>
      <w:r w:rsidR="003A094F">
        <w:rPr>
          <w:highlight w:val="white"/>
        </w:rPr>
        <w:t xml:space="preserve">, </w:t>
      </w:r>
      <w:r w:rsidRPr="00E444C3">
        <w:rPr>
          <w:highlight w:val="white"/>
        </w:rPr>
        <w:t>and_dword</w:t>
      </w:r>
      <w:r w:rsidR="003A094F">
        <w:rPr>
          <w:highlight w:val="white"/>
        </w:rPr>
        <w:t xml:space="preserve">, </w:t>
      </w:r>
      <w:r w:rsidRPr="00E444C3">
        <w:rPr>
          <w:highlight w:val="white"/>
        </w:rPr>
        <w:t>and_qword</w:t>
      </w:r>
      <w:r w:rsidR="003A094F">
        <w:rPr>
          <w:highlight w:val="white"/>
        </w:rPr>
        <w:t xml:space="preserve">, </w:t>
      </w:r>
      <w:r w:rsidRPr="00E444C3">
        <w:rPr>
          <w:highlight w:val="white"/>
        </w:rPr>
        <w:t>and_word</w:t>
      </w:r>
      <w:r w:rsidR="003A094F">
        <w:rPr>
          <w:highlight w:val="white"/>
        </w:rPr>
        <w:t xml:space="preserve">, </w:t>
      </w:r>
      <w:r w:rsidRPr="00E444C3">
        <w:rPr>
          <w:highlight w:val="white"/>
        </w:rPr>
        <w:t>call</w:t>
      </w:r>
      <w:r w:rsidR="003A094F">
        <w:rPr>
          <w:highlight w:val="white"/>
        </w:rPr>
        <w:t>,</w:t>
      </w:r>
    </w:p>
    <w:p w14:paraId="645E5667"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cmp</w:t>
      </w:r>
      <w:r w:rsidR="003A094F">
        <w:rPr>
          <w:highlight w:val="white"/>
        </w:rPr>
        <w:t xml:space="preserve">, </w:t>
      </w:r>
      <w:r w:rsidR="00E444C3" w:rsidRPr="00E444C3">
        <w:rPr>
          <w:highlight w:val="white"/>
        </w:rPr>
        <w:t>cmp_byte</w:t>
      </w:r>
      <w:r w:rsidR="003A094F">
        <w:rPr>
          <w:highlight w:val="white"/>
        </w:rPr>
        <w:t xml:space="preserve">, </w:t>
      </w:r>
      <w:r w:rsidR="00E444C3" w:rsidRPr="00E444C3">
        <w:rPr>
          <w:highlight w:val="white"/>
        </w:rPr>
        <w:t>cmp_dword</w:t>
      </w:r>
      <w:r w:rsidR="003A094F">
        <w:rPr>
          <w:highlight w:val="white"/>
        </w:rPr>
        <w:t xml:space="preserve">, </w:t>
      </w:r>
      <w:r w:rsidR="00E444C3" w:rsidRPr="00E444C3">
        <w:rPr>
          <w:highlight w:val="white"/>
        </w:rPr>
        <w:t>cmp_qword</w:t>
      </w:r>
      <w:r w:rsidR="003A094F">
        <w:rPr>
          <w:highlight w:val="white"/>
        </w:rPr>
        <w:t xml:space="preserve">, </w:t>
      </w:r>
      <w:r w:rsidR="00E444C3" w:rsidRPr="00E444C3">
        <w:rPr>
          <w:highlight w:val="white"/>
        </w:rPr>
        <w:t>cmp_word</w:t>
      </w:r>
      <w:r w:rsidR="003A094F">
        <w:rPr>
          <w:highlight w:val="white"/>
        </w:rPr>
        <w:t xml:space="preserve">, </w:t>
      </w:r>
      <w:r w:rsidR="00E444C3" w:rsidRPr="00E444C3">
        <w:rPr>
          <w:highlight w:val="white"/>
        </w:rPr>
        <w:t>comment</w:t>
      </w:r>
      <w:r w:rsidR="003A094F">
        <w:rPr>
          <w:highlight w:val="white"/>
        </w:rPr>
        <w:t>,</w:t>
      </w:r>
    </w:p>
    <w:p w14:paraId="7FDCF60D"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dec</w:t>
      </w:r>
      <w:r w:rsidR="003A094F">
        <w:rPr>
          <w:highlight w:val="white"/>
        </w:rPr>
        <w:t xml:space="preserve">, </w:t>
      </w:r>
      <w:r w:rsidR="00E444C3" w:rsidRPr="00E444C3">
        <w:rPr>
          <w:highlight w:val="white"/>
        </w:rPr>
        <w:t>dec_byte</w:t>
      </w:r>
      <w:r w:rsidR="003A094F">
        <w:rPr>
          <w:highlight w:val="white"/>
        </w:rPr>
        <w:t xml:space="preserve">, </w:t>
      </w:r>
      <w:r w:rsidR="00E444C3" w:rsidRPr="00E444C3">
        <w:rPr>
          <w:highlight w:val="white"/>
        </w:rPr>
        <w:t>dec_dword</w:t>
      </w:r>
      <w:r w:rsidR="003A094F">
        <w:rPr>
          <w:highlight w:val="white"/>
        </w:rPr>
        <w:t xml:space="preserve">, </w:t>
      </w:r>
      <w:r w:rsidR="00E444C3" w:rsidRPr="00E444C3">
        <w:rPr>
          <w:highlight w:val="white"/>
        </w:rPr>
        <w:t>dec_qword</w:t>
      </w:r>
      <w:r w:rsidR="003A094F">
        <w:rPr>
          <w:highlight w:val="white"/>
        </w:rPr>
        <w:t xml:space="preserve">, </w:t>
      </w:r>
      <w:r w:rsidR="00E444C3" w:rsidRPr="00E444C3">
        <w:rPr>
          <w:highlight w:val="white"/>
        </w:rPr>
        <w:t>dec_word</w:t>
      </w:r>
      <w:r w:rsidR="003A094F">
        <w:rPr>
          <w:highlight w:val="white"/>
        </w:rPr>
        <w:t>,</w:t>
      </w:r>
    </w:p>
    <w:p w14:paraId="1D7CB315" w14:textId="77777777" w:rsidR="00016E84" w:rsidRDefault="00016E84" w:rsidP="00E444C3">
      <w:pPr>
        <w:pStyle w:val="Code"/>
        <w:rPr>
          <w:highlight w:val="white"/>
        </w:rPr>
      </w:pPr>
      <w:r>
        <w:rPr>
          <w:highlight w:val="white"/>
        </w:rPr>
        <w:t xml:space="preserve">    </w:t>
      </w:r>
      <w:r w:rsidR="00E444C3" w:rsidRPr="00E444C3">
        <w:rPr>
          <w:highlight w:val="white"/>
        </w:rPr>
        <w:t>define_address</w:t>
      </w:r>
      <w:r w:rsidR="003A094F">
        <w:rPr>
          <w:highlight w:val="white"/>
        </w:rPr>
        <w:t xml:space="preserve">, </w:t>
      </w:r>
      <w:r w:rsidR="00E444C3" w:rsidRPr="00E444C3">
        <w:rPr>
          <w:highlight w:val="white"/>
        </w:rPr>
        <w:t>define_value</w:t>
      </w:r>
      <w:r w:rsidR="003A094F">
        <w:rPr>
          <w:highlight w:val="white"/>
        </w:rPr>
        <w:t xml:space="preserve">, </w:t>
      </w:r>
      <w:r w:rsidR="00E444C3" w:rsidRPr="00E444C3">
        <w:rPr>
          <w:highlight w:val="white"/>
        </w:rPr>
        <w:t>define_zero_sequence</w:t>
      </w:r>
      <w:r w:rsidR="003A094F">
        <w:rPr>
          <w:highlight w:val="white"/>
        </w:rPr>
        <w:t>,</w:t>
      </w:r>
    </w:p>
    <w:p w14:paraId="5C997A3B" w14:textId="77777777" w:rsidR="00D23568"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div</w:t>
      </w:r>
      <w:r w:rsidR="003A094F">
        <w:rPr>
          <w:highlight w:val="white"/>
        </w:rPr>
        <w:t xml:space="preserve">, </w:t>
      </w:r>
      <w:r w:rsidR="00E444C3" w:rsidRPr="00E444C3">
        <w:rPr>
          <w:highlight w:val="white"/>
        </w:rPr>
        <w:t>div_byte</w:t>
      </w:r>
      <w:r w:rsidR="003A094F">
        <w:rPr>
          <w:highlight w:val="white"/>
        </w:rPr>
        <w:t xml:space="preserve">, </w:t>
      </w:r>
      <w:r w:rsidR="00E444C3" w:rsidRPr="00E444C3">
        <w:rPr>
          <w:highlight w:val="white"/>
        </w:rPr>
        <w:t>div_dword</w:t>
      </w:r>
      <w:r w:rsidR="003A094F">
        <w:rPr>
          <w:highlight w:val="white"/>
        </w:rPr>
        <w:t xml:space="preserve">, </w:t>
      </w:r>
      <w:r w:rsidR="00E444C3" w:rsidRPr="00E444C3">
        <w:rPr>
          <w:highlight w:val="white"/>
        </w:rPr>
        <w:t>div_qword</w:t>
      </w:r>
      <w:r w:rsidR="003A094F">
        <w:rPr>
          <w:highlight w:val="white"/>
        </w:rPr>
        <w:t xml:space="preserve">, </w:t>
      </w:r>
      <w:r w:rsidR="00E444C3" w:rsidRPr="00E444C3">
        <w:rPr>
          <w:highlight w:val="white"/>
        </w:rPr>
        <w:t>div_word</w:t>
      </w:r>
      <w:r w:rsidR="003A094F">
        <w:rPr>
          <w:highlight w:val="white"/>
        </w:rPr>
        <w:t xml:space="preserve">, </w:t>
      </w:r>
      <w:r w:rsidR="00E444C3" w:rsidRPr="00E444C3">
        <w:rPr>
          <w:highlight w:val="white"/>
        </w:rPr>
        <w:t>empty</w:t>
      </w:r>
      <w:r w:rsidR="003A094F">
        <w:rPr>
          <w:highlight w:val="white"/>
        </w:rPr>
        <w:t>,</w:t>
      </w:r>
    </w:p>
    <w:p w14:paraId="6855E520" w14:textId="77777777" w:rsidR="00AC18DF" w:rsidRDefault="00D23568" w:rsidP="00E444C3">
      <w:pPr>
        <w:pStyle w:val="Code"/>
        <w:rPr>
          <w:highlight w:val="white"/>
        </w:rPr>
      </w:pPr>
      <w:r>
        <w:rPr>
          <w:highlight w:val="white"/>
        </w:rPr>
        <w:t xml:space="preserve">   </w:t>
      </w:r>
      <w:r w:rsidR="003A094F">
        <w:rPr>
          <w:highlight w:val="white"/>
        </w:rPr>
        <w:t xml:space="preserve"> </w:t>
      </w:r>
      <w:r w:rsidR="00E444C3" w:rsidRPr="00E444C3">
        <w:rPr>
          <w:highlight w:val="white"/>
        </w:rPr>
        <w:t>fabs</w:t>
      </w:r>
      <w:r w:rsidR="003A094F">
        <w:rPr>
          <w:highlight w:val="white"/>
        </w:rPr>
        <w:t xml:space="preserve">, </w:t>
      </w:r>
      <w:r w:rsidR="00E444C3" w:rsidRPr="00E444C3">
        <w:rPr>
          <w:highlight w:val="white"/>
        </w:rPr>
        <w:t>fadd</w:t>
      </w:r>
      <w:r w:rsidR="003A094F">
        <w:rPr>
          <w:highlight w:val="white"/>
        </w:rPr>
        <w:t xml:space="preserve">, </w:t>
      </w:r>
      <w:r w:rsidR="00E444C3" w:rsidRPr="00E444C3">
        <w:rPr>
          <w:highlight w:val="white"/>
        </w:rPr>
        <w:t>faddp</w:t>
      </w:r>
      <w:r w:rsidR="003A094F">
        <w:rPr>
          <w:highlight w:val="white"/>
        </w:rPr>
        <w:t xml:space="preserve">, </w:t>
      </w:r>
      <w:r w:rsidR="00E444C3" w:rsidRPr="00E444C3">
        <w:rPr>
          <w:highlight w:val="white"/>
        </w:rPr>
        <w:t>fchs</w:t>
      </w:r>
      <w:r w:rsidR="003A094F">
        <w:rPr>
          <w:highlight w:val="white"/>
        </w:rPr>
        <w:t xml:space="preserve">, </w:t>
      </w:r>
      <w:r w:rsidR="00E444C3" w:rsidRPr="00E444C3">
        <w:rPr>
          <w:highlight w:val="white"/>
        </w:rPr>
        <w:t>fcompp</w:t>
      </w:r>
      <w:r w:rsidR="003A094F">
        <w:rPr>
          <w:highlight w:val="white"/>
        </w:rPr>
        <w:t xml:space="preserve">, </w:t>
      </w:r>
      <w:r w:rsidR="00E444C3" w:rsidRPr="00E444C3">
        <w:rPr>
          <w:highlight w:val="white"/>
        </w:rPr>
        <w:t>fdiv</w:t>
      </w:r>
      <w:r w:rsidR="003A094F">
        <w:rPr>
          <w:highlight w:val="white"/>
        </w:rPr>
        <w:t xml:space="preserve">, </w:t>
      </w:r>
      <w:r w:rsidR="00E444C3" w:rsidRPr="00E444C3">
        <w:rPr>
          <w:highlight w:val="white"/>
        </w:rPr>
        <w:t>fdivp</w:t>
      </w:r>
      <w:r w:rsidR="003A094F">
        <w:rPr>
          <w:highlight w:val="white"/>
        </w:rPr>
        <w:t xml:space="preserve">, </w:t>
      </w:r>
      <w:r w:rsidR="00E444C3" w:rsidRPr="00E444C3">
        <w:rPr>
          <w:highlight w:val="white"/>
        </w:rPr>
        <w:t>fdivr</w:t>
      </w:r>
      <w:r w:rsidR="003A094F">
        <w:rPr>
          <w:highlight w:val="white"/>
        </w:rPr>
        <w:t>,</w:t>
      </w:r>
    </w:p>
    <w:p w14:paraId="718C95AD" w14:textId="77777777" w:rsidR="00AC18DF"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fdivrp</w:t>
      </w:r>
      <w:r w:rsidR="003A094F">
        <w:rPr>
          <w:highlight w:val="white"/>
        </w:rPr>
        <w:t xml:space="preserve">, </w:t>
      </w:r>
      <w:r w:rsidR="00E444C3" w:rsidRPr="00E444C3">
        <w:rPr>
          <w:highlight w:val="white"/>
        </w:rPr>
        <w:t>fild_dword</w:t>
      </w:r>
      <w:r w:rsidR="003A094F">
        <w:rPr>
          <w:highlight w:val="white"/>
        </w:rPr>
        <w:t xml:space="preserve">, </w:t>
      </w:r>
      <w:r w:rsidR="00E444C3" w:rsidRPr="00E444C3">
        <w:rPr>
          <w:highlight w:val="white"/>
        </w:rPr>
        <w:t>fild_qword</w:t>
      </w:r>
      <w:r w:rsidR="003A094F">
        <w:rPr>
          <w:highlight w:val="white"/>
        </w:rPr>
        <w:t xml:space="preserve">, </w:t>
      </w:r>
      <w:r w:rsidR="00E444C3" w:rsidRPr="00E444C3">
        <w:rPr>
          <w:highlight w:val="white"/>
        </w:rPr>
        <w:t>fild_word</w:t>
      </w:r>
      <w:r w:rsidR="003A094F">
        <w:rPr>
          <w:highlight w:val="white"/>
        </w:rPr>
        <w:t>,</w:t>
      </w:r>
    </w:p>
    <w:p w14:paraId="1E573403" w14:textId="77777777" w:rsidR="00A43BA9"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fist_dword</w:t>
      </w:r>
      <w:r w:rsidR="003A094F">
        <w:rPr>
          <w:highlight w:val="white"/>
        </w:rPr>
        <w:t xml:space="preserve">, </w:t>
      </w:r>
      <w:r w:rsidR="00E444C3" w:rsidRPr="00E444C3">
        <w:rPr>
          <w:highlight w:val="white"/>
        </w:rPr>
        <w:t>fist_qword</w:t>
      </w:r>
      <w:r w:rsidR="003A094F">
        <w:rPr>
          <w:highlight w:val="white"/>
        </w:rPr>
        <w:t xml:space="preserve">, </w:t>
      </w:r>
      <w:r w:rsidR="00E444C3" w:rsidRPr="00E444C3">
        <w:rPr>
          <w:highlight w:val="white"/>
        </w:rPr>
        <w:t>fist_word</w:t>
      </w:r>
      <w:r w:rsidR="003A094F">
        <w:rPr>
          <w:highlight w:val="white"/>
        </w:rPr>
        <w:t>,</w:t>
      </w:r>
    </w:p>
    <w:p w14:paraId="3C06B93A"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fistp_dword</w:t>
      </w:r>
      <w:r w:rsidR="003A094F">
        <w:rPr>
          <w:highlight w:val="white"/>
        </w:rPr>
        <w:t xml:space="preserve">, </w:t>
      </w:r>
      <w:r w:rsidR="00E444C3" w:rsidRPr="00E444C3">
        <w:rPr>
          <w:highlight w:val="white"/>
        </w:rPr>
        <w:t>fistp_qword</w:t>
      </w:r>
      <w:r w:rsidR="003A094F">
        <w:rPr>
          <w:highlight w:val="white"/>
        </w:rPr>
        <w:t xml:space="preserve">, </w:t>
      </w:r>
      <w:r w:rsidR="00E444C3" w:rsidRPr="00E444C3">
        <w:rPr>
          <w:highlight w:val="white"/>
        </w:rPr>
        <w:t>fistp_word</w:t>
      </w:r>
      <w:r w:rsidR="003A094F">
        <w:rPr>
          <w:highlight w:val="white"/>
        </w:rPr>
        <w:t>,</w:t>
      </w:r>
    </w:p>
    <w:p w14:paraId="2F0D23F2"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fld1</w:t>
      </w:r>
      <w:r w:rsidR="003A094F">
        <w:rPr>
          <w:highlight w:val="white"/>
        </w:rPr>
        <w:t xml:space="preserve">, </w:t>
      </w:r>
      <w:r w:rsidR="00E444C3" w:rsidRPr="00E444C3">
        <w:rPr>
          <w:highlight w:val="white"/>
        </w:rPr>
        <w:t>fld_dword</w:t>
      </w:r>
      <w:r w:rsidR="003A094F">
        <w:rPr>
          <w:highlight w:val="white"/>
        </w:rPr>
        <w:t xml:space="preserve">, </w:t>
      </w:r>
      <w:r w:rsidR="00E444C3" w:rsidRPr="00E444C3">
        <w:rPr>
          <w:highlight w:val="white"/>
        </w:rPr>
        <w:t>fld_qword</w:t>
      </w:r>
      <w:r w:rsidR="003A094F">
        <w:rPr>
          <w:highlight w:val="white"/>
        </w:rPr>
        <w:t xml:space="preserve">, </w:t>
      </w:r>
      <w:r w:rsidR="00E444C3" w:rsidRPr="00E444C3">
        <w:rPr>
          <w:highlight w:val="white"/>
        </w:rPr>
        <w:t>fldcw</w:t>
      </w:r>
      <w:r w:rsidR="003A094F">
        <w:rPr>
          <w:highlight w:val="white"/>
        </w:rPr>
        <w:t xml:space="preserve">, </w:t>
      </w:r>
      <w:r w:rsidR="00E444C3" w:rsidRPr="00E444C3">
        <w:rPr>
          <w:highlight w:val="white"/>
        </w:rPr>
        <w:t>fldz</w:t>
      </w:r>
      <w:r w:rsidR="003A094F">
        <w:rPr>
          <w:highlight w:val="white"/>
        </w:rPr>
        <w:t>,</w:t>
      </w:r>
    </w:p>
    <w:p w14:paraId="040A2A34" w14:textId="77777777" w:rsidR="00D41A14"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fmul</w:t>
      </w:r>
      <w:r w:rsidR="003A094F">
        <w:rPr>
          <w:highlight w:val="white"/>
        </w:rPr>
        <w:t xml:space="preserve">, </w:t>
      </w:r>
      <w:r w:rsidR="00E444C3" w:rsidRPr="00E444C3">
        <w:rPr>
          <w:highlight w:val="white"/>
        </w:rPr>
        <w:t>fmulp</w:t>
      </w:r>
      <w:r w:rsidR="003A094F">
        <w:rPr>
          <w:highlight w:val="white"/>
        </w:rPr>
        <w:t xml:space="preserve">, </w:t>
      </w:r>
      <w:r w:rsidR="00E444C3" w:rsidRPr="00E444C3">
        <w:rPr>
          <w:highlight w:val="white"/>
        </w:rPr>
        <w:t>fst_dword</w:t>
      </w:r>
      <w:r w:rsidR="003A094F">
        <w:rPr>
          <w:highlight w:val="white"/>
        </w:rPr>
        <w:t xml:space="preserve">, </w:t>
      </w:r>
      <w:r w:rsidR="00E444C3" w:rsidRPr="00E444C3">
        <w:rPr>
          <w:highlight w:val="white"/>
        </w:rPr>
        <w:t>fst_qword</w:t>
      </w:r>
      <w:r w:rsidR="003A094F">
        <w:rPr>
          <w:highlight w:val="white"/>
        </w:rPr>
        <w:t xml:space="preserve">, </w:t>
      </w:r>
      <w:r w:rsidR="00E444C3" w:rsidRPr="00E444C3">
        <w:rPr>
          <w:highlight w:val="white"/>
        </w:rPr>
        <w:t>fstcw</w:t>
      </w:r>
      <w:r w:rsidR="003A094F">
        <w:rPr>
          <w:highlight w:val="white"/>
        </w:rPr>
        <w:t>,</w:t>
      </w:r>
    </w:p>
    <w:p w14:paraId="7F7C5E69" w14:textId="77777777" w:rsidR="009973D5" w:rsidRDefault="00D41A14" w:rsidP="00E444C3">
      <w:pPr>
        <w:pStyle w:val="Code"/>
        <w:rPr>
          <w:highlight w:val="white"/>
        </w:rPr>
      </w:pPr>
      <w:r>
        <w:rPr>
          <w:highlight w:val="white"/>
        </w:rPr>
        <w:t xml:space="preserve">   </w:t>
      </w:r>
      <w:r w:rsidR="003A094F">
        <w:rPr>
          <w:highlight w:val="white"/>
        </w:rPr>
        <w:t xml:space="preserve"> </w:t>
      </w:r>
      <w:r w:rsidR="00E444C3" w:rsidRPr="00E444C3">
        <w:rPr>
          <w:highlight w:val="white"/>
        </w:rPr>
        <w:t>fstp_dword</w:t>
      </w:r>
      <w:r w:rsidR="003A094F">
        <w:rPr>
          <w:highlight w:val="white"/>
        </w:rPr>
        <w:t xml:space="preserve">, </w:t>
      </w:r>
      <w:r w:rsidR="00E444C3" w:rsidRPr="00E444C3">
        <w:rPr>
          <w:highlight w:val="white"/>
        </w:rPr>
        <w:t>fstp_qword</w:t>
      </w:r>
      <w:r w:rsidR="003A094F">
        <w:rPr>
          <w:highlight w:val="white"/>
        </w:rPr>
        <w:t xml:space="preserve">, </w:t>
      </w:r>
      <w:r w:rsidR="00E444C3" w:rsidRPr="00E444C3">
        <w:rPr>
          <w:highlight w:val="white"/>
        </w:rPr>
        <w:t>fstsw</w:t>
      </w:r>
      <w:r w:rsidR="003A094F">
        <w:rPr>
          <w:highlight w:val="white"/>
        </w:rPr>
        <w:t>,</w:t>
      </w:r>
    </w:p>
    <w:p w14:paraId="3AF67811" w14:textId="77777777" w:rsidR="009973D5"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fsub</w:t>
      </w:r>
      <w:r w:rsidR="003A094F">
        <w:rPr>
          <w:highlight w:val="white"/>
        </w:rPr>
        <w:t xml:space="preserve">, </w:t>
      </w:r>
      <w:r w:rsidR="00E444C3" w:rsidRPr="00E444C3">
        <w:rPr>
          <w:highlight w:val="white"/>
        </w:rPr>
        <w:t>fsubp</w:t>
      </w:r>
      <w:r w:rsidR="003A094F">
        <w:rPr>
          <w:highlight w:val="white"/>
        </w:rPr>
        <w:t xml:space="preserve">, </w:t>
      </w:r>
      <w:r w:rsidR="00E444C3" w:rsidRPr="00E444C3">
        <w:rPr>
          <w:highlight w:val="white"/>
        </w:rPr>
        <w:t>fsubr</w:t>
      </w:r>
      <w:r w:rsidR="003A094F">
        <w:rPr>
          <w:highlight w:val="white"/>
        </w:rPr>
        <w:t xml:space="preserve">, </w:t>
      </w:r>
      <w:r w:rsidR="00E444C3" w:rsidRPr="00E444C3">
        <w:rPr>
          <w:highlight w:val="white"/>
        </w:rPr>
        <w:t>fsubrp</w:t>
      </w:r>
      <w:r w:rsidR="003A094F">
        <w:rPr>
          <w:highlight w:val="white"/>
        </w:rPr>
        <w:t xml:space="preserve">, </w:t>
      </w:r>
      <w:r w:rsidR="00E444C3" w:rsidRPr="00E444C3">
        <w:rPr>
          <w:highlight w:val="white"/>
        </w:rPr>
        <w:t>ftst</w:t>
      </w:r>
      <w:r w:rsidR="003A094F">
        <w:rPr>
          <w:highlight w:val="white"/>
        </w:rPr>
        <w:t>,</w:t>
      </w:r>
    </w:p>
    <w:p w14:paraId="744F1A33" w14:textId="77777777" w:rsidR="00115193"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idiv</w:t>
      </w:r>
      <w:r w:rsidR="003A094F">
        <w:rPr>
          <w:highlight w:val="white"/>
        </w:rPr>
        <w:t xml:space="preserve">, </w:t>
      </w:r>
      <w:r w:rsidR="00E444C3" w:rsidRPr="00E444C3">
        <w:rPr>
          <w:highlight w:val="white"/>
        </w:rPr>
        <w:t>idiv_byte</w:t>
      </w:r>
      <w:r w:rsidR="003A094F">
        <w:rPr>
          <w:highlight w:val="white"/>
        </w:rPr>
        <w:t xml:space="preserve">, </w:t>
      </w:r>
      <w:r w:rsidR="00E444C3">
        <w:rPr>
          <w:highlight w:val="white"/>
        </w:rPr>
        <w:t>idiv_dword</w:t>
      </w:r>
      <w:r w:rsidR="003A094F">
        <w:rPr>
          <w:highlight w:val="white"/>
        </w:rPr>
        <w:t xml:space="preserve">, </w:t>
      </w:r>
      <w:r w:rsidR="00E444C3">
        <w:rPr>
          <w:highlight w:val="white"/>
        </w:rPr>
        <w:t>idiv_qword</w:t>
      </w:r>
      <w:r w:rsidR="003A094F">
        <w:rPr>
          <w:highlight w:val="white"/>
        </w:rPr>
        <w:t xml:space="preserve">, </w:t>
      </w:r>
      <w:r w:rsidR="00E444C3" w:rsidRPr="00E444C3">
        <w:rPr>
          <w:highlight w:val="white"/>
        </w:rPr>
        <w:t>idiv_word</w:t>
      </w:r>
      <w:r w:rsidR="003A094F">
        <w:rPr>
          <w:highlight w:val="white"/>
        </w:rPr>
        <w:t>,</w:t>
      </w:r>
    </w:p>
    <w:p w14:paraId="751234FB"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imul</w:t>
      </w:r>
      <w:r w:rsidR="003A094F">
        <w:rPr>
          <w:highlight w:val="white"/>
        </w:rPr>
        <w:t xml:space="preserve">, </w:t>
      </w:r>
      <w:r w:rsidR="00E444C3" w:rsidRPr="00E444C3">
        <w:rPr>
          <w:highlight w:val="white"/>
        </w:rPr>
        <w:t>imul_byte</w:t>
      </w:r>
      <w:r w:rsidR="003A094F">
        <w:rPr>
          <w:highlight w:val="white"/>
        </w:rPr>
        <w:t xml:space="preserve">, </w:t>
      </w:r>
      <w:r w:rsidR="00E444C3" w:rsidRPr="00E444C3">
        <w:rPr>
          <w:highlight w:val="white"/>
        </w:rPr>
        <w:t>imul_dword</w:t>
      </w:r>
      <w:r w:rsidR="003A094F">
        <w:rPr>
          <w:highlight w:val="white"/>
        </w:rPr>
        <w:t xml:space="preserve">, </w:t>
      </w:r>
      <w:r w:rsidR="00E444C3" w:rsidRPr="00E444C3">
        <w:rPr>
          <w:highlight w:val="white"/>
        </w:rPr>
        <w:t>imul_qword</w:t>
      </w:r>
      <w:r w:rsidR="003A094F">
        <w:rPr>
          <w:highlight w:val="white"/>
        </w:rPr>
        <w:t xml:space="preserve">, </w:t>
      </w:r>
      <w:r w:rsidR="00E444C3" w:rsidRPr="00E444C3">
        <w:rPr>
          <w:highlight w:val="white"/>
        </w:rPr>
        <w:t>imul_word</w:t>
      </w:r>
      <w:r w:rsidR="003A094F">
        <w:rPr>
          <w:highlight w:val="white"/>
        </w:rPr>
        <w:t>,</w:t>
      </w:r>
    </w:p>
    <w:p w14:paraId="22C4667F"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inc</w:t>
      </w:r>
      <w:r w:rsidR="003A094F">
        <w:rPr>
          <w:highlight w:val="white"/>
        </w:rPr>
        <w:t xml:space="preserve">, </w:t>
      </w:r>
      <w:r w:rsidR="00E444C3" w:rsidRPr="00E444C3">
        <w:rPr>
          <w:highlight w:val="white"/>
        </w:rPr>
        <w:t>inc_byte</w:t>
      </w:r>
      <w:r w:rsidR="003A094F">
        <w:rPr>
          <w:highlight w:val="white"/>
        </w:rPr>
        <w:t xml:space="preserve">, </w:t>
      </w:r>
      <w:r w:rsidR="00E444C3" w:rsidRPr="00E444C3">
        <w:rPr>
          <w:highlight w:val="white"/>
        </w:rPr>
        <w:t>inc_dword</w:t>
      </w:r>
      <w:r w:rsidR="003A094F">
        <w:rPr>
          <w:highlight w:val="white"/>
        </w:rPr>
        <w:t xml:space="preserve">, </w:t>
      </w:r>
      <w:r w:rsidR="00E444C3" w:rsidRPr="00E444C3">
        <w:rPr>
          <w:highlight w:val="white"/>
        </w:rPr>
        <w:t>inc_qword</w:t>
      </w:r>
      <w:r w:rsidR="003A094F">
        <w:rPr>
          <w:highlight w:val="white"/>
        </w:rPr>
        <w:t xml:space="preserve">, </w:t>
      </w:r>
      <w:r w:rsidR="00E444C3" w:rsidRPr="00E444C3">
        <w:rPr>
          <w:highlight w:val="white"/>
        </w:rPr>
        <w:t>inc_word</w:t>
      </w:r>
      <w:r w:rsidR="003A094F">
        <w:rPr>
          <w:highlight w:val="white"/>
        </w:rPr>
        <w:t xml:space="preserve">, </w:t>
      </w:r>
      <w:r w:rsidR="00E444C3" w:rsidRPr="00E444C3">
        <w:rPr>
          <w:highlight w:val="white"/>
        </w:rPr>
        <w:t>interrupt</w:t>
      </w:r>
      <w:r w:rsidR="003A094F">
        <w:rPr>
          <w:highlight w:val="white"/>
        </w:rPr>
        <w:t>,</w:t>
      </w:r>
    </w:p>
    <w:p w14:paraId="5A2D967A" w14:textId="77777777" w:rsidR="00FE5C1F"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ja</w:t>
      </w:r>
      <w:r w:rsidR="003A094F">
        <w:rPr>
          <w:highlight w:val="white"/>
        </w:rPr>
        <w:t xml:space="preserve">, </w:t>
      </w:r>
      <w:r w:rsidR="00E444C3" w:rsidRPr="00E444C3">
        <w:rPr>
          <w:highlight w:val="white"/>
        </w:rPr>
        <w:t>jae</w:t>
      </w:r>
      <w:r w:rsidR="003A094F">
        <w:rPr>
          <w:highlight w:val="white"/>
        </w:rPr>
        <w:t xml:space="preserve">, </w:t>
      </w:r>
      <w:r w:rsidR="00E444C3" w:rsidRPr="00E444C3">
        <w:rPr>
          <w:highlight w:val="white"/>
        </w:rPr>
        <w:t>jb</w:t>
      </w:r>
      <w:r w:rsidR="003A094F">
        <w:rPr>
          <w:highlight w:val="white"/>
        </w:rPr>
        <w:t xml:space="preserve">, </w:t>
      </w:r>
      <w:r w:rsidR="00E444C3" w:rsidRPr="00E444C3">
        <w:rPr>
          <w:highlight w:val="white"/>
        </w:rPr>
        <w:t>jbe</w:t>
      </w:r>
      <w:r w:rsidR="003A094F">
        <w:rPr>
          <w:highlight w:val="white"/>
        </w:rPr>
        <w:t xml:space="preserve">, </w:t>
      </w:r>
      <w:r w:rsidR="00E444C3" w:rsidRPr="00E444C3">
        <w:rPr>
          <w:highlight w:val="white"/>
        </w:rPr>
        <w:t>jc</w:t>
      </w:r>
      <w:r w:rsidR="003A094F">
        <w:rPr>
          <w:highlight w:val="white"/>
        </w:rPr>
        <w:t xml:space="preserve">, </w:t>
      </w:r>
      <w:r w:rsidR="00E444C3" w:rsidRPr="00E444C3">
        <w:rPr>
          <w:highlight w:val="white"/>
        </w:rPr>
        <w:t>je</w:t>
      </w:r>
      <w:r w:rsidR="003A094F">
        <w:rPr>
          <w:highlight w:val="white"/>
        </w:rPr>
        <w:t xml:space="preserve">, </w:t>
      </w:r>
      <w:r w:rsidR="00E444C3" w:rsidRPr="00E444C3">
        <w:rPr>
          <w:highlight w:val="white"/>
        </w:rPr>
        <w:t>jg</w:t>
      </w:r>
      <w:r w:rsidR="003A094F">
        <w:rPr>
          <w:highlight w:val="white"/>
        </w:rPr>
        <w:t xml:space="preserve">, </w:t>
      </w:r>
      <w:r w:rsidR="00E444C3" w:rsidRPr="00E444C3">
        <w:rPr>
          <w:highlight w:val="white"/>
        </w:rPr>
        <w:t>jge</w:t>
      </w:r>
      <w:r w:rsidR="003A094F">
        <w:rPr>
          <w:highlight w:val="white"/>
        </w:rPr>
        <w:t xml:space="preserve">, </w:t>
      </w:r>
      <w:r w:rsidR="00E444C3" w:rsidRPr="00E444C3">
        <w:rPr>
          <w:highlight w:val="white"/>
        </w:rPr>
        <w:t>jl</w:t>
      </w:r>
      <w:r w:rsidR="003A094F">
        <w:rPr>
          <w:highlight w:val="white"/>
        </w:rPr>
        <w:t xml:space="preserve">, </w:t>
      </w:r>
      <w:r w:rsidR="00E444C3" w:rsidRPr="00E444C3">
        <w:rPr>
          <w:highlight w:val="white"/>
        </w:rPr>
        <w:t>jle</w:t>
      </w:r>
      <w:r w:rsidR="003A094F">
        <w:rPr>
          <w:highlight w:val="white"/>
        </w:rPr>
        <w:t xml:space="preserve">, </w:t>
      </w:r>
      <w:r w:rsidR="00E444C3" w:rsidRPr="00E444C3">
        <w:rPr>
          <w:highlight w:val="white"/>
        </w:rPr>
        <w:t>jmp</w:t>
      </w:r>
      <w:r w:rsidR="003A094F">
        <w:rPr>
          <w:highlight w:val="white"/>
        </w:rPr>
        <w:t xml:space="preserve">, </w:t>
      </w:r>
      <w:r w:rsidR="00E444C3" w:rsidRPr="00E444C3">
        <w:rPr>
          <w:highlight w:val="white"/>
        </w:rPr>
        <w:t>jnc</w:t>
      </w:r>
      <w:r w:rsidR="003A094F">
        <w:rPr>
          <w:highlight w:val="white"/>
        </w:rPr>
        <w:t xml:space="preserve">, </w:t>
      </w:r>
      <w:r w:rsidR="00E444C3" w:rsidRPr="00E444C3">
        <w:rPr>
          <w:highlight w:val="white"/>
        </w:rPr>
        <w:t>jne</w:t>
      </w:r>
      <w:r w:rsidR="003A094F">
        <w:rPr>
          <w:highlight w:val="white"/>
        </w:rPr>
        <w:t xml:space="preserve">, </w:t>
      </w:r>
      <w:r w:rsidR="00E444C3" w:rsidRPr="00E444C3">
        <w:rPr>
          <w:highlight w:val="white"/>
        </w:rPr>
        <w:t>jnz</w:t>
      </w:r>
      <w:r w:rsidR="003A094F">
        <w:rPr>
          <w:highlight w:val="white"/>
        </w:rPr>
        <w:t xml:space="preserve">, </w:t>
      </w:r>
      <w:r w:rsidR="00E444C3" w:rsidRPr="00E444C3">
        <w:rPr>
          <w:highlight w:val="white"/>
        </w:rPr>
        <w:t>jz</w:t>
      </w:r>
      <w:r w:rsidR="003A094F">
        <w:rPr>
          <w:highlight w:val="white"/>
        </w:rPr>
        <w:t>,</w:t>
      </w:r>
    </w:p>
    <w:p w14:paraId="1716B388" w14:textId="77777777" w:rsidR="00FE5C1F" w:rsidRDefault="00FE5C1F" w:rsidP="00E444C3">
      <w:pPr>
        <w:pStyle w:val="Code"/>
        <w:rPr>
          <w:highlight w:val="white"/>
        </w:rPr>
      </w:pPr>
      <w:r>
        <w:rPr>
          <w:highlight w:val="white"/>
        </w:rPr>
        <w:t xml:space="preserve">   </w:t>
      </w:r>
      <w:r w:rsidR="003A094F">
        <w:rPr>
          <w:highlight w:val="white"/>
        </w:rPr>
        <w:t xml:space="preserve"> </w:t>
      </w:r>
      <w:r w:rsidR="00E444C3" w:rsidRPr="00E444C3">
        <w:rPr>
          <w:highlight w:val="white"/>
        </w:rPr>
        <w:t>label</w:t>
      </w:r>
      <w:r w:rsidR="003A094F">
        <w:rPr>
          <w:highlight w:val="white"/>
        </w:rPr>
        <w:t>,</w:t>
      </w:r>
      <w:r>
        <w:rPr>
          <w:highlight w:val="white"/>
        </w:rPr>
        <w:t xml:space="preserve"> </w:t>
      </w:r>
      <w:r w:rsidR="00E444C3" w:rsidRPr="00E444C3">
        <w:rPr>
          <w:highlight w:val="white"/>
        </w:rPr>
        <w:t>lahf</w:t>
      </w:r>
      <w:r w:rsidR="003A094F">
        <w:rPr>
          <w:highlight w:val="white"/>
        </w:rPr>
        <w:t xml:space="preserve">, </w:t>
      </w:r>
      <w:r w:rsidR="00E444C3" w:rsidRPr="00E444C3">
        <w:rPr>
          <w:highlight w:val="white"/>
        </w:rPr>
        <w:t>mov</w:t>
      </w:r>
      <w:r w:rsidR="003A094F">
        <w:rPr>
          <w:highlight w:val="white"/>
        </w:rPr>
        <w:t xml:space="preserve">, </w:t>
      </w:r>
      <w:r w:rsidR="00E444C3" w:rsidRPr="00E444C3">
        <w:rPr>
          <w:highlight w:val="white"/>
        </w:rPr>
        <w:t>mov_byte</w:t>
      </w:r>
      <w:r w:rsidR="003A094F">
        <w:rPr>
          <w:highlight w:val="white"/>
        </w:rPr>
        <w:t xml:space="preserve">, </w:t>
      </w:r>
      <w:r w:rsidR="00E444C3" w:rsidRPr="00E444C3">
        <w:rPr>
          <w:highlight w:val="white"/>
        </w:rPr>
        <w:t>mov_dword</w:t>
      </w:r>
      <w:r w:rsidR="003A094F">
        <w:rPr>
          <w:highlight w:val="white"/>
        </w:rPr>
        <w:t xml:space="preserve">, </w:t>
      </w:r>
      <w:r w:rsidR="00E444C3" w:rsidRPr="00E444C3">
        <w:rPr>
          <w:highlight w:val="white"/>
        </w:rPr>
        <w:t>mov_qword</w:t>
      </w:r>
      <w:r w:rsidR="003A094F">
        <w:rPr>
          <w:highlight w:val="white"/>
        </w:rPr>
        <w:t xml:space="preserve">, </w:t>
      </w:r>
      <w:r w:rsidR="00E444C3" w:rsidRPr="00E444C3">
        <w:rPr>
          <w:highlight w:val="white"/>
        </w:rPr>
        <w:t>mov_word</w:t>
      </w:r>
      <w:r w:rsidR="003A094F">
        <w:rPr>
          <w:highlight w:val="white"/>
        </w:rPr>
        <w:t>,</w:t>
      </w:r>
    </w:p>
    <w:p w14:paraId="74090E48" w14:textId="77777777" w:rsidR="005615B6" w:rsidRDefault="00FE5C1F" w:rsidP="00E444C3">
      <w:pPr>
        <w:pStyle w:val="Code"/>
        <w:rPr>
          <w:highlight w:val="white"/>
        </w:rPr>
      </w:pPr>
      <w:r>
        <w:rPr>
          <w:highlight w:val="white"/>
        </w:rPr>
        <w:t xml:space="preserve">    </w:t>
      </w:r>
      <w:r w:rsidR="00E444C3" w:rsidRPr="00E444C3">
        <w:rPr>
          <w:highlight w:val="white"/>
        </w:rPr>
        <w:t>mul</w:t>
      </w:r>
      <w:r w:rsidR="003A094F">
        <w:rPr>
          <w:highlight w:val="white"/>
        </w:rPr>
        <w:t xml:space="preserve">, </w:t>
      </w:r>
      <w:r w:rsidR="00E444C3" w:rsidRPr="00E444C3">
        <w:rPr>
          <w:highlight w:val="white"/>
        </w:rPr>
        <w:t>mul_byte</w:t>
      </w:r>
      <w:r w:rsidR="003A094F">
        <w:rPr>
          <w:highlight w:val="white"/>
        </w:rPr>
        <w:t xml:space="preserve">, </w:t>
      </w:r>
      <w:r w:rsidR="00E444C3" w:rsidRPr="00E444C3">
        <w:rPr>
          <w:highlight w:val="white"/>
        </w:rPr>
        <w:t>mul_dword</w:t>
      </w:r>
      <w:r w:rsidR="003A094F">
        <w:rPr>
          <w:highlight w:val="white"/>
        </w:rPr>
        <w:t xml:space="preserve">, </w:t>
      </w:r>
      <w:r w:rsidR="00E444C3" w:rsidRPr="00E444C3">
        <w:rPr>
          <w:highlight w:val="white"/>
        </w:rPr>
        <w:t>mul_qword</w:t>
      </w:r>
      <w:r w:rsidR="003A094F">
        <w:rPr>
          <w:highlight w:val="white"/>
        </w:rPr>
        <w:t xml:space="preserve">, </w:t>
      </w:r>
      <w:r w:rsidR="00E444C3" w:rsidRPr="00E444C3">
        <w:rPr>
          <w:highlight w:val="white"/>
        </w:rPr>
        <w:t>mul_word</w:t>
      </w:r>
      <w:r w:rsidR="003A094F">
        <w:rPr>
          <w:highlight w:val="white"/>
        </w:rPr>
        <w:t>,</w:t>
      </w:r>
    </w:p>
    <w:p w14:paraId="0CA3A603" w14:textId="77777777" w:rsidR="005615B6" w:rsidRDefault="005615B6" w:rsidP="00E444C3">
      <w:pPr>
        <w:pStyle w:val="Code"/>
        <w:rPr>
          <w:highlight w:val="white"/>
        </w:rPr>
      </w:pPr>
      <w:r>
        <w:rPr>
          <w:highlight w:val="white"/>
        </w:rPr>
        <w:t xml:space="preserve">    </w:t>
      </w:r>
      <w:r w:rsidR="00E444C3" w:rsidRPr="00E444C3">
        <w:rPr>
          <w:highlight w:val="white"/>
        </w:rPr>
        <w:t>neg</w:t>
      </w:r>
      <w:r w:rsidR="003A094F">
        <w:rPr>
          <w:highlight w:val="white"/>
        </w:rPr>
        <w:t xml:space="preserve">, </w:t>
      </w:r>
      <w:r w:rsidR="00E444C3" w:rsidRPr="00E444C3">
        <w:rPr>
          <w:highlight w:val="white"/>
        </w:rPr>
        <w:t>neg_byte</w:t>
      </w:r>
      <w:r w:rsidR="003A094F">
        <w:rPr>
          <w:highlight w:val="white"/>
        </w:rPr>
        <w:t xml:space="preserve">, </w:t>
      </w:r>
      <w:r w:rsidR="00E444C3" w:rsidRPr="00E444C3">
        <w:rPr>
          <w:highlight w:val="white"/>
        </w:rPr>
        <w:t>neg_dword</w:t>
      </w:r>
      <w:r w:rsidR="003A094F">
        <w:rPr>
          <w:highlight w:val="white"/>
        </w:rPr>
        <w:t xml:space="preserve">, </w:t>
      </w:r>
      <w:r w:rsidR="00E444C3" w:rsidRPr="00E444C3">
        <w:rPr>
          <w:highlight w:val="white"/>
        </w:rPr>
        <w:t>neg_qword</w:t>
      </w:r>
      <w:r w:rsidR="003A094F">
        <w:rPr>
          <w:highlight w:val="white"/>
        </w:rPr>
        <w:t xml:space="preserve">, </w:t>
      </w:r>
      <w:r w:rsidR="00E444C3" w:rsidRPr="00E444C3">
        <w:rPr>
          <w:highlight w:val="white"/>
        </w:rPr>
        <w:t>neg_word</w:t>
      </w:r>
      <w:r w:rsidR="003A094F">
        <w:rPr>
          <w:highlight w:val="white"/>
        </w:rPr>
        <w:t xml:space="preserve">, </w:t>
      </w:r>
      <w:r w:rsidR="00E444C3" w:rsidRPr="00E444C3">
        <w:rPr>
          <w:highlight w:val="white"/>
        </w:rPr>
        <w:t>new_middle_code</w:t>
      </w:r>
      <w:r w:rsidR="003A094F">
        <w:rPr>
          <w:highlight w:val="white"/>
        </w:rPr>
        <w:t>,</w:t>
      </w:r>
    </w:p>
    <w:p w14:paraId="7F1B0E5F" w14:textId="77777777" w:rsidR="00947267" w:rsidRDefault="005615B6" w:rsidP="00E444C3">
      <w:pPr>
        <w:pStyle w:val="Code"/>
        <w:rPr>
          <w:highlight w:val="white"/>
        </w:rPr>
      </w:pPr>
      <w:r>
        <w:rPr>
          <w:highlight w:val="white"/>
        </w:rPr>
        <w:t xml:space="preserve">   </w:t>
      </w:r>
      <w:r w:rsidR="003A094F">
        <w:rPr>
          <w:highlight w:val="white"/>
        </w:rPr>
        <w:t xml:space="preserve"> </w:t>
      </w:r>
      <w:r w:rsidR="00E444C3" w:rsidRPr="00E444C3">
        <w:rPr>
          <w:highlight w:val="white"/>
        </w:rPr>
        <w:t>nop</w:t>
      </w:r>
      <w:r w:rsidR="003A094F">
        <w:rPr>
          <w:highlight w:val="white"/>
        </w:rPr>
        <w:t xml:space="preserve">, </w:t>
      </w:r>
      <w:r w:rsidR="00E444C3" w:rsidRPr="00E444C3">
        <w:rPr>
          <w:highlight w:val="white"/>
        </w:rPr>
        <w:t>not</w:t>
      </w:r>
      <w:r w:rsidR="003A094F">
        <w:rPr>
          <w:highlight w:val="white"/>
        </w:rPr>
        <w:t xml:space="preserve">, </w:t>
      </w:r>
      <w:r w:rsidR="00E444C3" w:rsidRPr="00E444C3">
        <w:rPr>
          <w:highlight w:val="white"/>
        </w:rPr>
        <w:t>not_byte</w:t>
      </w:r>
      <w:r w:rsidR="003A094F">
        <w:rPr>
          <w:highlight w:val="white"/>
        </w:rPr>
        <w:t xml:space="preserve">, </w:t>
      </w:r>
      <w:r w:rsidR="00E444C3" w:rsidRPr="00E444C3">
        <w:rPr>
          <w:highlight w:val="white"/>
        </w:rPr>
        <w:t>not_dword</w:t>
      </w:r>
      <w:r w:rsidR="003A094F">
        <w:rPr>
          <w:highlight w:val="white"/>
        </w:rPr>
        <w:t xml:space="preserve">, </w:t>
      </w:r>
      <w:r w:rsidR="00E444C3" w:rsidRPr="00E444C3">
        <w:rPr>
          <w:highlight w:val="white"/>
        </w:rPr>
        <w:t>not_qword</w:t>
      </w:r>
      <w:r w:rsidR="003A094F">
        <w:rPr>
          <w:highlight w:val="white"/>
        </w:rPr>
        <w:t xml:space="preserve">, </w:t>
      </w:r>
      <w:r w:rsidR="00E444C3" w:rsidRPr="00E444C3">
        <w:rPr>
          <w:highlight w:val="white"/>
        </w:rPr>
        <w:t>not_word</w:t>
      </w:r>
      <w:r w:rsidR="003A094F">
        <w:rPr>
          <w:highlight w:val="white"/>
        </w:rPr>
        <w:t>,</w:t>
      </w:r>
    </w:p>
    <w:p w14:paraId="2D77FA4D"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or</w:t>
      </w:r>
      <w:r w:rsidR="003A094F">
        <w:rPr>
          <w:highlight w:val="white"/>
        </w:rPr>
        <w:t xml:space="preserve">, </w:t>
      </w:r>
      <w:r w:rsidR="00E444C3" w:rsidRPr="00E444C3">
        <w:rPr>
          <w:highlight w:val="white"/>
        </w:rPr>
        <w:t>or_byte</w:t>
      </w:r>
      <w:r w:rsidR="003A094F">
        <w:rPr>
          <w:highlight w:val="white"/>
        </w:rPr>
        <w:t xml:space="preserve">, </w:t>
      </w:r>
      <w:r w:rsidR="00E444C3" w:rsidRPr="00E444C3">
        <w:rPr>
          <w:highlight w:val="white"/>
        </w:rPr>
        <w:t>or_dword</w:t>
      </w:r>
      <w:r w:rsidR="003A094F">
        <w:rPr>
          <w:highlight w:val="white"/>
        </w:rPr>
        <w:t xml:space="preserve">, </w:t>
      </w:r>
      <w:r w:rsidR="00E444C3" w:rsidRPr="00E444C3">
        <w:rPr>
          <w:highlight w:val="white"/>
        </w:rPr>
        <w:t>or_qword</w:t>
      </w:r>
      <w:r w:rsidR="003A094F">
        <w:rPr>
          <w:highlight w:val="white"/>
        </w:rPr>
        <w:t xml:space="preserve">, </w:t>
      </w:r>
      <w:r w:rsidR="00E444C3" w:rsidRPr="00E444C3">
        <w:rPr>
          <w:highlight w:val="white"/>
        </w:rPr>
        <w:t>or_word</w:t>
      </w:r>
      <w:r w:rsidR="003A094F">
        <w:rPr>
          <w:highlight w:val="white"/>
        </w:rPr>
        <w:t xml:space="preserve">, </w:t>
      </w:r>
      <w:r w:rsidR="00E444C3" w:rsidRPr="00E444C3">
        <w:rPr>
          <w:highlight w:val="white"/>
        </w:rPr>
        <w:t>pop</w:t>
      </w:r>
      <w:r w:rsidR="003A094F">
        <w:rPr>
          <w:highlight w:val="white"/>
        </w:rPr>
        <w:t xml:space="preserve">, </w:t>
      </w:r>
      <w:r w:rsidR="00E444C3" w:rsidRPr="00E444C3">
        <w:rPr>
          <w:highlight w:val="white"/>
        </w:rPr>
        <w:t>ret</w:t>
      </w:r>
      <w:r w:rsidR="003A094F">
        <w:rPr>
          <w:highlight w:val="white"/>
        </w:rPr>
        <w:t xml:space="preserve">, </w:t>
      </w:r>
      <w:r w:rsidR="00E444C3" w:rsidRPr="00E444C3">
        <w:rPr>
          <w:highlight w:val="white"/>
        </w:rPr>
        <w:t>sahf</w:t>
      </w:r>
      <w:r w:rsidR="003A094F">
        <w:rPr>
          <w:highlight w:val="white"/>
        </w:rPr>
        <w:t xml:space="preserve">, </w:t>
      </w:r>
      <w:r w:rsidR="00E444C3" w:rsidRPr="00E444C3">
        <w:rPr>
          <w:highlight w:val="white"/>
        </w:rPr>
        <w:t>set_track_size</w:t>
      </w:r>
      <w:r w:rsidR="003A094F">
        <w:rPr>
          <w:highlight w:val="white"/>
        </w:rPr>
        <w:t>,</w:t>
      </w:r>
    </w:p>
    <w:p w14:paraId="69B1A3AF"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shl</w:t>
      </w:r>
      <w:r w:rsidR="003A094F">
        <w:rPr>
          <w:highlight w:val="white"/>
        </w:rPr>
        <w:t xml:space="preserve">, </w:t>
      </w:r>
      <w:r w:rsidR="00E444C3" w:rsidRPr="00E444C3">
        <w:rPr>
          <w:highlight w:val="white"/>
        </w:rPr>
        <w:t>shl_byte</w:t>
      </w:r>
      <w:r w:rsidR="003A094F">
        <w:rPr>
          <w:highlight w:val="white"/>
        </w:rPr>
        <w:t xml:space="preserve">, </w:t>
      </w:r>
      <w:r w:rsidR="00E444C3" w:rsidRPr="00E444C3">
        <w:rPr>
          <w:highlight w:val="white"/>
        </w:rPr>
        <w:t>shl_dword</w:t>
      </w:r>
      <w:r w:rsidR="003A094F">
        <w:rPr>
          <w:highlight w:val="white"/>
        </w:rPr>
        <w:t xml:space="preserve">, </w:t>
      </w:r>
      <w:r w:rsidR="00E444C3" w:rsidRPr="00E444C3">
        <w:rPr>
          <w:highlight w:val="white"/>
        </w:rPr>
        <w:t>shl_qword</w:t>
      </w:r>
      <w:r w:rsidR="003A094F">
        <w:rPr>
          <w:highlight w:val="white"/>
        </w:rPr>
        <w:t xml:space="preserve">, </w:t>
      </w:r>
      <w:r w:rsidR="00E444C3" w:rsidRPr="00E444C3">
        <w:rPr>
          <w:highlight w:val="white"/>
        </w:rPr>
        <w:t>shl_word</w:t>
      </w:r>
      <w:r w:rsidR="003A094F">
        <w:rPr>
          <w:highlight w:val="white"/>
        </w:rPr>
        <w:t>,</w:t>
      </w:r>
    </w:p>
    <w:p w14:paraId="33091484"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shr</w:t>
      </w:r>
      <w:r w:rsidR="003A094F">
        <w:rPr>
          <w:highlight w:val="white"/>
        </w:rPr>
        <w:t xml:space="preserve">, </w:t>
      </w:r>
      <w:r w:rsidR="00E444C3" w:rsidRPr="00E444C3">
        <w:rPr>
          <w:highlight w:val="white"/>
        </w:rPr>
        <w:t>shr_byte</w:t>
      </w:r>
      <w:r w:rsidR="003A094F">
        <w:rPr>
          <w:highlight w:val="white"/>
        </w:rPr>
        <w:t xml:space="preserve">, </w:t>
      </w:r>
      <w:r w:rsidR="00E444C3" w:rsidRPr="00E444C3">
        <w:rPr>
          <w:highlight w:val="white"/>
        </w:rPr>
        <w:t>shr_dword</w:t>
      </w:r>
      <w:r w:rsidR="003A094F">
        <w:rPr>
          <w:highlight w:val="white"/>
        </w:rPr>
        <w:t xml:space="preserve">, </w:t>
      </w:r>
      <w:r w:rsidR="00E444C3" w:rsidRPr="00E444C3">
        <w:rPr>
          <w:highlight w:val="white"/>
        </w:rPr>
        <w:t>shr_qword</w:t>
      </w:r>
      <w:r w:rsidR="003A094F">
        <w:rPr>
          <w:highlight w:val="white"/>
        </w:rPr>
        <w:t xml:space="preserve">, </w:t>
      </w:r>
      <w:r w:rsidR="00E444C3" w:rsidRPr="00E444C3">
        <w:rPr>
          <w:highlight w:val="white"/>
        </w:rPr>
        <w:t>shr_word</w:t>
      </w:r>
      <w:r w:rsidR="003A094F">
        <w:rPr>
          <w:highlight w:val="white"/>
        </w:rPr>
        <w:t>,</w:t>
      </w:r>
    </w:p>
    <w:p w14:paraId="6E1E96A8"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sub</w:t>
      </w:r>
      <w:r w:rsidR="003A094F">
        <w:rPr>
          <w:highlight w:val="white"/>
        </w:rPr>
        <w:t xml:space="preserve">, </w:t>
      </w:r>
      <w:r w:rsidR="00E444C3" w:rsidRPr="00E444C3">
        <w:rPr>
          <w:highlight w:val="white"/>
        </w:rPr>
        <w:t>sub_byte</w:t>
      </w:r>
      <w:r w:rsidR="003A094F">
        <w:rPr>
          <w:highlight w:val="white"/>
        </w:rPr>
        <w:t xml:space="preserve">, </w:t>
      </w:r>
      <w:r w:rsidR="00E444C3" w:rsidRPr="00E444C3">
        <w:rPr>
          <w:highlight w:val="white"/>
        </w:rPr>
        <w:t>sub_dword</w:t>
      </w:r>
      <w:r w:rsidR="003A094F">
        <w:rPr>
          <w:highlight w:val="white"/>
        </w:rPr>
        <w:t xml:space="preserve">, </w:t>
      </w:r>
      <w:r w:rsidR="00E444C3" w:rsidRPr="00E444C3">
        <w:rPr>
          <w:highlight w:val="white"/>
        </w:rPr>
        <w:t>sub_qword</w:t>
      </w:r>
      <w:r w:rsidR="003A094F">
        <w:rPr>
          <w:highlight w:val="white"/>
        </w:rPr>
        <w:t xml:space="preserve">, </w:t>
      </w:r>
      <w:r w:rsidR="00E444C3" w:rsidRPr="00E444C3">
        <w:rPr>
          <w:highlight w:val="white"/>
        </w:rPr>
        <w:t>sub_word</w:t>
      </w:r>
      <w:r w:rsidR="003A094F">
        <w:rPr>
          <w:highlight w:val="white"/>
        </w:rPr>
        <w:t xml:space="preserve">, </w:t>
      </w:r>
      <w:r w:rsidR="00E444C3" w:rsidRPr="00E444C3">
        <w:rPr>
          <w:highlight w:val="white"/>
        </w:rPr>
        <w:t>syscall</w:t>
      </w:r>
      <w:r w:rsidR="003A094F">
        <w:rPr>
          <w:highlight w:val="white"/>
        </w:rPr>
        <w:t>,</w:t>
      </w:r>
    </w:p>
    <w:p w14:paraId="324E827C" w14:textId="77777777" w:rsidR="001C212C"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xor</w:t>
      </w:r>
      <w:r w:rsidR="003A094F">
        <w:rPr>
          <w:highlight w:val="white"/>
        </w:rPr>
        <w:t xml:space="preserve">, </w:t>
      </w:r>
      <w:r w:rsidR="00E444C3" w:rsidRPr="00E444C3">
        <w:rPr>
          <w:highlight w:val="white"/>
        </w:rPr>
        <w:t>xor_byte</w:t>
      </w:r>
      <w:r w:rsidR="003A094F">
        <w:rPr>
          <w:highlight w:val="white"/>
        </w:rPr>
        <w:t xml:space="preserve">, </w:t>
      </w:r>
      <w:r w:rsidR="00E444C3" w:rsidRPr="00E444C3">
        <w:rPr>
          <w:highlight w:val="white"/>
        </w:rPr>
        <w:t>xor_dword</w:t>
      </w:r>
      <w:r w:rsidR="003A094F">
        <w:rPr>
          <w:highlight w:val="white"/>
        </w:rPr>
        <w:t xml:space="preserve">, </w:t>
      </w:r>
      <w:r w:rsidR="00E444C3" w:rsidRPr="00E444C3">
        <w:rPr>
          <w:highlight w:val="white"/>
        </w:rPr>
        <w:t>xor_qword</w:t>
      </w:r>
      <w:r w:rsidR="003A094F">
        <w:rPr>
          <w:highlight w:val="white"/>
        </w:rPr>
        <w:t xml:space="preserve">, </w:t>
      </w:r>
      <w:r w:rsidR="00E444C3" w:rsidRPr="00E444C3">
        <w:rPr>
          <w:highlight w:val="white"/>
        </w:rPr>
        <w:t>xor_word</w:t>
      </w:r>
    </w:p>
    <w:p w14:paraId="07FD6773" w14:textId="08F0AF8F" w:rsidR="00E444C3" w:rsidRPr="00E444C3" w:rsidRDefault="001C212C" w:rsidP="00E444C3">
      <w:pPr>
        <w:pStyle w:val="Code"/>
        <w:rPr>
          <w:highlight w:val="white"/>
        </w:rPr>
      </w:pPr>
      <w:r>
        <w:rPr>
          <w:highlight w:val="white"/>
        </w:rPr>
        <w:t xml:space="preserve"> </w:t>
      </w:r>
      <w:r w:rsidR="00E444C3" w:rsidRPr="00E444C3">
        <w:rPr>
          <w:highlight w:val="white"/>
        </w:rPr>
        <w:t xml:space="preserve"> };</w:t>
      </w:r>
    </w:p>
    <w:p w14:paraId="1F765370" w14:textId="77777777" w:rsidR="00E444C3" w:rsidRPr="00E444C3" w:rsidRDefault="00E444C3" w:rsidP="00E444C3">
      <w:pPr>
        <w:pStyle w:val="Code"/>
        <w:rPr>
          <w:highlight w:val="white"/>
        </w:rPr>
      </w:pPr>
      <w:r w:rsidRPr="00E444C3">
        <w:rPr>
          <w:highlight w:val="white"/>
        </w:rPr>
        <w:t>};</w:t>
      </w:r>
    </w:p>
    <w:p w14:paraId="2CF7A52D" w14:textId="2A985ED7" w:rsidR="00EF68C0" w:rsidRDefault="00EF68C0" w:rsidP="00EF68C0">
      <w:pPr>
        <w:pStyle w:val="Rubrik2"/>
      </w:pPr>
      <w:r>
        <w:t>Assembly Code</w:t>
      </w:r>
    </w:p>
    <w:p w14:paraId="3CF6DD35" w14:textId="77777777" w:rsidR="007E07E9" w:rsidRDefault="007E07E9" w:rsidP="007E07E9">
      <w:pPr>
        <w:pStyle w:val="CodeHeader"/>
      </w:pPr>
      <w:r>
        <w:t>AssemblyCode.cs</w:t>
      </w:r>
    </w:p>
    <w:p w14:paraId="254F9CBC" w14:textId="77777777" w:rsidR="00760CE0" w:rsidRPr="00E54C1B" w:rsidRDefault="00760CE0" w:rsidP="00E54C1B">
      <w:pPr>
        <w:pStyle w:val="Code"/>
        <w:rPr>
          <w:highlight w:val="white"/>
        </w:rPr>
      </w:pPr>
      <w:r w:rsidRPr="00E54C1B">
        <w:rPr>
          <w:highlight w:val="white"/>
        </w:rPr>
        <w:t>using System;</w:t>
      </w:r>
    </w:p>
    <w:p w14:paraId="7A3C8BFF" w14:textId="77777777" w:rsidR="00760CE0" w:rsidRPr="00E54C1B" w:rsidRDefault="00760CE0" w:rsidP="00E54C1B">
      <w:pPr>
        <w:pStyle w:val="Code"/>
        <w:rPr>
          <w:highlight w:val="white"/>
        </w:rPr>
      </w:pPr>
      <w:r w:rsidRPr="00E54C1B">
        <w:rPr>
          <w:highlight w:val="white"/>
        </w:rPr>
        <w:t>using System.Text;</w:t>
      </w:r>
    </w:p>
    <w:p w14:paraId="7FD39C36" w14:textId="77777777" w:rsidR="00760CE0" w:rsidRPr="00E54C1B" w:rsidRDefault="00760CE0" w:rsidP="00E54C1B">
      <w:pPr>
        <w:pStyle w:val="Code"/>
        <w:rPr>
          <w:highlight w:val="white"/>
        </w:rPr>
      </w:pPr>
      <w:r w:rsidRPr="00E54C1B">
        <w:rPr>
          <w:highlight w:val="white"/>
        </w:rPr>
        <w:t>using System.Numerics;</w:t>
      </w:r>
    </w:p>
    <w:p w14:paraId="741CB714" w14:textId="77777777" w:rsidR="00760CE0" w:rsidRPr="00E54C1B" w:rsidRDefault="00760CE0" w:rsidP="00E54C1B">
      <w:pPr>
        <w:pStyle w:val="Code"/>
        <w:rPr>
          <w:highlight w:val="white"/>
        </w:rPr>
      </w:pPr>
      <w:r w:rsidRPr="00E54C1B">
        <w:rPr>
          <w:highlight w:val="white"/>
        </w:rPr>
        <w:t>using System.Collections.Generic;</w:t>
      </w:r>
    </w:p>
    <w:p w14:paraId="0CA87706" w14:textId="77777777" w:rsidR="00760CE0" w:rsidRPr="00E54C1B" w:rsidRDefault="00760CE0" w:rsidP="00E54C1B">
      <w:pPr>
        <w:pStyle w:val="Code"/>
        <w:rPr>
          <w:highlight w:val="white"/>
        </w:rPr>
      </w:pPr>
    </w:p>
    <w:p w14:paraId="35EAE54A" w14:textId="77777777" w:rsidR="00760CE0" w:rsidRPr="00E54C1B" w:rsidRDefault="00760CE0" w:rsidP="00E54C1B">
      <w:pPr>
        <w:pStyle w:val="Code"/>
        <w:rPr>
          <w:highlight w:val="white"/>
        </w:rPr>
      </w:pPr>
      <w:r w:rsidRPr="00E54C1B">
        <w:rPr>
          <w:highlight w:val="white"/>
        </w:rPr>
        <w:t>namespace CCompiler {</w:t>
      </w:r>
    </w:p>
    <w:p w14:paraId="0F6B25FF" w14:textId="77777777" w:rsidR="00760CE0" w:rsidRPr="00E54C1B" w:rsidRDefault="00760CE0" w:rsidP="00E54C1B">
      <w:pPr>
        <w:pStyle w:val="Code"/>
        <w:rPr>
          <w:highlight w:val="white"/>
        </w:rPr>
      </w:pPr>
      <w:r w:rsidRPr="00E54C1B">
        <w:rPr>
          <w:highlight w:val="white"/>
        </w:rPr>
        <w:t xml:space="preserve">  public class AssemblyCode {</w:t>
      </w:r>
    </w:p>
    <w:p w14:paraId="1C9D6083" w14:textId="77777777" w:rsidR="00760CE0" w:rsidRPr="00E54C1B" w:rsidRDefault="00760CE0" w:rsidP="00E54C1B">
      <w:pPr>
        <w:pStyle w:val="Code"/>
        <w:rPr>
          <w:highlight w:val="white"/>
        </w:rPr>
      </w:pPr>
      <w:r w:rsidRPr="00E54C1B">
        <w:rPr>
          <w:highlight w:val="white"/>
        </w:rPr>
        <w:t xml:space="preserve">    public const byte NopOperator = 144; // -112; XXX</w:t>
      </w:r>
    </w:p>
    <w:p w14:paraId="5C8C2FE5" w14:textId="77777777" w:rsidR="00760CE0" w:rsidRPr="00E54C1B" w:rsidRDefault="00760CE0" w:rsidP="00E54C1B">
      <w:pPr>
        <w:pStyle w:val="Code"/>
        <w:rPr>
          <w:highlight w:val="white"/>
        </w:rPr>
      </w:pPr>
      <w:r w:rsidRPr="00E54C1B">
        <w:rPr>
          <w:highlight w:val="white"/>
        </w:rPr>
        <w:t xml:space="preserve">    public const byte ShortJumpOperator = 235; // -21; XXX</w:t>
      </w:r>
    </w:p>
    <w:p w14:paraId="091647C6" w14:textId="77777777" w:rsidR="00760CE0" w:rsidRPr="00E54C1B" w:rsidRDefault="00760CE0" w:rsidP="00E54C1B">
      <w:pPr>
        <w:pStyle w:val="Code"/>
        <w:rPr>
          <w:highlight w:val="white"/>
        </w:rPr>
      </w:pPr>
    </w:p>
    <w:p w14:paraId="36CC39C4" w14:textId="77777777" w:rsidR="00760CE0" w:rsidRPr="00E54C1B" w:rsidRDefault="00760CE0" w:rsidP="00E54C1B">
      <w:pPr>
        <w:pStyle w:val="Code"/>
        <w:rPr>
          <w:highlight w:val="white"/>
        </w:rPr>
      </w:pPr>
      <w:r w:rsidRPr="00E54C1B">
        <w:rPr>
          <w:highlight w:val="white"/>
        </w:rPr>
        <w:t xml:space="preserve">    public static Register FrameRegister;</w:t>
      </w:r>
    </w:p>
    <w:p w14:paraId="53D0EEF1" w14:textId="77777777" w:rsidR="00760CE0" w:rsidRPr="00E54C1B" w:rsidRDefault="00760CE0" w:rsidP="00E54C1B">
      <w:pPr>
        <w:pStyle w:val="Code"/>
        <w:rPr>
          <w:highlight w:val="white"/>
        </w:rPr>
      </w:pPr>
      <w:r w:rsidRPr="00E54C1B">
        <w:rPr>
          <w:highlight w:val="white"/>
        </w:rPr>
        <w:t xml:space="preserve">    public static Register EllipseRegister;</w:t>
      </w:r>
    </w:p>
    <w:p w14:paraId="116B6C1F" w14:textId="77777777" w:rsidR="00760CE0" w:rsidRPr="00E54C1B" w:rsidRDefault="00760CE0" w:rsidP="00E54C1B">
      <w:pPr>
        <w:pStyle w:val="Code"/>
        <w:rPr>
          <w:highlight w:val="white"/>
        </w:rPr>
      </w:pPr>
      <w:r w:rsidRPr="00E54C1B">
        <w:rPr>
          <w:highlight w:val="white"/>
        </w:rPr>
        <w:t xml:space="preserve">    public static Register ReturnValueRegister;</w:t>
      </w:r>
    </w:p>
    <w:p w14:paraId="611F8932" w14:textId="77777777" w:rsidR="00760CE0" w:rsidRPr="00E54C1B" w:rsidRDefault="00760CE0" w:rsidP="00E54C1B">
      <w:pPr>
        <w:pStyle w:val="Code"/>
        <w:rPr>
          <w:highlight w:val="white"/>
        </w:rPr>
      </w:pPr>
      <w:r w:rsidRPr="00E54C1B">
        <w:rPr>
          <w:highlight w:val="white"/>
        </w:rPr>
        <w:t xml:space="preserve">    public static Register ReturnPointerRegister;</w:t>
      </w:r>
    </w:p>
    <w:p w14:paraId="11DF3C40" w14:textId="77777777" w:rsidR="00760CE0" w:rsidRPr="00E54C1B" w:rsidRDefault="00760CE0" w:rsidP="00E54C1B">
      <w:pPr>
        <w:pStyle w:val="Code"/>
        <w:rPr>
          <w:highlight w:val="white"/>
        </w:rPr>
      </w:pPr>
      <w:r w:rsidRPr="00E54C1B">
        <w:rPr>
          <w:highlight w:val="white"/>
        </w:rPr>
        <w:t xml:space="preserve">    public const Register ShiftRegister = Register.cl;</w:t>
      </w:r>
    </w:p>
    <w:p w14:paraId="3C172B1B" w14:textId="77777777" w:rsidR="00760CE0" w:rsidRPr="00E54C1B" w:rsidRDefault="00760CE0" w:rsidP="00E54C1B">
      <w:pPr>
        <w:pStyle w:val="Code"/>
        <w:rPr>
          <w:highlight w:val="white"/>
        </w:rPr>
      </w:pPr>
    </w:p>
    <w:p w14:paraId="5FDD8C10" w14:textId="77777777" w:rsidR="00760CE0" w:rsidRPr="00E54C1B" w:rsidRDefault="00760CE0" w:rsidP="00E54C1B">
      <w:pPr>
        <w:pStyle w:val="Code"/>
        <w:rPr>
          <w:highlight w:val="white"/>
        </w:rPr>
      </w:pPr>
      <w:r w:rsidRPr="00E54C1B">
        <w:rPr>
          <w:highlight w:val="white"/>
        </w:rPr>
        <w:lastRenderedPageBreak/>
        <w:t xml:space="preserve">    static AssemblyCode() {</w:t>
      </w:r>
    </w:p>
    <w:p w14:paraId="5153392C" w14:textId="77777777" w:rsidR="00760CE0" w:rsidRPr="00E54C1B" w:rsidRDefault="00760CE0" w:rsidP="00E54C1B">
      <w:pPr>
        <w:pStyle w:val="Code"/>
        <w:rPr>
          <w:highlight w:val="white"/>
        </w:rPr>
      </w:pPr>
      <w:r w:rsidRPr="00E54C1B">
        <w:rPr>
          <w:highlight w:val="white"/>
        </w:rPr>
        <w:t xml:space="preserve">      FrameRegister = RegisterToSize(Register.bp, TypeSize.PointerSize);</w:t>
      </w:r>
    </w:p>
    <w:p w14:paraId="00C53464" w14:textId="77777777" w:rsidR="00760CE0" w:rsidRPr="00E54C1B" w:rsidRDefault="00760CE0" w:rsidP="00E54C1B">
      <w:pPr>
        <w:pStyle w:val="Code"/>
        <w:rPr>
          <w:highlight w:val="white"/>
        </w:rPr>
      </w:pPr>
      <w:r w:rsidRPr="00E54C1B">
        <w:rPr>
          <w:highlight w:val="white"/>
        </w:rPr>
        <w:t xml:space="preserve">      EllipseRegister = RegisterToSize(Register.di, TypeSize.PointerSize);</w:t>
      </w:r>
    </w:p>
    <w:p w14:paraId="287786EB" w14:textId="77777777" w:rsidR="00760CE0" w:rsidRPr="00E54C1B" w:rsidRDefault="00760CE0" w:rsidP="00E54C1B">
      <w:pPr>
        <w:pStyle w:val="Code"/>
        <w:rPr>
          <w:highlight w:val="white"/>
        </w:rPr>
      </w:pPr>
      <w:r w:rsidRPr="00E54C1B">
        <w:rPr>
          <w:highlight w:val="white"/>
        </w:rPr>
        <w:t xml:space="preserve">      ReturnValueRegister = RegisterToSize(Register.bx, TypeSize.PointerSize);</w:t>
      </w:r>
    </w:p>
    <w:p w14:paraId="0C7FADC2" w14:textId="77777777" w:rsidR="00760CE0" w:rsidRPr="00E54C1B" w:rsidRDefault="00760CE0" w:rsidP="00E54C1B">
      <w:pPr>
        <w:pStyle w:val="Code"/>
        <w:rPr>
          <w:highlight w:val="white"/>
        </w:rPr>
      </w:pPr>
      <w:r w:rsidRPr="00E54C1B">
        <w:rPr>
          <w:highlight w:val="white"/>
        </w:rPr>
        <w:t xml:space="preserve">      ReturnPointerRegister =RegisterToSize(Register.bx,TypeSize.PointerSize);</w:t>
      </w:r>
    </w:p>
    <w:p w14:paraId="193995ED" w14:textId="77777777" w:rsidR="00760CE0" w:rsidRPr="00E54C1B" w:rsidRDefault="00760CE0" w:rsidP="00E54C1B">
      <w:pPr>
        <w:pStyle w:val="Code"/>
        <w:rPr>
          <w:highlight w:val="white"/>
        </w:rPr>
      </w:pPr>
      <w:r w:rsidRPr="00E54C1B">
        <w:rPr>
          <w:highlight w:val="white"/>
        </w:rPr>
        <w:t xml:space="preserve">    }</w:t>
      </w:r>
    </w:p>
    <w:p w14:paraId="513967E5" w14:textId="77777777" w:rsidR="00760CE0" w:rsidRPr="00E54C1B" w:rsidRDefault="00760CE0" w:rsidP="00E54C1B">
      <w:pPr>
        <w:pStyle w:val="Code"/>
        <w:rPr>
          <w:highlight w:val="white"/>
        </w:rPr>
      </w:pPr>
    </w:p>
    <w:p w14:paraId="2253A6A1" w14:textId="77777777" w:rsidR="00760CE0" w:rsidRPr="00E54C1B" w:rsidRDefault="00760CE0" w:rsidP="00E54C1B">
      <w:pPr>
        <w:pStyle w:val="Code"/>
        <w:rPr>
          <w:highlight w:val="white"/>
        </w:rPr>
      </w:pPr>
      <w:r w:rsidRPr="00E54C1B">
        <w:rPr>
          <w:highlight w:val="white"/>
        </w:rPr>
        <w:t xml:space="preserve">    private AssemblyOperator m_operator;</w:t>
      </w:r>
    </w:p>
    <w:p w14:paraId="7E2C35F7" w14:textId="77777777" w:rsidR="00760CE0" w:rsidRPr="00E54C1B" w:rsidRDefault="00760CE0" w:rsidP="00E54C1B">
      <w:pPr>
        <w:pStyle w:val="Code"/>
        <w:rPr>
          <w:highlight w:val="white"/>
        </w:rPr>
      </w:pPr>
      <w:r w:rsidRPr="00E54C1B">
        <w:rPr>
          <w:highlight w:val="white"/>
        </w:rPr>
        <w:t xml:space="preserve">    private object[] m_operandArray = new object[3];</w:t>
      </w:r>
    </w:p>
    <w:p w14:paraId="011F4FE0" w14:textId="77777777" w:rsidR="00760CE0" w:rsidRPr="00E54C1B" w:rsidRDefault="00760CE0" w:rsidP="00E54C1B">
      <w:pPr>
        <w:pStyle w:val="Code"/>
        <w:rPr>
          <w:highlight w:val="white"/>
        </w:rPr>
      </w:pPr>
      <w:r w:rsidRPr="00E54C1B">
        <w:rPr>
          <w:highlight w:val="white"/>
        </w:rPr>
        <w:t xml:space="preserve">  </w:t>
      </w:r>
    </w:p>
    <w:p w14:paraId="294803B1" w14:textId="77777777" w:rsidR="00760CE0" w:rsidRPr="00E54C1B" w:rsidRDefault="00760CE0" w:rsidP="00E54C1B">
      <w:pPr>
        <w:pStyle w:val="Code"/>
        <w:rPr>
          <w:highlight w:val="white"/>
        </w:rPr>
      </w:pPr>
      <w:r w:rsidRPr="00E54C1B">
        <w:rPr>
          <w:highlight w:val="white"/>
        </w:rPr>
        <w:t xml:space="preserve">    public AssemblyCode(AssemblyOperator objectOp, object operand0,</w:t>
      </w:r>
    </w:p>
    <w:p w14:paraId="4AC2636F" w14:textId="77777777" w:rsidR="00760CE0" w:rsidRPr="00E54C1B" w:rsidRDefault="00760CE0" w:rsidP="00E54C1B">
      <w:pPr>
        <w:pStyle w:val="Code"/>
        <w:rPr>
          <w:highlight w:val="white"/>
        </w:rPr>
      </w:pPr>
      <w:r w:rsidRPr="00E54C1B">
        <w:rPr>
          <w:highlight w:val="white"/>
        </w:rPr>
        <w:t xml:space="preserve">                        object operand1, object operand2 = null) {</w:t>
      </w:r>
    </w:p>
    <w:p w14:paraId="1E6D7F44" w14:textId="77777777" w:rsidR="00760CE0" w:rsidRPr="00E54C1B" w:rsidRDefault="00760CE0" w:rsidP="00E54C1B">
      <w:pPr>
        <w:pStyle w:val="Code"/>
        <w:rPr>
          <w:highlight w:val="white"/>
        </w:rPr>
      </w:pPr>
      <w:r w:rsidRPr="00E54C1B">
        <w:rPr>
          <w:highlight w:val="white"/>
        </w:rPr>
        <w:t xml:space="preserve">      Operator = objectOp;</w:t>
      </w:r>
    </w:p>
    <w:p w14:paraId="69B81F14" w14:textId="77777777" w:rsidR="00760CE0" w:rsidRPr="00E54C1B" w:rsidRDefault="00760CE0" w:rsidP="00E54C1B">
      <w:pPr>
        <w:pStyle w:val="Code"/>
        <w:rPr>
          <w:highlight w:val="white"/>
        </w:rPr>
      </w:pPr>
      <w:r w:rsidRPr="00E54C1B">
        <w:rPr>
          <w:highlight w:val="white"/>
        </w:rPr>
        <w:t xml:space="preserve">      m_operandArray[0] = operand0;</w:t>
      </w:r>
    </w:p>
    <w:p w14:paraId="578D3820" w14:textId="77777777" w:rsidR="00760CE0" w:rsidRPr="00E54C1B" w:rsidRDefault="00760CE0" w:rsidP="00E54C1B">
      <w:pPr>
        <w:pStyle w:val="Code"/>
        <w:rPr>
          <w:highlight w:val="white"/>
        </w:rPr>
      </w:pPr>
      <w:r w:rsidRPr="00E54C1B">
        <w:rPr>
          <w:highlight w:val="white"/>
        </w:rPr>
        <w:t xml:space="preserve">      m_operandArray[1] = operand1;</w:t>
      </w:r>
    </w:p>
    <w:p w14:paraId="5FAF191C" w14:textId="77777777" w:rsidR="00760CE0" w:rsidRPr="00E54C1B" w:rsidRDefault="00760CE0" w:rsidP="00E54C1B">
      <w:pPr>
        <w:pStyle w:val="Code"/>
        <w:rPr>
          <w:highlight w:val="white"/>
        </w:rPr>
      </w:pPr>
      <w:r w:rsidRPr="00E54C1B">
        <w:rPr>
          <w:highlight w:val="white"/>
        </w:rPr>
        <w:t xml:space="preserve">      m_operandArray[2] = operand2;</w:t>
      </w:r>
    </w:p>
    <w:p w14:paraId="5B63402E" w14:textId="77777777" w:rsidR="00760CE0" w:rsidRPr="00E54C1B" w:rsidRDefault="00760CE0" w:rsidP="00E54C1B">
      <w:pPr>
        <w:pStyle w:val="Code"/>
        <w:rPr>
          <w:highlight w:val="white"/>
        </w:rPr>
      </w:pPr>
      <w:r w:rsidRPr="00E54C1B">
        <w:rPr>
          <w:highlight w:val="white"/>
        </w:rPr>
        <w:t xml:space="preserve">      FromAdditionToIncrement();</w:t>
      </w:r>
    </w:p>
    <w:p w14:paraId="09A20BF7" w14:textId="77777777" w:rsidR="00760CE0" w:rsidRPr="00E54C1B" w:rsidRDefault="00760CE0" w:rsidP="00E54C1B">
      <w:pPr>
        <w:pStyle w:val="Code"/>
        <w:rPr>
          <w:highlight w:val="white"/>
        </w:rPr>
      </w:pPr>
      <w:r w:rsidRPr="00E54C1B">
        <w:rPr>
          <w:highlight w:val="white"/>
        </w:rPr>
        <w:t xml:space="preserve">    }</w:t>
      </w:r>
    </w:p>
    <w:p w14:paraId="28B1C1BF" w14:textId="77777777" w:rsidR="00760CE0" w:rsidRPr="00E54C1B" w:rsidRDefault="00760CE0" w:rsidP="00E54C1B">
      <w:pPr>
        <w:pStyle w:val="Code"/>
        <w:rPr>
          <w:highlight w:val="white"/>
        </w:rPr>
      </w:pPr>
    </w:p>
    <w:p w14:paraId="46628D02" w14:textId="77777777" w:rsidR="00760CE0" w:rsidRPr="00E54C1B" w:rsidRDefault="00760CE0" w:rsidP="00E54C1B">
      <w:pPr>
        <w:pStyle w:val="Code"/>
        <w:rPr>
          <w:highlight w:val="white"/>
        </w:rPr>
      </w:pPr>
      <w:r w:rsidRPr="00E54C1B">
        <w:rPr>
          <w:highlight w:val="white"/>
        </w:rPr>
        <w:t xml:space="preserve">    public AssemblyOperator Operator {</w:t>
      </w:r>
    </w:p>
    <w:p w14:paraId="4DC870A6" w14:textId="77777777" w:rsidR="00760CE0" w:rsidRPr="00E54C1B" w:rsidRDefault="00760CE0" w:rsidP="00E54C1B">
      <w:pPr>
        <w:pStyle w:val="Code"/>
        <w:rPr>
          <w:highlight w:val="white"/>
        </w:rPr>
      </w:pPr>
      <w:r w:rsidRPr="00E54C1B">
        <w:rPr>
          <w:highlight w:val="white"/>
        </w:rPr>
        <w:t xml:space="preserve">      get { return m_operator; }</w:t>
      </w:r>
    </w:p>
    <w:p w14:paraId="1D9671DD" w14:textId="77777777" w:rsidR="00760CE0" w:rsidRPr="00E54C1B" w:rsidRDefault="00760CE0" w:rsidP="00E54C1B">
      <w:pPr>
        <w:pStyle w:val="Code"/>
        <w:rPr>
          <w:highlight w:val="white"/>
        </w:rPr>
      </w:pPr>
      <w:r w:rsidRPr="00E54C1B">
        <w:rPr>
          <w:highlight w:val="white"/>
        </w:rPr>
        <w:t xml:space="preserve">      set { m_operator = value; }</w:t>
      </w:r>
    </w:p>
    <w:p w14:paraId="2F9AF1CB" w14:textId="77777777" w:rsidR="00760CE0" w:rsidRPr="00E54C1B" w:rsidRDefault="00760CE0" w:rsidP="00E54C1B">
      <w:pPr>
        <w:pStyle w:val="Code"/>
        <w:rPr>
          <w:highlight w:val="white"/>
        </w:rPr>
      </w:pPr>
      <w:r w:rsidRPr="00E54C1B">
        <w:rPr>
          <w:highlight w:val="white"/>
        </w:rPr>
        <w:t xml:space="preserve">    }</w:t>
      </w:r>
    </w:p>
    <w:p w14:paraId="663ACFA9" w14:textId="77777777" w:rsidR="00760CE0" w:rsidRPr="00E54C1B" w:rsidRDefault="00760CE0" w:rsidP="00E54C1B">
      <w:pPr>
        <w:pStyle w:val="Code"/>
        <w:rPr>
          <w:highlight w:val="white"/>
        </w:rPr>
      </w:pPr>
    </w:p>
    <w:p w14:paraId="793D7B34" w14:textId="77777777" w:rsidR="00760CE0" w:rsidRPr="00E54C1B" w:rsidRDefault="00760CE0" w:rsidP="00E54C1B">
      <w:pPr>
        <w:pStyle w:val="Code"/>
        <w:rPr>
          <w:highlight w:val="white"/>
        </w:rPr>
      </w:pPr>
      <w:r w:rsidRPr="00E54C1B">
        <w:rPr>
          <w:highlight w:val="white"/>
        </w:rPr>
        <w:t xml:space="preserve">    public void FromAdditionToIncrement() {</w:t>
      </w:r>
    </w:p>
    <w:p w14:paraId="46AC80E9" w14:textId="77777777" w:rsidR="00760CE0" w:rsidRPr="00E54C1B" w:rsidRDefault="00760CE0" w:rsidP="00E54C1B">
      <w:pPr>
        <w:pStyle w:val="Code"/>
        <w:rPr>
          <w:highlight w:val="white"/>
        </w:rPr>
      </w:pPr>
      <w:r w:rsidRPr="00E54C1B">
        <w:rPr>
          <w:highlight w:val="white"/>
        </w:rPr>
        <w:t xml:space="preserve">      object operand0 = m_operandArray[0],</w:t>
      </w:r>
    </w:p>
    <w:p w14:paraId="62DA50C5" w14:textId="77777777" w:rsidR="00760CE0" w:rsidRPr="00E54C1B" w:rsidRDefault="00760CE0" w:rsidP="00E54C1B">
      <w:pPr>
        <w:pStyle w:val="Code"/>
        <w:rPr>
          <w:highlight w:val="white"/>
        </w:rPr>
      </w:pPr>
      <w:r w:rsidRPr="00E54C1B">
        <w:rPr>
          <w:highlight w:val="white"/>
        </w:rPr>
        <w:t xml:space="preserve">             operand1 = m_operandArray[1],</w:t>
      </w:r>
    </w:p>
    <w:p w14:paraId="6C598582" w14:textId="77777777" w:rsidR="00760CE0" w:rsidRPr="00E54C1B" w:rsidRDefault="00760CE0" w:rsidP="00E54C1B">
      <w:pPr>
        <w:pStyle w:val="Code"/>
        <w:rPr>
          <w:highlight w:val="white"/>
        </w:rPr>
      </w:pPr>
      <w:r w:rsidRPr="00E54C1B">
        <w:rPr>
          <w:highlight w:val="white"/>
        </w:rPr>
        <w:t xml:space="preserve">             operand2 = m_operandArray[2];</w:t>
      </w:r>
    </w:p>
    <w:p w14:paraId="4163B44D" w14:textId="77777777" w:rsidR="00760CE0" w:rsidRPr="00E54C1B" w:rsidRDefault="00760CE0" w:rsidP="00E54C1B">
      <w:pPr>
        <w:pStyle w:val="Code"/>
        <w:rPr>
          <w:highlight w:val="white"/>
        </w:rPr>
      </w:pPr>
    </w:p>
    <w:p w14:paraId="2908D35A" w14:textId="77777777" w:rsidR="00760CE0" w:rsidRPr="00E54C1B" w:rsidRDefault="00760CE0" w:rsidP="00E54C1B">
      <w:pPr>
        <w:pStyle w:val="Code"/>
        <w:rPr>
          <w:highlight w:val="white"/>
        </w:rPr>
      </w:pPr>
      <w:r w:rsidRPr="00E54C1B">
        <w:rPr>
          <w:highlight w:val="white"/>
        </w:rPr>
        <w:t xml:space="preserve">      if (((Operator == AssemblyOperator.add) ||</w:t>
      </w:r>
    </w:p>
    <w:p w14:paraId="52A0F451" w14:textId="77777777" w:rsidR="00760CE0" w:rsidRPr="00E54C1B" w:rsidRDefault="00760CE0" w:rsidP="00E54C1B">
      <w:pPr>
        <w:pStyle w:val="Code"/>
        <w:rPr>
          <w:highlight w:val="white"/>
        </w:rPr>
      </w:pPr>
      <w:r w:rsidRPr="00E54C1B">
        <w:rPr>
          <w:highlight w:val="white"/>
        </w:rPr>
        <w:t xml:space="preserve">           (Operator == AssemblyOperator.sub)) &amp;&amp; (operand0 is Track) &amp;&amp;</w:t>
      </w:r>
    </w:p>
    <w:p w14:paraId="03C9B25A" w14:textId="77777777" w:rsidR="00760CE0" w:rsidRPr="00E54C1B" w:rsidRDefault="00760CE0" w:rsidP="00E54C1B">
      <w:pPr>
        <w:pStyle w:val="Code"/>
        <w:rPr>
          <w:highlight w:val="white"/>
        </w:rPr>
      </w:pPr>
      <w:r w:rsidRPr="00E54C1B">
        <w:rPr>
          <w:highlight w:val="white"/>
        </w:rPr>
        <w:t xml:space="preserve">          (operand1 is BigInteger) &amp;&amp;(operand2 == null)){</w:t>
      </w:r>
    </w:p>
    <w:p w14:paraId="6BCBE1E3" w14:textId="77777777" w:rsidR="00760CE0" w:rsidRPr="00E54C1B" w:rsidRDefault="00760CE0" w:rsidP="00E54C1B">
      <w:pPr>
        <w:pStyle w:val="Code"/>
        <w:rPr>
          <w:highlight w:val="white"/>
        </w:rPr>
      </w:pPr>
      <w:r w:rsidRPr="00E54C1B">
        <w:rPr>
          <w:highlight w:val="white"/>
        </w:rPr>
        <w:t xml:space="preserve">        BigInteger value = (BigInteger) operand1;</w:t>
      </w:r>
    </w:p>
    <w:p w14:paraId="07A5AE57" w14:textId="77777777" w:rsidR="00760CE0" w:rsidRPr="00E54C1B" w:rsidRDefault="00760CE0" w:rsidP="00E54C1B">
      <w:pPr>
        <w:pStyle w:val="Code"/>
        <w:rPr>
          <w:highlight w:val="white"/>
        </w:rPr>
      </w:pPr>
    </w:p>
    <w:p w14:paraId="7A1DF03B" w14:textId="77777777" w:rsidR="00760CE0" w:rsidRPr="00E54C1B" w:rsidRDefault="00760CE0" w:rsidP="00E54C1B">
      <w:pPr>
        <w:pStyle w:val="Code"/>
        <w:rPr>
          <w:highlight w:val="white"/>
        </w:rPr>
      </w:pPr>
      <w:r w:rsidRPr="00E54C1B">
        <w:rPr>
          <w:highlight w:val="white"/>
        </w:rPr>
        <w:t xml:space="preserve">        if (((Operator == AssemblyOperator.add) &amp;&amp; (value == 1)) ||</w:t>
      </w:r>
    </w:p>
    <w:p w14:paraId="69960337" w14:textId="77777777" w:rsidR="00760CE0" w:rsidRPr="00E54C1B" w:rsidRDefault="00760CE0" w:rsidP="00E54C1B">
      <w:pPr>
        <w:pStyle w:val="Code"/>
        <w:rPr>
          <w:highlight w:val="white"/>
        </w:rPr>
      </w:pPr>
      <w:r w:rsidRPr="00E54C1B">
        <w:rPr>
          <w:highlight w:val="white"/>
        </w:rPr>
        <w:t xml:space="preserve">            ((Operator == AssemblyOperator.sub) &amp;&amp; (value == -1))) {</w:t>
      </w:r>
    </w:p>
    <w:p w14:paraId="3B063184" w14:textId="77777777" w:rsidR="00760CE0" w:rsidRPr="00E54C1B" w:rsidRDefault="00760CE0" w:rsidP="00E54C1B">
      <w:pPr>
        <w:pStyle w:val="Code"/>
        <w:rPr>
          <w:highlight w:val="white"/>
        </w:rPr>
      </w:pPr>
      <w:r w:rsidRPr="00E54C1B">
        <w:rPr>
          <w:highlight w:val="white"/>
        </w:rPr>
        <w:t xml:space="preserve">          Operator = AssemblyOperator.inc;</w:t>
      </w:r>
    </w:p>
    <w:p w14:paraId="77A67B4D" w14:textId="77777777" w:rsidR="00760CE0" w:rsidRPr="00E54C1B" w:rsidRDefault="00760CE0" w:rsidP="00E54C1B">
      <w:pPr>
        <w:pStyle w:val="Code"/>
        <w:rPr>
          <w:highlight w:val="white"/>
        </w:rPr>
      </w:pPr>
      <w:r w:rsidRPr="00E54C1B">
        <w:rPr>
          <w:highlight w:val="white"/>
        </w:rPr>
        <w:t xml:space="preserve">          m_operandArray[1] = null;</w:t>
      </w:r>
    </w:p>
    <w:p w14:paraId="48D53DD2" w14:textId="77777777" w:rsidR="00760CE0" w:rsidRPr="00E54C1B" w:rsidRDefault="00760CE0" w:rsidP="00E54C1B">
      <w:pPr>
        <w:pStyle w:val="Code"/>
        <w:rPr>
          <w:highlight w:val="white"/>
        </w:rPr>
      </w:pPr>
      <w:r w:rsidRPr="00E54C1B">
        <w:rPr>
          <w:highlight w:val="white"/>
        </w:rPr>
        <w:t xml:space="preserve">        }</w:t>
      </w:r>
    </w:p>
    <w:p w14:paraId="37B17D14" w14:textId="77777777" w:rsidR="00760CE0" w:rsidRPr="00E54C1B" w:rsidRDefault="00760CE0" w:rsidP="00E54C1B">
      <w:pPr>
        <w:pStyle w:val="Code"/>
        <w:rPr>
          <w:highlight w:val="white"/>
        </w:rPr>
      </w:pPr>
      <w:r w:rsidRPr="00E54C1B">
        <w:rPr>
          <w:highlight w:val="white"/>
        </w:rPr>
        <w:t xml:space="preserve">        else if (((Operator == AssemblyOperator.sub) &amp;&amp; (value == 1)) ||</w:t>
      </w:r>
    </w:p>
    <w:p w14:paraId="2F182F4D" w14:textId="77777777" w:rsidR="00760CE0" w:rsidRPr="00E54C1B" w:rsidRDefault="00760CE0" w:rsidP="00E54C1B">
      <w:pPr>
        <w:pStyle w:val="Code"/>
        <w:rPr>
          <w:highlight w:val="white"/>
        </w:rPr>
      </w:pPr>
      <w:r w:rsidRPr="00E54C1B">
        <w:rPr>
          <w:highlight w:val="white"/>
        </w:rPr>
        <w:t xml:space="preserve">                 ((Operator == AssemblyOperator.add) &amp;&amp; (value == -1))) {</w:t>
      </w:r>
    </w:p>
    <w:p w14:paraId="4DDB57F1" w14:textId="77777777" w:rsidR="00760CE0" w:rsidRPr="00E54C1B" w:rsidRDefault="00760CE0" w:rsidP="00E54C1B">
      <w:pPr>
        <w:pStyle w:val="Code"/>
        <w:rPr>
          <w:highlight w:val="white"/>
        </w:rPr>
      </w:pPr>
      <w:r w:rsidRPr="00E54C1B">
        <w:rPr>
          <w:highlight w:val="white"/>
        </w:rPr>
        <w:t xml:space="preserve">          Operator = AssemblyOperator.dec;</w:t>
      </w:r>
    </w:p>
    <w:p w14:paraId="72C99084" w14:textId="77777777" w:rsidR="00760CE0" w:rsidRPr="00E54C1B" w:rsidRDefault="00760CE0" w:rsidP="00E54C1B">
      <w:pPr>
        <w:pStyle w:val="Code"/>
        <w:rPr>
          <w:highlight w:val="white"/>
        </w:rPr>
      </w:pPr>
      <w:r w:rsidRPr="00E54C1B">
        <w:rPr>
          <w:highlight w:val="white"/>
        </w:rPr>
        <w:t xml:space="preserve">          m_operandArray[1] = null;</w:t>
      </w:r>
    </w:p>
    <w:p w14:paraId="39B9FB3C" w14:textId="77777777" w:rsidR="00760CE0" w:rsidRPr="00E54C1B" w:rsidRDefault="00760CE0" w:rsidP="00E54C1B">
      <w:pPr>
        <w:pStyle w:val="Code"/>
        <w:rPr>
          <w:highlight w:val="white"/>
        </w:rPr>
      </w:pPr>
      <w:r w:rsidRPr="00E54C1B">
        <w:rPr>
          <w:highlight w:val="white"/>
        </w:rPr>
        <w:t xml:space="preserve">        }</w:t>
      </w:r>
    </w:p>
    <w:p w14:paraId="2EE7FA33" w14:textId="77777777" w:rsidR="00760CE0" w:rsidRPr="00E54C1B" w:rsidRDefault="00760CE0" w:rsidP="00E54C1B">
      <w:pPr>
        <w:pStyle w:val="Code"/>
        <w:rPr>
          <w:highlight w:val="white"/>
        </w:rPr>
      </w:pPr>
      <w:r w:rsidRPr="00E54C1B">
        <w:rPr>
          <w:highlight w:val="white"/>
        </w:rPr>
        <w:t xml:space="preserve">      }</w:t>
      </w:r>
    </w:p>
    <w:p w14:paraId="1476425C" w14:textId="77777777" w:rsidR="00760CE0" w:rsidRPr="00E54C1B" w:rsidRDefault="00760CE0" w:rsidP="00E54C1B">
      <w:pPr>
        <w:pStyle w:val="Code"/>
        <w:rPr>
          <w:highlight w:val="white"/>
        </w:rPr>
      </w:pPr>
      <w:r w:rsidRPr="00E54C1B">
        <w:rPr>
          <w:highlight w:val="white"/>
        </w:rPr>
        <w:t xml:space="preserve">    }</w:t>
      </w:r>
    </w:p>
    <w:p w14:paraId="17DC7002" w14:textId="77777777" w:rsidR="00760CE0" w:rsidRPr="00E54C1B" w:rsidRDefault="00760CE0" w:rsidP="00E54C1B">
      <w:pPr>
        <w:pStyle w:val="Code"/>
        <w:rPr>
          <w:highlight w:val="white"/>
        </w:rPr>
      </w:pPr>
    </w:p>
    <w:p w14:paraId="7EC1B31F" w14:textId="77777777" w:rsidR="00760CE0" w:rsidRPr="00E54C1B" w:rsidRDefault="00760CE0" w:rsidP="00E54C1B">
      <w:pPr>
        <w:pStyle w:val="Code"/>
        <w:rPr>
          <w:highlight w:val="white"/>
        </w:rPr>
      </w:pPr>
      <w:r w:rsidRPr="00E54C1B">
        <w:rPr>
          <w:highlight w:val="white"/>
        </w:rPr>
        <w:t xml:space="preserve">    public object this[int index] {</w:t>
      </w:r>
    </w:p>
    <w:p w14:paraId="6801A784" w14:textId="77777777" w:rsidR="00760CE0" w:rsidRPr="00E54C1B" w:rsidRDefault="00760CE0" w:rsidP="00E54C1B">
      <w:pPr>
        <w:pStyle w:val="Code"/>
        <w:rPr>
          <w:highlight w:val="white"/>
        </w:rPr>
      </w:pPr>
      <w:r w:rsidRPr="00E54C1B">
        <w:rPr>
          <w:highlight w:val="white"/>
        </w:rPr>
        <w:t xml:space="preserve">      get { return m_operandArray[index]; }</w:t>
      </w:r>
    </w:p>
    <w:p w14:paraId="22846B84" w14:textId="77777777" w:rsidR="00760CE0" w:rsidRPr="00E54C1B" w:rsidRDefault="00760CE0" w:rsidP="00E54C1B">
      <w:pPr>
        <w:pStyle w:val="Code"/>
        <w:rPr>
          <w:highlight w:val="white"/>
        </w:rPr>
      </w:pPr>
      <w:r w:rsidRPr="00E54C1B">
        <w:rPr>
          <w:highlight w:val="white"/>
        </w:rPr>
        <w:t xml:space="preserve">      set { Assert.ErrorXXX((index &gt;= 0) &amp;&amp; (index &lt; 3));</w:t>
      </w:r>
    </w:p>
    <w:p w14:paraId="4D1D6465" w14:textId="77777777" w:rsidR="00760CE0" w:rsidRPr="00E54C1B" w:rsidRDefault="00760CE0" w:rsidP="00E54C1B">
      <w:pPr>
        <w:pStyle w:val="Code"/>
        <w:rPr>
          <w:highlight w:val="white"/>
        </w:rPr>
      </w:pPr>
      <w:r w:rsidRPr="00E54C1B">
        <w:rPr>
          <w:highlight w:val="white"/>
        </w:rPr>
        <w:t xml:space="preserve">            m_operandArray[index] = value; }</w:t>
      </w:r>
    </w:p>
    <w:p w14:paraId="7BA14E6E" w14:textId="77777777" w:rsidR="00760CE0" w:rsidRPr="00E54C1B" w:rsidRDefault="00760CE0" w:rsidP="00E54C1B">
      <w:pPr>
        <w:pStyle w:val="Code"/>
        <w:rPr>
          <w:highlight w:val="white"/>
        </w:rPr>
      </w:pPr>
      <w:r w:rsidRPr="00E54C1B">
        <w:rPr>
          <w:highlight w:val="white"/>
        </w:rPr>
        <w:t xml:space="preserve">    }</w:t>
      </w:r>
    </w:p>
    <w:p w14:paraId="764AC6B2" w14:textId="77777777" w:rsidR="00760CE0" w:rsidRPr="00E54C1B" w:rsidRDefault="00760CE0" w:rsidP="00E54C1B">
      <w:pPr>
        <w:pStyle w:val="Code"/>
        <w:rPr>
          <w:highlight w:val="white"/>
        </w:rPr>
      </w:pPr>
    </w:p>
    <w:p w14:paraId="2DB59ADE" w14:textId="52AE2012" w:rsidR="00760CE0" w:rsidRPr="00E54C1B" w:rsidRDefault="003F4BA1" w:rsidP="00E54C1B">
      <w:pPr>
        <w:pStyle w:val="Code"/>
        <w:rPr>
          <w:highlight w:val="white"/>
        </w:rPr>
      </w:pPr>
      <w:r>
        <w:rPr>
          <w:highlight w:val="white"/>
        </w:rPr>
        <w:t xml:space="preserve">    // -----------------------------------------------------------------------</w:t>
      </w:r>
    </w:p>
    <w:p w14:paraId="2B030866" w14:textId="77777777" w:rsidR="00760CE0" w:rsidRPr="00E54C1B" w:rsidRDefault="00760CE0" w:rsidP="00E54C1B">
      <w:pPr>
        <w:pStyle w:val="Code"/>
        <w:rPr>
          <w:highlight w:val="white"/>
        </w:rPr>
      </w:pPr>
      <w:r w:rsidRPr="00E54C1B">
        <w:rPr>
          <w:highlight w:val="white"/>
        </w:rPr>
        <w:t xml:space="preserve">  </w:t>
      </w:r>
    </w:p>
    <w:p w14:paraId="2E65EB0D" w14:textId="77777777" w:rsidR="00760CE0" w:rsidRPr="00E54C1B" w:rsidRDefault="00760CE0" w:rsidP="00E54C1B">
      <w:pPr>
        <w:pStyle w:val="Code"/>
        <w:rPr>
          <w:highlight w:val="white"/>
        </w:rPr>
      </w:pPr>
      <w:r w:rsidRPr="00E54C1B">
        <w:rPr>
          <w:highlight w:val="white"/>
        </w:rPr>
        <w:t xml:space="preserve">    public bool IsJumpRegister() {</w:t>
      </w:r>
    </w:p>
    <w:p w14:paraId="16F71BD4"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0F36025" w14:textId="77777777" w:rsidR="00760CE0" w:rsidRPr="00E54C1B" w:rsidRDefault="00760CE0" w:rsidP="00E54C1B">
      <w:pPr>
        <w:pStyle w:val="Code"/>
        <w:rPr>
          <w:highlight w:val="white"/>
        </w:rPr>
      </w:pPr>
      <w:r w:rsidRPr="00E54C1B">
        <w:rPr>
          <w:highlight w:val="white"/>
        </w:rPr>
        <w:lastRenderedPageBreak/>
        <w:t xml:space="preserve">             (m_operandArray[0] is Register);</w:t>
      </w:r>
    </w:p>
    <w:p w14:paraId="33BC33E6" w14:textId="77777777" w:rsidR="00760CE0" w:rsidRPr="00E54C1B" w:rsidRDefault="00760CE0" w:rsidP="00E54C1B">
      <w:pPr>
        <w:pStyle w:val="Code"/>
        <w:rPr>
          <w:highlight w:val="white"/>
        </w:rPr>
      </w:pPr>
      <w:r w:rsidRPr="00E54C1B">
        <w:rPr>
          <w:highlight w:val="white"/>
        </w:rPr>
        <w:t xml:space="preserve">    }</w:t>
      </w:r>
    </w:p>
    <w:p w14:paraId="561FCAD5" w14:textId="77777777" w:rsidR="00760CE0" w:rsidRPr="00E54C1B" w:rsidRDefault="00760CE0" w:rsidP="00E54C1B">
      <w:pPr>
        <w:pStyle w:val="Code"/>
        <w:rPr>
          <w:highlight w:val="white"/>
        </w:rPr>
      </w:pPr>
    </w:p>
    <w:p w14:paraId="1CB523C6" w14:textId="77777777" w:rsidR="00760CE0" w:rsidRPr="00E54C1B" w:rsidRDefault="00760CE0" w:rsidP="00E54C1B">
      <w:pPr>
        <w:pStyle w:val="Code"/>
        <w:rPr>
          <w:highlight w:val="white"/>
        </w:rPr>
      </w:pPr>
      <w:r w:rsidRPr="00E54C1B">
        <w:rPr>
          <w:highlight w:val="white"/>
        </w:rPr>
        <w:t xml:space="preserve">    public bool IsJumpNotRegister() {</w:t>
      </w:r>
    </w:p>
    <w:p w14:paraId="6C2A26F6"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825A8E0" w14:textId="77777777" w:rsidR="00760CE0" w:rsidRPr="00E54C1B" w:rsidRDefault="00760CE0" w:rsidP="00E54C1B">
      <w:pPr>
        <w:pStyle w:val="Code"/>
        <w:rPr>
          <w:highlight w:val="white"/>
        </w:rPr>
      </w:pPr>
      <w:r w:rsidRPr="00E54C1B">
        <w:rPr>
          <w:highlight w:val="white"/>
        </w:rPr>
        <w:t xml:space="preserve">             !(m_operandArray[0] is Register);</w:t>
      </w:r>
    </w:p>
    <w:p w14:paraId="47CC5671" w14:textId="77777777" w:rsidR="00760CE0" w:rsidRPr="00E54C1B" w:rsidRDefault="00760CE0" w:rsidP="00E54C1B">
      <w:pPr>
        <w:pStyle w:val="Code"/>
        <w:rPr>
          <w:highlight w:val="white"/>
        </w:rPr>
      </w:pPr>
      <w:r w:rsidRPr="00E54C1B">
        <w:rPr>
          <w:highlight w:val="white"/>
        </w:rPr>
        <w:t xml:space="preserve">    }</w:t>
      </w:r>
    </w:p>
    <w:p w14:paraId="051D0851" w14:textId="77777777" w:rsidR="00760CE0" w:rsidRPr="00E54C1B" w:rsidRDefault="00760CE0" w:rsidP="00E54C1B">
      <w:pPr>
        <w:pStyle w:val="Code"/>
        <w:rPr>
          <w:highlight w:val="white"/>
        </w:rPr>
      </w:pPr>
    </w:p>
    <w:p w14:paraId="45D4C80B" w14:textId="77777777" w:rsidR="00760CE0" w:rsidRPr="00E54C1B" w:rsidRDefault="00760CE0" w:rsidP="00E54C1B">
      <w:pPr>
        <w:pStyle w:val="Code"/>
        <w:rPr>
          <w:highlight w:val="white"/>
        </w:rPr>
      </w:pPr>
      <w:r w:rsidRPr="00E54C1B">
        <w:rPr>
          <w:highlight w:val="white"/>
        </w:rPr>
        <w:t xml:space="preserve">    public bool IsCallRegister() {</w:t>
      </w:r>
    </w:p>
    <w:p w14:paraId="0F0B25D1"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39B671E8" w14:textId="77777777" w:rsidR="00760CE0" w:rsidRPr="00E54C1B" w:rsidRDefault="00760CE0" w:rsidP="00E54C1B">
      <w:pPr>
        <w:pStyle w:val="Code"/>
        <w:rPr>
          <w:highlight w:val="white"/>
        </w:rPr>
      </w:pPr>
      <w:r w:rsidRPr="00E54C1B">
        <w:rPr>
          <w:highlight w:val="white"/>
        </w:rPr>
        <w:t xml:space="preserve">             (m_operandArray[0] is Register);</w:t>
      </w:r>
    </w:p>
    <w:p w14:paraId="273CA6DA" w14:textId="77777777" w:rsidR="00760CE0" w:rsidRPr="00E54C1B" w:rsidRDefault="00760CE0" w:rsidP="00E54C1B">
      <w:pPr>
        <w:pStyle w:val="Code"/>
        <w:rPr>
          <w:highlight w:val="white"/>
        </w:rPr>
      </w:pPr>
      <w:r w:rsidRPr="00E54C1B">
        <w:rPr>
          <w:highlight w:val="white"/>
        </w:rPr>
        <w:t xml:space="preserve">    }</w:t>
      </w:r>
    </w:p>
    <w:p w14:paraId="5CD9BD4E" w14:textId="77777777" w:rsidR="00760CE0" w:rsidRPr="00E54C1B" w:rsidRDefault="00760CE0" w:rsidP="00E54C1B">
      <w:pPr>
        <w:pStyle w:val="Code"/>
        <w:rPr>
          <w:highlight w:val="white"/>
        </w:rPr>
      </w:pPr>
    </w:p>
    <w:p w14:paraId="28403773" w14:textId="77777777" w:rsidR="00760CE0" w:rsidRPr="00E54C1B" w:rsidRDefault="00760CE0" w:rsidP="00E54C1B">
      <w:pPr>
        <w:pStyle w:val="Code"/>
        <w:rPr>
          <w:highlight w:val="white"/>
        </w:rPr>
      </w:pPr>
      <w:r w:rsidRPr="00E54C1B">
        <w:rPr>
          <w:highlight w:val="white"/>
        </w:rPr>
        <w:t xml:space="preserve">    public bool IsCallNotRegister() {</w:t>
      </w:r>
    </w:p>
    <w:p w14:paraId="429BEFA6"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734587F9" w14:textId="77777777" w:rsidR="00760CE0" w:rsidRPr="00E54C1B" w:rsidRDefault="00760CE0" w:rsidP="00E54C1B">
      <w:pPr>
        <w:pStyle w:val="Code"/>
        <w:rPr>
          <w:highlight w:val="white"/>
        </w:rPr>
      </w:pPr>
      <w:r w:rsidRPr="00E54C1B">
        <w:rPr>
          <w:highlight w:val="white"/>
        </w:rPr>
        <w:t xml:space="preserve">             (m_operandArray[0] is string);</w:t>
      </w:r>
    </w:p>
    <w:p w14:paraId="4D7E3F09" w14:textId="77777777" w:rsidR="00760CE0" w:rsidRPr="00E54C1B" w:rsidRDefault="00760CE0" w:rsidP="00E54C1B">
      <w:pPr>
        <w:pStyle w:val="Code"/>
        <w:rPr>
          <w:highlight w:val="white"/>
        </w:rPr>
      </w:pPr>
      <w:r w:rsidRPr="00E54C1B">
        <w:rPr>
          <w:highlight w:val="white"/>
        </w:rPr>
        <w:t xml:space="preserve">    }</w:t>
      </w:r>
    </w:p>
    <w:p w14:paraId="7F45258A" w14:textId="77777777" w:rsidR="00760CE0" w:rsidRPr="00E54C1B" w:rsidRDefault="00760CE0" w:rsidP="00E54C1B">
      <w:pPr>
        <w:pStyle w:val="Code"/>
        <w:rPr>
          <w:highlight w:val="white"/>
        </w:rPr>
      </w:pPr>
    </w:p>
    <w:p w14:paraId="1ABE2735" w14:textId="77777777" w:rsidR="00760CE0" w:rsidRPr="00E54C1B" w:rsidRDefault="00760CE0" w:rsidP="00E54C1B">
      <w:pPr>
        <w:pStyle w:val="Code"/>
        <w:rPr>
          <w:highlight w:val="white"/>
        </w:rPr>
      </w:pPr>
      <w:r w:rsidRPr="00E54C1B">
        <w:rPr>
          <w:highlight w:val="white"/>
        </w:rPr>
        <w:t xml:space="preserve">    public bool IsRelationNotRegister() {</w:t>
      </w:r>
    </w:p>
    <w:p w14:paraId="0BF2CA57" w14:textId="77777777" w:rsidR="00760CE0" w:rsidRPr="00E54C1B" w:rsidRDefault="00760CE0" w:rsidP="00E54C1B">
      <w:pPr>
        <w:pStyle w:val="Code"/>
        <w:rPr>
          <w:highlight w:val="white"/>
        </w:rPr>
      </w:pPr>
      <w:r w:rsidRPr="00E54C1B">
        <w:rPr>
          <w:highlight w:val="white"/>
        </w:rPr>
        <w:t xml:space="preserve">      switch (Operator) {</w:t>
      </w:r>
    </w:p>
    <w:p w14:paraId="7C4913EA" w14:textId="77777777" w:rsidR="00760CE0" w:rsidRPr="00E54C1B" w:rsidRDefault="00760CE0" w:rsidP="00E54C1B">
      <w:pPr>
        <w:pStyle w:val="Code"/>
        <w:rPr>
          <w:highlight w:val="white"/>
        </w:rPr>
      </w:pPr>
      <w:r w:rsidRPr="00E54C1B">
        <w:rPr>
          <w:highlight w:val="white"/>
        </w:rPr>
        <w:t xml:space="preserve">        case AssemblyOperator.je:</w:t>
      </w:r>
    </w:p>
    <w:p w14:paraId="1A8DED93" w14:textId="77777777" w:rsidR="00760CE0" w:rsidRPr="00760CE0" w:rsidRDefault="00760CE0" w:rsidP="00760CE0">
      <w:pPr>
        <w:pStyle w:val="Code"/>
        <w:rPr>
          <w:highlight w:val="white"/>
        </w:rPr>
      </w:pPr>
      <w:r w:rsidRPr="00760CE0">
        <w:rPr>
          <w:highlight w:val="white"/>
        </w:rPr>
        <w:t xml:space="preserve">        case AssemblyOperator.jne:</w:t>
      </w:r>
    </w:p>
    <w:p w14:paraId="51DFD3BA" w14:textId="77777777" w:rsidR="00760CE0" w:rsidRPr="00760CE0" w:rsidRDefault="00760CE0" w:rsidP="00760CE0">
      <w:pPr>
        <w:pStyle w:val="Code"/>
        <w:rPr>
          <w:highlight w:val="white"/>
        </w:rPr>
      </w:pPr>
      <w:r w:rsidRPr="00760CE0">
        <w:rPr>
          <w:highlight w:val="white"/>
        </w:rPr>
        <w:t xml:space="preserve">        case AssemblyOperator.jl:</w:t>
      </w:r>
    </w:p>
    <w:p w14:paraId="12CA70AC" w14:textId="77777777" w:rsidR="00760CE0" w:rsidRPr="00760CE0" w:rsidRDefault="00760CE0" w:rsidP="00760CE0">
      <w:pPr>
        <w:pStyle w:val="Code"/>
        <w:rPr>
          <w:highlight w:val="white"/>
        </w:rPr>
      </w:pPr>
      <w:r w:rsidRPr="00760CE0">
        <w:rPr>
          <w:highlight w:val="white"/>
        </w:rPr>
        <w:t xml:space="preserve">        case AssemblyOperator.jle:</w:t>
      </w:r>
    </w:p>
    <w:p w14:paraId="7B5131C0" w14:textId="77777777" w:rsidR="00760CE0" w:rsidRPr="00760CE0" w:rsidRDefault="00760CE0" w:rsidP="00760CE0">
      <w:pPr>
        <w:pStyle w:val="Code"/>
        <w:rPr>
          <w:highlight w:val="white"/>
        </w:rPr>
      </w:pPr>
      <w:r w:rsidRPr="00760CE0">
        <w:rPr>
          <w:highlight w:val="white"/>
        </w:rPr>
        <w:t xml:space="preserve">        case AssemblyOperator.jg:</w:t>
      </w:r>
    </w:p>
    <w:p w14:paraId="74EE8696" w14:textId="77777777" w:rsidR="00760CE0" w:rsidRPr="00760CE0" w:rsidRDefault="00760CE0" w:rsidP="00760CE0">
      <w:pPr>
        <w:pStyle w:val="Code"/>
        <w:rPr>
          <w:highlight w:val="white"/>
        </w:rPr>
      </w:pPr>
      <w:r w:rsidRPr="00760CE0">
        <w:rPr>
          <w:highlight w:val="white"/>
        </w:rPr>
        <w:t xml:space="preserve">        case AssemblyOperator.jge:</w:t>
      </w:r>
    </w:p>
    <w:p w14:paraId="7DAE21CC" w14:textId="77777777" w:rsidR="00760CE0" w:rsidRPr="00760CE0" w:rsidRDefault="00760CE0" w:rsidP="00760CE0">
      <w:pPr>
        <w:pStyle w:val="Code"/>
        <w:rPr>
          <w:highlight w:val="white"/>
        </w:rPr>
      </w:pPr>
      <w:r w:rsidRPr="00760CE0">
        <w:rPr>
          <w:highlight w:val="white"/>
        </w:rPr>
        <w:t xml:space="preserve">        case AssemblyOperator.jb:</w:t>
      </w:r>
    </w:p>
    <w:p w14:paraId="1C539250" w14:textId="77777777" w:rsidR="00760CE0" w:rsidRPr="00760CE0" w:rsidRDefault="00760CE0" w:rsidP="00760CE0">
      <w:pPr>
        <w:pStyle w:val="Code"/>
        <w:rPr>
          <w:highlight w:val="white"/>
        </w:rPr>
      </w:pPr>
      <w:r w:rsidRPr="00760CE0">
        <w:rPr>
          <w:highlight w:val="white"/>
        </w:rPr>
        <w:t xml:space="preserve">        case AssemblyOperator.jbe:</w:t>
      </w:r>
    </w:p>
    <w:p w14:paraId="4D20BCA3" w14:textId="77777777" w:rsidR="00760CE0" w:rsidRPr="00760CE0" w:rsidRDefault="00760CE0" w:rsidP="00760CE0">
      <w:pPr>
        <w:pStyle w:val="Code"/>
        <w:rPr>
          <w:highlight w:val="white"/>
        </w:rPr>
      </w:pPr>
      <w:r w:rsidRPr="00760CE0">
        <w:rPr>
          <w:highlight w:val="white"/>
        </w:rPr>
        <w:t xml:space="preserve">        case AssemblyOperator.ja:</w:t>
      </w:r>
    </w:p>
    <w:p w14:paraId="7BF18E2E" w14:textId="77777777" w:rsidR="00760CE0" w:rsidRPr="00760CE0" w:rsidRDefault="00760CE0" w:rsidP="00760CE0">
      <w:pPr>
        <w:pStyle w:val="Code"/>
        <w:rPr>
          <w:highlight w:val="white"/>
        </w:rPr>
      </w:pPr>
      <w:r w:rsidRPr="00760CE0">
        <w:rPr>
          <w:highlight w:val="white"/>
        </w:rPr>
        <w:t xml:space="preserve">        case AssemblyOperator.jae:</w:t>
      </w:r>
    </w:p>
    <w:p w14:paraId="7CE87A29" w14:textId="77777777" w:rsidR="00760CE0" w:rsidRPr="00760CE0" w:rsidRDefault="00760CE0" w:rsidP="00760CE0">
      <w:pPr>
        <w:pStyle w:val="Code"/>
        <w:rPr>
          <w:highlight w:val="white"/>
        </w:rPr>
      </w:pPr>
      <w:r w:rsidRPr="00760CE0">
        <w:rPr>
          <w:highlight w:val="white"/>
        </w:rPr>
        <w:t xml:space="preserve">        case AssemblyOperator.jc:</w:t>
      </w:r>
    </w:p>
    <w:p w14:paraId="7DA3760B" w14:textId="77777777" w:rsidR="00760CE0" w:rsidRPr="00760CE0" w:rsidRDefault="00760CE0" w:rsidP="00760CE0">
      <w:pPr>
        <w:pStyle w:val="Code"/>
        <w:rPr>
          <w:highlight w:val="white"/>
        </w:rPr>
      </w:pPr>
      <w:r w:rsidRPr="00760CE0">
        <w:rPr>
          <w:highlight w:val="white"/>
        </w:rPr>
        <w:t xml:space="preserve">        case AssemblyOperator.jnc:</w:t>
      </w:r>
    </w:p>
    <w:p w14:paraId="02F48DA5" w14:textId="77777777" w:rsidR="00760CE0" w:rsidRPr="00760CE0" w:rsidRDefault="00760CE0" w:rsidP="00760CE0">
      <w:pPr>
        <w:pStyle w:val="Code"/>
        <w:rPr>
          <w:highlight w:val="white"/>
        </w:rPr>
      </w:pPr>
      <w:r w:rsidRPr="00760CE0">
        <w:rPr>
          <w:highlight w:val="white"/>
        </w:rPr>
        <w:t xml:space="preserve">          return true;</w:t>
      </w:r>
    </w:p>
    <w:p w14:paraId="7AEA99FA" w14:textId="77777777" w:rsidR="00760CE0" w:rsidRPr="00760CE0" w:rsidRDefault="00760CE0" w:rsidP="00760CE0">
      <w:pPr>
        <w:pStyle w:val="Code"/>
        <w:rPr>
          <w:highlight w:val="white"/>
        </w:rPr>
      </w:pPr>
    </w:p>
    <w:p w14:paraId="1521FE04" w14:textId="77777777" w:rsidR="00760CE0" w:rsidRPr="00760CE0" w:rsidRDefault="00760CE0" w:rsidP="00760CE0">
      <w:pPr>
        <w:pStyle w:val="Code"/>
        <w:rPr>
          <w:highlight w:val="white"/>
        </w:rPr>
      </w:pPr>
      <w:r w:rsidRPr="00760CE0">
        <w:rPr>
          <w:highlight w:val="white"/>
        </w:rPr>
        <w:t xml:space="preserve">        default:</w:t>
      </w:r>
    </w:p>
    <w:p w14:paraId="541AA31D" w14:textId="77777777" w:rsidR="00760CE0" w:rsidRPr="00760CE0" w:rsidRDefault="00760CE0" w:rsidP="00760CE0">
      <w:pPr>
        <w:pStyle w:val="Code"/>
        <w:rPr>
          <w:highlight w:val="white"/>
        </w:rPr>
      </w:pPr>
      <w:r w:rsidRPr="00760CE0">
        <w:rPr>
          <w:highlight w:val="white"/>
        </w:rPr>
        <w:t xml:space="preserve">          return false;        </w:t>
      </w:r>
    </w:p>
    <w:p w14:paraId="1CF06A33" w14:textId="77777777" w:rsidR="00760CE0" w:rsidRPr="00760CE0" w:rsidRDefault="00760CE0" w:rsidP="00760CE0">
      <w:pPr>
        <w:pStyle w:val="Code"/>
        <w:rPr>
          <w:highlight w:val="white"/>
        </w:rPr>
      </w:pPr>
      <w:r w:rsidRPr="00760CE0">
        <w:rPr>
          <w:highlight w:val="white"/>
        </w:rPr>
        <w:t xml:space="preserve">      }</w:t>
      </w:r>
    </w:p>
    <w:p w14:paraId="4E26F820" w14:textId="77777777" w:rsidR="00760CE0" w:rsidRPr="00760CE0" w:rsidRDefault="00760CE0" w:rsidP="00760CE0">
      <w:pPr>
        <w:pStyle w:val="Code"/>
        <w:rPr>
          <w:highlight w:val="white"/>
        </w:rPr>
      </w:pPr>
      <w:r w:rsidRPr="00760CE0">
        <w:rPr>
          <w:highlight w:val="white"/>
        </w:rPr>
        <w:t xml:space="preserve">    }</w:t>
      </w:r>
    </w:p>
    <w:p w14:paraId="4809B60C" w14:textId="77777777" w:rsidR="00760CE0" w:rsidRPr="00760CE0" w:rsidRDefault="00760CE0" w:rsidP="00760CE0">
      <w:pPr>
        <w:pStyle w:val="Code"/>
        <w:rPr>
          <w:highlight w:val="white"/>
        </w:rPr>
      </w:pPr>
      <w:r w:rsidRPr="00760CE0">
        <w:rPr>
          <w:highlight w:val="white"/>
        </w:rPr>
        <w:t xml:space="preserve">  </w:t>
      </w:r>
    </w:p>
    <w:p w14:paraId="3799BCB5" w14:textId="1AEE083A" w:rsidR="00760CE0" w:rsidRPr="00760CE0" w:rsidRDefault="003F4BA1" w:rsidP="00760CE0">
      <w:pPr>
        <w:pStyle w:val="Code"/>
        <w:rPr>
          <w:highlight w:val="white"/>
        </w:rPr>
      </w:pPr>
      <w:r>
        <w:rPr>
          <w:highlight w:val="white"/>
        </w:rPr>
        <w:t xml:space="preserve">    // -----------------------------------------------------------------------</w:t>
      </w:r>
    </w:p>
    <w:p w14:paraId="1FE93722" w14:textId="77777777" w:rsidR="00760CE0" w:rsidRPr="00760CE0" w:rsidRDefault="00760CE0" w:rsidP="00760CE0">
      <w:pPr>
        <w:pStyle w:val="Code"/>
        <w:rPr>
          <w:highlight w:val="white"/>
        </w:rPr>
      </w:pPr>
      <w:r w:rsidRPr="00760CE0">
        <w:rPr>
          <w:highlight w:val="white"/>
        </w:rPr>
        <w:t xml:space="preserve">  </w:t>
      </w:r>
    </w:p>
    <w:p w14:paraId="50F4E2DA" w14:textId="77777777" w:rsidR="00760CE0" w:rsidRPr="00760CE0" w:rsidRDefault="00760CE0" w:rsidP="00760CE0">
      <w:pPr>
        <w:pStyle w:val="Code"/>
        <w:rPr>
          <w:highlight w:val="white"/>
        </w:rPr>
      </w:pPr>
      <w:r w:rsidRPr="00760CE0">
        <w:rPr>
          <w:highlight w:val="white"/>
        </w:rPr>
        <w:t xml:space="preserve">    public static bool RegisterOverlap(Register? register1,</w:t>
      </w:r>
    </w:p>
    <w:p w14:paraId="5DAF9451" w14:textId="77777777" w:rsidR="00760CE0" w:rsidRPr="00760CE0" w:rsidRDefault="00760CE0" w:rsidP="00760CE0">
      <w:pPr>
        <w:pStyle w:val="Code"/>
        <w:rPr>
          <w:highlight w:val="white"/>
        </w:rPr>
      </w:pPr>
      <w:r w:rsidRPr="00760CE0">
        <w:rPr>
          <w:highlight w:val="white"/>
        </w:rPr>
        <w:t xml:space="preserve">                                       Register? register2) {</w:t>
      </w:r>
    </w:p>
    <w:p w14:paraId="33D9E070" w14:textId="77777777" w:rsidR="00760CE0" w:rsidRPr="00760CE0" w:rsidRDefault="00760CE0" w:rsidP="00760CE0">
      <w:pPr>
        <w:pStyle w:val="Code"/>
        <w:rPr>
          <w:highlight w:val="white"/>
        </w:rPr>
      </w:pPr>
      <w:r w:rsidRPr="00760CE0">
        <w:rPr>
          <w:highlight w:val="white"/>
        </w:rPr>
        <w:t xml:space="preserve">      if ((register1 == null) || (register2 == null)) {</w:t>
      </w:r>
    </w:p>
    <w:p w14:paraId="4883E993" w14:textId="77777777" w:rsidR="00760CE0" w:rsidRPr="00760CE0" w:rsidRDefault="00760CE0" w:rsidP="00760CE0">
      <w:pPr>
        <w:pStyle w:val="Code"/>
        <w:rPr>
          <w:highlight w:val="white"/>
        </w:rPr>
      </w:pPr>
      <w:r w:rsidRPr="00760CE0">
        <w:rPr>
          <w:highlight w:val="white"/>
        </w:rPr>
        <w:t xml:space="preserve">        return false;</w:t>
      </w:r>
    </w:p>
    <w:p w14:paraId="07A491C9" w14:textId="77777777" w:rsidR="00760CE0" w:rsidRPr="00760CE0" w:rsidRDefault="00760CE0" w:rsidP="00760CE0">
      <w:pPr>
        <w:pStyle w:val="Code"/>
        <w:rPr>
          <w:highlight w:val="white"/>
        </w:rPr>
      </w:pPr>
      <w:r w:rsidRPr="00760CE0">
        <w:rPr>
          <w:highlight w:val="white"/>
        </w:rPr>
        <w:t xml:space="preserve">      }</w:t>
      </w:r>
    </w:p>
    <w:p w14:paraId="4F797647" w14:textId="77777777" w:rsidR="00760CE0" w:rsidRPr="00760CE0" w:rsidRDefault="00760CE0" w:rsidP="00760CE0">
      <w:pPr>
        <w:pStyle w:val="Code"/>
        <w:rPr>
          <w:highlight w:val="white"/>
        </w:rPr>
      </w:pPr>
      <w:r w:rsidRPr="00760CE0">
        <w:rPr>
          <w:highlight w:val="white"/>
        </w:rPr>
        <w:t xml:space="preserve">    </w:t>
      </w:r>
    </w:p>
    <w:p w14:paraId="01BB6CB8" w14:textId="77777777" w:rsidR="00760CE0" w:rsidRPr="00760CE0" w:rsidRDefault="00760CE0" w:rsidP="00760CE0">
      <w:pPr>
        <w:pStyle w:val="Code"/>
        <w:rPr>
          <w:highlight w:val="white"/>
        </w:rPr>
      </w:pPr>
      <w:r w:rsidRPr="00760CE0">
        <w:rPr>
          <w:highlight w:val="white"/>
        </w:rPr>
        <w:t xml:space="preserve">      if (register1.Equals(register2)) {</w:t>
      </w:r>
    </w:p>
    <w:p w14:paraId="0E468A0A" w14:textId="77777777" w:rsidR="00760CE0" w:rsidRPr="00760CE0" w:rsidRDefault="00760CE0" w:rsidP="00760CE0">
      <w:pPr>
        <w:pStyle w:val="Code"/>
        <w:rPr>
          <w:highlight w:val="white"/>
        </w:rPr>
      </w:pPr>
      <w:r w:rsidRPr="00760CE0">
        <w:rPr>
          <w:highlight w:val="white"/>
        </w:rPr>
        <w:t xml:space="preserve">        return true;</w:t>
      </w:r>
    </w:p>
    <w:p w14:paraId="432A6825" w14:textId="77777777" w:rsidR="00760CE0" w:rsidRPr="00760CE0" w:rsidRDefault="00760CE0" w:rsidP="00760CE0">
      <w:pPr>
        <w:pStyle w:val="Code"/>
        <w:rPr>
          <w:highlight w:val="white"/>
        </w:rPr>
      </w:pPr>
      <w:r w:rsidRPr="00760CE0">
        <w:rPr>
          <w:highlight w:val="white"/>
        </w:rPr>
        <w:t xml:space="preserve">      }</w:t>
      </w:r>
    </w:p>
    <w:p w14:paraId="4CEA1AFF" w14:textId="77777777" w:rsidR="00760CE0" w:rsidRPr="00760CE0" w:rsidRDefault="00760CE0" w:rsidP="00760CE0">
      <w:pPr>
        <w:pStyle w:val="Code"/>
        <w:rPr>
          <w:highlight w:val="white"/>
        </w:rPr>
      </w:pPr>
    </w:p>
    <w:p w14:paraId="4C1A9462" w14:textId="77777777" w:rsidR="00760CE0" w:rsidRPr="00760CE0" w:rsidRDefault="00760CE0" w:rsidP="00760CE0">
      <w:pPr>
        <w:pStyle w:val="Code"/>
        <w:rPr>
          <w:highlight w:val="white"/>
        </w:rPr>
      </w:pPr>
      <w:r w:rsidRPr="00760CE0">
        <w:rPr>
          <w:highlight w:val="white"/>
        </w:rPr>
        <w:t xml:space="preserve">      string name1 = Enum.GetName(typeof(Register), register1),</w:t>
      </w:r>
    </w:p>
    <w:p w14:paraId="32BB5516" w14:textId="77777777" w:rsidR="00760CE0" w:rsidRPr="00760CE0" w:rsidRDefault="00760CE0" w:rsidP="00760CE0">
      <w:pPr>
        <w:pStyle w:val="Code"/>
        <w:rPr>
          <w:highlight w:val="white"/>
        </w:rPr>
      </w:pPr>
      <w:r w:rsidRPr="00760CE0">
        <w:rPr>
          <w:highlight w:val="white"/>
        </w:rPr>
        <w:t xml:space="preserve">             name2 = Enum.GetName(typeof(Register), register2);</w:t>
      </w:r>
    </w:p>
    <w:p w14:paraId="57BBEC88" w14:textId="77777777" w:rsidR="00760CE0" w:rsidRPr="00760CE0" w:rsidRDefault="00760CE0" w:rsidP="00760CE0">
      <w:pPr>
        <w:pStyle w:val="Code"/>
        <w:rPr>
          <w:highlight w:val="white"/>
        </w:rPr>
      </w:pPr>
    </w:p>
    <w:p w14:paraId="5F6DF871" w14:textId="77777777" w:rsidR="00760CE0" w:rsidRPr="00760CE0" w:rsidRDefault="00760CE0" w:rsidP="00760CE0">
      <w:pPr>
        <w:pStyle w:val="Code"/>
        <w:rPr>
          <w:highlight w:val="white"/>
        </w:rPr>
      </w:pPr>
      <w:r w:rsidRPr="00760CE0">
        <w:rPr>
          <w:highlight w:val="white"/>
        </w:rPr>
        <w:t xml:space="preserve">      name1 = (name1.Length == 3) ? name1.Substring(1) : name1; // eax, rax</w:t>
      </w:r>
    </w:p>
    <w:p w14:paraId="18E0FB7E" w14:textId="77777777" w:rsidR="00760CE0" w:rsidRPr="00760CE0" w:rsidRDefault="00760CE0" w:rsidP="00760CE0">
      <w:pPr>
        <w:pStyle w:val="Code"/>
        <w:rPr>
          <w:highlight w:val="white"/>
        </w:rPr>
      </w:pPr>
      <w:r w:rsidRPr="00760CE0">
        <w:rPr>
          <w:highlight w:val="white"/>
        </w:rPr>
        <w:t xml:space="preserve">      name2 = (name2.Length == 3) ? name2.Substring(1) : name2;</w:t>
      </w:r>
    </w:p>
    <w:p w14:paraId="0A1CCE98" w14:textId="77777777" w:rsidR="00760CE0" w:rsidRPr="00760CE0" w:rsidRDefault="00760CE0" w:rsidP="00760CE0">
      <w:pPr>
        <w:pStyle w:val="Code"/>
        <w:rPr>
          <w:highlight w:val="white"/>
        </w:rPr>
      </w:pPr>
    </w:p>
    <w:p w14:paraId="0E2E4B14" w14:textId="77777777" w:rsidR="00760CE0" w:rsidRPr="00760CE0" w:rsidRDefault="00760CE0" w:rsidP="00760CE0">
      <w:pPr>
        <w:pStyle w:val="Code"/>
        <w:rPr>
          <w:highlight w:val="white"/>
        </w:rPr>
      </w:pPr>
      <w:r w:rsidRPr="00760CE0">
        <w:rPr>
          <w:highlight w:val="white"/>
        </w:rPr>
        <w:lastRenderedPageBreak/>
        <w:t xml:space="preserve">      if ((name1.Contains("h") &amp;&amp; name2.Contains("l")) ||</w:t>
      </w:r>
    </w:p>
    <w:p w14:paraId="2102F80A" w14:textId="77777777" w:rsidR="00760CE0" w:rsidRPr="00760CE0" w:rsidRDefault="00760CE0" w:rsidP="00760CE0">
      <w:pPr>
        <w:pStyle w:val="Code"/>
        <w:rPr>
          <w:highlight w:val="white"/>
        </w:rPr>
      </w:pPr>
      <w:r w:rsidRPr="00760CE0">
        <w:rPr>
          <w:highlight w:val="white"/>
        </w:rPr>
        <w:t xml:space="preserve">          (name1.Contains("l") &amp;&amp; name2.Contains("h"))) {</w:t>
      </w:r>
    </w:p>
    <w:p w14:paraId="09F24CD6" w14:textId="77777777" w:rsidR="00760CE0" w:rsidRPr="00760CE0" w:rsidRDefault="00760CE0" w:rsidP="00760CE0">
      <w:pPr>
        <w:pStyle w:val="Code"/>
        <w:rPr>
          <w:highlight w:val="white"/>
        </w:rPr>
      </w:pPr>
      <w:r w:rsidRPr="00760CE0">
        <w:rPr>
          <w:highlight w:val="white"/>
        </w:rPr>
        <w:t xml:space="preserve">        return false;</w:t>
      </w:r>
    </w:p>
    <w:p w14:paraId="2F7A5FDF" w14:textId="77777777" w:rsidR="00760CE0" w:rsidRPr="00760CE0" w:rsidRDefault="00760CE0" w:rsidP="00760CE0">
      <w:pPr>
        <w:pStyle w:val="Code"/>
        <w:rPr>
          <w:highlight w:val="white"/>
        </w:rPr>
      </w:pPr>
      <w:r w:rsidRPr="00760CE0">
        <w:rPr>
          <w:highlight w:val="white"/>
        </w:rPr>
        <w:t xml:space="preserve">      }</w:t>
      </w:r>
    </w:p>
    <w:p w14:paraId="04BCB559" w14:textId="77777777" w:rsidR="00760CE0" w:rsidRPr="00760CE0" w:rsidRDefault="00760CE0" w:rsidP="00760CE0">
      <w:pPr>
        <w:pStyle w:val="Code"/>
        <w:rPr>
          <w:highlight w:val="white"/>
        </w:rPr>
      </w:pPr>
      <w:r w:rsidRPr="00760CE0">
        <w:rPr>
          <w:highlight w:val="white"/>
        </w:rPr>
        <w:t xml:space="preserve">    </w:t>
      </w:r>
    </w:p>
    <w:p w14:paraId="5685C7CF" w14:textId="77777777" w:rsidR="00760CE0" w:rsidRPr="00760CE0" w:rsidRDefault="00760CE0" w:rsidP="00760CE0">
      <w:pPr>
        <w:pStyle w:val="Code"/>
        <w:rPr>
          <w:highlight w:val="white"/>
        </w:rPr>
      </w:pPr>
      <w:r w:rsidRPr="00760CE0">
        <w:rPr>
          <w:highlight w:val="white"/>
        </w:rPr>
        <w:t xml:space="preserve">      name1 = (name1.Contains("h") || name1.Contains("l") ||</w:t>
      </w:r>
    </w:p>
    <w:p w14:paraId="654F3E0B" w14:textId="77777777" w:rsidR="00760CE0" w:rsidRPr="00760CE0" w:rsidRDefault="00760CE0" w:rsidP="00760CE0">
      <w:pPr>
        <w:pStyle w:val="Code"/>
        <w:rPr>
          <w:highlight w:val="white"/>
        </w:rPr>
      </w:pPr>
      <w:r w:rsidRPr="00760CE0">
        <w:rPr>
          <w:highlight w:val="white"/>
        </w:rPr>
        <w:t xml:space="preserve">               name1.Contains("x")) ? name1.Substring(0, 1) : name1;</w:t>
      </w:r>
    </w:p>
    <w:p w14:paraId="2C0C10C7" w14:textId="77777777" w:rsidR="00760CE0" w:rsidRPr="00760CE0" w:rsidRDefault="00760CE0" w:rsidP="00760CE0">
      <w:pPr>
        <w:pStyle w:val="Code"/>
        <w:rPr>
          <w:highlight w:val="white"/>
        </w:rPr>
      </w:pPr>
      <w:r w:rsidRPr="00760CE0">
        <w:rPr>
          <w:highlight w:val="white"/>
        </w:rPr>
        <w:t xml:space="preserve">      name2 = (name2.Contains("h") || name2.Contains("l") ||</w:t>
      </w:r>
    </w:p>
    <w:p w14:paraId="65EC6188" w14:textId="77777777" w:rsidR="00760CE0" w:rsidRPr="00760CE0" w:rsidRDefault="00760CE0" w:rsidP="00760CE0">
      <w:pPr>
        <w:pStyle w:val="Code"/>
        <w:rPr>
          <w:highlight w:val="white"/>
        </w:rPr>
      </w:pPr>
      <w:r w:rsidRPr="00760CE0">
        <w:rPr>
          <w:highlight w:val="white"/>
        </w:rPr>
        <w:t xml:space="preserve">               name2.Contains("x")) ? name2.Substring(0, 1) : name2;</w:t>
      </w:r>
    </w:p>
    <w:p w14:paraId="386683EF" w14:textId="77777777" w:rsidR="00760CE0" w:rsidRPr="00760CE0" w:rsidRDefault="00760CE0" w:rsidP="00760CE0">
      <w:pPr>
        <w:pStyle w:val="Code"/>
        <w:rPr>
          <w:highlight w:val="white"/>
        </w:rPr>
      </w:pPr>
    </w:p>
    <w:p w14:paraId="4FE04662" w14:textId="77777777" w:rsidR="00760CE0" w:rsidRPr="00760CE0" w:rsidRDefault="00760CE0" w:rsidP="00760CE0">
      <w:pPr>
        <w:pStyle w:val="Code"/>
        <w:rPr>
          <w:highlight w:val="white"/>
        </w:rPr>
      </w:pPr>
      <w:r w:rsidRPr="00760CE0">
        <w:rPr>
          <w:highlight w:val="white"/>
        </w:rPr>
        <w:t xml:space="preserve">      return name1.Equals(name2);</w:t>
      </w:r>
    </w:p>
    <w:p w14:paraId="69F90048" w14:textId="77777777" w:rsidR="00760CE0" w:rsidRPr="00760CE0" w:rsidRDefault="00760CE0" w:rsidP="00760CE0">
      <w:pPr>
        <w:pStyle w:val="Code"/>
        <w:rPr>
          <w:highlight w:val="white"/>
        </w:rPr>
      </w:pPr>
      <w:r w:rsidRPr="00760CE0">
        <w:rPr>
          <w:highlight w:val="white"/>
        </w:rPr>
        <w:t xml:space="preserve">    }</w:t>
      </w:r>
    </w:p>
    <w:p w14:paraId="108CAC77" w14:textId="77777777" w:rsidR="00760CE0" w:rsidRPr="00760CE0" w:rsidRDefault="00760CE0" w:rsidP="00760CE0">
      <w:pPr>
        <w:pStyle w:val="Code"/>
        <w:rPr>
          <w:highlight w:val="white"/>
        </w:rPr>
      </w:pPr>
      <w:r w:rsidRPr="00760CE0">
        <w:rPr>
          <w:highlight w:val="white"/>
        </w:rPr>
        <w:t xml:space="preserve">  </w:t>
      </w:r>
    </w:p>
    <w:p w14:paraId="7FC110B1" w14:textId="77777777" w:rsidR="00760CE0" w:rsidRPr="00760CE0" w:rsidRDefault="00760CE0" w:rsidP="00760CE0">
      <w:pPr>
        <w:pStyle w:val="Code"/>
        <w:rPr>
          <w:highlight w:val="white"/>
        </w:rPr>
      </w:pPr>
      <w:r w:rsidRPr="00760CE0">
        <w:rPr>
          <w:highlight w:val="white"/>
        </w:rPr>
        <w:t xml:space="preserve">    public static int SizeOfRegister(Register register) {</w:t>
      </w:r>
    </w:p>
    <w:p w14:paraId="2CAA50BC"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1CE80EA5" w14:textId="77777777" w:rsidR="00760CE0" w:rsidRPr="00760CE0" w:rsidRDefault="00760CE0" w:rsidP="00760CE0">
      <w:pPr>
        <w:pStyle w:val="Code"/>
        <w:rPr>
          <w:highlight w:val="white"/>
        </w:rPr>
      </w:pPr>
      <w:r w:rsidRPr="00760CE0">
        <w:rPr>
          <w:highlight w:val="white"/>
        </w:rPr>
        <w:t xml:space="preserve">    </w:t>
      </w:r>
    </w:p>
    <w:p w14:paraId="0D869B53" w14:textId="77777777" w:rsidR="00760CE0" w:rsidRPr="00760CE0" w:rsidRDefault="00760CE0" w:rsidP="00760CE0">
      <w:pPr>
        <w:pStyle w:val="Code"/>
        <w:rPr>
          <w:highlight w:val="white"/>
        </w:rPr>
      </w:pPr>
      <w:r w:rsidRPr="00760CE0">
        <w:rPr>
          <w:highlight w:val="white"/>
        </w:rPr>
        <w:t xml:space="preserve">      if (name.Contains("r")) {</w:t>
      </w:r>
    </w:p>
    <w:p w14:paraId="0001684B" w14:textId="77777777" w:rsidR="00760CE0" w:rsidRPr="00760CE0" w:rsidRDefault="00760CE0" w:rsidP="00760CE0">
      <w:pPr>
        <w:pStyle w:val="Code"/>
        <w:rPr>
          <w:highlight w:val="white"/>
        </w:rPr>
      </w:pPr>
      <w:r w:rsidRPr="00760CE0">
        <w:rPr>
          <w:highlight w:val="white"/>
        </w:rPr>
        <w:t xml:space="preserve">        return 8;</w:t>
      </w:r>
    </w:p>
    <w:p w14:paraId="510AAE02" w14:textId="77777777" w:rsidR="00760CE0" w:rsidRPr="00760CE0" w:rsidRDefault="00760CE0" w:rsidP="00760CE0">
      <w:pPr>
        <w:pStyle w:val="Code"/>
        <w:rPr>
          <w:highlight w:val="white"/>
        </w:rPr>
      </w:pPr>
      <w:r w:rsidRPr="00760CE0">
        <w:rPr>
          <w:highlight w:val="white"/>
        </w:rPr>
        <w:t xml:space="preserve">      }</w:t>
      </w:r>
    </w:p>
    <w:p w14:paraId="21C25560" w14:textId="77777777" w:rsidR="00760CE0" w:rsidRPr="00760CE0" w:rsidRDefault="00760CE0" w:rsidP="00760CE0">
      <w:pPr>
        <w:pStyle w:val="Code"/>
        <w:rPr>
          <w:highlight w:val="white"/>
        </w:rPr>
      </w:pPr>
      <w:r w:rsidRPr="00760CE0">
        <w:rPr>
          <w:highlight w:val="white"/>
        </w:rPr>
        <w:t xml:space="preserve">      else if (name.Contains("e")) {</w:t>
      </w:r>
    </w:p>
    <w:p w14:paraId="375212A0" w14:textId="77777777" w:rsidR="00760CE0" w:rsidRPr="00760CE0" w:rsidRDefault="00760CE0" w:rsidP="00760CE0">
      <w:pPr>
        <w:pStyle w:val="Code"/>
        <w:rPr>
          <w:highlight w:val="white"/>
        </w:rPr>
      </w:pPr>
      <w:r w:rsidRPr="00760CE0">
        <w:rPr>
          <w:highlight w:val="white"/>
        </w:rPr>
        <w:t xml:space="preserve">        return 4;</w:t>
      </w:r>
    </w:p>
    <w:p w14:paraId="62A15A4A" w14:textId="77777777" w:rsidR="00760CE0" w:rsidRPr="00760CE0" w:rsidRDefault="00760CE0" w:rsidP="00760CE0">
      <w:pPr>
        <w:pStyle w:val="Code"/>
        <w:rPr>
          <w:highlight w:val="white"/>
        </w:rPr>
      </w:pPr>
      <w:r w:rsidRPr="00760CE0">
        <w:rPr>
          <w:highlight w:val="white"/>
        </w:rPr>
        <w:t xml:space="preserve">      }</w:t>
      </w:r>
    </w:p>
    <w:p w14:paraId="6311C4BD" w14:textId="77777777" w:rsidR="00760CE0" w:rsidRPr="00760CE0" w:rsidRDefault="00760CE0" w:rsidP="00760CE0">
      <w:pPr>
        <w:pStyle w:val="Code"/>
        <w:rPr>
          <w:highlight w:val="white"/>
        </w:rPr>
      </w:pPr>
      <w:r w:rsidRPr="00760CE0">
        <w:rPr>
          <w:highlight w:val="white"/>
        </w:rPr>
        <w:t xml:space="preserve">      else if (name.Contains("l") || name.Contains("h")) {</w:t>
      </w:r>
    </w:p>
    <w:p w14:paraId="3BB56A2A" w14:textId="77777777" w:rsidR="00760CE0" w:rsidRPr="00760CE0" w:rsidRDefault="00760CE0" w:rsidP="00760CE0">
      <w:pPr>
        <w:pStyle w:val="Code"/>
        <w:rPr>
          <w:highlight w:val="white"/>
        </w:rPr>
      </w:pPr>
      <w:r w:rsidRPr="00760CE0">
        <w:rPr>
          <w:highlight w:val="white"/>
        </w:rPr>
        <w:t xml:space="preserve">        return 1;</w:t>
      </w:r>
    </w:p>
    <w:p w14:paraId="39B6AF7D" w14:textId="77777777" w:rsidR="00760CE0" w:rsidRPr="00760CE0" w:rsidRDefault="00760CE0" w:rsidP="00760CE0">
      <w:pPr>
        <w:pStyle w:val="Code"/>
        <w:rPr>
          <w:highlight w:val="white"/>
        </w:rPr>
      </w:pPr>
      <w:r w:rsidRPr="00760CE0">
        <w:rPr>
          <w:highlight w:val="white"/>
        </w:rPr>
        <w:t xml:space="preserve">      }</w:t>
      </w:r>
    </w:p>
    <w:p w14:paraId="30772D45" w14:textId="77777777" w:rsidR="00760CE0" w:rsidRPr="00760CE0" w:rsidRDefault="00760CE0" w:rsidP="00760CE0">
      <w:pPr>
        <w:pStyle w:val="Code"/>
        <w:rPr>
          <w:highlight w:val="white"/>
        </w:rPr>
      </w:pPr>
      <w:r w:rsidRPr="00760CE0">
        <w:rPr>
          <w:highlight w:val="white"/>
        </w:rPr>
        <w:t xml:space="preserve">      else {</w:t>
      </w:r>
    </w:p>
    <w:p w14:paraId="67108841" w14:textId="77777777" w:rsidR="00760CE0" w:rsidRPr="00760CE0" w:rsidRDefault="00760CE0" w:rsidP="00760CE0">
      <w:pPr>
        <w:pStyle w:val="Code"/>
        <w:rPr>
          <w:highlight w:val="white"/>
        </w:rPr>
      </w:pPr>
      <w:r w:rsidRPr="00760CE0">
        <w:rPr>
          <w:highlight w:val="white"/>
        </w:rPr>
        <w:t xml:space="preserve">        return 2;</w:t>
      </w:r>
    </w:p>
    <w:p w14:paraId="00481DCD" w14:textId="77777777" w:rsidR="00760CE0" w:rsidRPr="00760CE0" w:rsidRDefault="00760CE0" w:rsidP="00760CE0">
      <w:pPr>
        <w:pStyle w:val="Code"/>
        <w:rPr>
          <w:highlight w:val="white"/>
        </w:rPr>
      </w:pPr>
      <w:r w:rsidRPr="00760CE0">
        <w:rPr>
          <w:highlight w:val="white"/>
        </w:rPr>
        <w:t xml:space="preserve">      }</w:t>
      </w:r>
    </w:p>
    <w:p w14:paraId="69AC026F" w14:textId="77777777" w:rsidR="00760CE0" w:rsidRPr="00760CE0" w:rsidRDefault="00760CE0" w:rsidP="00760CE0">
      <w:pPr>
        <w:pStyle w:val="Code"/>
        <w:rPr>
          <w:highlight w:val="white"/>
        </w:rPr>
      </w:pPr>
      <w:r w:rsidRPr="00760CE0">
        <w:rPr>
          <w:highlight w:val="white"/>
        </w:rPr>
        <w:t xml:space="preserve">    }</w:t>
      </w:r>
    </w:p>
    <w:p w14:paraId="06E648AD" w14:textId="77777777" w:rsidR="00760CE0" w:rsidRPr="00760CE0" w:rsidRDefault="00760CE0" w:rsidP="00760CE0">
      <w:pPr>
        <w:pStyle w:val="Code"/>
        <w:rPr>
          <w:highlight w:val="white"/>
        </w:rPr>
      </w:pPr>
    </w:p>
    <w:p w14:paraId="4B7EC95F" w14:textId="77777777" w:rsidR="00760CE0" w:rsidRPr="00760CE0" w:rsidRDefault="00760CE0" w:rsidP="00760CE0">
      <w:pPr>
        <w:pStyle w:val="Code"/>
        <w:rPr>
          <w:highlight w:val="white"/>
        </w:rPr>
      </w:pPr>
      <w:r w:rsidRPr="00760CE0">
        <w:rPr>
          <w:highlight w:val="white"/>
        </w:rPr>
        <w:t xml:space="preserve">    public static Register RegisterToSize(Register register, int size) {</w:t>
      </w:r>
    </w:p>
    <w:p w14:paraId="5A002803"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530BE783" w14:textId="77777777" w:rsidR="00760CE0" w:rsidRPr="00760CE0" w:rsidRDefault="00760CE0" w:rsidP="00760CE0">
      <w:pPr>
        <w:pStyle w:val="Code"/>
        <w:rPr>
          <w:highlight w:val="white"/>
        </w:rPr>
      </w:pPr>
    </w:p>
    <w:p w14:paraId="0ABD6010" w14:textId="77777777" w:rsidR="00760CE0" w:rsidRPr="00760CE0" w:rsidRDefault="00760CE0" w:rsidP="00760CE0">
      <w:pPr>
        <w:pStyle w:val="Code"/>
        <w:rPr>
          <w:highlight w:val="white"/>
        </w:rPr>
      </w:pPr>
      <w:r w:rsidRPr="00760CE0">
        <w:rPr>
          <w:highlight w:val="white"/>
        </w:rPr>
        <w:t xml:space="preserve">      switch (size) {</w:t>
      </w:r>
    </w:p>
    <w:p w14:paraId="1E1B06A1" w14:textId="77777777" w:rsidR="00760CE0" w:rsidRPr="00760CE0" w:rsidRDefault="00760CE0" w:rsidP="00760CE0">
      <w:pPr>
        <w:pStyle w:val="Code"/>
        <w:rPr>
          <w:highlight w:val="white"/>
        </w:rPr>
      </w:pPr>
      <w:r w:rsidRPr="00760CE0">
        <w:rPr>
          <w:highlight w:val="white"/>
        </w:rPr>
        <w:t xml:space="preserve">        case 1:</w:t>
      </w:r>
    </w:p>
    <w:p w14:paraId="0DDA068A" w14:textId="77777777" w:rsidR="00760CE0" w:rsidRPr="00760CE0" w:rsidRDefault="00760CE0" w:rsidP="00760CE0">
      <w:pPr>
        <w:pStyle w:val="Code"/>
        <w:rPr>
          <w:highlight w:val="white"/>
        </w:rPr>
      </w:pPr>
      <w:r w:rsidRPr="00760CE0">
        <w:rPr>
          <w:highlight w:val="white"/>
        </w:rPr>
        <w:t xml:space="preserve">          name = name.Replace("x", "l").Replace("e", "").Replace("r", "");</w:t>
      </w:r>
    </w:p>
    <w:p w14:paraId="00398A85" w14:textId="77777777" w:rsidR="00760CE0" w:rsidRPr="00760CE0" w:rsidRDefault="00760CE0" w:rsidP="00760CE0">
      <w:pPr>
        <w:pStyle w:val="Code"/>
        <w:rPr>
          <w:highlight w:val="white"/>
        </w:rPr>
      </w:pPr>
      <w:r w:rsidRPr="00760CE0">
        <w:rPr>
          <w:highlight w:val="white"/>
        </w:rPr>
        <w:t xml:space="preserve">          break;</w:t>
      </w:r>
    </w:p>
    <w:p w14:paraId="3A83AE23" w14:textId="77777777" w:rsidR="00760CE0" w:rsidRPr="00760CE0" w:rsidRDefault="00760CE0" w:rsidP="00760CE0">
      <w:pPr>
        <w:pStyle w:val="Code"/>
        <w:rPr>
          <w:highlight w:val="white"/>
        </w:rPr>
      </w:pPr>
    </w:p>
    <w:p w14:paraId="68BC59CB" w14:textId="77777777" w:rsidR="00760CE0" w:rsidRPr="00760CE0" w:rsidRDefault="00760CE0" w:rsidP="00760CE0">
      <w:pPr>
        <w:pStyle w:val="Code"/>
        <w:rPr>
          <w:highlight w:val="white"/>
        </w:rPr>
      </w:pPr>
      <w:r w:rsidRPr="00760CE0">
        <w:rPr>
          <w:highlight w:val="white"/>
        </w:rPr>
        <w:t xml:space="preserve">        case 2:</w:t>
      </w:r>
    </w:p>
    <w:p w14:paraId="1CCDAA3F" w14:textId="77777777" w:rsidR="00760CE0" w:rsidRPr="00760CE0" w:rsidRDefault="00760CE0" w:rsidP="00760CE0">
      <w:pPr>
        <w:pStyle w:val="Code"/>
        <w:rPr>
          <w:highlight w:val="white"/>
        </w:rPr>
      </w:pPr>
      <w:r w:rsidRPr="00760CE0">
        <w:rPr>
          <w:highlight w:val="white"/>
        </w:rPr>
        <w:t xml:space="preserve">          Assert.ErrorXXX(!name.Contains("h"));</w:t>
      </w:r>
    </w:p>
    <w:p w14:paraId="19090323" w14:textId="77777777" w:rsidR="00760CE0" w:rsidRPr="00760CE0" w:rsidRDefault="00760CE0" w:rsidP="00760CE0">
      <w:pPr>
        <w:pStyle w:val="Code"/>
        <w:rPr>
          <w:highlight w:val="white"/>
        </w:rPr>
      </w:pPr>
      <w:r w:rsidRPr="00760CE0">
        <w:rPr>
          <w:highlight w:val="white"/>
        </w:rPr>
        <w:t xml:space="preserve">          name = name.Replace("l", "x").Replace("e", "").Replace("r", "");</w:t>
      </w:r>
    </w:p>
    <w:p w14:paraId="09CA1DCD" w14:textId="77777777" w:rsidR="00760CE0" w:rsidRPr="00760CE0" w:rsidRDefault="00760CE0" w:rsidP="00760CE0">
      <w:pPr>
        <w:pStyle w:val="Code"/>
        <w:rPr>
          <w:highlight w:val="white"/>
        </w:rPr>
      </w:pPr>
      <w:r w:rsidRPr="00760CE0">
        <w:rPr>
          <w:highlight w:val="white"/>
        </w:rPr>
        <w:t xml:space="preserve">          break;</w:t>
      </w:r>
    </w:p>
    <w:p w14:paraId="29E5EAE9" w14:textId="77777777" w:rsidR="00760CE0" w:rsidRPr="00760CE0" w:rsidRDefault="00760CE0" w:rsidP="00760CE0">
      <w:pPr>
        <w:pStyle w:val="Code"/>
        <w:rPr>
          <w:highlight w:val="white"/>
        </w:rPr>
      </w:pPr>
    </w:p>
    <w:p w14:paraId="7471B147" w14:textId="77777777" w:rsidR="00760CE0" w:rsidRPr="00760CE0" w:rsidRDefault="00760CE0" w:rsidP="00760CE0">
      <w:pPr>
        <w:pStyle w:val="Code"/>
        <w:rPr>
          <w:highlight w:val="white"/>
        </w:rPr>
      </w:pPr>
      <w:r w:rsidRPr="00760CE0">
        <w:rPr>
          <w:highlight w:val="white"/>
        </w:rPr>
        <w:t xml:space="preserve">        case 4:</w:t>
      </w:r>
    </w:p>
    <w:p w14:paraId="48AAD951" w14:textId="77777777" w:rsidR="00760CE0" w:rsidRPr="00760CE0" w:rsidRDefault="00760CE0" w:rsidP="00760CE0">
      <w:pPr>
        <w:pStyle w:val="Code"/>
        <w:rPr>
          <w:highlight w:val="white"/>
        </w:rPr>
      </w:pPr>
      <w:r w:rsidRPr="00760CE0">
        <w:rPr>
          <w:highlight w:val="white"/>
        </w:rPr>
        <w:t xml:space="preserve">          Assert.ErrorXXX(!name.Contains("h"));</w:t>
      </w:r>
    </w:p>
    <w:p w14:paraId="5D5FE140" w14:textId="77777777" w:rsidR="00760CE0" w:rsidRPr="00760CE0" w:rsidRDefault="00760CE0" w:rsidP="00760CE0">
      <w:pPr>
        <w:pStyle w:val="Code"/>
        <w:rPr>
          <w:highlight w:val="white"/>
        </w:rPr>
      </w:pPr>
      <w:r w:rsidRPr="00760CE0">
        <w:rPr>
          <w:highlight w:val="white"/>
        </w:rPr>
        <w:t xml:space="preserve">          name = "e" + name.Replace("l", "x").Replace("e", "")</w:t>
      </w:r>
    </w:p>
    <w:p w14:paraId="42513283" w14:textId="77777777" w:rsidR="00760CE0" w:rsidRPr="00760CE0" w:rsidRDefault="00760CE0" w:rsidP="00760CE0">
      <w:pPr>
        <w:pStyle w:val="Code"/>
        <w:rPr>
          <w:highlight w:val="white"/>
        </w:rPr>
      </w:pPr>
      <w:r w:rsidRPr="00760CE0">
        <w:rPr>
          <w:highlight w:val="white"/>
        </w:rPr>
        <w:t xml:space="preserve">                                             .Replace("r", "");</w:t>
      </w:r>
    </w:p>
    <w:p w14:paraId="400B9266" w14:textId="77777777" w:rsidR="00760CE0" w:rsidRPr="00760CE0" w:rsidRDefault="00760CE0" w:rsidP="00760CE0">
      <w:pPr>
        <w:pStyle w:val="Code"/>
        <w:rPr>
          <w:highlight w:val="white"/>
        </w:rPr>
      </w:pPr>
      <w:r w:rsidRPr="00760CE0">
        <w:rPr>
          <w:highlight w:val="white"/>
        </w:rPr>
        <w:t xml:space="preserve">          break;</w:t>
      </w:r>
    </w:p>
    <w:p w14:paraId="16FC1F7C" w14:textId="77777777" w:rsidR="00760CE0" w:rsidRPr="00760CE0" w:rsidRDefault="00760CE0" w:rsidP="00760CE0">
      <w:pPr>
        <w:pStyle w:val="Code"/>
        <w:rPr>
          <w:highlight w:val="white"/>
        </w:rPr>
      </w:pPr>
    </w:p>
    <w:p w14:paraId="61509603" w14:textId="77777777" w:rsidR="00760CE0" w:rsidRPr="00760CE0" w:rsidRDefault="00760CE0" w:rsidP="00760CE0">
      <w:pPr>
        <w:pStyle w:val="Code"/>
        <w:rPr>
          <w:highlight w:val="white"/>
        </w:rPr>
      </w:pPr>
      <w:r w:rsidRPr="00760CE0">
        <w:rPr>
          <w:highlight w:val="white"/>
        </w:rPr>
        <w:t xml:space="preserve">        case 8:</w:t>
      </w:r>
    </w:p>
    <w:p w14:paraId="6B97D33E" w14:textId="77777777" w:rsidR="00760CE0" w:rsidRPr="00760CE0" w:rsidRDefault="00760CE0" w:rsidP="00760CE0">
      <w:pPr>
        <w:pStyle w:val="Code"/>
        <w:rPr>
          <w:highlight w:val="white"/>
        </w:rPr>
      </w:pPr>
      <w:r w:rsidRPr="00760CE0">
        <w:rPr>
          <w:highlight w:val="white"/>
        </w:rPr>
        <w:t xml:space="preserve">          Assert.ErrorXXX(!name.Contains("h"));</w:t>
      </w:r>
    </w:p>
    <w:p w14:paraId="3A8FEFC7" w14:textId="77777777" w:rsidR="00760CE0" w:rsidRPr="00760CE0" w:rsidRDefault="00760CE0" w:rsidP="00760CE0">
      <w:pPr>
        <w:pStyle w:val="Code"/>
        <w:rPr>
          <w:highlight w:val="white"/>
        </w:rPr>
      </w:pPr>
      <w:r w:rsidRPr="00760CE0">
        <w:rPr>
          <w:highlight w:val="white"/>
        </w:rPr>
        <w:t xml:space="preserve">          name = "r" + name.Replace("l", "x").Replace("e", "")</w:t>
      </w:r>
    </w:p>
    <w:p w14:paraId="3EEE81AE" w14:textId="77777777" w:rsidR="00760CE0" w:rsidRPr="00760CE0" w:rsidRDefault="00760CE0" w:rsidP="00760CE0">
      <w:pPr>
        <w:pStyle w:val="Code"/>
        <w:rPr>
          <w:highlight w:val="white"/>
        </w:rPr>
      </w:pPr>
      <w:r w:rsidRPr="00760CE0">
        <w:rPr>
          <w:highlight w:val="white"/>
        </w:rPr>
        <w:t xml:space="preserve">                                             .Replace("r", "");</w:t>
      </w:r>
    </w:p>
    <w:p w14:paraId="5EF1C8A0" w14:textId="77777777" w:rsidR="00760CE0" w:rsidRPr="00760CE0" w:rsidRDefault="00760CE0" w:rsidP="00760CE0">
      <w:pPr>
        <w:pStyle w:val="Code"/>
        <w:rPr>
          <w:highlight w:val="white"/>
        </w:rPr>
      </w:pPr>
      <w:r w:rsidRPr="00760CE0">
        <w:rPr>
          <w:highlight w:val="white"/>
        </w:rPr>
        <w:t xml:space="preserve">          break;</w:t>
      </w:r>
    </w:p>
    <w:p w14:paraId="7CAA88D9" w14:textId="77777777" w:rsidR="00760CE0" w:rsidRPr="00760CE0" w:rsidRDefault="00760CE0" w:rsidP="00760CE0">
      <w:pPr>
        <w:pStyle w:val="Code"/>
        <w:rPr>
          <w:highlight w:val="white"/>
        </w:rPr>
      </w:pPr>
      <w:r w:rsidRPr="00760CE0">
        <w:rPr>
          <w:highlight w:val="white"/>
        </w:rPr>
        <w:t xml:space="preserve">      }</w:t>
      </w:r>
    </w:p>
    <w:p w14:paraId="3550EE29" w14:textId="77777777" w:rsidR="00760CE0" w:rsidRPr="00760CE0" w:rsidRDefault="00760CE0" w:rsidP="00760CE0">
      <w:pPr>
        <w:pStyle w:val="Code"/>
        <w:rPr>
          <w:highlight w:val="white"/>
        </w:rPr>
      </w:pPr>
    </w:p>
    <w:p w14:paraId="7CCD6226" w14:textId="77777777" w:rsidR="00760CE0" w:rsidRPr="00760CE0" w:rsidRDefault="00760CE0" w:rsidP="00760CE0">
      <w:pPr>
        <w:pStyle w:val="Code"/>
        <w:rPr>
          <w:highlight w:val="white"/>
        </w:rPr>
      </w:pPr>
      <w:r w:rsidRPr="00760CE0">
        <w:rPr>
          <w:highlight w:val="white"/>
        </w:rPr>
        <w:t xml:space="preserve">      return (Register) Enum.Parse(typeof(Register), name);</w:t>
      </w:r>
    </w:p>
    <w:p w14:paraId="6E3B420A" w14:textId="77777777" w:rsidR="00760CE0" w:rsidRPr="00760CE0" w:rsidRDefault="00760CE0" w:rsidP="00760CE0">
      <w:pPr>
        <w:pStyle w:val="Code"/>
        <w:rPr>
          <w:highlight w:val="white"/>
        </w:rPr>
      </w:pPr>
      <w:r w:rsidRPr="00760CE0">
        <w:rPr>
          <w:highlight w:val="white"/>
        </w:rPr>
        <w:lastRenderedPageBreak/>
        <w:t xml:space="preserve">    }</w:t>
      </w:r>
    </w:p>
    <w:p w14:paraId="72616BBF" w14:textId="77777777" w:rsidR="00760CE0" w:rsidRPr="00760CE0" w:rsidRDefault="00760CE0" w:rsidP="00760CE0">
      <w:pPr>
        <w:pStyle w:val="Code"/>
        <w:rPr>
          <w:highlight w:val="white"/>
        </w:rPr>
      </w:pPr>
      <w:r w:rsidRPr="00760CE0">
        <w:rPr>
          <w:highlight w:val="white"/>
        </w:rPr>
        <w:t xml:space="preserve">  </w:t>
      </w:r>
    </w:p>
    <w:p w14:paraId="1E6F70CE" w14:textId="77777777" w:rsidR="00760CE0" w:rsidRPr="00760CE0" w:rsidRDefault="00760CE0" w:rsidP="00760CE0">
      <w:pPr>
        <w:pStyle w:val="Code"/>
        <w:rPr>
          <w:highlight w:val="white"/>
        </w:rPr>
      </w:pPr>
      <w:r w:rsidRPr="00760CE0">
        <w:rPr>
          <w:highlight w:val="white"/>
        </w:rPr>
        <w:t xml:space="preserve">    public static int SizeOfOperator(AssemblyOperator objectOp) {</w:t>
      </w:r>
    </w:p>
    <w:p w14:paraId="34475066"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2EE4306C" w14:textId="77777777" w:rsidR="00760CE0" w:rsidRPr="00760CE0" w:rsidRDefault="00760CE0" w:rsidP="00760CE0">
      <w:pPr>
        <w:pStyle w:val="Code"/>
        <w:rPr>
          <w:highlight w:val="white"/>
        </w:rPr>
      </w:pPr>
    </w:p>
    <w:p w14:paraId="03227123" w14:textId="77777777" w:rsidR="00760CE0" w:rsidRPr="00760CE0" w:rsidRDefault="00760CE0" w:rsidP="00760CE0">
      <w:pPr>
        <w:pStyle w:val="Code"/>
        <w:rPr>
          <w:highlight w:val="white"/>
        </w:rPr>
      </w:pPr>
      <w:r w:rsidRPr="00760CE0">
        <w:rPr>
          <w:highlight w:val="white"/>
        </w:rPr>
        <w:t xml:space="preserve">      if (name.Contains("_byte")) {</w:t>
      </w:r>
    </w:p>
    <w:p w14:paraId="5B5AED48" w14:textId="77777777" w:rsidR="00760CE0" w:rsidRPr="00760CE0" w:rsidRDefault="00760CE0" w:rsidP="00760CE0">
      <w:pPr>
        <w:pStyle w:val="Code"/>
        <w:rPr>
          <w:highlight w:val="white"/>
        </w:rPr>
      </w:pPr>
      <w:r w:rsidRPr="00760CE0">
        <w:rPr>
          <w:highlight w:val="white"/>
        </w:rPr>
        <w:t xml:space="preserve">        return 1;</w:t>
      </w:r>
    </w:p>
    <w:p w14:paraId="4A4DCB62" w14:textId="77777777" w:rsidR="00760CE0" w:rsidRPr="00760CE0" w:rsidRDefault="00760CE0" w:rsidP="00760CE0">
      <w:pPr>
        <w:pStyle w:val="Code"/>
        <w:rPr>
          <w:highlight w:val="white"/>
        </w:rPr>
      </w:pPr>
      <w:r w:rsidRPr="00760CE0">
        <w:rPr>
          <w:highlight w:val="white"/>
        </w:rPr>
        <w:t xml:space="preserve">      }</w:t>
      </w:r>
    </w:p>
    <w:p w14:paraId="2580527C" w14:textId="77777777" w:rsidR="00760CE0" w:rsidRPr="00760CE0" w:rsidRDefault="00760CE0" w:rsidP="00760CE0">
      <w:pPr>
        <w:pStyle w:val="Code"/>
        <w:rPr>
          <w:highlight w:val="white"/>
        </w:rPr>
      </w:pPr>
      <w:r w:rsidRPr="00760CE0">
        <w:rPr>
          <w:highlight w:val="white"/>
        </w:rPr>
        <w:t xml:space="preserve">      else if (name.Contains("_word")) {</w:t>
      </w:r>
    </w:p>
    <w:p w14:paraId="46E91765" w14:textId="77777777" w:rsidR="00760CE0" w:rsidRPr="00760CE0" w:rsidRDefault="00760CE0" w:rsidP="00760CE0">
      <w:pPr>
        <w:pStyle w:val="Code"/>
        <w:rPr>
          <w:highlight w:val="white"/>
        </w:rPr>
      </w:pPr>
      <w:r w:rsidRPr="00760CE0">
        <w:rPr>
          <w:highlight w:val="white"/>
        </w:rPr>
        <w:t xml:space="preserve">        return 2;</w:t>
      </w:r>
    </w:p>
    <w:p w14:paraId="773347F1" w14:textId="77777777" w:rsidR="00760CE0" w:rsidRPr="00760CE0" w:rsidRDefault="00760CE0" w:rsidP="00760CE0">
      <w:pPr>
        <w:pStyle w:val="Code"/>
        <w:rPr>
          <w:highlight w:val="white"/>
        </w:rPr>
      </w:pPr>
      <w:r w:rsidRPr="00760CE0">
        <w:rPr>
          <w:highlight w:val="white"/>
        </w:rPr>
        <w:t xml:space="preserve">      }</w:t>
      </w:r>
    </w:p>
    <w:p w14:paraId="055BE8FB" w14:textId="77777777" w:rsidR="00760CE0" w:rsidRPr="00760CE0" w:rsidRDefault="00760CE0" w:rsidP="00760CE0">
      <w:pPr>
        <w:pStyle w:val="Code"/>
        <w:rPr>
          <w:highlight w:val="white"/>
        </w:rPr>
      </w:pPr>
      <w:r w:rsidRPr="00760CE0">
        <w:rPr>
          <w:highlight w:val="white"/>
        </w:rPr>
        <w:t xml:space="preserve">      else if (name.Contains("_dword")) {</w:t>
      </w:r>
    </w:p>
    <w:p w14:paraId="3205A58C" w14:textId="77777777" w:rsidR="00760CE0" w:rsidRPr="00760CE0" w:rsidRDefault="00760CE0" w:rsidP="00760CE0">
      <w:pPr>
        <w:pStyle w:val="Code"/>
        <w:rPr>
          <w:highlight w:val="white"/>
        </w:rPr>
      </w:pPr>
      <w:r w:rsidRPr="00760CE0">
        <w:rPr>
          <w:highlight w:val="white"/>
        </w:rPr>
        <w:t xml:space="preserve">        return 4;</w:t>
      </w:r>
    </w:p>
    <w:p w14:paraId="1DACC6D3" w14:textId="77777777" w:rsidR="00760CE0" w:rsidRPr="00760CE0" w:rsidRDefault="00760CE0" w:rsidP="00760CE0">
      <w:pPr>
        <w:pStyle w:val="Code"/>
        <w:rPr>
          <w:highlight w:val="white"/>
        </w:rPr>
      </w:pPr>
      <w:r w:rsidRPr="00760CE0">
        <w:rPr>
          <w:highlight w:val="white"/>
        </w:rPr>
        <w:t xml:space="preserve">      }</w:t>
      </w:r>
    </w:p>
    <w:p w14:paraId="085453C3" w14:textId="77777777" w:rsidR="00760CE0" w:rsidRPr="00760CE0" w:rsidRDefault="00760CE0" w:rsidP="00760CE0">
      <w:pPr>
        <w:pStyle w:val="Code"/>
        <w:rPr>
          <w:highlight w:val="white"/>
        </w:rPr>
      </w:pPr>
      <w:r w:rsidRPr="00760CE0">
        <w:rPr>
          <w:highlight w:val="white"/>
        </w:rPr>
        <w:t xml:space="preserve">      else if (name.Contains("_qword")) {</w:t>
      </w:r>
    </w:p>
    <w:p w14:paraId="261E21C7" w14:textId="77777777" w:rsidR="00760CE0" w:rsidRPr="00760CE0" w:rsidRDefault="00760CE0" w:rsidP="00760CE0">
      <w:pPr>
        <w:pStyle w:val="Code"/>
        <w:rPr>
          <w:highlight w:val="white"/>
        </w:rPr>
      </w:pPr>
      <w:r w:rsidRPr="00760CE0">
        <w:rPr>
          <w:highlight w:val="white"/>
        </w:rPr>
        <w:t xml:space="preserve">        return 8;</w:t>
      </w:r>
    </w:p>
    <w:p w14:paraId="6D02A323" w14:textId="77777777" w:rsidR="00760CE0" w:rsidRPr="00760CE0" w:rsidRDefault="00760CE0" w:rsidP="00760CE0">
      <w:pPr>
        <w:pStyle w:val="Code"/>
        <w:rPr>
          <w:highlight w:val="white"/>
        </w:rPr>
      </w:pPr>
      <w:r w:rsidRPr="00760CE0">
        <w:rPr>
          <w:highlight w:val="white"/>
        </w:rPr>
        <w:t xml:space="preserve">      }</w:t>
      </w:r>
    </w:p>
    <w:p w14:paraId="1939595F" w14:textId="77777777" w:rsidR="00760CE0" w:rsidRPr="00760CE0" w:rsidRDefault="00760CE0" w:rsidP="00760CE0">
      <w:pPr>
        <w:pStyle w:val="Code"/>
        <w:rPr>
          <w:highlight w:val="white"/>
        </w:rPr>
      </w:pPr>
    </w:p>
    <w:p w14:paraId="48265B77" w14:textId="77777777" w:rsidR="00760CE0" w:rsidRPr="00760CE0" w:rsidRDefault="00760CE0" w:rsidP="00760CE0">
      <w:pPr>
        <w:pStyle w:val="Code"/>
        <w:rPr>
          <w:highlight w:val="white"/>
        </w:rPr>
      </w:pPr>
      <w:r w:rsidRPr="00760CE0">
        <w:rPr>
          <w:highlight w:val="white"/>
        </w:rPr>
        <w:t xml:space="preserve">      Assert.Error(Message.Operator_size);</w:t>
      </w:r>
    </w:p>
    <w:p w14:paraId="028FC8CA" w14:textId="77777777" w:rsidR="00760CE0" w:rsidRPr="00760CE0" w:rsidRDefault="00760CE0" w:rsidP="00760CE0">
      <w:pPr>
        <w:pStyle w:val="Code"/>
        <w:rPr>
          <w:highlight w:val="white"/>
        </w:rPr>
      </w:pPr>
      <w:r w:rsidRPr="00760CE0">
        <w:rPr>
          <w:highlight w:val="white"/>
        </w:rPr>
        <w:t xml:space="preserve">      return 0;</w:t>
      </w:r>
    </w:p>
    <w:p w14:paraId="611697B7" w14:textId="77777777" w:rsidR="00760CE0" w:rsidRPr="00760CE0" w:rsidRDefault="00760CE0" w:rsidP="00760CE0">
      <w:pPr>
        <w:pStyle w:val="Code"/>
        <w:rPr>
          <w:highlight w:val="white"/>
        </w:rPr>
      </w:pPr>
      <w:r w:rsidRPr="00760CE0">
        <w:rPr>
          <w:highlight w:val="white"/>
        </w:rPr>
        <w:t xml:space="preserve">    }</w:t>
      </w:r>
    </w:p>
    <w:p w14:paraId="3AC73960" w14:textId="77777777" w:rsidR="00760CE0" w:rsidRPr="00760CE0" w:rsidRDefault="00760CE0" w:rsidP="00760CE0">
      <w:pPr>
        <w:pStyle w:val="Code"/>
        <w:rPr>
          <w:highlight w:val="white"/>
        </w:rPr>
      </w:pPr>
      <w:r w:rsidRPr="00760CE0">
        <w:rPr>
          <w:highlight w:val="white"/>
        </w:rPr>
        <w:t xml:space="preserve">  </w:t>
      </w:r>
    </w:p>
    <w:p w14:paraId="07F0E5F4" w14:textId="77777777" w:rsidR="00760CE0" w:rsidRPr="00760CE0" w:rsidRDefault="00760CE0" w:rsidP="00760CE0">
      <w:pPr>
        <w:pStyle w:val="Code"/>
        <w:rPr>
          <w:highlight w:val="white"/>
        </w:rPr>
      </w:pPr>
      <w:r w:rsidRPr="00760CE0">
        <w:rPr>
          <w:highlight w:val="white"/>
        </w:rPr>
        <w:t xml:space="preserve">    public static AssemblyOperator OperatorToSize</w:t>
      </w:r>
    </w:p>
    <w:p w14:paraId="3FB27F75" w14:textId="77777777" w:rsidR="00760CE0" w:rsidRPr="00760CE0" w:rsidRDefault="00760CE0" w:rsidP="00760CE0">
      <w:pPr>
        <w:pStyle w:val="Code"/>
        <w:rPr>
          <w:highlight w:val="white"/>
        </w:rPr>
      </w:pPr>
      <w:r w:rsidRPr="00760CE0">
        <w:rPr>
          <w:highlight w:val="white"/>
        </w:rPr>
        <w:t xml:space="preserve">                                   (AssemblyOperator objectOp, int size) {</w:t>
      </w:r>
    </w:p>
    <w:p w14:paraId="3DD07FB9"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02C0BC58" w14:textId="77777777" w:rsidR="00760CE0" w:rsidRPr="00760CE0" w:rsidRDefault="00760CE0" w:rsidP="00760CE0">
      <w:pPr>
        <w:pStyle w:val="Code"/>
        <w:rPr>
          <w:highlight w:val="white"/>
        </w:rPr>
      </w:pPr>
      <w:r w:rsidRPr="00760CE0">
        <w:rPr>
          <w:highlight w:val="white"/>
        </w:rPr>
        <w:t xml:space="preserve">    </w:t>
      </w:r>
    </w:p>
    <w:p w14:paraId="3706312B" w14:textId="77777777" w:rsidR="00760CE0" w:rsidRPr="00760CE0" w:rsidRDefault="00760CE0" w:rsidP="00760CE0">
      <w:pPr>
        <w:pStyle w:val="Code"/>
        <w:rPr>
          <w:highlight w:val="white"/>
        </w:rPr>
      </w:pPr>
      <w:r w:rsidRPr="00760CE0">
        <w:rPr>
          <w:highlight w:val="white"/>
        </w:rPr>
        <w:t xml:space="preserve">      if (objectOp == AssemblyOperator.interrupt) {</w:t>
      </w:r>
    </w:p>
    <w:p w14:paraId="0399171E" w14:textId="77777777" w:rsidR="00760CE0" w:rsidRPr="00760CE0" w:rsidRDefault="00760CE0" w:rsidP="00760CE0">
      <w:pPr>
        <w:pStyle w:val="Code"/>
        <w:rPr>
          <w:highlight w:val="white"/>
        </w:rPr>
      </w:pPr>
      <w:r w:rsidRPr="00760CE0">
        <w:rPr>
          <w:highlight w:val="white"/>
        </w:rPr>
        <w:t xml:space="preserve">        return AssemblyOperator.interrupt;</w:t>
      </w:r>
    </w:p>
    <w:p w14:paraId="231891DF" w14:textId="77777777" w:rsidR="00760CE0" w:rsidRPr="00760CE0" w:rsidRDefault="00760CE0" w:rsidP="00760CE0">
      <w:pPr>
        <w:pStyle w:val="Code"/>
        <w:rPr>
          <w:highlight w:val="white"/>
        </w:rPr>
      </w:pPr>
      <w:r w:rsidRPr="00760CE0">
        <w:rPr>
          <w:highlight w:val="white"/>
        </w:rPr>
        <w:t xml:space="preserve">      }</w:t>
      </w:r>
    </w:p>
    <w:p w14:paraId="00A0E5CB" w14:textId="77777777" w:rsidR="00760CE0" w:rsidRPr="00760CE0" w:rsidRDefault="00760CE0" w:rsidP="00760CE0">
      <w:pPr>
        <w:pStyle w:val="Code"/>
        <w:rPr>
          <w:highlight w:val="white"/>
        </w:rPr>
      </w:pPr>
      <w:r w:rsidRPr="00760CE0">
        <w:rPr>
          <w:highlight w:val="white"/>
        </w:rPr>
        <w:t xml:space="preserve">    </w:t>
      </w:r>
    </w:p>
    <w:p w14:paraId="379C3EB1" w14:textId="77777777" w:rsidR="00760CE0" w:rsidRPr="00760CE0" w:rsidRDefault="00760CE0" w:rsidP="00760CE0">
      <w:pPr>
        <w:pStyle w:val="Code"/>
        <w:rPr>
          <w:highlight w:val="white"/>
        </w:rPr>
      </w:pPr>
      <w:r w:rsidRPr="00760CE0">
        <w:rPr>
          <w:highlight w:val="white"/>
        </w:rPr>
        <w:t xml:space="preserve">      switch (size) {</w:t>
      </w:r>
    </w:p>
    <w:p w14:paraId="001DCAA6" w14:textId="77777777" w:rsidR="00760CE0" w:rsidRPr="00760CE0" w:rsidRDefault="00760CE0" w:rsidP="00760CE0">
      <w:pPr>
        <w:pStyle w:val="Code"/>
        <w:rPr>
          <w:highlight w:val="white"/>
        </w:rPr>
      </w:pPr>
      <w:r w:rsidRPr="00760CE0">
        <w:rPr>
          <w:highlight w:val="white"/>
        </w:rPr>
        <w:t xml:space="preserve">        case 1:</w:t>
      </w:r>
    </w:p>
    <w:p w14:paraId="11F3DFAE" w14:textId="77777777" w:rsidR="00760CE0" w:rsidRPr="00760CE0" w:rsidRDefault="00760CE0" w:rsidP="00760CE0">
      <w:pPr>
        <w:pStyle w:val="Code"/>
        <w:rPr>
          <w:highlight w:val="white"/>
        </w:rPr>
      </w:pPr>
      <w:r w:rsidRPr="00760CE0">
        <w:rPr>
          <w:highlight w:val="white"/>
        </w:rPr>
        <w:t xml:space="preserve">          name = name + "_byte";</w:t>
      </w:r>
    </w:p>
    <w:p w14:paraId="53D8D17B" w14:textId="77777777" w:rsidR="00760CE0" w:rsidRPr="00760CE0" w:rsidRDefault="00760CE0" w:rsidP="00760CE0">
      <w:pPr>
        <w:pStyle w:val="Code"/>
        <w:rPr>
          <w:highlight w:val="white"/>
        </w:rPr>
      </w:pPr>
      <w:r w:rsidRPr="00760CE0">
        <w:rPr>
          <w:highlight w:val="white"/>
        </w:rPr>
        <w:t xml:space="preserve">          break;</w:t>
      </w:r>
    </w:p>
    <w:p w14:paraId="3FE93787" w14:textId="77777777" w:rsidR="00760CE0" w:rsidRPr="00760CE0" w:rsidRDefault="00760CE0" w:rsidP="00760CE0">
      <w:pPr>
        <w:pStyle w:val="Code"/>
        <w:rPr>
          <w:highlight w:val="white"/>
        </w:rPr>
      </w:pPr>
      <w:r w:rsidRPr="00760CE0">
        <w:rPr>
          <w:highlight w:val="white"/>
        </w:rPr>
        <w:t xml:space="preserve">        </w:t>
      </w:r>
    </w:p>
    <w:p w14:paraId="71040BE8" w14:textId="77777777" w:rsidR="00760CE0" w:rsidRPr="00760CE0" w:rsidRDefault="00760CE0" w:rsidP="00760CE0">
      <w:pPr>
        <w:pStyle w:val="Code"/>
        <w:rPr>
          <w:highlight w:val="white"/>
        </w:rPr>
      </w:pPr>
      <w:r w:rsidRPr="00760CE0">
        <w:rPr>
          <w:highlight w:val="white"/>
        </w:rPr>
        <w:t xml:space="preserve">        case 2:</w:t>
      </w:r>
    </w:p>
    <w:p w14:paraId="4349C9A1" w14:textId="77777777" w:rsidR="00760CE0" w:rsidRPr="00760CE0" w:rsidRDefault="00760CE0" w:rsidP="00760CE0">
      <w:pPr>
        <w:pStyle w:val="Code"/>
        <w:rPr>
          <w:highlight w:val="white"/>
        </w:rPr>
      </w:pPr>
      <w:r w:rsidRPr="00760CE0">
        <w:rPr>
          <w:highlight w:val="white"/>
        </w:rPr>
        <w:t xml:space="preserve">          name = name + "_word";</w:t>
      </w:r>
    </w:p>
    <w:p w14:paraId="00C8F331" w14:textId="77777777" w:rsidR="00760CE0" w:rsidRPr="00760CE0" w:rsidRDefault="00760CE0" w:rsidP="00760CE0">
      <w:pPr>
        <w:pStyle w:val="Code"/>
        <w:rPr>
          <w:highlight w:val="white"/>
        </w:rPr>
      </w:pPr>
      <w:r w:rsidRPr="00760CE0">
        <w:rPr>
          <w:highlight w:val="white"/>
        </w:rPr>
        <w:t xml:space="preserve">          break;</w:t>
      </w:r>
    </w:p>
    <w:p w14:paraId="38266024" w14:textId="77777777" w:rsidR="00760CE0" w:rsidRPr="00760CE0" w:rsidRDefault="00760CE0" w:rsidP="00760CE0">
      <w:pPr>
        <w:pStyle w:val="Code"/>
        <w:rPr>
          <w:highlight w:val="white"/>
        </w:rPr>
      </w:pPr>
      <w:r w:rsidRPr="00760CE0">
        <w:rPr>
          <w:highlight w:val="white"/>
        </w:rPr>
        <w:t xml:space="preserve">        </w:t>
      </w:r>
    </w:p>
    <w:p w14:paraId="3343078B" w14:textId="77777777" w:rsidR="00760CE0" w:rsidRPr="00760CE0" w:rsidRDefault="00760CE0" w:rsidP="00760CE0">
      <w:pPr>
        <w:pStyle w:val="Code"/>
        <w:rPr>
          <w:highlight w:val="white"/>
        </w:rPr>
      </w:pPr>
      <w:r w:rsidRPr="00760CE0">
        <w:rPr>
          <w:highlight w:val="white"/>
        </w:rPr>
        <w:t xml:space="preserve">        case 4:</w:t>
      </w:r>
    </w:p>
    <w:p w14:paraId="2D8522DC" w14:textId="77777777" w:rsidR="00760CE0" w:rsidRPr="00760CE0" w:rsidRDefault="00760CE0" w:rsidP="00760CE0">
      <w:pPr>
        <w:pStyle w:val="Code"/>
        <w:rPr>
          <w:highlight w:val="white"/>
        </w:rPr>
      </w:pPr>
      <w:r w:rsidRPr="00760CE0">
        <w:rPr>
          <w:highlight w:val="white"/>
        </w:rPr>
        <w:t xml:space="preserve">          name = name + "_dword";</w:t>
      </w:r>
    </w:p>
    <w:p w14:paraId="679710B6" w14:textId="77777777" w:rsidR="00760CE0" w:rsidRPr="00760CE0" w:rsidRDefault="00760CE0" w:rsidP="00760CE0">
      <w:pPr>
        <w:pStyle w:val="Code"/>
        <w:rPr>
          <w:highlight w:val="white"/>
        </w:rPr>
      </w:pPr>
      <w:r w:rsidRPr="00760CE0">
        <w:rPr>
          <w:highlight w:val="white"/>
        </w:rPr>
        <w:t xml:space="preserve">          break;</w:t>
      </w:r>
    </w:p>
    <w:p w14:paraId="2968F833" w14:textId="77777777" w:rsidR="00760CE0" w:rsidRPr="00760CE0" w:rsidRDefault="00760CE0" w:rsidP="00760CE0">
      <w:pPr>
        <w:pStyle w:val="Code"/>
        <w:rPr>
          <w:highlight w:val="white"/>
        </w:rPr>
      </w:pPr>
    </w:p>
    <w:p w14:paraId="3B068D73" w14:textId="77777777" w:rsidR="00760CE0" w:rsidRPr="00760CE0" w:rsidRDefault="00760CE0" w:rsidP="00760CE0">
      <w:pPr>
        <w:pStyle w:val="Code"/>
        <w:rPr>
          <w:highlight w:val="white"/>
        </w:rPr>
      </w:pPr>
      <w:r w:rsidRPr="00760CE0">
        <w:rPr>
          <w:highlight w:val="white"/>
        </w:rPr>
        <w:t xml:space="preserve">        case 8:</w:t>
      </w:r>
    </w:p>
    <w:p w14:paraId="056D5537" w14:textId="77777777" w:rsidR="00760CE0" w:rsidRPr="00760CE0" w:rsidRDefault="00760CE0" w:rsidP="00760CE0">
      <w:pPr>
        <w:pStyle w:val="Code"/>
        <w:rPr>
          <w:highlight w:val="white"/>
        </w:rPr>
      </w:pPr>
      <w:r w:rsidRPr="00760CE0">
        <w:rPr>
          <w:highlight w:val="white"/>
        </w:rPr>
        <w:t xml:space="preserve">          name = name + "_qword";</w:t>
      </w:r>
    </w:p>
    <w:p w14:paraId="4E6AC9B0" w14:textId="77777777" w:rsidR="00760CE0" w:rsidRPr="00760CE0" w:rsidRDefault="00760CE0" w:rsidP="00760CE0">
      <w:pPr>
        <w:pStyle w:val="Code"/>
        <w:rPr>
          <w:highlight w:val="white"/>
        </w:rPr>
      </w:pPr>
      <w:r w:rsidRPr="00760CE0">
        <w:rPr>
          <w:highlight w:val="white"/>
        </w:rPr>
        <w:t xml:space="preserve">          break;</w:t>
      </w:r>
    </w:p>
    <w:p w14:paraId="71C8534E" w14:textId="77777777" w:rsidR="00760CE0" w:rsidRPr="00760CE0" w:rsidRDefault="00760CE0" w:rsidP="00760CE0">
      <w:pPr>
        <w:pStyle w:val="Code"/>
        <w:rPr>
          <w:highlight w:val="white"/>
        </w:rPr>
      </w:pPr>
    </w:p>
    <w:p w14:paraId="2D30C688" w14:textId="77777777" w:rsidR="00760CE0" w:rsidRPr="00760CE0" w:rsidRDefault="00760CE0" w:rsidP="00760CE0">
      <w:pPr>
        <w:pStyle w:val="Code"/>
        <w:rPr>
          <w:highlight w:val="white"/>
        </w:rPr>
      </w:pPr>
      <w:r w:rsidRPr="00760CE0">
        <w:rPr>
          <w:highlight w:val="white"/>
        </w:rPr>
        <w:t xml:space="preserve">        default:</w:t>
      </w:r>
    </w:p>
    <w:p w14:paraId="433D1829" w14:textId="77777777" w:rsidR="00760CE0" w:rsidRPr="00760CE0" w:rsidRDefault="00760CE0" w:rsidP="00760CE0">
      <w:pPr>
        <w:pStyle w:val="Code"/>
        <w:rPr>
          <w:highlight w:val="white"/>
        </w:rPr>
      </w:pPr>
      <w:r w:rsidRPr="00760CE0">
        <w:rPr>
          <w:highlight w:val="white"/>
        </w:rPr>
        <w:t xml:space="preserve">          Assert.ErrorXXX(false);</w:t>
      </w:r>
    </w:p>
    <w:p w14:paraId="19D4C50C" w14:textId="77777777" w:rsidR="00760CE0" w:rsidRPr="00760CE0" w:rsidRDefault="00760CE0" w:rsidP="00760CE0">
      <w:pPr>
        <w:pStyle w:val="Code"/>
        <w:rPr>
          <w:highlight w:val="white"/>
        </w:rPr>
      </w:pPr>
      <w:r w:rsidRPr="00760CE0">
        <w:rPr>
          <w:highlight w:val="white"/>
        </w:rPr>
        <w:t xml:space="preserve">          break;</w:t>
      </w:r>
    </w:p>
    <w:p w14:paraId="12982345" w14:textId="77777777" w:rsidR="00760CE0" w:rsidRPr="00760CE0" w:rsidRDefault="00760CE0" w:rsidP="00760CE0">
      <w:pPr>
        <w:pStyle w:val="Code"/>
        <w:rPr>
          <w:highlight w:val="white"/>
        </w:rPr>
      </w:pPr>
      <w:r w:rsidRPr="00760CE0">
        <w:rPr>
          <w:highlight w:val="white"/>
        </w:rPr>
        <w:t xml:space="preserve">      }</w:t>
      </w:r>
    </w:p>
    <w:p w14:paraId="718DD399" w14:textId="77777777" w:rsidR="00760CE0" w:rsidRPr="00760CE0" w:rsidRDefault="00760CE0" w:rsidP="00760CE0">
      <w:pPr>
        <w:pStyle w:val="Code"/>
        <w:rPr>
          <w:highlight w:val="white"/>
        </w:rPr>
      </w:pPr>
    </w:p>
    <w:p w14:paraId="68FB8400" w14:textId="77777777" w:rsidR="00760CE0" w:rsidRPr="00760CE0" w:rsidRDefault="00760CE0" w:rsidP="00760CE0">
      <w:pPr>
        <w:pStyle w:val="Code"/>
        <w:rPr>
          <w:highlight w:val="white"/>
        </w:rPr>
      </w:pPr>
      <w:r w:rsidRPr="00760CE0">
        <w:rPr>
          <w:highlight w:val="white"/>
        </w:rPr>
        <w:t xml:space="preserve">      return (AssemblyOperator) Enum.Parse(typeof(AssemblyOperator),name);</w:t>
      </w:r>
    </w:p>
    <w:p w14:paraId="1403D1BD" w14:textId="77777777" w:rsidR="00760CE0" w:rsidRPr="00760CE0" w:rsidRDefault="00760CE0" w:rsidP="00760CE0">
      <w:pPr>
        <w:pStyle w:val="Code"/>
        <w:rPr>
          <w:highlight w:val="white"/>
        </w:rPr>
      </w:pPr>
      <w:r w:rsidRPr="00760CE0">
        <w:rPr>
          <w:highlight w:val="white"/>
        </w:rPr>
        <w:t xml:space="preserve">    }</w:t>
      </w:r>
    </w:p>
    <w:p w14:paraId="7191FC0D" w14:textId="77777777" w:rsidR="00760CE0" w:rsidRPr="00760CE0" w:rsidRDefault="00760CE0" w:rsidP="00760CE0">
      <w:pPr>
        <w:pStyle w:val="Code"/>
        <w:rPr>
          <w:highlight w:val="white"/>
        </w:rPr>
      </w:pPr>
    </w:p>
    <w:p w14:paraId="087F6800" w14:textId="77777777" w:rsidR="00760CE0" w:rsidRPr="00760CE0" w:rsidRDefault="00760CE0" w:rsidP="00760CE0">
      <w:pPr>
        <w:pStyle w:val="Code"/>
        <w:rPr>
          <w:highlight w:val="white"/>
        </w:rPr>
      </w:pPr>
      <w:r w:rsidRPr="00760CE0">
        <w:rPr>
          <w:highlight w:val="white"/>
        </w:rPr>
        <w:t xml:space="preserve">    public static int SizeOfValue(BigInteger value, AssemblyOperator op) {</w:t>
      </w:r>
    </w:p>
    <w:p w14:paraId="1AC5836C" w14:textId="77777777" w:rsidR="00760CE0" w:rsidRPr="00760CE0" w:rsidRDefault="00760CE0" w:rsidP="00760CE0">
      <w:pPr>
        <w:pStyle w:val="Code"/>
        <w:rPr>
          <w:highlight w:val="white"/>
        </w:rPr>
      </w:pPr>
      <w:r w:rsidRPr="00760CE0">
        <w:rPr>
          <w:highlight w:val="white"/>
        </w:rPr>
        <w:t xml:space="preserve">      string name = Enum.GetName(typeof(AssemblyOperator), op);</w:t>
      </w:r>
    </w:p>
    <w:p w14:paraId="264F7B49" w14:textId="77777777" w:rsidR="00760CE0" w:rsidRPr="00760CE0" w:rsidRDefault="00760CE0" w:rsidP="00760CE0">
      <w:pPr>
        <w:pStyle w:val="Code"/>
        <w:rPr>
          <w:highlight w:val="white"/>
        </w:rPr>
      </w:pPr>
    </w:p>
    <w:p w14:paraId="52396A13" w14:textId="77777777" w:rsidR="00760CE0" w:rsidRPr="00760CE0" w:rsidRDefault="00760CE0" w:rsidP="00760CE0">
      <w:pPr>
        <w:pStyle w:val="Code"/>
        <w:rPr>
          <w:highlight w:val="white"/>
        </w:rPr>
      </w:pPr>
      <w:r w:rsidRPr="00760CE0">
        <w:rPr>
          <w:highlight w:val="white"/>
        </w:rPr>
        <w:t xml:space="preserve">      if (name.StartsWith("mov")) {</w:t>
      </w:r>
    </w:p>
    <w:p w14:paraId="7FA72A79" w14:textId="77777777" w:rsidR="00760CE0" w:rsidRPr="00760CE0" w:rsidRDefault="00760CE0" w:rsidP="00760CE0">
      <w:pPr>
        <w:pStyle w:val="Code"/>
        <w:rPr>
          <w:highlight w:val="white"/>
        </w:rPr>
      </w:pPr>
      <w:r w:rsidRPr="00760CE0">
        <w:rPr>
          <w:highlight w:val="white"/>
        </w:rPr>
        <w:t xml:space="preserve">        return SizeOfOperator(op);</w:t>
      </w:r>
    </w:p>
    <w:p w14:paraId="4B15606A" w14:textId="77777777" w:rsidR="00760CE0" w:rsidRPr="00760CE0" w:rsidRDefault="00760CE0" w:rsidP="00760CE0">
      <w:pPr>
        <w:pStyle w:val="Code"/>
        <w:rPr>
          <w:highlight w:val="white"/>
        </w:rPr>
      </w:pPr>
      <w:r w:rsidRPr="00760CE0">
        <w:rPr>
          <w:highlight w:val="white"/>
        </w:rPr>
        <w:t xml:space="preserve">      }</w:t>
      </w:r>
    </w:p>
    <w:p w14:paraId="0E20911C" w14:textId="77777777" w:rsidR="00760CE0" w:rsidRPr="00760CE0" w:rsidRDefault="00760CE0" w:rsidP="00760CE0">
      <w:pPr>
        <w:pStyle w:val="Code"/>
        <w:rPr>
          <w:highlight w:val="white"/>
        </w:rPr>
      </w:pPr>
      <w:r w:rsidRPr="00760CE0">
        <w:rPr>
          <w:highlight w:val="white"/>
        </w:rPr>
        <w:t xml:space="preserve">      else if (name.StartsWith("cmp") &amp;&amp; (value == 0)) {</w:t>
      </w:r>
    </w:p>
    <w:p w14:paraId="126BA768" w14:textId="77777777" w:rsidR="00760CE0" w:rsidRPr="00760CE0" w:rsidRDefault="00760CE0" w:rsidP="00760CE0">
      <w:pPr>
        <w:pStyle w:val="Code"/>
        <w:rPr>
          <w:highlight w:val="white"/>
        </w:rPr>
      </w:pPr>
      <w:r w:rsidRPr="00760CE0">
        <w:rPr>
          <w:highlight w:val="white"/>
        </w:rPr>
        <w:t xml:space="preserve">        return 1;</w:t>
      </w:r>
    </w:p>
    <w:p w14:paraId="4701F827" w14:textId="77777777" w:rsidR="00760CE0" w:rsidRPr="00760CE0" w:rsidRDefault="00760CE0" w:rsidP="00760CE0">
      <w:pPr>
        <w:pStyle w:val="Code"/>
        <w:rPr>
          <w:highlight w:val="white"/>
        </w:rPr>
      </w:pPr>
      <w:r w:rsidRPr="00760CE0">
        <w:rPr>
          <w:highlight w:val="white"/>
        </w:rPr>
        <w:t xml:space="preserve">      }</w:t>
      </w:r>
    </w:p>
    <w:p w14:paraId="3199D2ED" w14:textId="77777777" w:rsidR="00760CE0" w:rsidRPr="00760CE0" w:rsidRDefault="00760CE0" w:rsidP="00760CE0">
      <w:pPr>
        <w:pStyle w:val="Code"/>
        <w:rPr>
          <w:highlight w:val="white"/>
        </w:rPr>
      </w:pPr>
      <w:r w:rsidRPr="00760CE0">
        <w:rPr>
          <w:highlight w:val="white"/>
        </w:rPr>
        <w:t xml:space="preserve">      else {</w:t>
      </w:r>
    </w:p>
    <w:p w14:paraId="753D9101" w14:textId="77777777" w:rsidR="00760CE0" w:rsidRPr="00760CE0" w:rsidRDefault="00760CE0" w:rsidP="00760CE0">
      <w:pPr>
        <w:pStyle w:val="Code"/>
        <w:rPr>
          <w:highlight w:val="white"/>
        </w:rPr>
      </w:pPr>
      <w:r w:rsidRPr="00760CE0">
        <w:rPr>
          <w:highlight w:val="white"/>
        </w:rPr>
        <w:t xml:space="preserve">        return SizeOfValue(value);</w:t>
      </w:r>
    </w:p>
    <w:p w14:paraId="55F0DB6F" w14:textId="77777777" w:rsidR="00760CE0" w:rsidRPr="00760CE0" w:rsidRDefault="00760CE0" w:rsidP="00760CE0">
      <w:pPr>
        <w:pStyle w:val="Code"/>
        <w:rPr>
          <w:highlight w:val="white"/>
        </w:rPr>
      </w:pPr>
      <w:r w:rsidRPr="00760CE0">
        <w:rPr>
          <w:highlight w:val="white"/>
        </w:rPr>
        <w:t xml:space="preserve">      }</w:t>
      </w:r>
    </w:p>
    <w:p w14:paraId="141F05C5" w14:textId="77777777" w:rsidR="00760CE0" w:rsidRPr="00760CE0" w:rsidRDefault="00760CE0" w:rsidP="00760CE0">
      <w:pPr>
        <w:pStyle w:val="Code"/>
        <w:rPr>
          <w:highlight w:val="white"/>
        </w:rPr>
      </w:pPr>
      <w:r w:rsidRPr="00760CE0">
        <w:rPr>
          <w:highlight w:val="white"/>
        </w:rPr>
        <w:t xml:space="preserve">    }</w:t>
      </w:r>
    </w:p>
    <w:p w14:paraId="052D253F" w14:textId="77777777" w:rsidR="00760CE0" w:rsidRPr="00760CE0" w:rsidRDefault="00760CE0" w:rsidP="00760CE0">
      <w:pPr>
        <w:pStyle w:val="Code"/>
        <w:rPr>
          <w:highlight w:val="white"/>
        </w:rPr>
      </w:pPr>
    </w:p>
    <w:p w14:paraId="2FFA8AB9" w14:textId="77777777" w:rsidR="00760CE0" w:rsidRPr="00760CE0" w:rsidRDefault="00760CE0" w:rsidP="00760CE0">
      <w:pPr>
        <w:pStyle w:val="Code"/>
        <w:rPr>
          <w:highlight w:val="white"/>
        </w:rPr>
      </w:pPr>
      <w:r w:rsidRPr="00760CE0">
        <w:rPr>
          <w:highlight w:val="white"/>
        </w:rPr>
        <w:t xml:space="preserve">    public static int SizeOfValue(BigInteger value) {</w:t>
      </w:r>
    </w:p>
    <w:p w14:paraId="39A8B4D2" w14:textId="77777777" w:rsidR="00760CE0" w:rsidRPr="00760CE0" w:rsidRDefault="00760CE0" w:rsidP="00760CE0">
      <w:pPr>
        <w:pStyle w:val="Code"/>
        <w:rPr>
          <w:highlight w:val="white"/>
        </w:rPr>
      </w:pPr>
      <w:r w:rsidRPr="00760CE0">
        <w:rPr>
          <w:highlight w:val="white"/>
        </w:rPr>
        <w:t xml:space="preserve">      if (value == 0) {</w:t>
      </w:r>
    </w:p>
    <w:p w14:paraId="182DBF6C" w14:textId="77777777" w:rsidR="00760CE0" w:rsidRPr="00760CE0" w:rsidRDefault="00760CE0" w:rsidP="00760CE0">
      <w:pPr>
        <w:pStyle w:val="Code"/>
        <w:rPr>
          <w:highlight w:val="white"/>
        </w:rPr>
      </w:pPr>
      <w:r w:rsidRPr="00760CE0">
        <w:rPr>
          <w:highlight w:val="white"/>
        </w:rPr>
        <w:t xml:space="preserve">        return 0;</w:t>
      </w:r>
    </w:p>
    <w:p w14:paraId="2E1551A0" w14:textId="77777777" w:rsidR="00760CE0" w:rsidRPr="00760CE0" w:rsidRDefault="00760CE0" w:rsidP="00760CE0">
      <w:pPr>
        <w:pStyle w:val="Code"/>
        <w:rPr>
          <w:highlight w:val="white"/>
        </w:rPr>
      </w:pPr>
      <w:r w:rsidRPr="00760CE0">
        <w:rPr>
          <w:highlight w:val="white"/>
        </w:rPr>
        <w:t xml:space="preserve">      }</w:t>
      </w:r>
    </w:p>
    <w:p w14:paraId="02E9343B" w14:textId="77777777" w:rsidR="00760CE0" w:rsidRPr="00760CE0" w:rsidRDefault="00760CE0" w:rsidP="00760CE0">
      <w:pPr>
        <w:pStyle w:val="Code"/>
        <w:rPr>
          <w:highlight w:val="white"/>
        </w:rPr>
      </w:pPr>
      <w:r w:rsidRPr="00760CE0">
        <w:rPr>
          <w:highlight w:val="white"/>
        </w:rPr>
        <w:t xml:space="preserve">      else if ((-128 &lt;= value) &amp;&amp; (value &lt;= 255)) {</w:t>
      </w:r>
    </w:p>
    <w:p w14:paraId="47856B63" w14:textId="77777777" w:rsidR="00760CE0" w:rsidRPr="00760CE0" w:rsidRDefault="00760CE0" w:rsidP="00760CE0">
      <w:pPr>
        <w:pStyle w:val="Code"/>
        <w:rPr>
          <w:highlight w:val="white"/>
        </w:rPr>
      </w:pPr>
      <w:r w:rsidRPr="00760CE0">
        <w:rPr>
          <w:highlight w:val="white"/>
        </w:rPr>
        <w:t xml:space="preserve">        return 1;</w:t>
      </w:r>
    </w:p>
    <w:p w14:paraId="64759865" w14:textId="77777777" w:rsidR="00760CE0" w:rsidRPr="00760CE0" w:rsidRDefault="00760CE0" w:rsidP="00760CE0">
      <w:pPr>
        <w:pStyle w:val="Code"/>
        <w:rPr>
          <w:highlight w:val="white"/>
        </w:rPr>
      </w:pPr>
      <w:r w:rsidRPr="00760CE0">
        <w:rPr>
          <w:highlight w:val="white"/>
        </w:rPr>
        <w:t xml:space="preserve">      }</w:t>
      </w:r>
    </w:p>
    <w:p w14:paraId="0E644CF6" w14:textId="77777777" w:rsidR="00760CE0" w:rsidRPr="00760CE0" w:rsidRDefault="00760CE0" w:rsidP="00760CE0">
      <w:pPr>
        <w:pStyle w:val="Code"/>
        <w:rPr>
          <w:highlight w:val="white"/>
        </w:rPr>
      </w:pPr>
      <w:r w:rsidRPr="00760CE0">
        <w:rPr>
          <w:highlight w:val="white"/>
        </w:rPr>
        <w:t xml:space="preserve">      else if ((-32768 &lt;= value) &amp;&amp; (value &lt;= 65535)) {</w:t>
      </w:r>
    </w:p>
    <w:p w14:paraId="38E92CEB" w14:textId="77777777" w:rsidR="00760CE0" w:rsidRPr="00760CE0" w:rsidRDefault="00760CE0" w:rsidP="00760CE0">
      <w:pPr>
        <w:pStyle w:val="Code"/>
        <w:rPr>
          <w:highlight w:val="white"/>
        </w:rPr>
      </w:pPr>
      <w:r w:rsidRPr="00760CE0">
        <w:rPr>
          <w:highlight w:val="white"/>
        </w:rPr>
        <w:t xml:space="preserve">        return 2;</w:t>
      </w:r>
    </w:p>
    <w:p w14:paraId="646D0C02" w14:textId="77777777" w:rsidR="00760CE0" w:rsidRPr="00760CE0" w:rsidRDefault="00760CE0" w:rsidP="00760CE0">
      <w:pPr>
        <w:pStyle w:val="Code"/>
        <w:rPr>
          <w:highlight w:val="white"/>
        </w:rPr>
      </w:pPr>
      <w:r w:rsidRPr="00760CE0">
        <w:rPr>
          <w:highlight w:val="white"/>
        </w:rPr>
        <w:t xml:space="preserve">      }</w:t>
      </w:r>
    </w:p>
    <w:p w14:paraId="4672A45C" w14:textId="77777777" w:rsidR="00760CE0" w:rsidRPr="00760CE0" w:rsidRDefault="00760CE0" w:rsidP="00760CE0">
      <w:pPr>
        <w:pStyle w:val="Code"/>
        <w:rPr>
          <w:highlight w:val="white"/>
        </w:rPr>
      </w:pPr>
      <w:r w:rsidRPr="00760CE0">
        <w:rPr>
          <w:highlight w:val="white"/>
        </w:rPr>
        <w:t xml:space="preserve">      else if ((-2147483648 &lt;= value) &amp;&amp; (value &lt;= 4294967295)) {</w:t>
      </w:r>
    </w:p>
    <w:p w14:paraId="37182C06" w14:textId="77777777" w:rsidR="00760CE0" w:rsidRPr="00760CE0" w:rsidRDefault="00760CE0" w:rsidP="00760CE0">
      <w:pPr>
        <w:pStyle w:val="Code"/>
        <w:rPr>
          <w:highlight w:val="white"/>
        </w:rPr>
      </w:pPr>
      <w:r w:rsidRPr="00760CE0">
        <w:rPr>
          <w:highlight w:val="white"/>
        </w:rPr>
        <w:t xml:space="preserve">        return 4;</w:t>
      </w:r>
    </w:p>
    <w:p w14:paraId="355DAA69" w14:textId="77777777" w:rsidR="00760CE0" w:rsidRPr="00760CE0" w:rsidRDefault="00760CE0" w:rsidP="00760CE0">
      <w:pPr>
        <w:pStyle w:val="Code"/>
        <w:rPr>
          <w:highlight w:val="white"/>
        </w:rPr>
      </w:pPr>
      <w:r w:rsidRPr="00760CE0">
        <w:rPr>
          <w:highlight w:val="white"/>
        </w:rPr>
        <w:t xml:space="preserve">      }</w:t>
      </w:r>
    </w:p>
    <w:p w14:paraId="655F5BE1" w14:textId="77777777" w:rsidR="00760CE0" w:rsidRPr="00760CE0" w:rsidRDefault="00760CE0" w:rsidP="00760CE0">
      <w:pPr>
        <w:pStyle w:val="Code"/>
        <w:rPr>
          <w:highlight w:val="white"/>
        </w:rPr>
      </w:pPr>
      <w:r w:rsidRPr="00760CE0">
        <w:rPr>
          <w:highlight w:val="white"/>
        </w:rPr>
        <w:t xml:space="preserve">      else {</w:t>
      </w:r>
    </w:p>
    <w:p w14:paraId="1654A97F" w14:textId="77777777" w:rsidR="00760CE0" w:rsidRPr="00760CE0" w:rsidRDefault="00760CE0" w:rsidP="00760CE0">
      <w:pPr>
        <w:pStyle w:val="Code"/>
        <w:rPr>
          <w:highlight w:val="white"/>
        </w:rPr>
      </w:pPr>
      <w:r w:rsidRPr="00760CE0">
        <w:rPr>
          <w:highlight w:val="white"/>
        </w:rPr>
        <w:t xml:space="preserve">        return 8;</w:t>
      </w:r>
    </w:p>
    <w:p w14:paraId="48F7300C" w14:textId="77777777" w:rsidR="00760CE0" w:rsidRPr="00760CE0" w:rsidRDefault="00760CE0" w:rsidP="00760CE0">
      <w:pPr>
        <w:pStyle w:val="Code"/>
        <w:rPr>
          <w:highlight w:val="white"/>
        </w:rPr>
      </w:pPr>
      <w:r w:rsidRPr="00760CE0">
        <w:rPr>
          <w:highlight w:val="white"/>
        </w:rPr>
        <w:t xml:space="preserve">      }</w:t>
      </w:r>
    </w:p>
    <w:p w14:paraId="4DFB1E11" w14:textId="77777777" w:rsidR="00760CE0" w:rsidRPr="00760CE0" w:rsidRDefault="00760CE0" w:rsidP="00760CE0">
      <w:pPr>
        <w:pStyle w:val="Code"/>
        <w:rPr>
          <w:highlight w:val="white"/>
        </w:rPr>
      </w:pPr>
      <w:r w:rsidRPr="00760CE0">
        <w:rPr>
          <w:highlight w:val="white"/>
        </w:rPr>
        <w:t xml:space="preserve">    }</w:t>
      </w:r>
    </w:p>
    <w:p w14:paraId="35BD469F" w14:textId="77777777" w:rsidR="00760CE0" w:rsidRPr="00760CE0" w:rsidRDefault="00760CE0" w:rsidP="00760CE0">
      <w:pPr>
        <w:pStyle w:val="Code"/>
        <w:rPr>
          <w:highlight w:val="white"/>
        </w:rPr>
      </w:pPr>
    </w:p>
    <w:p w14:paraId="394B1070" w14:textId="78C1DA90" w:rsidR="00760CE0" w:rsidRPr="00760CE0" w:rsidRDefault="003F4BA1" w:rsidP="00760CE0">
      <w:pPr>
        <w:pStyle w:val="Code"/>
        <w:rPr>
          <w:highlight w:val="white"/>
        </w:rPr>
      </w:pPr>
      <w:r>
        <w:rPr>
          <w:highlight w:val="white"/>
        </w:rPr>
        <w:t xml:space="preserve">    // -----------------------------------------------------------------------</w:t>
      </w:r>
    </w:p>
    <w:p w14:paraId="0FC267E4" w14:textId="77777777" w:rsidR="00760CE0" w:rsidRPr="00760CE0" w:rsidRDefault="00760CE0" w:rsidP="00760CE0">
      <w:pPr>
        <w:pStyle w:val="Code"/>
        <w:rPr>
          <w:highlight w:val="white"/>
        </w:rPr>
      </w:pPr>
      <w:r w:rsidRPr="00760CE0">
        <w:rPr>
          <w:highlight w:val="white"/>
        </w:rPr>
        <w:t xml:space="preserve">  </w:t>
      </w:r>
    </w:p>
    <w:p w14:paraId="30184915" w14:textId="77777777" w:rsidR="00760CE0" w:rsidRPr="00760CE0" w:rsidRDefault="00760CE0" w:rsidP="00760CE0">
      <w:pPr>
        <w:pStyle w:val="Code"/>
        <w:rPr>
          <w:highlight w:val="white"/>
        </w:rPr>
      </w:pPr>
      <w:r w:rsidRPr="00760CE0">
        <w:rPr>
          <w:highlight w:val="white"/>
        </w:rPr>
        <w:t xml:space="preserve">    public List&lt;byte&gt; ByteList() {</w:t>
      </w:r>
    </w:p>
    <w:p w14:paraId="2EB86766" w14:textId="77777777" w:rsidR="00760CE0" w:rsidRPr="00760CE0" w:rsidRDefault="00760CE0" w:rsidP="00760CE0">
      <w:pPr>
        <w:pStyle w:val="Code"/>
        <w:rPr>
          <w:highlight w:val="white"/>
        </w:rPr>
      </w:pPr>
      <w:r w:rsidRPr="00760CE0">
        <w:rPr>
          <w:highlight w:val="white"/>
        </w:rPr>
        <w:t xml:space="preserve">      object operand0 = m_operandArray[0],</w:t>
      </w:r>
    </w:p>
    <w:p w14:paraId="73637371" w14:textId="77777777" w:rsidR="00760CE0" w:rsidRPr="00760CE0" w:rsidRDefault="00760CE0" w:rsidP="00760CE0">
      <w:pPr>
        <w:pStyle w:val="Code"/>
        <w:rPr>
          <w:highlight w:val="white"/>
        </w:rPr>
      </w:pPr>
      <w:r w:rsidRPr="00760CE0">
        <w:rPr>
          <w:highlight w:val="white"/>
        </w:rPr>
        <w:t xml:space="preserve">             operand1 = m_operandArray[1],</w:t>
      </w:r>
    </w:p>
    <w:p w14:paraId="4950A984" w14:textId="77777777" w:rsidR="00760CE0" w:rsidRPr="00760CE0" w:rsidRDefault="00760CE0" w:rsidP="00760CE0">
      <w:pPr>
        <w:pStyle w:val="Code"/>
        <w:rPr>
          <w:highlight w:val="white"/>
        </w:rPr>
      </w:pPr>
      <w:r w:rsidRPr="00760CE0">
        <w:rPr>
          <w:highlight w:val="white"/>
        </w:rPr>
        <w:t xml:space="preserve">             operand2 = m_operandArray[2];</w:t>
      </w:r>
    </w:p>
    <w:p w14:paraId="36840359" w14:textId="77777777" w:rsidR="00760CE0" w:rsidRPr="00760CE0" w:rsidRDefault="00760CE0" w:rsidP="00760CE0">
      <w:pPr>
        <w:pStyle w:val="Code"/>
        <w:rPr>
          <w:highlight w:val="white"/>
        </w:rPr>
      </w:pPr>
    </w:p>
    <w:p w14:paraId="0181315F" w14:textId="77777777" w:rsidR="00760CE0" w:rsidRPr="00760CE0" w:rsidRDefault="00760CE0" w:rsidP="00760CE0">
      <w:pPr>
        <w:pStyle w:val="Code"/>
        <w:rPr>
          <w:highlight w:val="white"/>
        </w:rPr>
      </w:pPr>
      <w:r w:rsidRPr="00760CE0">
        <w:rPr>
          <w:highlight w:val="white"/>
        </w:rPr>
        <w:t xml:space="preserve">      if ((Operator == AssemblyOperator.empty) ||</w:t>
      </w:r>
    </w:p>
    <w:p w14:paraId="544FBA4A" w14:textId="77777777" w:rsidR="00760CE0" w:rsidRPr="00760CE0" w:rsidRDefault="00760CE0" w:rsidP="00760CE0">
      <w:pPr>
        <w:pStyle w:val="Code"/>
        <w:rPr>
          <w:highlight w:val="white"/>
        </w:rPr>
      </w:pPr>
      <w:r w:rsidRPr="00760CE0">
        <w:rPr>
          <w:highlight w:val="white"/>
        </w:rPr>
        <w:t xml:space="preserve">          (Operator == AssemblyOperator.label) ||</w:t>
      </w:r>
    </w:p>
    <w:p w14:paraId="11AA8C3E" w14:textId="77777777" w:rsidR="00760CE0" w:rsidRPr="00760CE0" w:rsidRDefault="00760CE0" w:rsidP="00760CE0">
      <w:pPr>
        <w:pStyle w:val="Code"/>
        <w:rPr>
          <w:highlight w:val="white"/>
        </w:rPr>
      </w:pPr>
      <w:r w:rsidRPr="00760CE0">
        <w:rPr>
          <w:highlight w:val="white"/>
        </w:rPr>
        <w:t xml:space="preserve">          (Operator == AssemblyOperator.comment)) {</w:t>
      </w:r>
    </w:p>
    <w:p w14:paraId="56D2DFEB" w14:textId="77777777" w:rsidR="00760CE0" w:rsidRPr="00760CE0" w:rsidRDefault="00760CE0" w:rsidP="00760CE0">
      <w:pPr>
        <w:pStyle w:val="Code"/>
        <w:rPr>
          <w:highlight w:val="white"/>
        </w:rPr>
      </w:pPr>
      <w:r w:rsidRPr="00760CE0">
        <w:rPr>
          <w:highlight w:val="white"/>
        </w:rPr>
        <w:t xml:space="preserve">        return (new List&lt;byte&gt;());</w:t>
      </w:r>
    </w:p>
    <w:p w14:paraId="72E51974" w14:textId="77777777" w:rsidR="00760CE0" w:rsidRPr="00760CE0" w:rsidRDefault="00760CE0" w:rsidP="00760CE0">
      <w:pPr>
        <w:pStyle w:val="Code"/>
        <w:rPr>
          <w:highlight w:val="white"/>
        </w:rPr>
      </w:pPr>
      <w:r w:rsidRPr="00760CE0">
        <w:rPr>
          <w:highlight w:val="white"/>
        </w:rPr>
        <w:t xml:space="preserve">      }</w:t>
      </w:r>
    </w:p>
    <w:p w14:paraId="5A0E643C"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75283D9E" w14:textId="77777777" w:rsidR="00760CE0" w:rsidRPr="00760CE0" w:rsidRDefault="00760CE0" w:rsidP="00760CE0">
      <w:pPr>
        <w:pStyle w:val="Code"/>
        <w:rPr>
          <w:highlight w:val="white"/>
        </w:rPr>
      </w:pPr>
      <w:r w:rsidRPr="00760CE0">
        <w:rPr>
          <w:highlight w:val="white"/>
        </w:rPr>
        <w:t xml:space="preserve">        int offset = (int) operand1;</w:t>
      </w:r>
    </w:p>
    <w:p w14:paraId="23D0BEDA"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2947F04F" w14:textId="77777777" w:rsidR="003F4BA1" w:rsidRDefault="00760CE0" w:rsidP="00760CE0">
      <w:pPr>
        <w:pStyle w:val="Code"/>
        <w:rPr>
          <w:highlight w:val="white"/>
        </w:rPr>
      </w:pPr>
      <w:r w:rsidRPr="00760CE0">
        <w:rPr>
          <w:highlight w:val="white"/>
        </w:rPr>
        <w:t xml:space="preserve">        AssemblyCode.LoadByteList(byteList, 0, TypeSize.PointerSize,</w:t>
      </w:r>
    </w:p>
    <w:p w14:paraId="1A366CC4" w14:textId="5A92A72B" w:rsidR="00760CE0" w:rsidRPr="00760CE0" w:rsidRDefault="003F4BA1" w:rsidP="00760CE0">
      <w:pPr>
        <w:pStyle w:val="Code"/>
        <w:rPr>
          <w:highlight w:val="white"/>
        </w:rPr>
      </w:pPr>
      <w:r>
        <w:rPr>
          <w:highlight w:val="white"/>
        </w:rPr>
        <w:t xml:space="preserve">                                 </w:t>
      </w:r>
      <w:r w:rsidR="00760CE0" w:rsidRPr="00760CE0">
        <w:rPr>
          <w:highlight w:val="white"/>
        </w:rPr>
        <w:t xml:space="preserve"> (BigInteger) offset);</w:t>
      </w:r>
    </w:p>
    <w:p w14:paraId="34F75E31" w14:textId="77777777" w:rsidR="00760CE0" w:rsidRPr="00760CE0" w:rsidRDefault="00760CE0" w:rsidP="00760CE0">
      <w:pPr>
        <w:pStyle w:val="Code"/>
        <w:rPr>
          <w:highlight w:val="white"/>
        </w:rPr>
      </w:pPr>
      <w:r w:rsidRPr="00760CE0">
        <w:rPr>
          <w:highlight w:val="white"/>
        </w:rPr>
        <w:t xml:space="preserve">        return byteList;</w:t>
      </w:r>
    </w:p>
    <w:p w14:paraId="10E5401E" w14:textId="77777777" w:rsidR="00760CE0" w:rsidRPr="00760CE0" w:rsidRDefault="00760CE0" w:rsidP="00760CE0">
      <w:pPr>
        <w:pStyle w:val="Code"/>
        <w:rPr>
          <w:highlight w:val="white"/>
        </w:rPr>
      </w:pPr>
      <w:r w:rsidRPr="00760CE0">
        <w:rPr>
          <w:highlight w:val="white"/>
        </w:rPr>
        <w:t xml:space="preserve">      }</w:t>
      </w:r>
    </w:p>
    <w:p w14:paraId="45D968DC"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40988EF9" w14:textId="77777777" w:rsidR="00760CE0" w:rsidRPr="00760CE0" w:rsidRDefault="00760CE0" w:rsidP="00760CE0">
      <w:pPr>
        <w:pStyle w:val="Code"/>
        <w:rPr>
          <w:highlight w:val="white"/>
        </w:rPr>
      </w:pPr>
      <w:r w:rsidRPr="00760CE0">
        <w:rPr>
          <w:highlight w:val="white"/>
        </w:rPr>
        <w:t xml:space="preserve">        int size = (int) operand0;</w:t>
      </w:r>
    </w:p>
    <w:p w14:paraId="37B1B223" w14:textId="77777777" w:rsidR="00760CE0" w:rsidRPr="00760CE0" w:rsidRDefault="00760CE0" w:rsidP="00760CE0">
      <w:pPr>
        <w:pStyle w:val="Code"/>
        <w:rPr>
          <w:highlight w:val="white"/>
        </w:rPr>
      </w:pPr>
      <w:r w:rsidRPr="00760CE0">
        <w:rPr>
          <w:highlight w:val="white"/>
        </w:rPr>
        <w:t xml:space="preserve">        return (new List&lt;byte&gt;(new byte[size]));</w:t>
      </w:r>
    </w:p>
    <w:p w14:paraId="370BADBA" w14:textId="77777777" w:rsidR="00760CE0" w:rsidRPr="00760CE0" w:rsidRDefault="00760CE0" w:rsidP="00760CE0">
      <w:pPr>
        <w:pStyle w:val="Code"/>
        <w:rPr>
          <w:highlight w:val="white"/>
        </w:rPr>
      </w:pPr>
      <w:r w:rsidRPr="00760CE0">
        <w:rPr>
          <w:highlight w:val="white"/>
        </w:rPr>
        <w:t xml:space="preserve">      }</w:t>
      </w:r>
    </w:p>
    <w:p w14:paraId="56147736"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6A2E26C2" w14:textId="77777777" w:rsidR="00760CE0" w:rsidRPr="00760CE0" w:rsidRDefault="00760CE0" w:rsidP="00760CE0">
      <w:pPr>
        <w:pStyle w:val="Code"/>
        <w:rPr>
          <w:highlight w:val="white"/>
        </w:rPr>
      </w:pPr>
      <w:r w:rsidRPr="00760CE0">
        <w:rPr>
          <w:highlight w:val="white"/>
        </w:rPr>
        <w:t xml:space="preserve">        Sort sort = (Sort) operand0;</w:t>
      </w:r>
    </w:p>
    <w:p w14:paraId="0791E002" w14:textId="77777777" w:rsidR="00760CE0" w:rsidRPr="00760CE0" w:rsidRDefault="00760CE0" w:rsidP="00760CE0">
      <w:pPr>
        <w:pStyle w:val="Code"/>
        <w:rPr>
          <w:highlight w:val="white"/>
        </w:rPr>
      </w:pPr>
      <w:r w:rsidRPr="00760CE0">
        <w:rPr>
          <w:highlight w:val="white"/>
        </w:rPr>
        <w:t xml:space="preserve">        object value = operand1;</w:t>
      </w:r>
    </w:p>
    <w:p w14:paraId="024B660D" w14:textId="77777777" w:rsidR="00760CE0" w:rsidRPr="00760CE0" w:rsidRDefault="00760CE0" w:rsidP="00760CE0">
      <w:pPr>
        <w:pStyle w:val="Code"/>
        <w:rPr>
          <w:highlight w:val="white"/>
        </w:rPr>
      </w:pPr>
    </w:p>
    <w:p w14:paraId="2196B27A" w14:textId="77777777" w:rsidR="00760CE0" w:rsidRPr="00760CE0" w:rsidRDefault="00760CE0" w:rsidP="00760CE0">
      <w:pPr>
        <w:pStyle w:val="Code"/>
        <w:rPr>
          <w:highlight w:val="white"/>
        </w:rPr>
      </w:pPr>
      <w:r w:rsidRPr="00760CE0">
        <w:rPr>
          <w:highlight w:val="white"/>
        </w:rPr>
        <w:lastRenderedPageBreak/>
        <w:t xml:space="preserve">        if (sort == Sort.Pointer) {</w:t>
      </w:r>
    </w:p>
    <w:p w14:paraId="2D49BD2D"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00EB4370" w14:textId="77777777" w:rsidR="00760CE0" w:rsidRPr="00760CE0" w:rsidRDefault="00760CE0" w:rsidP="00760CE0">
      <w:pPr>
        <w:pStyle w:val="Code"/>
        <w:rPr>
          <w:highlight w:val="white"/>
        </w:rPr>
      </w:pPr>
    </w:p>
    <w:p w14:paraId="5C86DC3A" w14:textId="77777777" w:rsidR="00760CE0" w:rsidRPr="00760CE0" w:rsidRDefault="00760CE0" w:rsidP="00760CE0">
      <w:pPr>
        <w:pStyle w:val="Code"/>
        <w:rPr>
          <w:highlight w:val="white"/>
        </w:rPr>
      </w:pPr>
      <w:r w:rsidRPr="00760CE0">
        <w:rPr>
          <w:highlight w:val="white"/>
        </w:rPr>
        <w:t xml:space="preserve">          if (value is string) {</w:t>
      </w:r>
    </w:p>
    <w:p w14:paraId="6F7FE75C" w14:textId="77777777" w:rsidR="00B6230D" w:rsidRDefault="00760CE0" w:rsidP="00760CE0">
      <w:pPr>
        <w:pStyle w:val="Code"/>
        <w:rPr>
          <w:highlight w:val="white"/>
        </w:rPr>
      </w:pPr>
      <w:r w:rsidRPr="00760CE0">
        <w:rPr>
          <w:highlight w:val="white"/>
        </w:rPr>
        <w:t xml:space="preserve">            AssemblyCode.LoadByteList(byteList, 0, TypeSize.PointerSize,</w:t>
      </w:r>
    </w:p>
    <w:p w14:paraId="3CBB9448" w14:textId="380F99FF"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w:t>
      </w:r>
      <w:r>
        <w:rPr>
          <w:highlight w:val="white"/>
        </w:rPr>
        <w:t>.Zero</w:t>
      </w:r>
      <w:r w:rsidR="00760CE0" w:rsidRPr="00760CE0">
        <w:rPr>
          <w:highlight w:val="white"/>
        </w:rPr>
        <w:t>);</w:t>
      </w:r>
    </w:p>
    <w:p w14:paraId="03347317" w14:textId="77777777" w:rsidR="00760CE0" w:rsidRPr="00760CE0" w:rsidRDefault="00760CE0" w:rsidP="00760CE0">
      <w:pPr>
        <w:pStyle w:val="Code"/>
        <w:rPr>
          <w:highlight w:val="white"/>
        </w:rPr>
      </w:pPr>
      <w:r w:rsidRPr="00760CE0">
        <w:rPr>
          <w:highlight w:val="white"/>
        </w:rPr>
        <w:t xml:space="preserve">          }</w:t>
      </w:r>
    </w:p>
    <w:p w14:paraId="0E2FE02C" w14:textId="77777777" w:rsidR="00760CE0" w:rsidRPr="00760CE0" w:rsidRDefault="00760CE0" w:rsidP="00760CE0">
      <w:pPr>
        <w:pStyle w:val="Code"/>
        <w:rPr>
          <w:highlight w:val="white"/>
        </w:rPr>
      </w:pPr>
      <w:r w:rsidRPr="00760CE0">
        <w:rPr>
          <w:highlight w:val="white"/>
        </w:rPr>
        <w:t xml:space="preserve">          else if (value is StaticAddress) {</w:t>
      </w:r>
    </w:p>
    <w:p w14:paraId="5DB7AEE8" w14:textId="77777777" w:rsidR="00760CE0" w:rsidRPr="00760CE0" w:rsidRDefault="00760CE0" w:rsidP="00760CE0">
      <w:pPr>
        <w:pStyle w:val="Code"/>
        <w:rPr>
          <w:highlight w:val="white"/>
        </w:rPr>
      </w:pPr>
      <w:r w:rsidRPr="00760CE0">
        <w:rPr>
          <w:highlight w:val="white"/>
        </w:rPr>
        <w:t xml:space="preserve">            StaticAddress staticAddress = (StaticAddress) value;</w:t>
      </w:r>
    </w:p>
    <w:p w14:paraId="6ABDF097" w14:textId="77777777" w:rsidR="00760CE0" w:rsidRPr="00760CE0" w:rsidRDefault="00760CE0" w:rsidP="00760CE0">
      <w:pPr>
        <w:pStyle w:val="Code"/>
        <w:rPr>
          <w:highlight w:val="white"/>
        </w:rPr>
      </w:pPr>
      <w:r w:rsidRPr="00760CE0">
        <w:rPr>
          <w:highlight w:val="white"/>
        </w:rPr>
        <w:t xml:space="preserve">            int offset = staticAddress.Offset;</w:t>
      </w:r>
    </w:p>
    <w:p w14:paraId="408DA780" w14:textId="77777777" w:rsidR="00B6230D" w:rsidRDefault="00760CE0" w:rsidP="00760CE0">
      <w:pPr>
        <w:pStyle w:val="Code"/>
        <w:rPr>
          <w:highlight w:val="white"/>
        </w:rPr>
      </w:pPr>
      <w:r w:rsidRPr="00760CE0">
        <w:rPr>
          <w:highlight w:val="white"/>
        </w:rPr>
        <w:t xml:space="preserve">            AssemblyCode.LoadByteList(byteList, 0, TypeSize.PointerSize,</w:t>
      </w:r>
    </w:p>
    <w:p w14:paraId="13C3C9CB" w14:textId="7EE2DCBE"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offset);</w:t>
      </w:r>
    </w:p>
    <w:p w14:paraId="59212AAA" w14:textId="77777777" w:rsidR="00760CE0" w:rsidRPr="00760CE0" w:rsidRDefault="00760CE0" w:rsidP="00760CE0">
      <w:pPr>
        <w:pStyle w:val="Code"/>
        <w:rPr>
          <w:highlight w:val="white"/>
        </w:rPr>
      </w:pPr>
      <w:r w:rsidRPr="00760CE0">
        <w:rPr>
          <w:highlight w:val="white"/>
        </w:rPr>
        <w:t xml:space="preserve">          }</w:t>
      </w:r>
    </w:p>
    <w:p w14:paraId="686EA541" w14:textId="77777777" w:rsidR="00760CE0" w:rsidRPr="00760CE0" w:rsidRDefault="00760CE0" w:rsidP="00760CE0">
      <w:pPr>
        <w:pStyle w:val="Code"/>
        <w:rPr>
          <w:highlight w:val="white"/>
        </w:rPr>
      </w:pPr>
      <w:r w:rsidRPr="00760CE0">
        <w:rPr>
          <w:highlight w:val="white"/>
        </w:rPr>
        <w:t xml:space="preserve">          else {</w:t>
      </w:r>
    </w:p>
    <w:p w14:paraId="6281A9FD" w14:textId="77777777" w:rsidR="00B6230D" w:rsidRDefault="00760CE0" w:rsidP="00760CE0">
      <w:pPr>
        <w:pStyle w:val="Code"/>
        <w:rPr>
          <w:highlight w:val="white"/>
        </w:rPr>
      </w:pPr>
      <w:r w:rsidRPr="00760CE0">
        <w:rPr>
          <w:highlight w:val="white"/>
        </w:rPr>
        <w:t xml:space="preserve">            AssemblyCode.LoadByteList(byteList, 0, TypeSize.PointerSize,</w:t>
      </w:r>
    </w:p>
    <w:p w14:paraId="77C6A539" w14:textId="322A8342"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value);</w:t>
      </w:r>
    </w:p>
    <w:p w14:paraId="1ABD6A27" w14:textId="77777777" w:rsidR="00760CE0" w:rsidRPr="00760CE0" w:rsidRDefault="00760CE0" w:rsidP="00760CE0">
      <w:pPr>
        <w:pStyle w:val="Code"/>
        <w:rPr>
          <w:highlight w:val="white"/>
        </w:rPr>
      </w:pPr>
      <w:r w:rsidRPr="00760CE0">
        <w:rPr>
          <w:highlight w:val="white"/>
        </w:rPr>
        <w:t xml:space="preserve">          }</w:t>
      </w:r>
    </w:p>
    <w:p w14:paraId="6F9E2A1D" w14:textId="77777777" w:rsidR="00760CE0" w:rsidRPr="00760CE0" w:rsidRDefault="00760CE0" w:rsidP="00760CE0">
      <w:pPr>
        <w:pStyle w:val="Code"/>
        <w:rPr>
          <w:highlight w:val="white"/>
        </w:rPr>
      </w:pPr>
    </w:p>
    <w:p w14:paraId="21C29379" w14:textId="77777777" w:rsidR="00760CE0" w:rsidRPr="00760CE0" w:rsidRDefault="00760CE0" w:rsidP="00760CE0">
      <w:pPr>
        <w:pStyle w:val="Code"/>
        <w:rPr>
          <w:highlight w:val="white"/>
        </w:rPr>
      </w:pPr>
      <w:r w:rsidRPr="00760CE0">
        <w:rPr>
          <w:highlight w:val="white"/>
        </w:rPr>
        <w:t xml:space="preserve">          return byteList;</w:t>
      </w:r>
    </w:p>
    <w:p w14:paraId="40A04307" w14:textId="77777777" w:rsidR="00760CE0" w:rsidRPr="00760CE0" w:rsidRDefault="00760CE0" w:rsidP="00760CE0">
      <w:pPr>
        <w:pStyle w:val="Code"/>
        <w:rPr>
          <w:highlight w:val="white"/>
        </w:rPr>
      </w:pPr>
      <w:r w:rsidRPr="00760CE0">
        <w:rPr>
          <w:highlight w:val="white"/>
        </w:rPr>
        <w:t xml:space="preserve">        }</w:t>
      </w:r>
    </w:p>
    <w:p w14:paraId="5F38349D" w14:textId="77777777" w:rsidR="00760CE0" w:rsidRPr="00760CE0" w:rsidRDefault="00760CE0" w:rsidP="00760CE0">
      <w:pPr>
        <w:pStyle w:val="Code"/>
        <w:rPr>
          <w:highlight w:val="white"/>
        </w:rPr>
      </w:pPr>
      <w:r w:rsidRPr="00760CE0">
        <w:rPr>
          <w:highlight w:val="white"/>
        </w:rPr>
        <w:t xml:space="preserve">        else if (sort == Sort.Float) {</w:t>
      </w:r>
    </w:p>
    <w:p w14:paraId="0A475968" w14:textId="77777777" w:rsidR="00760CE0" w:rsidRPr="00760CE0" w:rsidRDefault="00760CE0" w:rsidP="00760CE0">
      <w:pPr>
        <w:pStyle w:val="Code"/>
        <w:rPr>
          <w:highlight w:val="white"/>
        </w:rPr>
      </w:pPr>
      <w:r w:rsidRPr="00760CE0">
        <w:rPr>
          <w:highlight w:val="white"/>
        </w:rPr>
        <w:t xml:space="preserve">          float floatValue = (float) ((decimal) operand0);</w:t>
      </w:r>
    </w:p>
    <w:p w14:paraId="6E3DB39C" w14:textId="77777777" w:rsidR="00760CE0" w:rsidRPr="00760CE0" w:rsidRDefault="00760CE0" w:rsidP="00760CE0">
      <w:pPr>
        <w:pStyle w:val="Code"/>
        <w:rPr>
          <w:highlight w:val="white"/>
        </w:rPr>
      </w:pPr>
      <w:r w:rsidRPr="00760CE0">
        <w:rPr>
          <w:highlight w:val="white"/>
        </w:rPr>
        <w:t xml:space="preserve">          return (new List&lt;byte&gt;(BitConverter.GetBytes(floatValue)));</w:t>
      </w:r>
    </w:p>
    <w:p w14:paraId="502056CA" w14:textId="77777777" w:rsidR="00760CE0" w:rsidRPr="00760CE0" w:rsidRDefault="00760CE0" w:rsidP="00760CE0">
      <w:pPr>
        <w:pStyle w:val="Code"/>
        <w:rPr>
          <w:highlight w:val="white"/>
        </w:rPr>
      </w:pPr>
      <w:r w:rsidRPr="00760CE0">
        <w:rPr>
          <w:highlight w:val="white"/>
        </w:rPr>
        <w:t xml:space="preserve">        }</w:t>
      </w:r>
    </w:p>
    <w:p w14:paraId="03AE6B9D" w14:textId="77777777" w:rsidR="00760CE0" w:rsidRPr="00760CE0" w:rsidRDefault="00760CE0" w:rsidP="00760CE0">
      <w:pPr>
        <w:pStyle w:val="Code"/>
        <w:rPr>
          <w:highlight w:val="white"/>
        </w:rPr>
      </w:pPr>
      <w:r w:rsidRPr="00760CE0">
        <w:rPr>
          <w:highlight w:val="white"/>
        </w:rPr>
        <w:t xml:space="preserve">        else if ((sort == Sort.Double) || (sort == Sort.Long_Double)) {</w:t>
      </w:r>
    </w:p>
    <w:p w14:paraId="55630C8C" w14:textId="77777777" w:rsidR="00760CE0" w:rsidRPr="00760CE0" w:rsidRDefault="00760CE0" w:rsidP="00760CE0">
      <w:pPr>
        <w:pStyle w:val="Code"/>
        <w:rPr>
          <w:highlight w:val="white"/>
        </w:rPr>
      </w:pPr>
      <w:r w:rsidRPr="00760CE0">
        <w:rPr>
          <w:highlight w:val="white"/>
        </w:rPr>
        <w:t xml:space="preserve">          double doubleValue = (double) ((decimal) value);</w:t>
      </w:r>
    </w:p>
    <w:p w14:paraId="53E53EA2" w14:textId="77777777" w:rsidR="00760CE0" w:rsidRPr="00760CE0" w:rsidRDefault="00760CE0" w:rsidP="00760CE0">
      <w:pPr>
        <w:pStyle w:val="Code"/>
        <w:rPr>
          <w:highlight w:val="white"/>
        </w:rPr>
      </w:pPr>
      <w:r w:rsidRPr="00760CE0">
        <w:rPr>
          <w:highlight w:val="white"/>
        </w:rPr>
        <w:t xml:space="preserve">          return (new List&lt;byte&gt;(BitConverter.GetBytes(doubleValue)));</w:t>
      </w:r>
    </w:p>
    <w:p w14:paraId="1CA0BCA6" w14:textId="77777777" w:rsidR="00760CE0" w:rsidRPr="00760CE0" w:rsidRDefault="00760CE0" w:rsidP="00760CE0">
      <w:pPr>
        <w:pStyle w:val="Code"/>
        <w:rPr>
          <w:highlight w:val="white"/>
        </w:rPr>
      </w:pPr>
      <w:r w:rsidRPr="00760CE0">
        <w:rPr>
          <w:highlight w:val="white"/>
        </w:rPr>
        <w:t xml:space="preserve">        }</w:t>
      </w:r>
    </w:p>
    <w:p w14:paraId="5D71E014" w14:textId="77777777" w:rsidR="00760CE0" w:rsidRPr="00760CE0" w:rsidRDefault="00760CE0" w:rsidP="00760CE0">
      <w:pPr>
        <w:pStyle w:val="Code"/>
        <w:rPr>
          <w:highlight w:val="white"/>
        </w:rPr>
      </w:pPr>
      <w:r w:rsidRPr="00760CE0">
        <w:rPr>
          <w:highlight w:val="white"/>
        </w:rPr>
        <w:t xml:space="preserve">        else if (sort == Sort.String) {</w:t>
      </w:r>
    </w:p>
    <w:p w14:paraId="74AE4CCF" w14:textId="77777777" w:rsidR="00760CE0" w:rsidRPr="00760CE0" w:rsidRDefault="00760CE0" w:rsidP="00760CE0">
      <w:pPr>
        <w:pStyle w:val="Code"/>
        <w:rPr>
          <w:highlight w:val="white"/>
        </w:rPr>
      </w:pPr>
      <w:r w:rsidRPr="00760CE0">
        <w:rPr>
          <w:highlight w:val="white"/>
        </w:rPr>
        <w:t xml:space="preserve">          string text = (string) value;</w:t>
      </w:r>
    </w:p>
    <w:p w14:paraId="5DC59077" w14:textId="77777777" w:rsidR="00760CE0" w:rsidRPr="00760CE0" w:rsidRDefault="00760CE0" w:rsidP="00760CE0">
      <w:pPr>
        <w:pStyle w:val="Code"/>
        <w:rPr>
          <w:highlight w:val="white"/>
        </w:rPr>
      </w:pPr>
      <w:r w:rsidRPr="00760CE0">
        <w:rPr>
          <w:highlight w:val="white"/>
        </w:rPr>
        <w:t xml:space="preserve">          List&lt;byte&gt; byteList = new List&lt;byte&gt;();</w:t>
      </w:r>
    </w:p>
    <w:p w14:paraId="7F441B64" w14:textId="77777777" w:rsidR="00760CE0" w:rsidRPr="00760CE0" w:rsidRDefault="00760CE0" w:rsidP="00760CE0">
      <w:pPr>
        <w:pStyle w:val="Code"/>
        <w:rPr>
          <w:highlight w:val="white"/>
        </w:rPr>
      </w:pPr>
    </w:p>
    <w:p w14:paraId="72DBB653" w14:textId="77777777" w:rsidR="00760CE0" w:rsidRPr="00760CE0" w:rsidRDefault="00760CE0" w:rsidP="00760CE0">
      <w:pPr>
        <w:pStyle w:val="Code"/>
        <w:rPr>
          <w:highlight w:val="white"/>
        </w:rPr>
      </w:pPr>
      <w:r w:rsidRPr="00760CE0">
        <w:rPr>
          <w:highlight w:val="white"/>
        </w:rPr>
        <w:t xml:space="preserve">          foreach (char c in text) {</w:t>
      </w:r>
    </w:p>
    <w:p w14:paraId="71EE76AD" w14:textId="77777777" w:rsidR="00760CE0" w:rsidRPr="00760CE0" w:rsidRDefault="00760CE0" w:rsidP="00760CE0">
      <w:pPr>
        <w:pStyle w:val="Code"/>
        <w:rPr>
          <w:highlight w:val="white"/>
        </w:rPr>
      </w:pPr>
      <w:r w:rsidRPr="00760CE0">
        <w:rPr>
          <w:highlight w:val="white"/>
        </w:rPr>
        <w:t xml:space="preserve">            byteList.Add((byte) c);</w:t>
      </w:r>
    </w:p>
    <w:p w14:paraId="644BB3AC" w14:textId="77777777" w:rsidR="00760CE0" w:rsidRPr="00760CE0" w:rsidRDefault="00760CE0" w:rsidP="00760CE0">
      <w:pPr>
        <w:pStyle w:val="Code"/>
        <w:rPr>
          <w:highlight w:val="white"/>
        </w:rPr>
      </w:pPr>
      <w:r w:rsidRPr="00760CE0">
        <w:rPr>
          <w:highlight w:val="white"/>
        </w:rPr>
        <w:t xml:space="preserve">          }</w:t>
      </w:r>
    </w:p>
    <w:p w14:paraId="4738ABD2" w14:textId="77777777" w:rsidR="00760CE0" w:rsidRPr="00760CE0" w:rsidRDefault="00760CE0" w:rsidP="00760CE0">
      <w:pPr>
        <w:pStyle w:val="Code"/>
        <w:rPr>
          <w:highlight w:val="white"/>
        </w:rPr>
      </w:pPr>
    </w:p>
    <w:p w14:paraId="64246510" w14:textId="77777777" w:rsidR="00760CE0" w:rsidRPr="00760CE0" w:rsidRDefault="00760CE0" w:rsidP="00760CE0">
      <w:pPr>
        <w:pStyle w:val="Code"/>
        <w:rPr>
          <w:highlight w:val="white"/>
        </w:rPr>
      </w:pPr>
      <w:r w:rsidRPr="00760CE0">
        <w:rPr>
          <w:highlight w:val="white"/>
        </w:rPr>
        <w:t xml:space="preserve">          byteList.Add((byte) 0);</w:t>
      </w:r>
    </w:p>
    <w:p w14:paraId="6346057B" w14:textId="77777777" w:rsidR="00760CE0" w:rsidRPr="00760CE0" w:rsidRDefault="00760CE0" w:rsidP="00760CE0">
      <w:pPr>
        <w:pStyle w:val="Code"/>
        <w:rPr>
          <w:highlight w:val="white"/>
        </w:rPr>
      </w:pPr>
      <w:r w:rsidRPr="00760CE0">
        <w:rPr>
          <w:highlight w:val="white"/>
        </w:rPr>
        <w:t xml:space="preserve">          return byteList;</w:t>
      </w:r>
    </w:p>
    <w:p w14:paraId="104D2464" w14:textId="77777777" w:rsidR="00760CE0" w:rsidRPr="00760CE0" w:rsidRDefault="00760CE0" w:rsidP="00760CE0">
      <w:pPr>
        <w:pStyle w:val="Code"/>
        <w:rPr>
          <w:highlight w:val="white"/>
        </w:rPr>
      </w:pPr>
      <w:r w:rsidRPr="00760CE0">
        <w:rPr>
          <w:highlight w:val="white"/>
        </w:rPr>
        <w:t xml:space="preserve">        }</w:t>
      </w:r>
    </w:p>
    <w:p w14:paraId="7A79C899" w14:textId="77777777" w:rsidR="00760CE0" w:rsidRPr="00760CE0" w:rsidRDefault="00760CE0" w:rsidP="00760CE0">
      <w:pPr>
        <w:pStyle w:val="Code"/>
        <w:rPr>
          <w:highlight w:val="white"/>
        </w:rPr>
      </w:pPr>
      <w:r w:rsidRPr="00760CE0">
        <w:rPr>
          <w:highlight w:val="white"/>
        </w:rPr>
        <w:t xml:space="preserve">        else {</w:t>
      </w:r>
    </w:p>
    <w:p w14:paraId="2D117F3B" w14:textId="77777777" w:rsidR="00760CE0" w:rsidRPr="00760CE0" w:rsidRDefault="00760CE0" w:rsidP="00760CE0">
      <w:pPr>
        <w:pStyle w:val="Code"/>
        <w:rPr>
          <w:highlight w:val="white"/>
        </w:rPr>
      </w:pPr>
      <w:r w:rsidRPr="00760CE0">
        <w:rPr>
          <w:highlight w:val="white"/>
        </w:rPr>
        <w:t xml:space="preserve">          int size = TypeSize.Size(sort);</w:t>
      </w:r>
    </w:p>
    <w:p w14:paraId="134AD8C5" w14:textId="77777777" w:rsidR="00760CE0" w:rsidRPr="00760CE0" w:rsidRDefault="00760CE0" w:rsidP="00760CE0">
      <w:pPr>
        <w:pStyle w:val="Code"/>
        <w:rPr>
          <w:highlight w:val="white"/>
        </w:rPr>
      </w:pPr>
      <w:r w:rsidRPr="00760CE0">
        <w:rPr>
          <w:highlight w:val="white"/>
        </w:rPr>
        <w:t xml:space="preserve">          List&lt;byte&gt; byteList = new List&lt;byte&gt;(new byte[size]);</w:t>
      </w:r>
    </w:p>
    <w:p w14:paraId="396ACB58" w14:textId="77777777" w:rsidR="00760CE0" w:rsidRPr="00760CE0" w:rsidRDefault="00760CE0" w:rsidP="00760CE0">
      <w:pPr>
        <w:pStyle w:val="Code"/>
        <w:rPr>
          <w:highlight w:val="white"/>
        </w:rPr>
      </w:pPr>
      <w:r w:rsidRPr="00760CE0">
        <w:rPr>
          <w:highlight w:val="white"/>
        </w:rPr>
        <w:t xml:space="preserve">          AssemblyCode.LoadByteList(byteList, 0, size, (BigInteger) value);</w:t>
      </w:r>
    </w:p>
    <w:p w14:paraId="5107B746" w14:textId="77777777" w:rsidR="00760CE0" w:rsidRPr="00760CE0" w:rsidRDefault="00760CE0" w:rsidP="00760CE0">
      <w:pPr>
        <w:pStyle w:val="Code"/>
        <w:rPr>
          <w:highlight w:val="white"/>
        </w:rPr>
      </w:pPr>
      <w:r w:rsidRPr="00760CE0">
        <w:rPr>
          <w:highlight w:val="white"/>
        </w:rPr>
        <w:t xml:space="preserve">          return byteList;</w:t>
      </w:r>
    </w:p>
    <w:p w14:paraId="300EDD22" w14:textId="77777777" w:rsidR="00760CE0" w:rsidRPr="00760CE0" w:rsidRDefault="00760CE0" w:rsidP="00760CE0">
      <w:pPr>
        <w:pStyle w:val="Code"/>
        <w:rPr>
          <w:highlight w:val="white"/>
        </w:rPr>
      </w:pPr>
      <w:r w:rsidRPr="00760CE0">
        <w:rPr>
          <w:highlight w:val="white"/>
        </w:rPr>
        <w:t xml:space="preserve">        }</w:t>
      </w:r>
    </w:p>
    <w:p w14:paraId="45463FFC" w14:textId="77777777" w:rsidR="00760CE0" w:rsidRPr="00760CE0" w:rsidRDefault="00760CE0" w:rsidP="00760CE0">
      <w:pPr>
        <w:pStyle w:val="Code"/>
        <w:rPr>
          <w:highlight w:val="white"/>
        </w:rPr>
      </w:pPr>
      <w:r w:rsidRPr="00760CE0">
        <w:rPr>
          <w:highlight w:val="white"/>
        </w:rPr>
        <w:t xml:space="preserve">      }</w:t>
      </w:r>
    </w:p>
    <w:p w14:paraId="33119032" w14:textId="77777777" w:rsidR="00760CE0" w:rsidRPr="00760CE0" w:rsidRDefault="00760CE0" w:rsidP="00760CE0">
      <w:pPr>
        <w:pStyle w:val="Code"/>
        <w:rPr>
          <w:highlight w:val="white"/>
        </w:rPr>
      </w:pPr>
      <w:r w:rsidRPr="00760CE0">
        <w:rPr>
          <w:highlight w:val="white"/>
        </w:rPr>
        <w:t xml:space="preserve">      else if (IsJumpRegister() || IsCallRegister()) {</w:t>
      </w:r>
    </w:p>
    <w:p w14:paraId="43D5AC59" w14:textId="77777777" w:rsidR="00760CE0" w:rsidRPr="00760CE0" w:rsidRDefault="00760CE0" w:rsidP="00760CE0">
      <w:pPr>
        <w:pStyle w:val="Code"/>
        <w:rPr>
          <w:highlight w:val="white"/>
        </w:rPr>
      </w:pPr>
      <w:r w:rsidRPr="00760CE0">
        <w:rPr>
          <w:highlight w:val="white"/>
        </w:rPr>
        <w:t xml:space="preserve">        Register register = (Register) operand0;</w:t>
      </w:r>
    </w:p>
    <w:p w14:paraId="7741B888" w14:textId="77777777" w:rsidR="00760CE0" w:rsidRPr="00760CE0" w:rsidRDefault="00760CE0" w:rsidP="00760CE0">
      <w:pPr>
        <w:pStyle w:val="Code"/>
        <w:rPr>
          <w:highlight w:val="white"/>
        </w:rPr>
      </w:pPr>
      <w:r w:rsidRPr="00760CE0">
        <w:rPr>
          <w:highlight w:val="white"/>
        </w:rPr>
        <w:t xml:space="preserve">        return LookupByteArray(AssemblyOperator.jmp, register);</w:t>
      </w:r>
    </w:p>
    <w:p w14:paraId="2F513052" w14:textId="77777777" w:rsidR="00760CE0" w:rsidRPr="00760CE0" w:rsidRDefault="00760CE0" w:rsidP="00760CE0">
      <w:pPr>
        <w:pStyle w:val="Code"/>
        <w:rPr>
          <w:highlight w:val="white"/>
        </w:rPr>
      </w:pPr>
      <w:r w:rsidRPr="00760CE0">
        <w:rPr>
          <w:highlight w:val="white"/>
        </w:rPr>
        <w:t xml:space="preserve">      }</w:t>
      </w:r>
    </w:p>
    <w:p w14:paraId="58B77774" w14:textId="77777777" w:rsidR="00760CE0" w:rsidRPr="00760CE0" w:rsidRDefault="00760CE0" w:rsidP="00760CE0">
      <w:pPr>
        <w:pStyle w:val="Code"/>
        <w:rPr>
          <w:highlight w:val="white"/>
        </w:rPr>
      </w:pPr>
      <w:r w:rsidRPr="00760CE0">
        <w:rPr>
          <w:highlight w:val="white"/>
        </w:rPr>
        <w:t xml:space="preserve">      else if (IsCallNotRegister()) {</w:t>
      </w:r>
    </w:p>
    <w:p w14:paraId="116E89CA" w14:textId="77777777" w:rsidR="00760CE0" w:rsidRPr="00760CE0" w:rsidRDefault="00760CE0" w:rsidP="00760CE0">
      <w:pPr>
        <w:pStyle w:val="Code"/>
        <w:rPr>
          <w:highlight w:val="white"/>
        </w:rPr>
      </w:pPr>
      <w:r w:rsidRPr="00760CE0">
        <w:rPr>
          <w:highlight w:val="white"/>
        </w:rPr>
        <w:t xml:space="preserve">        List&lt;byte&gt; byteList =</w:t>
      </w:r>
    </w:p>
    <w:p w14:paraId="58A8CC65" w14:textId="77777777" w:rsidR="00760CE0" w:rsidRPr="00760CE0" w:rsidRDefault="00760CE0" w:rsidP="00760CE0">
      <w:pPr>
        <w:pStyle w:val="Code"/>
        <w:rPr>
          <w:highlight w:val="white"/>
        </w:rPr>
      </w:pPr>
      <w:r w:rsidRPr="00760CE0">
        <w:rPr>
          <w:highlight w:val="white"/>
        </w:rPr>
        <w:t xml:space="preserve">          LookupByteArray(AssemblyOperator.jmp, TypeSize.PointerSize);</w:t>
      </w:r>
    </w:p>
    <w:p w14:paraId="5EB6198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AFD4967" w14:textId="77777777" w:rsidR="00760CE0" w:rsidRPr="00760CE0" w:rsidRDefault="00760CE0" w:rsidP="00760CE0">
      <w:pPr>
        <w:pStyle w:val="Code"/>
        <w:rPr>
          <w:highlight w:val="white"/>
        </w:rPr>
      </w:pPr>
      <w:r w:rsidRPr="00760CE0">
        <w:rPr>
          <w:highlight w:val="white"/>
        </w:rPr>
        <w:t xml:space="preserve">                     TypeSize.PointerSize, 0);</w:t>
      </w:r>
    </w:p>
    <w:p w14:paraId="31F5983C" w14:textId="77777777" w:rsidR="00760CE0" w:rsidRPr="00760CE0" w:rsidRDefault="00760CE0" w:rsidP="00760CE0">
      <w:pPr>
        <w:pStyle w:val="Code"/>
        <w:rPr>
          <w:highlight w:val="white"/>
        </w:rPr>
      </w:pPr>
      <w:r w:rsidRPr="00760CE0">
        <w:rPr>
          <w:highlight w:val="white"/>
        </w:rPr>
        <w:t xml:space="preserve">        return byteList;</w:t>
      </w:r>
    </w:p>
    <w:p w14:paraId="35DE08E5" w14:textId="77777777" w:rsidR="00760CE0" w:rsidRPr="00760CE0" w:rsidRDefault="00760CE0" w:rsidP="00760CE0">
      <w:pPr>
        <w:pStyle w:val="Code"/>
        <w:rPr>
          <w:highlight w:val="white"/>
        </w:rPr>
      </w:pPr>
      <w:r w:rsidRPr="00760CE0">
        <w:rPr>
          <w:highlight w:val="white"/>
        </w:rPr>
        <w:t xml:space="preserve">      }</w:t>
      </w:r>
    </w:p>
    <w:p w14:paraId="2207FD87" w14:textId="77777777" w:rsidR="00760CE0" w:rsidRPr="00760CE0" w:rsidRDefault="00760CE0" w:rsidP="00760CE0">
      <w:pPr>
        <w:pStyle w:val="Code"/>
        <w:rPr>
          <w:highlight w:val="white"/>
        </w:rPr>
      </w:pPr>
      <w:r w:rsidRPr="00760CE0">
        <w:rPr>
          <w:highlight w:val="white"/>
        </w:rPr>
        <w:lastRenderedPageBreak/>
        <w:t xml:space="preserve">      else if (Operator == AssemblyOperator.address_return) {</w:t>
      </w:r>
    </w:p>
    <w:p w14:paraId="2795F0B2" w14:textId="77777777" w:rsidR="00760CE0" w:rsidRPr="00760CE0" w:rsidRDefault="00760CE0" w:rsidP="00760CE0">
      <w:pPr>
        <w:pStyle w:val="Code"/>
        <w:rPr>
          <w:highlight w:val="white"/>
        </w:rPr>
      </w:pPr>
      <w:r w:rsidRPr="00760CE0">
        <w:rPr>
          <w:highlight w:val="white"/>
        </w:rPr>
        <w:t xml:space="preserve">        Register register = (Register) operand0;</w:t>
      </w:r>
    </w:p>
    <w:p w14:paraId="3E3FAF89" w14:textId="77777777" w:rsidR="00760CE0" w:rsidRPr="00760CE0" w:rsidRDefault="00760CE0" w:rsidP="00760CE0">
      <w:pPr>
        <w:pStyle w:val="Code"/>
        <w:rPr>
          <w:highlight w:val="white"/>
        </w:rPr>
      </w:pPr>
      <w:r w:rsidRPr="00760CE0">
        <w:rPr>
          <w:highlight w:val="white"/>
        </w:rPr>
        <w:t xml:space="preserve">        int offset = (int) operand1;</w:t>
      </w:r>
    </w:p>
    <w:p w14:paraId="2C3DF090" w14:textId="77777777" w:rsidR="00760CE0" w:rsidRPr="00760CE0" w:rsidRDefault="00760CE0" w:rsidP="00760CE0">
      <w:pPr>
        <w:pStyle w:val="Code"/>
        <w:rPr>
          <w:highlight w:val="white"/>
        </w:rPr>
      </w:pPr>
      <w:r w:rsidRPr="00760CE0">
        <w:rPr>
          <w:highlight w:val="white"/>
        </w:rPr>
        <w:t xml:space="preserve">        int size = SizeOfValue(offset);</w:t>
      </w:r>
    </w:p>
    <w:p w14:paraId="5F429D53" w14:textId="77777777" w:rsidR="00760CE0" w:rsidRPr="00760CE0" w:rsidRDefault="00760CE0" w:rsidP="00760CE0">
      <w:pPr>
        <w:pStyle w:val="Code"/>
        <w:rPr>
          <w:highlight w:val="white"/>
        </w:rPr>
      </w:pPr>
      <w:r w:rsidRPr="00760CE0">
        <w:rPr>
          <w:highlight w:val="white"/>
        </w:rPr>
        <w:t xml:space="preserve">        int address = (int)((BigInteger)operand2);</w:t>
      </w:r>
    </w:p>
    <w:p w14:paraId="199A7144" w14:textId="77777777" w:rsidR="00760CE0" w:rsidRPr="00760CE0" w:rsidRDefault="00760CE0" w:rsidP="00760CE0">
      <w:pPr>
        <w:pStyle w:val="Code"/>
        <w:rPr>
          <w:highlight w:val="white"/>
        </w:rPr>
      </w:pPr>
      <w:r w:rsidRPr="00760CE0">
        <w:rPr>
          <w:highlight w:val="white"/>
        </w:rPr>
        <w:t xml:space="preserve">        List&lt;byte&gt; byteList =</w:t>
      </w:r>
    </w:p>
    <w:p w14:paraId="54F7F7B2" w14:textId="77777777" w:rsidR="00760CE0" w:rsidRPr="00760CE0" w:rsidRDefault="00760CE0" w:rsidP="00760CE0">
      <w:pPr>
        <w:pStyle w:val="Code"/>
        <w:rPr>
          <w:highlight w:val="white"/>
        </w:rPr>
      </w:pPr>
      <w:r w:rsidRPr="00760CE0">
        <w:rPr>
          <w:highlight w:val="white"/>
        </w:rPr>
        <w:t xml:space="preserve">          LookupByteArray(AssemblyOperator.mov_word, register,</w:t>
      </w:r>
    </w:p>
    <w:p w14:paraId="47E65822" w14:textId="77777777" w:rsidR="00760CE0" w:rsidRPr="00760CE0" w:rsidRDefault="00760CE0" w:rsidP="00760CE0">
      <w:pPr>
        <w:pStyle w:val="Code"/>
        <w:rPr>
          <w:highlight w:val="white"/>
        </w:rPr>
      </w:pPr>
      <w:r w:rsidRPr="00760CE0">
        <w:rPr>
          <w:highlight w:val="white"/>
        </w:rPr>
        <w:t xml:space="preserve">                          size, TypeSize.PointerSize);</w:t>
      </w:r>
    </w:p>
    <w:p w14:paraId="6ACFDC7A" w14:textId="77777777" w:rsidR="00760CE0" w:rsidRPr="00760CE0" w:rsidRDefault="00760CE0" w:rsidP="00760CE0">
      <w:pPr>
        <w:pStyle w:val="Code"/>
        <w:rPr>
          <w:highlight w:val="white"/>
        </w:rPr>
      </w:pPr>
      <w:r w:rsidRPr="00760CE0">
        <w:rPr>
          <w:highlight w:val="white"/>
        </w:rPr>
        <w:t xml:space="preserve">        LoadByteList(byteList, byteList.Count - (size + TypeSize.PointerSize),</w:t>
      </w:r>
    </w:p>
    <w:p w14:paraId="434A2324" w14:textId="181655DB" w:rsidR="00760CE0" w:rsidRPr="00760CE0" w:rsidRDefault="009625EC" w:rsidP="00760CE0">
      <w:pPr>
        <w:pStyle w:val="Code"/>
        <w:rPr>
          <w:highlight w:val="white"/>
        </w:rPr>
      </w:pPr>
      <w:r>
        <w:rPr>
          <w:highlight w:val="white"/>
        </w:rPr>
        <w:t xml:space="preserve"> </w:t>
      </w:r>
      <w:r w:rsidR="00760CE0" w:rsidRPr="00760CE0">
        <w:rPr>
          <w:highlight w:val="white"/>
        </w:rPr>
        <w:t xml:space="preserve">                    size, offset);</w:t>
      </w:r>
    </w:p>
    <w:p w14:paraId="0E32E86F"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20BA152" w14:textId="77777777" w:rsidR="00760CE0" w:rsidRPr="00760CE0" w:rsidRDefault="00760CE0" w:rsidP="00760CE0">
      <w:pPr>
        <w:pStyle w:val="Code"/>
        <w:rPr>
          <w:highlight w:val="white"/>
        </w:rPr>
      </w:pPr>
      <w:r w:rsidRPr="00760CE0">
        <w:rPr>
          <w:highlight w:val="white"/>
        </w:rPr>
        <w:t xml:space="preserve">                     TypeSize.PointerSize, address);</w:t>
      </w:r>
    </w:p>
    <w:p w14:paraId="2338AD11" w14:textId="77777777" w:rsidR="00760CE0" w:rsidRPr="00760CE0" w:rsidRDefault="00760CE0" w:rsidP="00760CE0">
      <w:pPr>
        <w:pStyle w:val="Code"/>
        <w:rPr>
          <w:highlight w:val="white"/>
        </w:rPr>
      </w:pPr>
      <w:r w:rsidRPr="00760CE0">
        <w:rPr>
          <w:highlight w:val="white"/>
        </w:rPr>
        <w:t xml:space="preserve">        return byteList;</w:t>
      </w:r>
    </w:p>
    <w:p w14:paraId="50543CB1" w14:textId="77777777" w:rsidR="00760CE0" w:rsidRPr="00760CE0" w:rsidRDefault="00760CE0" w:rsidP="00760CE0">
      <w:pPr>
        <w:pStyle w:val="Code"/>
        <w:rPr>
          <w:highlight w:val="white"/>
        </w:rPr>
      </w:pPr>
      <w:r w:rsidRPr="00760CE0">
        <w:rPr>
          <w:highlight w:val="white"/>
        </w:rPr>
        <w:t xml:space="preserve">      }</w:t>
      </w:r>
    </w:p>
    <w:p w14:paraId="4AA93222"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57F52867" w14:textId="77777777" w:rsidR="00760CE0" w:rsidRPr="00760CE0" w:rsidRDefault="00760CE0" w:rsidP="00760CE0">
      <w:pPr>
        <w:pStyle w:val="Code"/>
        <w:rPr>
          <w:highlight w:val="white"/>
        </w:rPr>
      </w:pPr>
      <w:r w:rsidRPr="00760CE0">
        <w:rPr>
          <w:highlight w:val="white"/>
        </w:rPr>
        <w:t xml:space="preserve">        int address = (int) operand0;</w:t>
      </w:r>
    </w:p>
    <w:p w14:paraId="731BE064" w14:textId="77777777" w:rsidR="00760CE0" w:rsidRPr="00760CE0" w:rsidRDefault="00760CE0" w:rsidP="00760CE0">
      <w:pPr>
        <w:pStyle w:val="Code"/>
        <w:rPr>
          <w:highlight w:val="white"/>
        </w:rPr>
      </w:pPr>
      <w:r w:rsidRPr="00760CE0">
        <w:rPr>
          <w:highlight w:val="white"/>
        </w:rPr>
        <w:t xml:space="preserve">        int size = ((address &gt;= -128) &amp;&amp; (address &lt;= 127)) ? 1 : 2;</w:t>
      </w:r>
    </w:p>
    <w:p w14:paraId="0F7C4887"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2DF7219C" w14:textId="77777777" w:rsidR="00760CE0" w:rsidRPr="00760CE0" w:rsidRDefault="00760CE0" w:rsidP="00760CE0">
      <w:pPr>
        <w:pStyle w:val="Code"/>
        <w:rPr>
          <w:highlight w:val="white"/>
        </w:rPr>
      </w:pPr>
      <w:r w:rsidRPr="00760CE0">
        <w:rPr>
          <w:highlight w:val="white"/>
        </w:rPr>
        <w:t xml:space="preserve">        LoadByteList(byteList, byteList.Count - size, size, address);</w:t>
      </w:r>
    </w:p>
    <w:p w14:paraId="7CD12AD8" w14:textId="77777777" w:rsidR="00760CE0" w:rsidRPr="00760CE0" w:rsidRDefault="00760CE0" w:rsidP="00760CE0">
      <w:pPr>
        <w:pStyle w:val="Code"/>
        <w:rPr>
          <w:highlight w:val="white"/>
        </w:rPr>
      </w:pPr>
      <w:r w:rsidRPr="00760CE0">
        <w:rPr>
          <w:highlight w:val="white"/>
        </w:rPr>
        <w:t xml:space="preserve">        return byteList;</w:t>
      </w:r>
    </w:p>
    <w:p w14:paraId="7F65A41D" w14:textId="77777777" w:rsidR="00760CE0" w:rsidRPr="00760CE0" w:rsidRDefault="00760CE0" w:rsidP="00760CE0">
      <w:pPr>
        <w:pStyle w:val="Code"/>
        <w:rPr>
          <w:highlight w:val="white"/>
        </w:rPr>
      </w:pPr>
      <w:r w:rsidRPr="00760CE0">
        <w:rPr>
          <w:highlight w:val="white"/>
        </w:rPr>
        <w:t xml:space="preserve">      }</w:t>
      </w:r>
    </w:p>
    <w:p w14:paraId="7955F247" w14:textId="77777777" w:rsidR="00760CE0" w:rsidRPr="00760CE0" w:rsidRDefault="00760CE0" w:rsidP="00760CE0">
      <w:pPr>
        <w:pStyle w:val="Code"/>
        <w:rPr>
          <w:highlight w:val="white"/>
        </w:rPr>
      </w:pPr>
      <w:r w:rsidRPr="00760CE0">
        <w:rPr>
          <w:highlight w:val="white"/>
        </w:rPr>
        <w:t xml:space="preserve">      else if ((operand0 is Register) &amp;&amp; (operand1 is Register) &amp;&amp;</w:t>
      </w:r>
    </w:p>
    <w:p w14:paraId="713C96D6" w14:textId="77777777" w:rsidR="00760CE0" w:rsidRPr="00760CE0" w:rsidRDefault="00760CE0" w:rsidP="00760CE0">
      <w:pPr>
        <w:pStyle w:val="Code"/>
        <w:rPr>
          <w:highlight w:val="white"/>
        </w:rPr>
      </w:pPr>
      <w:r w:rsidRPr="00760CE0">
        <w:rPr>
          <w:highlight w:val="white"/>
        </w:rPr>
        <w:t xml:space="preserve">              (operand2 is int)) { // mov ax, [bp + 2]</w:t>
      </w:r>
    </w:p>
    <w:p w14:paraId="3C737220" w14:textId="77777777" w:rsidR="00760CE0" w:rsidRPr="00760CE0" w:rsidRDefault="00760CE0" w:rsidP="00760CE0">
      <w:pPr>
        <w:pStyle w:val="Code"/>
        <w:rPr>
          <w:highlight w:val="white"/>
        </w:rPr>
      </w:pPr>
      <w:r w:rsidRPr="00760CE0">
        <w:rPr>
          <w:highlight w:val="white"/>
        </w:rPr>
        <w:t xml:space="preserve">        Register toRegister = (Register) operand0,</w:t>
      </w:r>
    </w:p>
    <w:p w14:paraId="33EDFC22" w14:textId="77777777" w:rsidR="00760CE0" w:rsidRPr="00760CE0" w:rsidRDefault="00760CE0" w:rsidP="00760CE0">
      <w:pPr>
        <w:pStyle w:val="Code"/>
        <w:rPr>
          <w:highlight w:val="white"/>
        </w:rPr>
      </w:pPr>
      <w:r w:rsidRPr="00760CE0">
        <w:rPr>
          <w:highlight w:val="white"/>
        </w:rPr>
        <w:t xml:space="preserve">                 baseRegister = (Register) operand1;</w:t>
      </w:r>
    </w:p>
    <w:p w14:paraId="4BEE7B45" w14:textId="77777777" w:rsidR="00760CE0" w:rsidRPr="00760CE0" w:rsidRDefault="00760CE0" w:rsidP="00760CE0">
      <w:pPr>
        <w:pStyle w:val="Code"/>
        <w:rPr>
          <w:highlight w:val="white"/>
        </w:rPr>
      </w:pPr>
      <w:r w:rsidRPr="00760CE0">
        <w:rPr>
          <w:highlight w:val="white"/>
        </w:rPr>
        <w:t xml:space="preserve">        int offset = (int) operand2;</w:t>
      </w:r>
    </w:p>
    <w:p w14:paraId="16FBD485" w14:textId="77777777" w:rsidR="00760CE0" w:rsidRPr="00760CE0" w:rsidRDefault="00760CE0" w:rsidP="00760CE0">
      <w:pPr>
        <w:pStyle w:val="Code"/>
        <w:rPr>
          <w:highlight w:val="white"/>
        </w:rPr>
      </w:pPr>
      <w:r w:rsidRPr="00760CE0">
        <w:rPr>
          <w:highlight w:val="white"/>
        </w:rPr>
        <w:t xml:space="preserve">        int size = SizeOfValue(offset);</w:t>
      </w:r>
    </w:p>
    <w:p w14:paraId="272C8CEB" w14:textId="77777777" w:rsidR="0045555E" w:rsidRDefault="00760CE0" w:rsidP="00760CE0">
      <w:pPr>
        <w:pStyle w:val="Code"/>
        <w:rPr>
          <w:highlight w:val="white"/>
        </w:rPr>
      </w:pPr>
      <w:r w:rsidRPr="00760CE0">
        <w:rPr>
          <w:highlight w:val="white"/>
        </w:rPr>
        <w:t xml:space="preserve">        List&lt;byte&gt; byteList =</w:t>
      </w:r>
    </w:p>
    <w:p w14:paraId="5614AC9C" w14:textId="162E759C" w:rsidR="00760CE0" w:rsidRPr="00760CE0" w:rsidRDefault="0045555E" w:rsidP="00760CE0">
      <w:pPr>
        <w:pStyle w:val="Code"/>
        <w:rPr>
          <w:highlight w:val="white"/>
        </w:rPr>
      </w:pPr>
      <w:r>
        <w:rPr>
          <w:highlight w:val="white"/>
        </w:rPr>
        <w:t xml:space="preserve">          </w:t>
      </w:r>
      <w:r w:rsidR="00760CE0" w:rsidRPr="00760CE0">
        <w:rPr>
          <w:highlight w:val="white"/>
        </w:rPr>
        <w:t>LookupByteArray(Operator, toRegister, baseRegister, size);</w:t>
      </w:r>
    </w:p>
    <w:p w14:paraId="722EC2A6"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6EE3C51" w14:textId="77777777" w:rsidR="00760CE0" w:rsidRPr="00760CE0" w:rsidRDefault="00760CE0" w:rsidP="00760CE0">
      <w:pPr>
        <w:pStyle w:val="Code"/>
        <w:rPr>
          <w:highlight w:val="white"/>
        </w:rPr>
      </w:pPr>
      <w:r w:rsidRPr="00760CE0">
        <w:rPr>
          <w:highlight w:val="white"/>
        </w:rPr>
        <w:t xml:space="preserve">        return byteList; </w:t>
      </w:r>
    </w:p>
    <w:p w14:paraId="7C8C9303" w14:textId="77777777" w:rsidR="00760CE0" w:rsidRPr="00760CE0" w:rsidRDefault="00760CE0" w:rsidP="00760CE0">
      <w:pPr>
        <w:pStyle w:val="Code"/>
        <w:rPr>
          <w:highlight w:val="white"/>
        </w:rPr>
      </w:pPr>
      <w:r w:rsidRPr="00760CE0">
        <w:rPr>
          <w:highlight w:val="white"/>
        </w:rPr>
        <w:t xml:space="preserve">      }</w:t>
      </w:r>
    </w:p>
    <w:p w14:paraId="37F0E502" w14:textId="77777777" w:rsidR="00760CE0" w:rsidRPr="00760CE0" w:rsidRDefault="00760CE0" w:rsidP="00760CE0">
      <w:pPr>
        <w:pStyle w:val="Code"/>
        <w:rPr>
          <w:highlight w:val="white"/>
        </w:rPr>
      </w:pPr>
      <w:r w:rsidRPr="00760CE0">
        <w:rPr>
          <w:highlight w:val="white"/>
        </w:rPr>
        <w:t xml:space="preserve">      // mov ax, [global + 4]; mov ax, [null + 4]</w:t>
      </w:r>
    </w:p>
    <w:p w14:paraId="2F8E4E93" w14:textId="77777777" w:rsidR="00760CE0" w:rsidRPr="00760CE0" w:rsidRDefault="00760CE0" w:rsidP="00760CE0">
      <w:pPr>
        <w:pStyle w:val="Code"/>
        <w:rPr>
          <w:highlight w:val="white"/>
        </w:rPr>
      </w:pPr>
      <w:r w:rsidRPr="00760CE0">
        <w:rPr>
          <w:highlight w:val="white"/>
        </w:rPr>
        <w:t xml:space="preserve">      else if (((operand0 is Register) &amp;&amp; (operand1 is string) &amp;&amp;</w:t>
      </w:r>
    </w:p>
    <w:p w14:paraId="016936DF" w14:textId="77777777" w:rsidR="00760CE0" w:rsidRPr="00760CE0" w:rsidRDefault="00760CE0" w:rsidP="00760CE0">
      <w:pPr>
        <w:pStyle w:val="Code"/>
        <w:rPr>
          <w:highlight w:val="white"/>
        </w:rPr>
      </w:pPr>
      <w:r w:rsidRPr="00760CE0">
        <w:rPr>
          <w:highlight w:val="white"/>
        </w:rPr>
        <w:t xml:space="preserve">                (operand2 is int)) || ((operand0 is Register) &amp;&amp;</w:t>
      </w:r>
    </w:p>
    <w:p w14:paraId="3C6AB7D8" w14:textId="77777777" w:rsidR="00760CE0" w:rsidRPr="00760CE0" w:rsidRDefault="00760CE0" w:rsidP="00760CE0">
      <w:pPr>
        <w:pStyle w:val="Code"/>
        <w:rPr>
          <w:highlight w:val="white"/>
        </w:rPr>
      </w:pPr>
      <w:r w:rsidRPr="00760CE0">
        <w:rPr>
          <w:highlight w:val="white"/>
        </w:rPr>
        <w:t xml:space="preserve">                (operand1 == null) &amp;&amp; (operand2 is int))) {</w:t>
      </w:r>
    </w:p>
    <w:p w14:paraId="651BA119" w14:textId="77777777" w:rsidR="00760CE0" w:rsidRPr="00760CE0" w:rsidRDefault="00760CE0" w:rsidP="00760CE0">
      <w:pPr>
        <w:pStyle w:val="Code"/>
        <w:rPr>
          <w:highlight w:val="white"/>
        </w:rPr>
      </w:pPr>
      <w:r w:rsidRPr="00760CE0">
        <w:rPr>
          <w:highlight w:val="white"/>
        </w:rPr>
        <w:t xml:space="preserve">        Register toRegister = (Register) operand0;</w:t>
      </w:r>
    </w:p>
    <w:p w14:paraId="70003A42" w14:textId="77777777" w:rsidR="00760CE0" w:rsidRPr="00760CE0" w:rsidRDefault="00760CE0" w:rsidP="00760CE0">
      <w:pPr>
        <w:pStyle w:val="Code"/>
        <w:rPr>
          <w:highlight w:val="white"/>
        </w:rPr>
      </w:pPr>
      <w:r w:rsidRPr="00760CE0">
        <w:rPr>
          <w:highlight w:val="white"/>
        </w:rPr>
        <w:t xml:space="preserve">        int offset = (int) operand2;</w:t>
      </w:r>
    </w:p>
    <w:p w14:paraId="53C7F1AF" w14:textId="77777777" w:rsidR="00760CE0" w:rsidRPr="00760CE0" w:rsidRDefault="00760CE0" w:rsidP="00760CE0">
      <w:pPr>
        <w:pStyle w:val="Code"/>
        <w:rPr>
          <w:highlight w:val="white"/>
        </w:rPr>
      </w:pPr>
      <w:r w:rsidRPr="00760CE0">
        <w:rPr>
          <w:highlight w:val="white"/>
        </w:rPr>
        <w:t xml:space="preserve">        List&lt;byte&gt; byteList =</w:t>
      </w:r>
    </w:p>
    <w:p w14:paraId="388F9C38" w14:textId="77777777" w:rsidR="00760CE0" w:rsidRPr="00760CE0" w:rsidRDefault="00760CE0" w:rsidP="00760CE0">
      <w:pPr>
        <w:pStyle w:val="Code"/>
        <w:rPr>
          <w:highlight w:val="white"/>
        </w:rPr>
      </w:pPr>
      <w:r w:rsidRPr="00760CE0">
        <w:rPr>
          <w:highlight w:val="white"/>
        </w:rPr>
        <w:t xml:space="preserve">          LookupByteArray(Operator, toRegister, null, TypeSize.PointerSize);</w:t>
      </w:r>
    </w:p>
    <w:p w14:paraId="7868DB6B"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69B69839" w14:textId="77777777" w:rsidR="00760CE0" w:rsidRPr="00760CE0" w:rsidRDefault="00760CE0" w:rsidP="00760CE0">
      <w:pPr>
        <w:pStyle w:val="Code"/>
        <w:rPr>
          <w:highlight w:val="white"/>
        </w:rPr>
      </w:pPr>
      <w:r w:rsidRPr="00760CE0">
        <w:rPr>
          <w:highlight w:val="white"/>
        </w:rPr>
        <w:t xml:space="preserve">                     TypeSize.PointerSize, offset);</w:t>
      </w:r>
    </w:p>
    <w:p w14:paraId="1CFAA265" w14:textId="77777777" w:rsidR="00760CE0" w:rsidRPr="00760CE0" w:rsidRDefault="00760CE0" w:rsidP="00760CE0">
      <w:pPr>
        <w:pStyle w:val="Code"/>
        <w:rPr>
          <w:highlight w:val="white"/>
        </w:rPr>
      </w:pPr>
      <w:r w:rsidRPr="00760CE0">
        <w:rPr>
          <w:highlight w:val="white"/>
        </w:rPr>
        <w:t xml:space="preserve">        return byteList; </w:t>
      </w:r>
    </w:p>
    <w:p w14:paraId="5634AE71" w14:textId="77777777" w:rsidR="00760CE0" w:rsidRPr="00760CE0" w:rsidRDefault="00760CE0" w:rsidP="00760CE0">
      <w:pPr>
        <w:pStyle w:val="Code"/>
        <w:rPr>
          <w:highlight w:val="white"/>
        </w:rPr>
      </w:pPr>
      <w:r w:rsidRPr="00760CE0">
        <w:rPr>
          <w:highlight w:val="white"/>
        </w:rPr>
        <w:t xml:space="preserve">      }</w:t>
      </w:r>
    </w:p>
    <w:p w14:paraId="3E151645"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4A041A26" w14:textId="77777777" w:rsidR="00760CE0" w:rsidRPr="00760CE0" w:rsidRDefault="00760CE0" w:rsidP="00760CE0">
      <w:pPr>
        <w:pStyle w:val="Code"/>
        <w:rPr>
          <w:highlight w:val="white"/>
        </w:rPr>
      </w:pPr>
      <w:r w:rsidRPr="00760CE0">
        <w:rPr>
          <w:highlight w:val="white"/>
        </w:rPr>
        <w:t xml:space="preserve">               (operand2 is Register)) { // mov [bp + 2], ax</w:t>
      </w:r>
    </w:p>
    <w:p w14:paraId="1A6C0FC7" w14:textId="77777777" w:rsidR="00760CE0" w:rsidRPr="00760CE0" w:rsidRDefault="00760CE0" w:rsidP="00760CE0">
      <w:pPr>
        <w:pStyle w:val="Code"/>
        <w:rPr>
          <w:highlight w:val="white"/>
        </w:rPr>
      </w:pPr>
      <w:r w:rsidRPr="00760CE0">
        <w:rPr>
          <w:highlight w:val="white"/>
        </w:rPr>
        <w:t xml:space="preserve">        Register baseRegister = (Register) operand0,</w:t>
      </w:r>
    </w:p>
    <w:p w14:paraId="3EA61551" w14:textId="77777777" w:rsidR="00760CE0" w:rsidRPr="00760CE0" w:rsidRDefault="00760CE0" w:rsidP="00760CE0">
      <w:pPr>
        <w:pStyle w:val="Code"/>
        <w:rPr>
          <w:highlight w:val="white"/>
        </w:rPr>
      </w:pPr>
      <w:r w:rsidRPr="00760CE0">
        <w:rPr>
          <w:highlight w:val="white"/>
        </w:rPr>
        <w:t xml:space="preserve">                 fromRegister = (Register) operand2;</w:t>
      </w:r>
    </w:p>
    <w:p w14:paraId="048C9DF8" w14:textId="77777777" w:rsidR="00760CE0" w:rsidRPr="00760CE0" w:rsidRDefault="00760CE0" w:rsidP="00760CE0">
      <w:pPr>
        <w:pStyle w:val="Code"/>
        <w:rPr>
          <w:highlight w:val="white"/>
        </w:rPr>
      </w:pPr>
      <w:r w:rsidRPr="00760CE0">
        <w:rPr>
          <w:highlight w:val="white"/>
        </w:rPr>
        <w:t xml:space="preserve">        int offset = (int) operand1;</w:t>
      </w:r>
    </w:p>
    <w:p w14:paraId="2194E8E5" w14:textId="77777777" w:rsidR="00760CE0" w:rsidRPr="00760CE0" w:rsidRDefault="00760CE0" w:rsidP="00760CE0">
      <w:pPr>
        <w:pStyle w:val="Code"/>
        <w:rPr>
          <w:highlight w:val="white"/>
        </w:rPr>
      </w:pPr>
      <w:r w:rsidRPr="00760CE0">
        <w:rPr>
          <w:highlight w:val="white"/>
        </w:rPr>
        <w:t xml:space="preserve">        int size = SizeOfValue(offset);</w:t>
      </w:r>
    </w:p>
    <w:p w14:paraId="68B75CB3" w14:textId="77777777" w:rsidR="00760CE0" w:rsidRPr="00760CE0" w:rsidRDefault="00760CE0" w:rsidP="00760CE0">
      <w:pPr>
        <w:pStyle w:val="Code"/>
        <w:rPr>
          <w:highlight w:val="white"/>
        </w:rPr>
      </w:pPr>
      <w:r w:rsidRPr="00760CE0">
        <w:rPr>
          <w:highlight w:val="white"/>
        </w:rPr>
        <w:t xml:space="preserve">        List&lt;byte&gt; byteList =</w:t>
      </w:r>
    </w:p>
    <w:p w14:paraId="5D6C321E" w14:textId="77777777" w:rsidR="00760CE0" w:rsidRPr="00760CE0" w:rsidRDefault="00760CE0" w:rsidP="00760CE0">
      <w:pPr>
        <w:pStyle w:val="Code"/>
        <w:rPr>
          <w:highlight w:val="white"/>
        </w:rPr>
      </w:pPr>
      <w:r w:rsidRPr="00760CE0">
        <w:rPr>
          <w:highlight w:val="white"/>
        </w:rPr>
        <w:t xml:space="preserve">          LookupByteArray(Operator, baseRegister, size, fromRegister);</w:t>
      </w:r>
    </w:p>
    <w:p w14:paraId="1ACB82BD"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C635E56" w14:textId="77777777" w:rsidR="00760CE0" w:rsidRPr="00760CE0" w:rsidRDefault="00760CE0" w:rsidP="00760CE0">
      <w:pPr>
        <w:pStyle w:val="Code"/>
        <w:rPr>
          <w:highlight w:val="white"/>
        </w:rPr>
      </w:pPr>
      <w:r w:rsidRPr="00760CE0">
        <w:rPr>
          <w:highlight w:val="white"/>
        </w:rPr>
        <w:t xml:space="preserve">        return byteList; </w:t>
      </w:r>
    </w:p>
    <w:p w14:paraId="5B26BC44" w14:textId="77777777" w:rsidR="00760CE0" w:rsidRPr="00760CE0" w:rsidRDefault="00760CE0" w:rsidP="00760CE0">
      <w:pPr>
        <w:pStyle w:val="Code"/>
        <w:rPr>
          <w:highlight w:val="white"/>
        </w:rPr>
      </w:pPr>
      <w:r w:rsidRPr="00760CE0">
        <w:rPr>
          <w:highlight w:val="white"/>
        </w:rPr>
        <w:t xml:space="preserve">      }</w:t>
      </w:r>
    </w:p>
    <w:p w14:paraId="7811714A" w14:textId="77777777" w:rsidR="00760CE0" w:rsidRPr="00760CE0" w:rsidRDefault="00760CE0" w:rsidP="00760CE0">
      <w:pPr>
        <w:pStyle w:val="Code"/>
        <w:rPr>
          <w:highlight w:val="white"/>
        </w:rPr>
      </w:pPr>
      <w:r w:rsidRPr="00760CE0">
        <w:rPr>
          <w:highlight w:val="white"/>
        </w:rPr>
        <w:t xml:space="preserve">      // mov [global + 4], ax; mov [null + 4], ax</w:t>
      </w:r>
    </w:p>
    <w:p w14:paraId="503415FF" w14:textId="77777777" w:rsidR="00760CE0" w:rsidRPr="00760CE0" w:rsidRDefault="00760CE0" w:rsidP="00760CE0">
      <w:pPr>
        <w:pStyle w:val="Code"/>
        <w:rPr>
          <w:highlight w:val="white"/>
        </w:rPr>
      </w:pPr>
      <w:r w:rsidRPr="00760CE0">
        <w:rPr>
          <w:highlight w:val="white"/>
        </w:rPr>
        <w:t xml:space="preserve">      else if ((operand1 is int) &amp;&amp; (operand2 is Register)) {</w:t>
      </w:r>
    </w:p>
    <w:p w14:paraId="793CCA0D" w14:textId="77777777" w:rsidR="00760CE0" w:rsidRPr="00760CE0" w:rsidRDefault="00760CE0" w:rsidP="00760CE0">
      <w:pPr>
        <w:pStyle w:val="Code"/>
        <w:rPr>
          <w:highlight w:val="white"/>
        </w:rPr>
      </w:pPr>
      <w:r w:rsidRPr="00760CE0">
        <w:rPr>
          <w:highlight w:val="white"/>
        </w:rPr>
        <w:lastRenderedPageBreak/>
        <w:t xml:space="preserve">        Assert.ErrorXXX((operand0 is string) || (operand0 == null));</w:t>
      </w:r>
    </w:p>
    <w:p w14:paraId="2C203C93" w14:textId="77777777" w:rsidR="00760CE0" w:rsidRPr="00760CE0" w:rsidRDefault="00760CE0" w:rsidP="00760CE0">
      <w:pPr>
        <w:pStyle w:val="Code"/>
        <w:rPr>
          <w:highlight w:val="white"/>
        </w:rPr>
      </w:pPr>
      <w:r w:rsidRPr="00760CE0">
        <w:rPr>
          <w:highlight w:val="white"/>
        </w:rPr>
        <w:t xml:space="preserve">        int offset = (int)operand1;</w:t>
      </w:r>
    </w:p>
    <w:p w14:paraId="6BC0A3F3" w14:textId="77777777" w:rsidR="00760CE0" w:rsidRPr="00760CE0" w:rsidRDefault="00760CE0" w:rsidP="00760CE0">
      <w:pPr>
        <w:pStyle w:val="Code"/>
        <w:rPr>
          <w:highlight w:val="white"/>
        </w:rPr>
      </w:pPr>
      <w:r w:rsidRPr="00760CE0">
        <w:rPr>
          <w:highlight w:val="white"/>
        </w:rPr>
        <w:t xml:space="preserve">        Register fromRegister = (Register)operand2;</w:t>
      </w:r>
    </w:p>
    <w:p w14:paraId="585E853B" w14:textId="77777777" w:rsidR="00760CE0" w:rsidRPr="00760CE0" w:rsidRDefault="00760CE0" w:rsidP="00760CE0">
      <w:pPr>
        <w:pStyle w:val="Code"/>
        <w:rPr>
          <w:highlight w:val="white"/>
        </w:rPr>
      </w:pPr>
      <w:r w:rsidRPr="00760CE0">
        <w:rPr>
          <w:highlight w:val="white"/>
        </w:rPr>
        <w:t xml:space="preserve">        List&lt;byte&gt; byteList =</w:t>
      </w:r>
    </w:p>
    <w:p w14:paraId="3D2A0E43" w14:textId="77777777" w:rsidR="00760CE0" w:rsidRPr="00760CE0" w:rsidRDefault="00760CE0" w:rsidP="00760CE0">
      <w:pPr>
        <w:pStyle w:val="Code"/>
        <w:rPr>
          <w:highlight w:val="white"/>
        </w:rPr>
      </w:pPr>
      <w:r w:rsidRPr="00760CE0">
        <w:rPr>
          <w:highlight w:val="white"/>
        </w:rPr>
        <w:t xml:space="preserve">          LookupByteArray(Operator, null, TypeSize.PointerSize, fromRegister);</w:t>
      </w:r>
    </w:p>
    <w:p w14:paraId="1171F46A"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BBA3257" w14:textId="77777777" w:rsidR="00760CE0" w:rsidRPr="00760CE0" w:rsidRDefault="00760CE0" w:rsidP="00760CE0">
      <w:pPr>
        <w:pStyle w:val="Code"/>
        <w:rPr>
          <w:highlight w:val="white"/>
        </w:rPr>
      </w:pPr>
      <w:r w:rsidRPr="00760CE0">
        <w:rPr>
          <w:highlight w:val="white"/>
        </w:rPr>
        <w:t xml:space="preserve">                     TypeSize.PointerSize, offset);</w:t>
      </w:r>
    </w:p>
    <w:p w14:paraId="112A176A" w14:textId="77777777" w:rsidR="00760CE0" w:rsidRPr="00760CE0" w:rsidRDefault="00760CE0" w:rsidP="00760CE0">
      <w:pPr>
        <w:pStyle w:val="Code"/>
        <w:rPr>
          <w:highlight w:val="white"/>
        </w:rPr>
      </w:pPr>
      <w:r w:rsidRPr="00760CE0">
        <w:rPr>
          <w:highlight w:val="white"/>
        </w:rPr>
        <w:t xml:space="preserve">        return byteList; </w:t>
      </w:r>
    </w:p>
    <w:p w14:paraId="16D0EEE3" w14:textId="77777777" w:rsidR="00760CE0" w:rsidRPr="00760CE0" w:rsidRDefault="00760CE0" w:rsidP="00760CE0">
      <w:pPr>
        <w:pStyle w:val="Code"/>
        <w:rPr>
          <w:highlight w:val="white"/>
        </w:rPr>
      </w:pPr>
      <w:r w:rsidRPr="00760CE0">
        <w:rPr>
          <w:highlight w:val="white"/>
        </w:rPr>
        <w:t xml:space="preserve">      }</w:t>
      </w:r>
    </w:p>
    <w:p w14:paraId="686948D6"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2A1C39CC" w14:textId="77777777" w:rsidR="00760CE0" w:rsidRPr="00760CE0" w:rsidRDefault="00760CE0" w:rsidP="00760CE0">
      <w:pPr>
        <w:pStyle w:val="Code"/>
        <w:rPr>
          <w:highlight w:val="white"/>
        </w:rPr>
      </w:pPr>
      <w:r w:rsidRPr="00760CE0">
        <w:rPr>
          <w:highlight w:val="white"/>
        </w:rPr>
        <w:t xml:space="preserve">               (operand2 is BigInteger)) { // mov [bp + 2], 123</w:t>
      </w:r>
    </w:p>
    <w:p w14:paraId="17E20AD9" w14:textId="77777777" w:rsidR="00760CE0" w:rsidRPr="00760CE0" w:rsidRDefault="00760CE0" w:rsidP="00760CE0">
      <w:pPr>
        <w:pStyle w:val="Code"/>
        <w:rPr>
          <w:highlight w:val="white"/>
        </w:rPr>
      </w:pPr>
      <w:r w:rsidRPr="00760CE0">
        <w:rPr>
          <w:highlight w:val="white"/>
        </w:rPr>
        <w:t xml:space="preserve">        Register baseRegister = (Register) operand0;</w:t>
      </w:r>
    </w:p>
    <w:p w14:paraId="55C6E219" w14:textId="77777777" w:rsidR="00760CE0" w:rsidRPr="00760CE0" w:rsidRDefault="00760CE0" w:rsidP="00760CE0">
      <w:pPr>
        <w:pStyle w:val="Code"/>
        <w:rPr>
          <w:highlight w:val="white"/>
        </w:rPr>
      </w:pPr>
      <w:r w:rsidRPr="00760CE0">
        <w:rPr>
          <w:highlight w:val="white"/>
        </w:rPr>
        <w:t xml:space="preserve">        int offset = (int) operand1;</w:t>
      </w:r>
    </w:p>
    <w:p w14:paraId="49DCCCEC" w14:textId="77777777" w:rsidR="00760CE0" w:rsidRPr="00760CE0" w:rsidRDefault="00760CE0" w:rsidP="00760CE0">
      <w:pPr>
        <w:pStyle w:val="Code"/>
        <w:rPr>
          <w:highlight w:val="white"/>
        </w:rPr>
      </w:pPr>
      <w:r w:rsidRPr="00760CE0">
        <w:rPr>
          <w:highlight w:val="white"/>
        </w:rPr>
        <w:t xml:space="preserve">        BigInteger value = (BigInteger) operand2;</w:t>
      </w:r>
    </w:p>
    <w:p w14:paraId="36AE4C88" w14:textId="77777777" w:rsidR="00760CE0" w:rsidRPr="00760CE0" w:rsidRDefault="00760CE0" w:rsidP="00760CE0">
      <w:pPr>
        <w:pStyle w:val="Code"/>
        <w:rPr>
          <w:highlight w:val="white"/>
        </w:rPr>
      </w:pPr>
      <w:r w:rsidRPr="00760CE0">
        <w:rPr>
          <w:highlight w:val="white"/>
        </w:rPr>
        <w:t xml:space="preserve">        int offsetSize = SizeOfValue(offset),</w:t>
      </w:r>
    </w:p>
    <w:p w14:paraId="57BACC3B" w14:textId="77777777" w:rsidR="00760CE0" w:rsidRPr="00760CE0" w:rsidRDefault="00760CE0" w:rsidP="00760CE0">
      <w:pPr>
        <w:pStyle w:val="Code"/>
        <w:rPr>
          <w:highlight w:val="white"/>
        </w:rPr>
      </w:pPr>
      <w:r w:rsidRPr="00760CE0">
        <w:rPr>
          <w:highlight w:val="white"/>
        </w:rPr>
        <w:t xml:space="preserve">            valueSize = SizeOfValue(value, Operator);</w:t>
      </w:r>
    </w:p>
    <w:p w14:paraId="3439D092" w14:textId="77777777" w:rsidR="00760CE0" w:rsidRPr="00760CE0" w:rsidRDefault="00760CE0" w:rsidP="00760CE0">
      <w:pPr>
        <w:pStyle w:val="Code"/>
        <w:rPr>
          <w:highlight w:val="white"/>
        </w:rPr>
      </w:pPr>
      <w:r w:rsidRPr="00760CE0">
        <w:rPr>
          <w:highlight w:val="white"/>
        </w:rPr>
        <w:t xml:space="preserve">        List&lt;byte&gt; byteList =</w:t>
      </w:r>
    </w:p>
    <w:p w14:paraId="2903426A" w14:textId="77777777" w:rsidR="00760CE0" w:rsidRPr="00760CE0" w:rsidRDefault="00760CE0" w:rsidP="00760CE0">
      <w:pPr>
        <w:pStyle w:val="Code"/>
        <w:rPr>
          <w:highlight w:val="white"/>
        </w:rPr>
      </w:pPr>
      <w:r w:rsidRPr="00760CE0">
        <w:rPr>
          <w:highlight w:val="white"/>
        </w:rPr>
        <w:t xml:space="preserve">          LookupByteArray(Operator, baseRegister, offsetSize, valueSize);</w:t>
      </w:r>
    </w:p>
    <w:p w14:paraId="7D179A05" w14:textId="77777777" w:rsidR="00760CE0" w:rsidRPr="00760CE0" w:rsidRDefault="00760CE0" w:rsidP="00760CE0">
      <w:pPr>
        <w:pStyle w:val="Code"/>
        <w:rPr>
          <w:highlight w:val="white"/>
        </w:rPr>
      </w:pPr>
      <w:r w:rsidRPr="00760CE0">
        <w:rPr>
          <w:highlight w:val="white"/>
        </w:rPr>
        <w:t xml:space="preserve">        LoadByteList(byteList, byteList.Count - (offsetSize + valueSize),</w:t>
      </w:r>
    </w:p>
    <w:p w14:paraId="0D7CB6E4" w14:textId="77777777" w:rsidR="00760CE0" w:rsidRPr="00760CE0" w:rsidRDefault="00760CE0" w:rsidP="00760CE0">
      <w:pPr>
        <w:pStyle w:val="Code"/>
        <w:rPr>
          <w:highlight w:val="white"/>
        </w:rPr>
      </w:pPr>
      <w:r w:rsidRPr="00760CE0">
        <w:rPr>
          <w:highlight w:val="white"/>
        </w:rPr>
        <w:t xml:space="preserve">                     offsetSize, offset);</w:t>
      </w:r>
    </w:p>
    <w:p w14:paraId="04811316"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6C5E6B1" w14:textId="77777777" w:rsidR="00760CE0" w:rsidRPr="00760CE0" w:rsidRDefault="00760CE0" w:rsidP="00760CE0">
      <w:pPr>
        <w:pStyle w:val="Code"/>
        <w:rPr>
          <w:highlight w:val="white"/>
        </w:rPr>
      </w:pPr>
      <w:r w:rsidRPr="00760CE0">
        <w:rPr>
          <w:highlight w:val="white"/>
        </w:rPr>
        <w:t xml:space="preserve">                     valueSize, value);</w:t>
      </w:r>
    </w:p>
    <w:p w14:paraId="512FFAE0" w14:textId="77777777" w:rsidR="00760CE0" w:rsidRPr="00760CE0" w:rsidRDefault="00760CE0" w:rsidP="00760CE0">
      <w:pPr>
        <w:pStyle w:val="Code"/>
        <w:rPr>
          <w:highlight w:val="white"/>
        </w:rPr>
      </w:pPr>
      <w:r w:rsidRPr="00760CE0">
        <w:rPr>
          <w:highlight w:val="white"/>
        </w:rPr>
        <w:t xml:space="preserve">        return byteList;</w:t>
      </w:r>
    </w:p>
    <w:p w14:paraId="38B856C4" w14:textId="77777777" w:rsidR="00760CE0" w:rsidRPr="00760CE0" w:rsidRDefault="00760CE0" w:rsidP="00760CE0">
      <w:pPr>
        <w:pStyle w:val="Code"/>
        <w:rPr>
          <w:highlight w:val="white"/>
        </w:rPr>
      </w:pPr>
      <w:r w:rsidRPr="00760CE0">
        <w:rPr>
          <w:highlight w:val="white"/>
        </w:rPr>
        <w:t xml:space="preserve">      }</w:t>
      </w:r>
    </w:p>
    <w:p w14:paraId="12E56C8E"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068244C7" w14:textId="77777777" w:rsidR="00760CE0" w:rsidRPr="00760CE0" w:rsidRDefault="00760CE0" w:rsidP="00760CE0">
      <w:pPr>
        <w:pStyle w:val="Code"/>
        <w:rPr>
          <w:highlight w:val="white"/>
        </w:rPr>
      </w:pPr>
      <w:r w:rsidRPr="00760CE0">
        <w:rPr>
          <w:highlight w:val="white"/>
        </w:rPr>
        <w:t xml:space="preserve">               (operand2 is string)) { // mov [bp + 2], global</w:t>
      </w:r>
    </w:p>
    <w:p w14:paraId="4E953AD1" w14:textId="77777777" w:rsidR="00760CE0" w:rsidRPr="00760CE0" w:rsidRDefault="00760CE0" w:rsidP="00760CE0">
      <w:pPr>
        <w:pStyle w:val="Code"/>
        <w:rPr>
          <w:highlight w:val="white"/>
        </w:rPr>
      </w:pPr>
      <w:r w:rsidRPr="00760CE0">
        <w:rPr>
          <w:highlight w:val="white"/>
        </w:rPr>
        <w:t xml:space="preserve">        Register baseRegister = (Register) operand0;</w:t>
      </w:r>
    </w:p>
    <w:p w14:paraId="4DFE4A6D" w14:textId="77777777" w:rsidR="00760CE0" w:rsidRPr="00760CE0" w:rsidRDefault="00760CE0" w:rsidP="00760CE0">
      <w:pPr>
        <w:pStyle w:val="Code"/>
        <w:rPr>
          <w:highlight w:val="white"/>
        </w:rPr>
      </w:pPr>
      <w:r w:rsidRPr="00760CE0">
        <w:rPr>
          <w:highlight w:val="white"/>
        </w:rPr>
        <w:t xml:space="preserve">        int offset = (int) operand1;</w:t>
      </w:r>
    </w:p>
    <w:p w14:paraId="2F7A2405" w14:textId="77777777" w:rsidR="00760CE0" w:rsidRPr="00760CE0" w:rsidRDefault="00760CE0" w:rsidP="00760CE0">
      <w:pPr>
        <w:pStyle w:val="Code"/>
        <w:rPr>
          <w:highlight w:val="white"/>
        </w:rPr>
      </w:pPr>
      <w:r w:rsidRPr="00760CE0">
        <w:rPr>
          <w:highlight w:val="white"/>
        </w:rPr>
        <w:t xml:space="preserve">        int offsetSize = SizeOfValue(offset);</w:t>
      </w:r>
    </w:p>
    <w:p w14:paraId="7BC4A748" w14:textId="77777777" w:rsidR="00760CE0" w:rsidRPr="00760CE0" w:rsidRDefault="00760CE0" w:rsidP="00760CE0">
      <w:pPr>
        <w:pStyle w:val="Code"/>
        <w:rPr>
          <w:highlight w:val="white"/>
        </w:rPr>
      </w:pPr>
      <w:r w:rsidRPr="00760CE0">
        <w:rPr>
          <w:highlight w:val="white"/>
        </w:rPr>
        <w:t xml:space="preserve">        List&lt;byte&gt; byteList =</w:t>
      </w:r>
    </w:p>
    <w:p w14:paraId="53936964" w14:textId="77777777" w:rsidR="0045555E" w:rsidRDefault="00760CE0" w:rsidP="00760CE0">
      <w:pPr>
        <w:pStyle w:val="Code"/>
        <w:rPr>
          <w:highlight w:val="white"/>
        </w:rPr>
      </w:pPr>
      <w:r w:rsidRPr="00760CE0">
        <w:rPr>
          <w:highlight w:val="white"/>
        </w:rPr>
        <w:t xml:space="preserve">          LookupByteArray(Operator, baseRegister, offsetSize,</w:t>
      </w:r>
    </w:p>
    <w:p w14:paraId="425282B2" w14:textId="0AC18BBD" w:rsidR="00760CE0" w:rsidRPr="00760CE0" w:rsidRDefault="0045555E" w:rsidP="00760CE0">
      <w:pPr>
        <w:pStyle w:val="Code"/>
        <w:rPr>
          <w:highlight w:val="white"/>
        </w:rPr>
      </w:pPr>
      <w:r>
        <w:rPr>
          <w:highlight w:val="white"/>
        </w:rPr>
        <w:t xml:space="preserve">                         </w:t>
      </w:r>
      <w:r w:rsidR="00760CE0" w:rsidRPr="00760CE0">
        <w:rPr>
          <w:highlight w:val="white"/>
        </w:rPr>
        <w:t xml:space="preserve"> TypeSize.PointerSize);</w:t>
      </w:r>
    </w:p>
    <w:p w14:paraId="726CC525" w14:textId="77777777" w:rsidR="00760CE0" w:rsidRPr="00760CE0" w:rsidRDefault="00760CE0" w:rsidP="00760CE0">
      <w:pPr>
        <w:pStyle w:val="Code"/>
        <w:rPr>
          <w:highlight w:val="white"/>
        </w:rPr>
      </w:pPr>
      <w:r w:rsidRPr="00760CE0">
        <w:rPr>
          <w:highlight w:val="white"/>
        </w:rPr>
        <w:t xml:space="preserve">        LoadByteList(byteList, byteList.Count -</w:t>
      </w:r>
    </w:p>
    <w:p w14:paraId="51D41E84" w14:textId="77777777" w:rsidR="00760CE0" w:rsidRPr="00760CE0" w:rsidRDefault="00760CE0" w:rsidP="00760CE0">
      <w:pPr>
        <w:pStyle w:val="Code"/>
        <w:rPr>
          <w:highlight w:val="white"/>
        </w:rPr>
      </w:pPr>
      <w:r w:rsidRPr="00760CE0">
        <w:rPr>
          <w:highlight w:val="white"/>
        </w:rPr>
        <w:t xml:space="preserve">                    (offsetSize + TypeSize.PointerSize), offsetSize, offset);</w:t>
      </w:r>
    </w:p>
    <w:p w14:paraId="51A3946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B8032B2" w14:textId="77777777" w:rsidR="00760CE0" w:rsidRPr="00760CE0" w:rsidRDefault="00760CE0" w:rsidP="00760CE0">
      <w:pPr>
        <w:pStyle w:val="Code"/>
        <w:rPr>
          <w:highlight w:val="white"/>
        </w:rPr>
      </w:pPr>
      <w:r w:rsidRPr="00760CE0">
        <w:rPr>
          <w:highlight w:val="white"/>
        </w:rPr>
        <w:t xml:space="preserve">                     TypeSize.PointerSize, 0);</w:t>
      </w:r>
    </w:p>
    <w:p w14:paraId="502587E4" w14:textId="77777777" w:rsidR="00760CE0" w:rsidRPr="00760CE0" w:rsidRDefault="00760CE0" w:rsidP="00760CE0">
      <w:pPr>
        <w:pStyle w:val="Code"/>
        <w:rPr>
          <w:highlight w:val="white"/>
        </w:rPr>
      </w:pPr>
      <w:r w:rsidRPr="00760CE0">
        <w:rPr>
          <w:highlight w:val="white"/>
        </w:rPr>
        <w:t xml:space="preserve">        return byteList; </w:t>
      </w:r>
    </w:p>
    <w:p w14:paraId="4ADB1CA1" w14:textId="77777777" w:rsidR="00760CE0" w:rsidRPr="00760CE0" w:rsidRDefault="00760CE0" w:rsidP="00760CE0">
      <w:pPr>
        <w:pStyle w:val="Code"/>
        <w:rPr>
          <w:highlight w:val="white"/>
        </w:rPr>
      </w:pPr>
      <w:r w:rsidRPr="00760CE0">
        <w:rPr>
          <w:highlight w:val="white"/>
        </w:rPr>
        <w:t xml:space="preserve">      }</w:t>
      </w:r>
    </w:p>
    <w:p w14:paraId="52E62E6B" w14:textId="77777777" w:rsidR="00760CE0" w:rsidRPr="00760CE0" w:rsidRDefault="00760CE0" w:rsidP="00760CE0">
      <w:pPr>
        <w:pStyle w:val="Code"/>
        <w:rPr>
          <w:highlight w:val="white"/>
        </w:rPr>
      </w:pPr>
      <w:r w:rsidRPr="00760CE0">
        <w:rPr>
          <w:highlight w:val="white"/>
        </w:rPr>
        <w:t xml:space="preserve">      // mov [global + 4], 123; mov [null + 4], 123</w:t>
      </w:r>
    </w:p>
    <w:p w14:paraId="638FA838" w14:textId="77777777" w:rsidR="00760CE0" w:rsidRPr="00760CE0" w:rsidRDefault="00760CE0" w:rsidP="00760CE0">
      <w:pPr>
        <w:pStyle w:val="Code"/>
        <w:rPr>
          <w:highlight w:val="white"/>
        </w:rPr>
      </w:pPr>
      <w:r w:rsidRPr="00760CE0">
        <w:rPr>
          <w:highlight w:val="white"/>
        </w:rPr>
        <w:t xml:space="preserve">      else if ((operand1 is int) &amp;&amp; (operand2 is BigInteger)) {</w:t>
      </w:r>
    </w:p>
    <w:p w14:paraId="1935550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2E0B7124" w14:textId="77777777" w:rsidR="00760CE0" w:rsidRPr="00760CE0" w:rsidRDefault="00760CE0" w:rsidP="00760CE0">
      <w:pPr>
        <w:pStyle w:val="Code"/>
        <w:rPr>
          <w:highlight w:val="white"/>
        </w:rPr>
      </w:pPr>
      <w:r w:rsidRPr="00760CE0">
        <w:rPr>
          <w:highlight w:val="white"/>
        </w:rPr>
        <w:t xml:space="preserve">        int offset = (int) operand1;</w:t>
      </w:r>
    </w:p>
    <w:p w14:paraId="08004122" w14:textId="77777777" w:rsidR="00760CE0" w:rsidRPr="00760CE0" w:rsidRDefault="00760CE0" w:rsidP="00760CE0">
      <w:pPr>
        <w:pStyle w:val="Code"/>
        <w:rPr>
          <w:highlight w:val="white"/>
        </w:rPr>
      </w:pPr>
      <w:r w:rsidRPr="00760CE0">
        <w:rPr>
          <w:highlight w:val="white"/>
        </w:rPr>
        <w:t xml:space="preserve">        BigInteger value = (BigInteger) operand2;</w:t>
      </w:r>
    </w:p>
    <w:p w14:paraId="0CCF5AAB" w14:textId="77777777" w:rsidR="00760CE0" w:rsidRPr="00760CE0" w:rsidRDefault="00760CE0" w:rsidP="00760CE0">
      <w:pPr>
        <w:pStyle w:val="Code"/>
        <w:rPr>
          <w:highlight w:val="white"/>
        </w:rPr>
      </w:pPr>
      <w:r w:rsidRPr="00760CE0">
        <w:rPr>
          <w:highlight w:val="white"/>
        </w:rPr>
        <w:t xml:space="preserve">        int valueSize = SizeOfValue(value, Operator);</w:t>
      </w:r>
    </w:p>
    <w:p w14:paraId="09D61722" w14:textId="77777777" w:rsidR="00760CE0" w:rsidRPr="00760CE0" w:rsidRDefault="00760CE0" w:rsidP="00760CE0">
      <w:pPr>
        <w:pStyle w:val="Code"/>
        <w:rPr>
          <w:highlight w:val="white"/>
        </w:rPr>
      </w:pPr>
      <w:r w:rsidRPr="00760CE0">
        <w:rPr>
          <w:highlight w:val="white"/>
        </w:rPr>
        <w:t xml:space="preserve">        List&lt;byte&gt; byteList =</w:t>
      </w:r>
    </w:p>
    <w:p w14:paraId="754231FD" w14:textId="77777777" w:rsidR="00760CE0" w:rsidRPr="00760CE0" w:rsidRDefault="00760CE0" w:rsidP="00760CE0">
      <w:pPr>
        <w:pStyle w:val="Code"/>
        <w:rPr>
          <w:highlight w:val="white"/>
        </w:rPr>
      </w:pPr>
      <w:r w:rsidRPr="00760CE0">
        <w:rPr>
          <w:highlight w:val="white"/>
        </w:rPr>
        <w:t xml:space="preserve">          LookupByteArray(Operator, null, TypeSize.PointerSize, valueSize);</w:t>
      </w:r>
    </w:p>
    <w:p w14:paraId="0784B16C" w14:textId="77777777" w:rsidR="00760CE0" w:rsidRPr="00760CE0" w:rsidRDefault="00760CE0" w:rsidP="00760CE0">
      <w:pPr>
        <w:pStyle w:val="Code"/>
        <w:rPr>
          <w:highlight w:val="white"/>
        </w:rPr>
      </w:pPr>
      <w:r w:rsidRPr="00760CE0">
        <w:rPr>
          <w:highlight w:val="white"/>
        </w:rPr>
        <w:t xml:space="preserve">        LoadByteList(byteList, byteList.Count - (TypeSize.PointerSize +</w:t>
      </w:r>
    </w:p>
    <w:p w14:paraId="08972F1D" w14:textId="77777777" w:rsidR="00760CE0" w:rsidRPr="00760CE0" w:rsidRDefault="00760CE0" w:rsidP="00760CE0">
      <w:pPr>
        <w:pStyle w:val="Code"/>
        <w:rPr>
          <w:highlight w:val="white"/>
        </w:rPr>
      </w:pPr>
      <w:r w:rsidRPr="00760CE0">
        <w:rPr>
          <w:highlight w:val="white"/>
        </w:rPr>
        <w:t xml:space="preserve">                     valueSize), TypeSize.PointerSize, offset);</w:t>
      </w:r>
    </w:p>
    <w:p w14:paraId="2AF72BD3"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75911A5" w14:textId="77777777" w:rsidR="00760CE0" w:rsidRPr="00760CE0" w:rsidRDefault="00760CE0" w:rsidP="00760CE0">
      <w:pPr>
        <w:pStyle w:val="Code"/>
        <w:rPr>
          <w:highlight w:val="white"/>
        </w:rPr>
      </w:pPr>
      <w:r w:rsidRPr="00760CE0">
        <w:rPr>
          <w:highlight w:val="white"/>
        </w:rPr>
        <w:t xml:space="preserve">                     valueSize, value);</w:t>
      </w:r>
    </w:p>
    <w:p w14:paraId="5F06D888" w14:textId="77777777" w:rsidR="00760CE0" w:rsidRPr="00760CE0" w:rsidRDefault="00760CE0" w:rsidP="00760CE0">
      <w:pPr>
        <w:pStyle w:val="Code"/>
        <w:rPr>
          <w:highlight w:val="white"/>
        </w:rPr>
      </w:pPr>
      <w:r w:rsidRPr="00760CE0">
        <w:rPr>
          <w:highlight w:val="white"/>
        </w:rPr>
        <w:t xml:space="preserve">        return byteList; </w:t>
      </w:r>
    </w:p>
    <w:p w14:paraId="24ADC155" w14:textId="77777777" w:rsidR="00760CE0" w:rsidRPr="00760CE0" w:rsidRDefault="00760CE0" w:rsidP="00760CE0">
      <w:pPr>
        <w:pStyle w:val="Code"/>
        <w:rPr>
          <w:highlight w:val="white"/>
        </w:rPr>
      </w:pPr>
      <w:r w:rsidRPr="00760CE0">
        <w:rPr>
          <w:highlight w:val="white"/>
        </w:rPr>
        <w:t xml:space="preserve">      }</w:t>
      </w:r>
    </w:p>
    <w:p w14:paraId="2A939F43" w14:textId="4E43F1A4" w:rsidR="0045555E" w:rsidRPr="00760CE0" w:rsidRDefault="0045555E" w:rsidP="0045555E">
      <w:pPr>
        <w:pStyle w:val="Code"/>
        <w:rPr>
          <w:highlight w:val="white"/>
        </w:rPr>
      </w:pPr>
      <w:r>
        <w:rPr>
          <w:highlight w:val="white"/>
        </w:rPr>
        <w:t xml:space="preserve">      </w:t>
      </w:r>
      <w:r w:rsidRPr="00760CE0">
        <w:rPr>
          <w:highlight w:val="white"/>
        </w:rPr>
        <w:t>// mov ax, bx</w:t>
      </w:r>
    </w:p>
    <w:p w14:paraId="38DEB13F" w14:textId="017CC4B9" w:rsidR="00760CE0" w:rsidRPr="00760CE0" w:rsidRDefault="00760CE0" w:rsidP="00760CE0">
      <w:pPr>
        <w:pStyle w:val="Code"/>
        <w:rPr>
          <w:highlight w:val="white"/>
        </w:rPr>
      </w:pPr>
      <w:r w:rsidRPr="00760CE0">
        <w:rPr>
          <w:highlight w:val="white"/>
        </w:rPr>
        <w:t xml:space="preserve">      else if ((operand0 is Register) &amp;&amp; (operand1 is Register)) {</w:t>
      </w:r>
    </w:p>
    <w:p w14:paraId="52428FC8" w14:textId="77777777" w:rsidR="00760CE0" w:rsidRPr="00760CE0" w:rsidRDefault="00760CE0" w:rsidP="00760CE0">
      <w:pPr>
        <w:pStyle w:val="Code"/>
        <w:rPr>
          <w:highlight w:val="white"/>
        </w:rPr>
      </w:pPr>
      <w:r w:rsidRPr="00760CE0">
        <w:rPr>
          <w:highlight w:val="white"/>
        </w:rPr>
        <w:t xml:space="preserve">        Assert.ErrorXXX(operand2 == null);</w:t>
      </w:r>
    </w:p>
    <w:p w14:paraId="5E92D9F3" w14:textId="77777777" w:rsidR="00760CE0" w:rsidRPr="00760CE0" w:rsidRDefault="00760CE0" w:rsidP="00760CE0">
      <w:pPr>
        <w:pStyle w:val="Code"/>
        <w:rPr>
          <w:highlight w:val="white"/>
        </w:rPr>
      </w:pPr>
      <w:r w:rsidRPr="00760CE0">
        <w:rPr>
          <w:highlight w:val="white"/>
        </w:rPr>
        <w:t xml:space="preserve">        Register toRegister = (Register) operand0,</w:t>
      </w:r>
    </w:p>
    <w:p w14:paraId="42C02781" w14:textId="77777777" w:rsidR="00760CE0" w:rsidRPr="00760CE0" w:rsidRDefault="00760CE0" w:rsidP="00760CE0">
      <w:pPr>
        <w:pStyle w:val="Code"/>
        <w:rPr>
          <w:highlight w:val="white"/>
        </w:rPr>
      </w:pPr>
      <w:r w:rsidRPr="00760CE0">
        <w:rPr>
          <w:highlight w:val="white"/>
        </w:rPr>
        <w:t xml:space="preserve">                 fromRegister = (Register) operand1;</w:t>
      </w:r>
    </w:p>
    <w:p w14:paraId="60B84CBD" w14:textId="77777777" w:rsidR="00760CE0" w:rsidRPr="00760CE0" w:rsidRDefault="00760CE0" w:rsidP="00760CE0">
      <w:pPr>
        <w:pStyle w:val="Code"/>
        <w:rPr>
          <w:highlight w:val="white"/>
        </w:rPr>
      </w:pPr>
      <w:r w:rsidRPr="00760CE0">
        <w:rPr>
          <w:highlight w:val="white"/>
        </w:rPr>
        <w:lastRenderedPageBreak/>
        <w:t xml:space="preserve">        return LookupByteArray(Operator, toRegister, fromRegister);</w:t>
      </w:r>
    </w:p>
    <w:p w14:paraId="1964D670" w14:textId="13430CB9" w:rsidR="00760CE0" w:rsidRDefault="00760CE0" w:rsidP="00760CE0">
      <w:pPr>
        <w:pStyle w:val="Code"/>
        <w:rPr>
          <w:highlight w:val="white"/>
        </w:rPr>
      </w:pPr>
      <w:r w:rsidRPr="00760CE0">
        <w:rPr>
          <w:highlight w:val="white"/>
        </w:rPr>
        <w:t xml:space="preserve">      }</w:t>
      </w:r>
    </w:p>
    <w:p w14:paraId="0E4BC743" w14:textId="38B81F6D" w:rsidR="00342164" w:rsidRPr="00760CE0" w:rsidRDefault="00342164" w:rsidP="00760CE0">
      <w:pPr>
        <w:pStyle w:val="Code"/>
        <w:rPr>
          <w:highlight w:val="white"/>
        </w:rPr>
      </w:pPr>
      <w:r>
        <w:rPr>
          <w:highlight w:val="white"/>
        </w:rPr>
        <w:t xml:space="preserve">      </w:t>
      </w:r>
      <w:r w:rsidRPr="00760CE0">
        <w:rPr>
          <w:highlight w:val="white"/>
        </w:rPr>
        <w:t>// mov ax, 123</w:t>
      </w:r>
    </w:p>
    <w:p w14:paraId="4C83501E" w14:textId="5D4AA259" w:rsidR="00760CE0" w:rsidRPr="00760CE0" w:rsidRDefault="00760CE0" w:rsidP="00760CE0">
      <w:pPr>
        <w:pStyle w:val="Code"/>
        <w:rPr>
          <w:highlight w:val="white"/>
        </w:rPr>
      </w:pPr>
      <w:r w:rsidRPr="00760CE0">
        <w:rPr>
          <w:highlight w:val="white"/>
        </w:rPr>
        <w:t xml:space="preserve">      else if ((operand0 is Register) &amp;&amp; (operand1 is BigInteger)) {</w:t>
      </w:r>
    </w:p>
    <w:p w14:paraId="64A56909" w14:textId="77777777" w:rsidR="00760CE0" w:rsidRPr="00760CE0" w:rsidRDefault="00760CE0" w:rsidP="00760CE0">
      <w:pPr>
        <w:pStyle w:val="Code"/>
        <w:rPr>
          <w:highlight w:val="white"/>
        </w:rPr>
      </w:pPr>
      <w:r w:rsidRPr="00760CE0">
        <w:rPr>
          <w:highlight w:val="white"/>
        </w:rPr>
        <w:t xml:space="preserve">        Assert.ErrorXXX(operand2 == null);</w:t>
      </w:r>
    </w:p>
    <w:p w14:paraId="38BB6BD1" w14:textId="77777777" w:rsidR="00760CE0" w:rsidRPr="00760CE0" w:rsidRDefault="00760CE0" w:rsidP="00760CE0">
      <w:pPr>
        <w:pStyle w:val="Code"/>
        <w:rPr>
          <w:highlight w:val="white"/>
        </w:rPr>
      </w:pPr>
      <w:r w:rsidRPr="00760CE0">
        <w:rPr>
          <w:highlight w:val="white"/>
        </w:rPr>
        <w:t xml:space="preserve">        Register register = (Register) operand0;</w:t>
      </w:r>
    </w:p>
    <w:p w14:paraId="0923F9D6" w14:textId="77777777" w:rsidR="00760CE0" w:rsidRPr="00760CE0" w:rsidRDefault="00760CE0" w:rsidP="00760CE0">
      <w:pPr>
        <w:pStyle w:val="Code"/>
        <w:rPr>
          <w:highlight w:val="white"/>
        </w:rPr>
      </w:pPr>
      <w:r w:rsidRPr="00760CE0">
        <w:rPr>
          <w:highlight w:val="white"/>
        </w:rPr>
        <w:t xml:space="preserve">        BigInteger value = (BigInteger) operand1;</w:t>
      </w:r>
    </w:p>
    <w:p w14:paraId="4434301A" w14:textId="77777777" w:rsidR="00760CE0" w:rsidRPr="00760CE0" w:rsidRDefault="00760CE0" w:rsidP="00760CE0">
      <w:pPr>
        <w:pStyle w:val="Code"/>
        <w:rPr>
          <w:highlight w:val="white"/>
        </w:rPr>
      </w:pPr>
      <w:r w:rsidRPr="00760CE0">
        <w:rPr>
          <w:highlight w:val="white"/>
        </w:rPr>
        <w:t xml:space="preserve">        int size = ((Operator == AssemblyOperator.mov) ||</w:t>
      </w:r>
    </w:p>
    <w:p w14:paraId="2126397A" w14:textId="77777777" w:rsidR="00760CE0" w:rsidRPr="00760CE0" w:rsidRDefault="00760CE0" w:rsidP="00760CE0">
      <w:pPr>
        <w:pStyle w:val="Code"/>
        <w:rPr>
          <w:highlight w:val="white"/>
        </w:rPr>
      </w:pPr>
      <w:r w:rsidRPr="00760CE0">
        <w:rPr>
          <w:highlight w:val="white"/>
        </w:rPr>
        <w:t xml:space="preserve">                    (Operator == AssemblyOperator.and))</w:t>
      </w:r>
    </w:p>
    <w:p w14:paraId="5277C39A" w14:textId="77777777" w:rsidR="00760CE0" w:rsidRPr="00760CE0" w:rsidRDefault="00760CE0" w:rsidP="00760CE0">
      <w:pPr>
        <w:pStyle w:val="Code"/>
        <w:rPr>
          <w:highlight w:val="white"/>
        </w:rPr>
      </w:pPr>
      <w:r w:rsidRPr="00760CE0">
        <w:rPr>
          <w:highlight w:val="white"/>
        </w:rPr>
        <w:t xml:space="preserve">                   ? SizeOfRegister(register) : SizeOfValue(value);</w:t>
      </w:r>
    </w:p>
    <w:p w14:paraId="5797D352"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7692CB99"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7899B27A" w14:textId="77777777" w:rsidR="00760CE0" w:rsidRPr="00760CE0" w:rsidRDefault="00760CE0" w:rsidP="00760CE0">
      <w:pPr>
        <w:pStyle w:val="Code"/>
        <w:rPr>
          <w:highlight w:val="white"/>
        </w:rPr>
      </w:pPr>
      <w:r w:rsidRPr="00760CE0">
        <w:rPr>
          <w:highlight w:val="white"/>
        </w:rPr>
        <w:t xml:space="preserve">        return byteList;</w:t>
      </w:r>
    </w:p>
    <w:p w14:paraId="3B60E2F0" w14:textId="77777777" w:rsidR="00760CE0" w:rsidRPr="00760CE0" w:rsidRDefault="00760CE0" w:rsidP="00760CE0">
      <w:pPr>
        <w:pStyle w:val="Code"/>
        <w:rPr>
          <w:highlight w:val="white"/>
        </w:rPr>
      </w:pPr>
      <w:r w:rsidRPr="00760CE0">
        <w:rPr>
          <w:highlight w:val="white"/>
        </w:rPr>
        <w:t xml:space="preserve">      }</w:t>
      </w:r>
    </w:p>
    <w:p w14:paraId="58CAA068" w14:textId="66B2C2EF" w:rsidR="00F21D41" w:rsidRPr="00760CE0" w:rsidRDefault="00F21D41" w:rsidP="00F21D41">
      <w:pPr>
        <w:pStyle w:val="Code"/>
        <w:rPr>
          <w:highlight w:val="white"/>
        </w:rPr>
      </w:pPr>
      <w:r>
        <w:rPr>
          <w:highlight w:val="white"/>
        </w:rPr>
        <w:t xml:space="preserve">      </w:t>
      </w:r>
      <w:r w:rsidRPr="00760CE0">
        <w:rPr>
          <w:highlight w:val="white"/>
        </w:rPr>
        <w:t>// mov ax, global</w:t>
      </w:r>
    </w:p>
    <w:p w14:paraId="0EEEEB54" w14:textId="7E3BD796" w:rsidR="00760CE0" w:rsidRPr="00760CE0" w:rsidRDefault="00760CE0" w:rsidP="00760CE0">
      <w:pPr>
        <w:pStyle w:val="Code"/>
        <w:rPr>
          <w:highlight w:val="white"/>
        </w:rPr>
      </w:pPr>
      <w:r w:rsidRPr="00760CE0">
        <w:rPr>
          <w:highlight w:val="white"/>
        </w:rPr>
        <w:t xml:space="preserve">      else if ((operand0 is Register) &amp;&amp; (operand1 is string)) {</w:t>
      </w:r>
    </w:p>
    <w:p w14:paraId="7EC6BCB2" w14:textId="77777777" w:rsidR="00760CE0" w:rsidRPr="00760CE0" w:rsidRDefault="00760CE0" w:rsidP="00760CE0">
      <w:pPr>
        <w:pStyle w:val="Code"/>
        <w:rPr>
          <w:highlight w:val="white"/>
        </w:rPr>
      </w:pPr>
      <w:r w:rsidRPr="00760CE0">
        <w:rPr>
          <w:highlight w:val="white"/>
        </w:rPr>
        <w:t xml:space="preserve">        Assert.ErrorXXX(operand2 == null);</w:t>
      </w:r>
    </w:p>
    <w:p w14:paraId="2941E7EF" w14:textId="77777777" w:rsidR="00760CE0" w:rsidRPr="00760CE0" w:rsidRDefault="00760CE0" w:rsidP="00760CE0">
      <w:pPr>
        <w:pStyle w:val="Code"/>
        <w:rPr>
          <w:highlight w:val="white"/>
        </w:rPr>
      </w:pPr>
      <w:r w:rsidRPr="00760CE0">
        <w:rPr>
          <w:highlight w:val="white"/>
        </w:rPr>
        <w:t xml:space="preserve">        Register register = (Register) operand0;</w:t>
      </w:r>
    </w:p>
    <w:p w14:paraId="606B8B9F" w14:textId="77777777" w:rsidR="00760CE0" w:rsidRPr="00760CE0" w:rsidRDefault="00760CE0" w:rsidP="00760CE0">
      <w:pPr>
        <w:pStyle w:val="Code"/>
        <w:rPr>
          <w:highlight w:val="white"/>
        </w:rPr>
      </w:pPr>
      <w:r w:rsidRPr="00760CE0">
        <w:rPr>
          <w:highlight w:val="white"/>
        </w:rPr>
        <w:t xml:space="preserve">        int size = SizeOfRegister(register);</w:t>
      </w:r>
    </w:p>
    <w:p w14:paraId="18D83DC3"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3AC62401" w14:textId="77777777" w:rsidR="00760CE0" w:rsidRPr="00760CE0" w:rsidRDefault="00760CE0" w:rsidP="00760CE0">
      <w:pPr>
        <w:pStyle w:val="Code"/>
        <w:rPr>
          <w:highlight w:val="white"/>
        </w:rPr>
      </w:pPr>
      <w:r w:rsidRPr="00760CE0">
        <w:rPr>
          <w:highlight w:val="white"/>
        </w:rPr>
        <w:t xml:space="preserve">        LoadByteList(byteList, byteList.Count - size, size, 0);</w:t>
      </w:r>
    </w:p>
    <w:p w14:paraId="5E5FFCC0" w14:textId="77777777" w:rsidR="00760CE0" w:rsidRPr="00760CE0" w:rsidRDefault="00760CE0" w:rsidP="00760CE0">
      <w:pPr>
        <w:pStyle w:val="Code"/>
        <w:rPr>
          <w:highlight w:val="white"/>
        </w:rPr>
      </w:pPr>
      <w:r w:rsidRPr="00760CE0">
        <w:rPr>
          <w:highlight w:val="white"/>
        </w:rPr>
        <w:t xml:space="preserve">        return byteList;</w:t>
      </w:r>
    </w:p>
    <w:p w14:paraId="2370290B" w14:textId="77777777" w:rsidR="00760CE0" w:rsidRPr="00760CE0" w:rsidRDefault="00760CE0" w:rsidP="00760CE0">
      <w:pPr>
        <w:pStyle w:val="Code"/>
        <w:rPr>
          <w:highlight w:val="white"/>
        </w:rPr>
      </w:pPr>
      <w:r w:rsidRPr="00760CE0">
        <w:rPr>
          <w:highlight w:val="white"/>
        </w:rPr>
        <w:t xml:space="preserve">      }</w:t>
      </w:r>
    </w:p>
    <w:p w14:paraId="20E355ED" w14:textId="77777777" w:rsidR="00760CE0" w:rsidRPr="00760CE0" w:rsidRDefault="00760CE0" w:rsidP="00760CE0">
      <w:pPr>
        <w:pStyle w:val="Code"/>
        <w:rPr>
          <w:highlight w:val="white"/>
        </w:rPr>
      </w:pPr>
      <w:r w:rsidRPr="00760CE0">
        <w:rPr>
          <w:highlight w:val="white"/>
        </w:rPr>
        <w:t xml:space="preserve">      else if ((operand0 is Register) &amp;&amp; (operand1 is int)) { // inc [bp + 2]</w:t>
      </w:r>
    </w:p>
    <w:p w14:paraId="4C643126" w14:textId="77777777" w:rsidR="00760CE0" w:rsidRPr="00760CE0" w:rsidRDefault="00760CE0" w:rsidP="00760CE0">
      <w:pPr>
        <w:pStyle w:val="Code"/>
        <w:rPr>
          <w:highlight w:val="white"/>
        </w:rPr>
      </w:pPr>
      <w:r w:rsidRPr="00760CE0">
        <w:rPr>
          <w:highlight w:val="white"/>
        </w:rPr>
        <w:t xml:space="preserve">        Assert.ErrorXXX(operand2 == null);</w:t>
      </w:r>
    </w:p>
    <w:p w14:paraId="3ABE66A8" w14:textId="77777777" w:rsidR="00760CE0" w:rsidRPr="00760CE0" w:rsidRDefault="00760CE0" w:rsidP="00760CE0">
      <w:pPr>
        <w:pStyle w:val="Code"/>
        <w:rPr>
          <w:highlight w:val="white"/>
        </w:rPr>
      </w:pPr>
      <w:r w:rsidRPr="00760CE0">
        <w:rPr>
          <w:highlight w:val="white"/>
        </w:rPr>
        <w:t xml:space="preserve">        Register baseRegister = (Register) operand0;</w:t>
      </w:r>
    </w:p>
    <w:p w14:paraId="35750B6E" w14:textId="77777777" w:rsidR="00760CE0" w:rsidRPr="00760CE0" w:rsidRDefault="00760CE0" w:rsidP="00760CE0">
      <w:pPr>
        <w:pStyle w:val="Code"/>
        <w:rPr>
          <w:highlight w:val="white"/>
        </w:rPr>
      </w:pPr>
      <w:r w:rsidRPr="00760CE0">
        <w:rPr>
          <w:highlight w:val="white"/>
        </w:rPr>
        <w:t xml:space="preserve">        int offset = (int) operand1;</w:t>
      </w:r>
    </w:p>
    <w:p w14:paraId="664450FA" w14:textId="77777777" w:rsidR="00760CE0" w:rsidRPr="00760CE0" w:rsidRDefault="00760CE0" w:rsidP="00760CE0">
      <w:pPr>
        <w:pStyle w:val="Code"/>
        <w:rPr>
          <w:highlight w:val="white"/>
        </w:rPr>
      </w:pPr>
      <w:r w:rsidRPr="00760CE0">
        <w:rPr>
          <w:highlight w:val="white"/>
        </w:rPr>
        <w:t xml:space="preserve">        int size = SizeOfValue(offset);</w:t>
      </w:r>
    </w:p>
    <w:p w14:paraId="65E374BD" w14:textId="77777777" w:rsidR="00760CE0" w:rsidRPr="00760CE0" w:rsidRDefault="00760CE0" w:rsidP="00760CE0">
      <w:pPr>
        <w:pStyle w:val="Code"/>
        <w:rPr>
          <w:highlight w:val="white"/>
        </w:rPr>
      </w:pPr>
      <w:r w:rsidRPr="00760CE0">
        <w:rPr>
          <w:highlight w:val="white"/>
        </w:rPr>
        <w:t xml:space="preserve">        List&lt;byte&gt; byteList = LookupByteArray(Operator, baseRegister, size);</w:t>
      </w:r>
    </w:p>
    <w:p w14:paraId="62026268"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10861144" w14:textId="77777777" w:rsidR="00760CE0" w:rsidRPr="00760CE0" w:rsidRDefault="00760CE0" w:rsidP="00760CE0">
      <w:pPr>
        <w:pStyle w:val="Code"/>
        <w:rPr>
          <w:highlight w:val="white"/>
        </w:rPr>
      </w:pPr>
      <w:r w:rsidRPr="00760CE0">
        <w:rPr>
          <w:highlight w:val="white"/>
        </w:rPr>
        <w:t xml:space="preserve">        return byteList;</w:t>
      </w:r>
    </w:p>
    <w:p w14:paraId="02511D3F" w14:textId="77777777" w:rsidR="00760CE0" w:rsidRPr="00760CE0" w:rsidRDefault="00760CE0" w:rsidP="00760CE0">
      <w:pPr>
        <w:pStyle w:val="Code"/>
        <w:rPr>
          <w:highlight w:val="white"/>
        </w:rPr>
      </w:pPr>
      <w:r w:rsidRPr="00760CE0">
        <w:rPr>
          <w:highlight w:val="white"/>
        </w:rPr>
        <w:t xml:space="preserve">      }</w:t>
      </w:r>
    </w:p>
    <w:p w14:paraId="7CDBAE8F" w14:textId="77777777" w:rsidR="00760CE0" w:rsidRPr="00760CE0" w:rsidRDefault="00760CE0" w:rsidP="00760CE0">
      <w:pPr>
        <w:pStyle w:val="Code"/>
        <w:rPr>
          <w:highlight w:val="white"/>
        </w:rPr>
      </w:pPr>
      <w:r w:rsidRPr="00760CE0">
        <w:rPr>
          <w:highlight w:val="white"/>
        </w:rPr>
        <w:t xml:space="preserve">      else if (operand1 is int) { // inc [global + 4]; inc [null + 4]</w:t>
      </w:r>
    </w:p>
    <w:p w14:paraId="12C4986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1B170939" w14:textId="77777777" w:rsidR="00760CE0" w:rsidRPr="00760CE0" w:rsidRDefault="00760CE0" w:rsidP="00760CE0">
      <w:pPr>
        <w:pStyle w:val="Code"/>
        <w:rPr>
          <w:highlight w:val="white"/>
        </w:rPr>
      </w:pPr>
      <w:r w:rsidRPr="00760CE0">
        <w:rPr>
          <w:highlight w:val="white"/>
        </w:rPr>
        <w:t xml:space="preserve">        Assert.ErrorXXX(operand2 == null);</w:t>
      </w:r>
    </w:p>
    <w:p w14:paraId="5DC9A1D4" w14:textId="77777777" w:rsidR="00760CE0" w:rsidRPr="00760CE0" w:rsidRDefault="00760CE0" w:rsidP="00760CE0">
      <w:pPr>
        <w:pStyle w:val="Code"/>
        <w:rPr>
          <w:highlight w:val="white"/>
        </w:rPr>
      </w:pPr>
      <w:r w:rsidRPr="00760CE0">
        <w:rPr>
          <w:highlight w:val="white"/>
        </w:rPr>
        <w:t xml:space="preserve">        int offset = (int) operand1;</w:t>
      </w:r>
    </w:p>
    <w:p w14:paraId="1B521EDB" w14:textId="77777777" w:rsidR="00760CE0" w:rsidRPr="00760CE0" w:rsidRDefault="00760CE0" w:rsidP="00760CE0">
      <w:pPr>
        <w:pStyle w:val="Code"/>
        <w:rPr>
          <w:highlight w:val="white"/>
        </w:rPr>
      </w:pPr>
      <w:r w:rsidRPr="00760CE0">
        <w:rPr>
          <w:highlight w:val="white"/>
        </w:rPr>
        <w:t xml:space="preserve">        List&lt;byte&gt; byteList =</w:t>
      </w:r>
    </w:p>
    <w:p w14:paraId="38766D0F" w14:textId="77777777" w:rsidR="00760CE0" w:rsidRPr="00760CE0" w:rsidRDefault="00760CE0" w:rsidP="00760CE0">
      <w:pPr>
        <w:pStyle w:val="Code"/>
        <w:rPr>
          <w:highlight w:val="white"/>
        </w:rPr>
      </w:pPr>
      <w:r w:rsidRPr="00760CE0">
        <w:rPr>
          <w:highlight w:val="white"/>
        </w:rPr>
        <w:t xml:space="preserve">          LookupByteArray(Operator, null, TypeSize.PointerSize);</w:t>
      </w:r>
    </w:p>
    <w:p w14:paraId="3242A673"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41F866FD" w14:textId="77777777" w:rsidR="00760CE0" w:rsidRPr="00760CE0" w:rsidRDefault="00760CE0" w:rsidP="00760CE0">
      <w:pPr>
        <w:pStyle w:val="Code"/>
        <w:rPr>
          <w:highlight w:val="white"/>
        </w:rPr>
      </w:pPr>
      <w:r w:rsidRPr="00760CE0">
        <w:rPr>
          <w:highlight w:val="white"/>
        </w:rPr>
        <w:t xml:space="preserve">                     TypeSize.PointerSize, offset);</w:t>
      </w:r>
    </w:p>
    <w:p w14:paraId="7193D03F" w14:textId="77777777" w:rsidR="00760CE0" w:rsidRPr="00760CE0" w:rsidRDefault="00760CE0" w:rsidP="00760CE0">
      <w:pPr>
        <w:pStyle w:val="Code"/>
        <w:rPr>
          <w:highlight w:val="white"/>
        </w:rPr>
      </w:pPr>
      <w:r w:rsidRPr="00760CE0">
        <w:rPr>
          <w:highlight w:val="white"/>
        </w:rPr>
        <w:t xml:space="preserve">        return byteList;</w:t>
      </w:r>
    </w:p>
    <w:p w14:paraId="4EA90702" w14:textId="77777777" w:rsidR="00760CE0" w:rsidRPr="00760CE0" w:rsidRDefault="00760CE0" w:rsidP="00760CE0">
      <w:pPr>
        <w:pStyle w:val="Code"/>
        <w:rPr>
          <w:highlight w:val="white"/>
        </w:rPr>
      </w:pPr>
      <w:r w:rsidRPr="00760CE0">
        <w:rPr>
          <w:highlight w:val="white"/>
        </w:rPr>
        <w:t xml:space="preserve">      }</w:t>
      </w:r>
    </w:p>
    <w:p w14:paraId="457EB6F6" w14:textId="77777777" w:rsidR="00760CE0" w:rsidRPr="00760CE0" w:rsidRDefault="00760CE0" w:rsidP="00760CE0">
      <w:pPr>
        <w:pStyle w:val="Code"/>
        <w:rPr>
          <w:highlight w:val="white"/>
        </w:rPr>
      </w:pPr>
      <w:r w:rsidRPr="00760CE0">
        <w:rPr>
          <w:highlight w:val="white"/>
        </w:rPr>
        <w:t xml:space="preserve">      else if (operand0 is Register) { // inc ax</w:t>
      </w:r>
    </w:p>
    <w:p w14:paraId="293DD00A"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362CCD9" w14:textId="77777777" w:rsidR="00760CE0" w:rsidRPr="00760CE0" w:rsidRDefault="00760CE0" w:rsidP="00760CE0">
      <w:pPr>
        <w:pStyle w:val="Code"/>
        <w:rPr>
          <w:highlight w:val="white"/>
        </w:rPr>
      </w:pPr>
      <w:r w:rsidRPr="00760CE0">
        <w:rPr>
          <w:highlight w:val="white"/>
        </w:rPr>
        <w:t xml:space="preserve">        Register register = (Register) operand0;</w:t>
      </w:r>
    </w:p>
    <w:p w14:paraId="40598A08" w14:textId="77777777" w:rsidR="00760CE0" w:rsidRPr="00760CE0" w:rsidRDefault="00760CE0" w:rsidP="00760CE0">
      <w:pPr>
        <w:pStyle w:val="Code"/>
        <w:rPr>
          <w:highlight w:val="white"/>
        </w:rPr>
      </w:pPr>
      <w:r w:rsidRPr="00760CE0">
        <w:rPr>
          <w:highlight w:val="white"/>
        </w:rPr>
        <w:t xml:space="preserve">        return LookupByteArray(Operator, register);</w:t>
      </w:r>
    </w:p>
    <w:p w14:paraId="46112FA5" w14:textId="77777777" w:rsidR="00760CE0" w:rsidRPr="00760CE0" w:rsidRDefault="00760CE0" w:rsidP="00760CE0">
      <w:pPr>
        <w:pStyle w:val="Code"/>
        <w:rPr>
          <w:highlight w:val="white"/>
        </w:rPr>
      </w:pPr>
      <w:r w:rsidRPr="00760CE0">
        <w:rPr>
          <w:highlight w:val="white"/>
        </w:rPr>
        <w:t xml:space="preserve">      }</w:t>
      </w:r>
    </w:p>
    <w:p w14:paraId="1C5DA582" w14:textId="77777777" w:rsidR="00760CE0" w:rsidRPr="00760CE0" w:rsidRDefault="00760CE0" w:rsidP="00760CE0">
      <w:pPr>
        <w:pStyle w:val="Code"/>
        <w:rPr>
          <w:highlight w:val="white"/>
        </w:rPr>
      </w:pPr>
      <w:r w:rsidRPr="00760CE0">
        <w:rPr>
          <w:highlight w:val="white"/>
        </w:rPr>
        <w:t xml:space="preserve">      else if (operand0 is BigInteger) { // int 33</w:t>
      </w:r>
    </w:p>
    <w:p w14:paraId="4FA33A8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4091FC4" w14:textId="77777777" w:rsidR="00760CE0" w:rsidRPr="00760CE0" w:rsidRDefault="00760CE0" w:rsidP="00760CE0">
      <w:pPr>
        <w:pStyle w:val="Code"/>
        <w:rPr>
          <w:highlight w:val="white"/>
        </w:rPr>
      </w:pPr>
      <w:r w:rsidRPr="00760CE0">
        <w:rPr>
          <w:highlight w:val="white"/>
        </w:rPr>
        <w:t xml:space="preserve">        BigInteger value = (BigInteger) operand0;</w:t>
      </w:r>
    </w:p>
    <w:p w14:paraId="2D146A10" w14:textId="77777777" w:rsidR="00760CE0" w:rsidRPr="00760CE0" w:rsidRDefault="00760CE0" w:rsidP="00760CE0">
      <w:pPr>
        <w:pStyle w:val="Code"/>
        <w:rPr>
          <w:highlight w:val="white"/>
        </w:rPr>
      </w:pPr>
      <w:r w:rsidRPr="00760CE0">
        <w:rPr>
          <w:highlight w:val="white"/>
        </w:rPr>
        <w:t xml:space="preserve">        int size = SizeOfValue(value);</w:t>
      </w:r>
    </w:p>
    <w:p w14:paraId="0335A2B6"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3BAFCAC1"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62020F27" w14:textId="77777777" w:rsidR="00760CE0" w:rsidRPr="00760CE0" w:rsidRDefault="00760CE0" w:rsidP="00760CE0">
      <w:pPr>
        <w:pStyle w:val="Code"/>
        <w:rPr>
          <w:highlight w:val="white"/>
        </w:rPr>
      </w:pPr>
      <w:r w:rsidRPr="00760CE0">
        <w:rPr>
          <w:highlight w:val="white"/>
        </w:rPr>
        <w:t xml:space="preserve">        return byteList;</w:t>
      </w:r>
    </w:p>
    <w:p w14:paraId="040C2F20" w14:textId="77777777" w:rsidR="00760CE0" w:rsidRPr="00760CE0" w:rsidRDefault="00760CE0" w:rsidP="00760CE0">
      <w:pPr>
        <w:pStyle w:val="Code"/>
        <w:rPr>
          <w:highlight w:val="white"/>
        </w:rPr>
      </w:pPr>
      <w:r w:rsidRPr="00760CE0">
        <w:rPr>
          <w:highlight w:val="white"/>
        </w:rPr>
        <w:t xml:space="preserve">      }</w:t>
      </w:r>
    </w:p>
    <w:p w14:paraId="62789DF0" w14:textId="77777777" w:rsidR="00760CE0" w:rsidRPr="00760CE0" w:rsidRDefault="00760CE0" w:rsidP="00760CE0">
      <w:pPr>
        <w:pStyle w:val="Code"/>
        <w:rPr>
          <w:highlight w:val="white"/>
        </w:rPr>
      </w:pPr>
      <w:r w:rsidRPr="00760CE0">
        <w:rPr>
          <w:highlight w:val="white"/>
        </w:rPr>
        <w:t xml:space="preserve">      else { // lahf</w:t>
      </w:r>
    </w:p>
    <w:p w14:paraId="484FECAF"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3D37D003" w14:textId="77777777" w:rsidR="00760CE0" w:rsidRPr="00760CE0" w:rsidRDefault="00760CE0" w:rsidP="00760CE0">
      <w:pPr>
        <w:pStyle w:val="Code"/>
        <w:rPr>
          <w:highlight w:val="white"/>
        </w:rPr>
      </w:pPr>
      <w:r w:rsidRPr="00760CE0">
        <w:rPr>
          <w:highlight w:val="white"/>
        </w:rPr>
        <w:lastRenderedPageBreak/>
        <w:t xml:space="preserve">                      (operand2 == null));</w:t>
      </w:r>
    </w:p>
    <w:p w14:paraId="2133E626" w14:textId="77777777" w:rsidR="00760CE0" w:rsidRPr="00760CE0" w:rsidRDefault="00760CE0" w:rsidP="00760CE0">
      <w:pPr>
        <w:pStyle w:val="Code"/>
        <w:rPr>
          <w:highlight w:val="white"/>
        </w:rPr>
      </w:pPr>
      <w:r w:rsidRPr="00760CE0">
        <w:rPr>
          <w:highlight w:val="white"/>
        </w:rPr>
        <w:t xml:space="preserve">        return LookupByteArray(Operator);</w:t>
      </w:r>
    </w:p>
    <w:p w14:paraId="5F10F839" w14:textId="77777777" w:rsidR="00760CE0" w:rsidRPr="00760CE0" w:rsidRDefault="00760CE0" w:rsidP="00760CE0">
      <w:pPr>
        <w:pStyle w:val="Code"/>
        <w:rPr>
          <w:highlight w:val="white"/>
        </w:rPr>
      </w:pPr>
      <w:r w:rsidRPr="00760CE0">
        <w:rPr>
          <w:highlight w:val="white"/>
        </w:rPr>
        <w:t xml:space="preserve">      }</w:t>
      </w:r>
    </w:p>
    <w:p w14:paraId="290F9A4B" w14:textId="77777777" w:rsidR="00760CE0" w:rsidRPr="00760CE0" w:rsidRDefault="00760CE0" w:rsidP="00760CE0">
      <w:pPr>
        <w:pStyle w:val="Code"/>
        <w:rPr>
          <w:highlight w:val="white"/>
        </w:rPr>
      </w:pPr>
      <w:r w:rsidRPr="00760CE0">
        <w:rPr>
          <w:highlight w:val="white"/>
        </w:rPr>
        <w:t xml:space="preserve">    }</w:t>
      </w:r>
    </w:p>
    <w:p w14:paraId="569F0530" w14:textId="77777777" w:rsidR="00760CE0" w:rsidRPr="00760CE0" w:rsidRDefault="00760CE0" w:rsidP="00760CE0">
      <w:pPr>
        <w:pStyle w:val="Code"/>
        <w:rPr>
          <w:highlight w:val="white"/>
        </w:rPr>
      </w:pPr>
    </w:p>
    <w:p w14:paraId="2D96E964" w14:textId="77777777" w:rsidR="00760CE0" w:rsidRPr="00760CE0" w:rsidRDefault="00760CE0" w:rsidP="00760CE0">
      <w:pPr>
        <w:pStyle w:val="Code"/>
        <w:rPr>
          <w:highlight w:val="white"/>
        </w:rPr>
      </w:pPr>
      <w:r w:rsidRPr="00760CE0">
        <w:rPr>
          <w:highlight w:val="white"/>
        </w:rPr>
        <w:t xml:space="preserve">    public static void LoadByteList(IList&lt;byte&gt; byteList, int index,</w:t>
      </w:r>
    </w:p>
    <w:p w14:paraId="11846AD6" w14:textId="77777777" w:rsidR="00760CE0" w:rsidRPr="00760CE0" w:rsidRDefault="00760CE0" w:rsidP="00760CE0">
      <w:pPr>
        <w:pStyle w:val="Code"/>
        <w:rPr>
          <w:highlight w:val="white"/>
        </w:rPr>
      </w:pPr>
      <w:r w:rsidRPr="00760CE0">
        <w:rPr>
          <w:highlight w:val="white"/>
        </w:rPr>
        <w:t xml:space="preserve">                                    int size, BigInteger value) {</w:t>
      </w:r>
    </w:p>
    <w:p w14:paraId="20034E7D" w14:textId="77777777" w:rsidR="00760CE0" w:rsidRPr="00760CE0" w:rsidRDefault="00760CE0" w:rsidP="00760CE0">
      <w:pPr>
        <w:pStyle w:val="Code"/>
        <w:rPr>
          <w:highlight w:val="white"/>
        </w:rPr>
      </w:pPr>
      <w:r w:rsidRPr="00760CE0">
        <w:rPr>
          <w:highlight w:val="white"/>
        </w:rPr>
        <w:t xml:space="preserve">      while (byteList.Count &lt; (index + size)) {</w:t>
      </w:r>
    </w:p>
    <w:p w14:paraId="39E6D479" w14:textId="77777777" w:rsidR="00760CE0" w:rsidRPr="00760CE0" w:rsidRDefault="00760CE0" w:rsidP="00760CE0">
      <w:pPr>
        <w:pStyle w:val="Code"/>
        <w:rPr>
          <w:highlight w:val="white"/>
        </w:rPr>
      </w:pPr>
      <w:r w:rsidRPr="00760CE0">
        <w:rPr>
          <w:highlight w:val="white"/>
        </w:rPr>
        <w:t xml:space="preserve">        byteList.Add((byte) 0);</w:t>
      </w:r>
    </w:p>
    <w:p w14:paraId="6771EF3C" w14:textId="77777777" w:rsidR="00760CE0" w:rsidRPr="00760CE0" w:rsidRDefault="00760CE0" w:rsidP="00760CE0">
      <w:pPr>
        <w:pStyle w:val="Code"/>
        <w:rPr>
          <w:highlight w:val="white"/>
        </w:rPr>
      </w:pPr>
      <w:r w:rsidRPr="00760CE0">
        <w:rPr>
          <w:highlight w:val="white"/>
        </w:rPr>
        <w:t xml:space="preserve">      }</w:t>
      </w:r>
    </w:p>
    <w:p w14:paraId="18F3C35D" w14:textId="77777777" w:rsidR="00760CE0" w:rsidRPr="00760CE0" w:rsidRDefault="00760CE0" w:rsidP="00760CE0">
      <w:pPr>
        <w:pStyle w:val="Code"/>
        <w:rPr>
          <w:highlight w:val="white"/>
        </w:rPr>
      </w:pPr>
    </w:p>
    <w:p w14:paraId="5A9A9635" w14:textId="77777777" w:rsidR="00760CE0" w:rsidRPr="00760CE0" w:rsidRDefault="00760CE0" w:rsidP="00760CE0">
      <w:pPr>
        <w:pStyle w:val="Code"/>
        <w:rPr>
          <w:highlight w:val="white"/>
        </w:rPr>
      </w:pPr>
      <w:r w:rsidRPr="00760CE0">
        <w:rPr>
          <w:highlight w:val="white"/>
        </w:rPr>
        <w:t xml:space="preserve">      switch (size) {</w:t>
      </w:r>
    </w:p>
    <w:p w14:paraId="77815DC5" w14:textId="77777777" w:rsidR="00760CE0" w:rsidRPr="00760CE0" w:rsidRDefault="00760CE0" w:rsidP="00760CE0">
      <w:pPr>
        <w:pStyle w:val="Code"/>
        <w:rPr>
          <w:highlight w:val="white"/>
        </w:rPr>
      </w:pPr>
      <w:r w:rsidRPr="00760CE0">
        <w:rPr>
          <w:highlight w:val="white"/>
        </w:rPr>
        <w:t xml:space="preserve">        case 1: {</w:t>
      </w:r>
    </w:p>
    <w:p w14:paraId="38F74BB3" w14:textId="77777777" w:rsidR="00760CE0" w:rsidRPr="00760CE0" w:rsidRDefault="00760CE0" w:rsidP="00760CE0">
      <w:pPr>
        <w:pStyle w:val="Code"/>
        <w:rPr>
          <w:highlight w:val="white"/>
        </w:rPr>
      </w:pPr>
      <w:r w:rsidRPr="00760CE0">
        <w:rPr>
          <w:highlight w:val="white"/>
        </w:rPr>
        <w:t xml:space="preserve">            if (value &lt; 0) {</w:t>
      </w:r>
    </w:p>
    <w:p w14:paraId="021FD2B2" w14:textId="77777777" w:rsidR="00760CE0" w:rsidRPr="00760CE0" w:rsidRDefault="00760CE0" w:rsidP="00760CE0">
      <w:pPr>
        <w:pStyle w:val="Code"/>
        <w:rPr>
          <w:highlight w:val="white"/>
        </w:rPr>
      </w:pPr>
      <w:r w:rsidRPr="00760CE0">
        <w:rPr>
          <w:highlight w:val="white"/>
        </w:rPr>
        <w:t xml:space="preserve">              byteList[index] = (byte) ((sbyte) value);</w:t>
      </w:r>
    </w:p>
    <w:p w14:paraId="19E2A0C7" w14:textId="77777777" w:rsidR="00760CE0" w:rsidRPr="00760CE0" w:rsidRDefault="00760CE0" w:rsidP="00760CE0">
      <w:pPr>
        <w:pStyle w:val="Code"/>
        <w:rPr>
          <w:highlight w:val="white"/>
        </w:rPr>
      </w:pPr>
      <w:r w:rsidRPr="00760CE0">
        <w:rPr>
          <w:highlight w:val="white"/>
        </w:rPr>
        <w:t xml:space="preserve">            }</w:t>
      </w:r>
    </w:p>
    <w:p w14:paraId="263EA8EC" w14:textId="77777777" w:rsidR="00760CE0" w:rsidRPr="00760CE0" w:rsidRDefault="00760CE0" w:rsidP="00760CE0">
      <w:pPr>
        <w:pStyle w:val="Code"/>
        <w:rPr>
          <w:highlight w:val="white"/>
        </w:rPr>
      </w:pPr>
      <w:r w:rsidRPr="00760CE0">
        <w:rPr>
          <w:highlight w:val="white"/>
        </w:rPr>
        <w:t xml:space="preserve">            else {</w:t>
      </w:r>
    </w:p>
    <w:p w14:paraId="4CE319CF" w14:textId="77777777" w:rsidR="00760CE0" w:rsidRPr="00760CE0" w:rsidRDefault="00760CE0" w:rsidP="00760CE0">
      <w:pPr>
        <w:pStyle w:val="Code"/>
        <w:rPr>
          <w:highlight w:val="white"/>
        </w:rPr>
      </w:pPr>
      <w:r w:rsidRPr="00760CE0">
        <w:rPr>
          <w:highlight w:val="white"/>
        </w:rPr>
        <w:t xml:space="preserve">              byteList[index] = (byte) value;</w:t>
      </w:r>
    </w:p>
    <w:p w14:paraId="3F61FD41" w14:textId="77777777" w:rsidR="00760CE0" w:rsidRPr="00760CE0" w:rsidRDefault="00760CE0" w:rsidP="00760CE0">
      <w:pPr>
        <w:pStyle w:val="Code"/>
        <w:rPr>
          <w:highlight w:val="white"/>
        </w:rPr>
      </w:pPr>
      <w:r w:rsidRPr="00760CE0">
        <w:rPr>
          <w:highlight w:val="white"/>
        </w:rPr>
        <w:t xml:space="preserve">            }</w:t>
      </w:r>
    </w:p>
    <w:p w14:paraId="2D3D8566" w14:textId="77777777" w:rsidR="00760CE0" w:rsidRPr="00760CE0" w:rsidRDefault="00760CE0" w:rsidP="00760CE0">
      <w:pPr>
        <w:pStyle w:val="Code"/>
        <w:rPr>
          <w:highlight w:val="white"/>
        </w:rPr>
      </w:pPr>
      <w:r w:rsidRPr="00760CE0">
        <w:rPr>
          <w:highlight w:val="white"/>
        </w:rPr>
        <w:t xml:space="preserve">          }</w:t>
      </w:r>
    </w:p>
    <w:p w14:paraId="2C336B47" w14:textId="77777777" w:rsidR="00760CE0" w:rsidRPr="00760CE0" w:rsidRDefault="00760CE0" w:rsidP="00760CE0">
      <w:pPr>
        <w:pStyle w:val="Code"/>
        <w:rPr>
          <w:highlight w:val="white"/>
        </w:rPr>
      </w:pPr>
      <w:r w:rsidRPr="00760CE0">
        <w:rPr>
          <w:highlight w:val="white"/>
        </w:rPr>
        <w:t xml:space="preserve">          break;</w:t>
      </w:r>
    </w:p>
    <w:p w14:paraId="4BA758BC" w14:textId="77777777" w:rsidR="00760CE0" w:rsidRPr="00760CE0" w:rsidRDefault="00760CE0" w:rsidP="00760CE0">
      <w:pPr>
        <w:pStyle w:val="Code"/>
        <w:rPr>
          <w:highlight w:val="white"/>
        </w:rPr>
      </w:pPr>
    </w:p>
    <w:p w14:paraId="6E040B3F" w14:textId="77777777" w:rsidR="00760CE0" w:rsidRPr="00760CE0" w:rsidRDefault="00760CE0" w:rsidP="00760CE0">
      <w:pPr>
        <w:pStyle w:val="Code"/>
        <w:rPr>
          <w:highlight w:val="white"/>
        </w:rPr>
      </w:pPr>
      <w:r w:rsidRPr="00760CE0">
        <w:rPr>
          <w:highlight w:val="white"/>
        </w:rPr>
        <w:t xml:space="preserve">        case 2: {</w:t>
      </w:r>
    </w:p>
    <w:p w14:paraId="2C305FC2" w14:textId="77777777" w:rsidR="00760CE0" w:rsidRPr="00760CE0" w:rsidRDefault="00760CE0" w:rsidP="00760CE0">
      <w:pPr>
        <w:pStyle w:val="Code"/>
        <w:rPr>
          <w:highlight w:val="white"/>
        </w:rPr>
      </w:pPr>
      <w:r w:rsidRPr="00760CE0">
        <w:rPr>
          <w:highlight w:val="white"/>
        </w:rPr>
        <w:t xml:space="preserve">            if (value &lt; 0) {</w:t>
      </w:r>
    </w:p>
    <w:p w14:paraId="56D6504B" w14:textId="77777777" w:rsidR="00760CE0" w:rsidRPr="00760CE0" w:rsidRDefault="00760CE0" w:rsidP="00760CE0">
      <w:pPr>
        <w:pStyle w:val="Code"/>
        <w:rPr>
          <w:highlight w:val="white"/>
        </w:rPr>
      </w:pPr>
      <w:r w:rsidRPr="00760CE0">
        <w:rPr>
          <w:highlight w:val="white"/>
        </w:rPr>
        <w:t xml:space="preserve">              short shortValue = (short) value; </w:t>
      </w:r>
    </w:p>
    <w:p w14:paraId="76D33DA3" w14:textId="77777777" w:rsidR="00760CE0" w:rsidRPr="00760CE0" w:rsidRDefault="00760CE0" w:rsidP="00760CE0">
      <w:pPr>
        <w:pStyle w:val="Code"/>
        <w:rPr>
          <w:highlight w:val="white"/>
        </w:rPr>
      </w:pPr>
      <w:r w:rsidRPr="00760CE0">
        <w:rPr>
          <w:highlight w:val="white"/>
        </w:rPr>
        <w:t xml:space="preserve">              byteList[index] = (byte) ((sbyte) shortValue);</w:t>
      </w:r>
    </w:p>
    <w:p w14:paraId="20F081BD" w14:textId="77777777" w:rsidR="00760CE0" w:rsidRPr="00760CE0" w:rsidRDefault="00760CE0" w:rsidP="00760CE0">
      <w:pPr>
        <w:pStyle w:val="Code"/>
        <w:rPr>
          <w:highlight w:val="white"/>
        </w:rPr>
      </w:pPr>
      <w:r w:rsidRPr="00760CE0">
        <w:rPr>
          <w:highlight w:val="white"/>
        </w:rPr>
        <w:t xml:space="preserve">              byteList[index + 1] = (byte) ((sbyte) (shortValue &gt;&gt; 8));</w:t>
      </w:r>
    </w:p>
    <w:p w14:paraId="45ADFC50" w14:textId="77777777" w:rsidR="00760CE0" w:rsidRPr="00760CE0" w:rsidRDefault="00760CE0" w:rsidP="00760CE0">
      <w:pPr>
        <w:pStyle w:val="Code"/>
        <w:rPr>
          <w:highlight w:val="white"/>
        </w:rPr>
      </w:pPr>
      <w:r w:rsidRPr="00760CE0">
        <w:rPr>
          <w:highlight w:val="white"/>
        </w:rPr>
        <w:t xml:space="preserve">            }</w:t>
      </w:r>
    </w:p>
    <w:p w14:paraId="3EB55BEF" w14:textId="77777777" w:rsidR="00760CE0" w:rsidRPr="00760CE0" w:rsidRDefault="00760CE0" w:rsidP="00760CE0">
      <w:pPr>
        <w:pStyle w:val="Code"/>
        <w:rPr>
          <w:highlight w:val="white"/>
        </w:rPr>
      </w:pPr>
      <w:r w:rsidRPr="00760CE0">
        <w:rPr>
          <w:highlight w:val="white"/>
        </w:rPr>
        <w:t xml:space="preserve">            else {</w:t>
      </w:r>
    </w:p>
    <w:p w14:paraId="4E94B59E" w14:textId="77777777" w:rsidR="00760CE0" w:rsidRPr="00760CE0" w:rsidRDefault="00760CE0" w:rsidP="00760CE0">
      <w:pPr>
        <w:pStyle w:val="Code"/>
        <w:rPr>
          <w:highlight w:val="white"/>
        </w:rPr>
      </w:pPr>
      <w:r w:rsidRPr="00760CE0">
        <w:rPr>
          <w:highlight w:val="white"/>
        </w:rPr>
        <w:t xml:space="preserve">              ushort ushortValue = (ushort) value; </w:t>
      </w:r>
    </w:p>
    <w:p w14:paraId="3A08476A" w14:textId="77777777" w:rsidR="00760CE0" w:rsidRPr="00760CE0" w:rsidRDefault="00760CE0" w:rsidP="00760CE0">
      <w:pPr>
        <w:pStyle w:val="Code"/>
        <w:rPr>
          <w:highlight w:val="white"/>
        </w:rPr>
      </w:pPr>
      <w:r w:rsidRPr="00760CE0">
        <w:rPr>
          <w:highlight w:val="white"/>
        </w:rPr>
        <w:t xml:space="preserve">              byteList[index] = (byte) ushortValue;</w:t>
      </w:r>
    </w:p>
    <w:p w14:paraId="6AA87F41" w14:textId="77777777" w:rsidR="00760CE0" w:rsidRPr="00760CE0" w:rsidRDefault="00760CE0" w:rsidP="00760CE0">
      <w:pPr>
        <w:pStyle w:val="Code"/>
        <w:rPr>
          <w:highlight w:val="white"/>
        </w:rPr>
      </w:pPr>
      <w:r w:rsidRPr="00760CE0">
        <w:rPr>
          <w:highlight w:val="white"/>
        </w:rPr>
        <w:t xml:space="preserve">              byteList[index + 1] = (byte) (ushortValue &gt;&gt; 8);</w:t>
      </w:r>
    </w:p>
    <w:p w14:paraId="5D26C0F8" w14:textId="77777777" w:rsidR="00760CE0" w:rsidRPr="00760CE0" w:rsidRDefault="00760CE0" w:rsidP="00760CE0">
      <w:pPr>
        <w:pStyle w:val="Code"/>
        <w:rPr>
          <w:highlight w:val="white"/>
        </w:rPr>
      </w:pPr>
      <w:r w:rsidRPr="00760CE0">
        <w:rPr>
          <w:highlight w:val="white"/>
        </w:rPr>
        <w:t xml:space="preserve">            }</w:t>
      </w:r>
    </w:p>
    <w:p w14:paraId="32C5DA90" w14:textId="77777777" w:rsidR="00760CE0" w:rsidRPr="00760CE0" w:rsidRDefault="00760CE0" w:rsidP="00760CE0">
      <w:pPr>
        <w:pStyle w:val="Code"/>
        <w:rPr>
          <w:highlight w:val="white"/>
        </w:rPr>
      </w:pPr>
      <w:r w:rsidRPr="00760CE0">
        <w:rPr>
          <w:highlight w:val="white"/>
        </w:rPr>
        <w:t xml:space="preserve">          }</w:t>
      </w:r>
    </w:p>
    <w:p w14:paraId="6B5E9270" w14:textId="77777777" w:rsidR="00760CE0" w:rsidRPr="00760CE0" w:rsidRDefault="00760CE0" w:rsidP="00760CE0">
      <w:pPr>
        <w:pStyle w:val="Code"/>
        <w:rPr>
          <w:highlight w:val="white"/>
        </w:rPr>
      </w:pPr>
      <w:r w:rsidRPr="00760CE0">
        <w:rPr>
          <w:highlight w:val="white"/>
        </w:rPr>
        <w:t xml:space="preserve">          break;</w:t>
      </w:r>
    </w:p>
    <w:p w14:paraId="2624C182" w14:textId="77777777" w:rsidR="00760CE0" w:rsidRPr="00760CE0" w:rsidRDefault="00760CE0" w:rsidP="00760CE0">
      <w:pPr>
        <w:pStyle w:val="Code"/>
        <w:rPr>
          <w:highlight w:val="white"/>
        </w:rPr>
      </w:pPr>
    </w:p>
    <w:p w14:paraId="6B206494" w14:textId="77777777" w:rsidR="00760CE0" w:rsidRPr="00760CE0" w:rsidRDefault="00760CE0" w:rsidP="00760CE0">
      <w:pPr>
        <w:pStyle w:val="Code"/>
        <w:rPr>
          <w:highlight w:val="white"/>
        </w:rPr>
      </w:pPr>
      <w:r w:rsidRPr="00760CE0">
        <w:rPr>
          <w:highlight w:val="white"/>
        </w:rPr>
        <w:t xml:space="preserve">        case 4: {</w:t>
      </w:r>
    </w:p>
    <w:p w14:paraId="54BF5F20" w14:textId="77777777" w:rsidR="00760CE0" w:rsidRPr="00760CE0" w:rsidRDefault="00760CE0" w:rsidP="00760CE0">
      <w:pPr>
        <w:pStyle w:val="Code"/>
        <w:rPr>
          <w:highlight w:val="white"/>
        </w:rPr>
      </w:pPr>
      <w:r w:rsidRPr="00760CE0">
        <w:rPr>
          <w:highlight w:val="white"/>
        </w:rPr>
        <w:t xml:space="preserve">            if (value &lt; 0) {</w:t>
      </w:r>
    </w:p>
    <w:p w14:paraId="4CB1350D" w14:textId="77777777" w:rsidR="00760CE0" w:rsidRPr="00760CE0" w:rsidRDefault="00760CE0" w:rsidP="00760CE0">
      <w:pPr>
        <w:pStyle w:val="Code"/>
        <w:rPr>
          <w:highlight w:val="white"/>
        </w:rPr>
      </w:pPr>
      <w:r w:rsidRPr="00760CE0">
        <w:rPr>
          <w:highlight w:val="white"/>
        </w:rPr>
        <w:t xml:space="preserve">              int intValue = (int) value; </w:t>
      </w:r>
    </w:p>
    <w:p w14:paraId="454D192D" w14:textId="77777777" w:rsidR="00760CE0" w:rsidRPr="00760CE0" w:rsidRDefault="00760CE0" w:rsidP="00760CE0">
      <w:pPr>
        <w:pStyle w:val="Code"/>
        <w:rPr>
          <w:highlight w:val="white"/>
        </w:rPr>
      </w:pPr>
      <w:r w:rsidRPr="00760CE0">
        <w:rPr>
          <w:highlight w:val="white"/>
        </w:rPr>
        <w:t xml:space="preserve">              byteList[index] = (byte) ((sbyte) intValue);</w:t>
      </w:r>
    </w:p>
    <w:p w14:paraId="39CBAAF1" w14:textId="77777777" w:rsidR="00760CE0" w:rsidRPr="00760CE0" w:rsidRDefault="00760CE0" w:rsidP="00760CE0">
      <w:pPr>
        <w:pStyle w:val="Code"/>
        <w:rPr>
          <w:highlight w:val="white"/>
        </w:rPr>
      </w:pPr>
      <w:r w:rsidRPr="00760CE0">
        <w:rPr>
          <w:highlight w:val="white"/>
        </w:rPr>
        <w:t xml:space="preserve">              byteList[index + 1] = (byte) ((sbyte) (intValue &gt;&gt; 8));</w:t>
      </w:r>
    </w:p>
    <w:p w14:paraId="55699FFD" w14:textId="77777777" w:rsidR="00760CE0" w:rsidRPr="00760CE0" w:rsidRDefault="00760CE0" w:rsidP="00760CE0">
      <w:pPr>
        <w:pStyle w:val="Code"/>
        <w:rPr>
          <w:highlight w:val="white"/>
        </w:rPr>
      </w:pPr>
      <w:r w:rsidRPr="00760CE0">
        <w:rPr>
          <w:highlight w:val="white"/>
        </w:rPr>
        <w:t xml:space="preserve">              byteList[index + 2] = (byte) ((sbyte) (intValue &gt;&gt; 16));</w:t>
      </w:r>
    </w:p>
    <w:p w14:paraId="502B8ED7" w14:textId="77777777" w:rsidR="00760CE0" w:rsidRPr="00760CE0" w:rsidRDefault="00760CE0" w:rsidP="00760CE0">
      <w:pPr>
        <w:pStyle w:val="Code"/>
        <w:rPr>
          <w:highlight w:val="white"/>
        </w:rPr>
      </w:pPr>
      <w:r w:rsidRPr="00760CE0">
        <w:rPr>
          <w:highlight w:val="white"/>
        </w:rPr>
        <w:t xml:space="preserve">              byteList[index + 3] = (byte) ((sbyte) (intValue &gt;&gt; 24));</w:t>
      </w:r>
    </w:p>
    <w:p w14:paraId="3213B775" w14:textId="77777777" w:rsidR="00760CE0" w:rsidRPr="00760CE0" w:rsidRDefault="00760CE0" w:rsidP="00760CE0">
      <w:pPr>
        <w:pStyle w:val="Code"/>
        <w:rPr>
          <w:highlight w:val="white"/>
        </w:rPr>
      </w:pPr>
      <w:r w:rsidRPr="00760CE0">
        <w:rPr>
          <w:highlight w:val="white"/>
        </w:rPr>
        <w:t xml:space="preserve">            }</w:t>
      </w:r>
    </w:p>
    <w:p w14:paraId="3971C5D1" w14:textId="77777777" w:rsidR="00760CE0" w:rsidRPr="00760CE0" w:rsidRDefault="00760CE0" w:rsidP="00760CE0">
      <w:pPr>
        <w:pStyle w:val="Code"/>
        <w:rPr>
          <w:highlight w:val="white"/>
        </w:rPr>
      </w:pPr>
      <w:r w:rsidRPr="00760CE0">
        <w:rPr>
          <w:highlight w:val="white"/>
        </w:rPr>
        <w:t xml:space="preserve">            else {</w:t>
      </w:r>
    </w:p>
    <w:p w14:paraId="5CBEB33F" w14:textId="77777777" w:rsidR="00760CE0" w:rsidRPr="00760CE0" w:rsidRDefault="00760CE0" w:rsidP="00760CE0">
      <w:pPr>
        <w:pStyle w:val="Code"/>
        <w:rPr>
          <w:highlight w:val="white"/>
        </w:rPr>
      </w:pPr>
      <w:r w:rsidRPr="00760CE0">
        <w:rPr>
          <w:highlight w:val="white"/>
        </w:rPr>
        <w:t xml:space="preserve">              uint uintValue = (uint) value; </w:t>
      </w:r>
    </w:p>
    <w:p w14:paraId="1AEF6D4D" w14:textId="77777777" w:rsidR="00760CE0" w:rsidRPr="00760CE0" w:rsidRDefault="00760CE0" w:rsidP="00760CE0">
      <w:pPr>
        <w:pStyle w:val="Code"/>
        <w:rPr>
          <w:highlight w:val="white"/>
        </w:rPr>
      </w:pPr>
      <w:r w:rsidRPr="00760CE0">
        <w:rPr>
          <w:highlight w:val="white"/>
        </w:rPr>
        <w:t xml:space="preserve">              byteList[index] = (byte) uintValue;</w:t>
      </w:r>
    </w:p>
    <w:p w14:paraId="6E40EEA6" w14:textId="77777777" w:rsidR="00760CE0" w:rsidRPr="00760CE0" w:rsidRDefault="00760CE0" w:rsidP="00760CE0">
      <w:pPr>
        <w:pStyle w:val="Code"/>
        <w:rPr>
          <w:highlight w:val="white"/>
        </w:rPr>
      </w:pPr>
      <w:r w:rsidRPr="00760CE0">
        <w:rPr>
          <w:highlight w:val="white"/>
        </w:rPr>
        <w:t xml:space="preserve">              byteList[index + 1] = (byte) (uintValue &gt;&gt; 8);</w:t>
      </w:r>
    </w:p>
    <w:p w14:paraId="4C1041AD" w14:textId="77777777" w:rsidR="00760CE0" w:rsidRPr="00760CE0" w:rsidRDefault="00760CE0" w:rsidP="00760CE0">
      <w:pPr>
        <w:pStyle w:val="Code"/>
        <w:rPr>
          <w:highlight w:val="white"/>
        </w:rPr>
      </w:pPr>
      <w:r w:rsidRPr="00760CE0">
        <w:rPr>
          <w:highlight w:val="white"/>
        </w:rPr>
        <w:t xml:space="preserve">              byteList[index + 2] = (byte) (uintValue &gt;&gt; 16);</w:t>
      </w:r>
    </w:p>
    <w:p w14:paraId="26B46EEE" w14:textId="77777777" w:rsidR="00760CE0" w:rsidRPr="00760CE0" w:rsidRDefault="00760CE0" w:rsidP="00760CE0">
      <w:pPr>
        <w:pStyle w:val="Code"/>
        <w:rPr>
          <w:highlight w:val="white"/>
        </w:rPr>
      </w:pPr>
      <w:r w:rsidRPr="00760CE0">
        <w:rPr>
          <w:highlight w:val="white"/>
        </w:rPr>
        <w:t xml:space="preserve">              byteList[index + 3] = (byte) (uintValue &gt;&gt; 24);</w:t>
      </w:r>
    </w:p>
    <w:p w14:paraId="73105535" w14:textId="77777777" w:rsidR="00760CE0" w:rsidRPr="00760CE0" w:rsidRDefault="00760CE0" w:rsidP="00760CE0">
      <w:pPr>
        <w:pStyle w:val="Code"/>
        <w:rPr>
          <w:highlight w:val="white"/>
        </w:rPr>
      </w:pPr>
      <w:r w:rsidRPr="00760CE0">
        <w:rPr>
          <w:highlight w:val="white"/>
        </w:rPr>
        <w:t xml:space="preserve">            }</w:t>
      </w:r>
    </w:p>
    <w:p w14:paraId="54A1CDA9" w14:textId="77777777" w:rsidR="00760CE0" w:rsidRPr="00760CE0" w:rsidRDefault="00760CE0" w:rsidP="00760CE0">
      <w:pPr>
        <w:pStyle w:val="Code"/>
        <w:rPr>
          <w:highlight w:val="white"/>
        </w:rPr>
      </w:pPr>
      <w:r w:rsidRPr="00760CE0">
        <w:rPr>
          <w:highlight w:val="white"/>
        </w:rPr>
        <w:t xml:space="preserve">          }</w:t>
      </w:r>
    </w:p>
    <w:p w14:paraId="5E5BAC87" w14:textId="77777777" w:rsidR="00760CE0" w:rsidRPr="00760CE0" w:rsidRDefault="00760CE0" w:rsidP="00760CE0">
      <w:pPr>
        <w:pStyle w:val="Code"/>
        <w:rPr>
          <w:highlight w:val="white"/>
        </w:rPr>
      </w:pPr>
      <w:r w:rsidRPr="00760CE0">
        <w:rPr>
          <w:highlight w:val="white"/>
        </w:rPr>
        <w:t xml:space="preserve">          break;</w:t>
      </w:r>
    </w:p>
    <w:p w14:paraId="7DF6929A" w14:textId="77777777" w:rsidR="00760CE0" w:rsidRPr="00760CE0" w:rsidRDefault="00760CE0" w:rsidP="00760CE0">
      <w:pPr>
        <w:pStyle w:val="Code"/>
        <w:rPr>
          <w:highlight w:val="white"/>
        </w:rPr>
      </w:pPr>
      <w:r w:rsidRPr="00760CE0">
        <w:rPr>
          <w:highlight w:val="white"/>
        </w:rPr>
        <w:t xml:space="preserve">      }</w:t>
      </w:r>
    </w:p>
    <w:p w14:paraId="77631CCC" w14:textId="77777777" w:rsidR="00760CE0" w:rsidRPr="00760CE0" w:rsidRDefault="00760CE0" w:rsidP="00760CE0">
      <w:pPr>
        <w:pStyle w:val="Code"/>
        <w:rPr>
          <w:highlight w:val="white"/>
        </w:rPr>
      </w:pPr>
      <w:r w:rsidRPr="00760CE0">
        <w:rPr>
          <w:highlight w:val="white"/>
        </w:rPr>
        <w:t xml:space="preserve">    }</w:t>
      </w:r>
    </w:p>
    <w:p w14:paraId="3054ABE1" w14:textId="77777777" w:rsidR="00760CE0" w:rsidRPr="00760CE0" w:rsidRDefault="00760CE0" w:rsidP="00760CE0">
      <w:pPr>
        <w:pStyle w:val="Code"/>
        <w:rPr>
          <w:highlight w:val="white"/>
        </w:rPr>
      </w:pPr>
    </w:p>
    <w:p w14:paraId="3B52B4A0" w14:textId="77777777" w:rsidR="00760CE0" w:rsidRPr="00760CE0" w:rsidRDefault="00760CE0" w:rsidP="00760CE0">
      <w:pPr>
        <w:pStyle w:val="Code"/>
        <w:rPr>
          <w:highlight w:val="white"/>
        </w:rPr>
      </w:pPr>
      <w:r w:rsidRPr="00760CE0">
        <w:rPr>
          <w:highlight w:val="white"/>
        </w:rPr>
        <w:t xml:space="preserve">    public static List&lt;byte&gt; LookupByteArray(AssemblyOperator objectOp,</w:t>
      </w:r>
    </w:p>
    <w:p w14:paraId="6EE82874" w14:textId="77777777" w:rsidR="00760CE0" w:rsidRPr="00760CE0" w:rsidRDefault="00760CE0" w:rsidP="00760CE0">
      <w:pPr>
        <w:pStyle w:val="Code"/>
        <w:rPr>
          <w:highlight w:val="white"/>
        </w:rPr>
      </w:pPr>
      <w:r w:rsidRPr="00760CE0">
        <w:rPr>
          <w:highlight w:val="white"/>
        </w:rPr>
        <w:lastRenderedPageBreak/>
        <w:t xml:space="preserve">                      object operand1 = null, object operand2 = null,</w:t>
      </w:r>
    </w:p>
    <w:p w14:paraId="5B64CB2C" w14:textId="77777777" w:rsidR="00760CE0" w:rsidRPr="00760CE0" w:rsidRDefault="00760CE0" w:rsidP="00760CE0">
      <w:pPr>
        <w:pStyle w:val="Code"/>
        <w:rPr>
          <w:highlight w:val="white"/>
        </w:rPr>
      </w:pPr>
      <w:r w:rsidRPr="00760CE0">
        <w:rPr>
          <w:highlight w:val="white"/>
        </w:rPr>
        <w:t xml:space="preserve">                      object operand3 = null) {</w:t>
      </w:r>
    </w:p>
    <w:p w14:paraId="44D33984" w14:textId="77777777" w:rsidR="00760CE0" w:rsidRPr="00760CE0" w:rsidRDefault="00760CE0" w:rsidP="00760CE0">
      <w:pPr>
        <w:pStyle w:val="Code"/>
        <w:rPr>
          <w:highlight w:val="white"/>
        </w:rPr>
      </w:pPr>
      <w:r w:rsidRPr="00760CE0">
        <w:rPr>
          <w:highlight w:val="white"/>
        </w:rPr>
        <w:t xml:space="preserve">      if ((objectOp == AssemblyOperator.shl) ||</w:t>
      </w:r>
    </w:p>
    <w:p w14:paraId="76525152" w14:textId="77777777" w:rsidR="00760CE0" w:rsidRPr="00760CE0" w:rsidRDefault="00760CE0" w:rsidP="00760CE0">
      <w:pPr>
        <w:pStyle w:val="Code"/>
        <w:rPr>
          <w:highlight w:val="white"/>
        </w:rPr>
      </w:pPr>
      <w:r w:rsidRPr="00760CE0">
        <w:rPr>
          <w:highlight w:val="white"/>
        </w:rPr>
        <w:t xml:space="preserve">          (objectOp == AssemblyOperator.shr)) {</w:t>
      </w:r>
    </w:p>
    <w:p w14:paraId="4F06A4DC" w14:textId="77777777" w:rsidR="00760CE0" w:rsidRPr="00760CE0" w:rsidRDefault="00760CE0" w:rsidP="00760CE0">
      <w:pPr>
        <w:pStyle w:val="Code"/>
        <w:rPr>
          <w:highlight w:val="white"/>
        </w:rPr>
      </w:pPr>
      <w:r w:rsidRPr="00760CE0">
        <w:rPr>
          <w:highlight w:val="white"/>
        </w:rPr>
        <w:t xml:space="preserve">        operand1 = (operand1 is BigInteger) ? 0L : operand1;</w:t>
      </w:r>
    </w:p>
    <w:p w14:paraId="4CEF5F51" w14:textId="77777777" w:rsidR="00760CE0" w:rsidRPr="00760CE0" w:rsidRDefault="00760CE0" w:rsidP="00760CE0">
      <w:pPr>
        <w:pStyle w:val="Code"/>
        <w:rPr>
          <w:highlight w:val="white"/>
        </w:rPr>
      </w:pPr>
      <w:r w:rsidRPr="00760CE0">
        <w:rPr>
          <w:highlight w:val="white"/>
        </w:rPr>
        <w:t xml:space="preserve">        operand2 = (operand2 is BigInteger) ? 0L : operand2;</w:t>
      </w:r>
    </w:p>
    <w:p w14:paraId="162886A3" w14:textId="77777777" w:rsidR="00760CE0" w:rsidRPr="00760CE0" w:rsidRDefault="00760CE0" w:rsidP="00760CE0">
      <w:pPr>
        <w:pStyle w:val="Code"/>
        <w:rPr>
          <w:highlight w:val="white"/>
        </w:rPr>
      </w:pPr>
      <w:r w:rsidRPr="00760CE0">
        <w:rPr>
          <w:highlight w:val="white"/>
        </w:rPr>
        <w:t xml:space="preserve">        operand3 = (operand3 is BigInteger) ? 0L : operand3;</w:t>
      </w:r>
    </w:p>
    <w:p w14:paraId="2BC1D762" w14:textId="77777777" w:rsidR="00760CE0" w:rsidRPr="00760CE0" w:rsidRDefault="00760CE0" w:rsidP="00760CE0">
      <w:pPr>
        <w:pStyle w:val="Code"/>
        <w:rPr>
          <w:highlight w:val="white"/>
        </w:rPr>
      </w:pPr>
      <w:r w:rsidRPr="00760CE0">
        <w:rPr>
          <w:highlight w:val="white"/>
        </w:rPr>
        <w:t xml:space="preserve">      }</w:t>
      </w:r>
    </w:p>
    <w:p w14:paraId="46709EF9" w14:textId="77777777" w:rsidR="00760CE0" w:rsidRPr="00760CE0" w:rsidRDefault="00760CE0" w:rsidP="00760CE0">
      <w:pPr>
        <w:pStyle w:val="Code"/>
        <w:rPr>
          <w:highlight w:val="white"/>
        </w:rPr>
      </w:pPr>
    </w:p>
    <w:p w14:paraId="698F7E29" w14:textId="77777777" w:rsidR="00760CE0" w:rsidRPr="00760CE0" w:rsidRDefault="00760CE0" w:rsidP="00760CE0">
      <w:pPr>
        <w:pStyle w:val="Code"/>
        <w:rPr>
          <w:highlight w:val="white"/>
        </w:rPr>
      </w:pPr>
      <w:r w:rsidRPr="00760CE0">
        <w:rPr>
          <w:highlight w:val="white"/>
        </w:rPr>
        <w:t xml:space="preserve">      ObjectCodeInfo info =</w:t>
      </w:r>
    </w:p>
    <w:p w14:paraId="40E7E494" w14:textId="77777777" w:rsidR="00760CE0" w:rsidRPr="00760CE0" w:rsidRDefault="00760CE0" w:rsidP="00760CE0">
      <w:pPr>
        <w:pStyle w:val="Code"/>
        <w:rPr>
          <w:highlight w:val="white"/>
        </w:rPr>
      </w:pPr>
      <w:r w:rsidRPr="00760CE0">
        <w:rPr>
          <w:highlight w:val="white"/>
        </w:rPr>
        <w:t xml:space="preserve">        new ObjectCodeInfo(objectOp, operand1, operand2, operand3);</w:t>
      </w:r>
    </w:p>
    <w:p w14:paraId="1B38DB02" w14:textId="77777777" w:rsidR="00760CE0" w:rsidRPr="00760CE0" w:rsidRDefault="00760CE0" w:rsidP="00760CE0">
      <w:pPr>
        <w:pStyle w:val="Code"/>
        <w:rPr>
          <w:highlight w:val="white"/>
        </w:rPr>
      </w:pPr>
      <w:r w:rsidRPr="00760CE0">
        <w:rPr>
          <w:highlight w:val="white"/>
        </w:rPr>
        <w:t xml:space="preserve">      byte[] byteArray = ObjectCodeTable.MainArrayMap[info];</w:t>
      </w:r>
    </w:p>
    <w:p w14:paraId="6F369C03" w14:textId="77777777" w:rsidR="00760CE0" w:rsidRPr="00760CE0" w:rsidRDefault="00760CE0" w:rsidP="00760CE0">
      <w:pPr>
        <w:pStyle w:val="Code"/>
        <w:rPr>
          <w:highlight w:val="white"/>
        </w:rPr>
      </w:pPr>
      <w:r w:rsidRPr="00760CE0">
        <w:rPr>
          <w:highlight w:val="white"/>
        </w:rPr>
        <w:t xml:space="preserve">      Assert.ErrorXXX(byteArray != null);</w:t>
      </w:r>
    </w:p>
    <w:p w14:paraId="1D0C1973" w14:textId="77777777" w:rsidR="00760CE0" w:rsidRPr="00760CE0" w:rsidRDefault="00760CE0" w:rsidP="00760CE0">
      <w:pPr>
        <w:pStyle w:val="Code"/>
        <w:rPr>
          <w:highlight w:val="white"/>
        </w:rPr>
      </w:pPr>
      <w:r w:rsidRPr="00760CE0">
        <w:rPr>
          <w:highlight w:val="white"/>
        </w:rPr>
        <w:t xml:space="preserve">      List&lt;byte&gt; byteList = new List&lt;byte&gt;();</w:t>
      </w:r>
    </w:p>
    <w:p w14:paraId="74391C14" w14:textId="77777777" w:rsidR="00760CE0" w:rsidRPr="00760CE0" w:rsidRDefault="00760CE0" w:rsidP="00760CE0">
      <w:pPr>
        <w:pStyle w:val="Code"/>
        <w:rPr>
          <w:highlight w:val="white"/>
        </w:rPr>
      </w:pPr>
    </w:p>
    <w:p w14:paraId="4DF71A29" w14:textId="77777777" w:rsidR="00760CE0" w:rsidRPr="00760CE0" w:rsidRDefault="00760CE0" w:rsidP="00760CE0">
      <w:pPr>
        <w:pStyle w:val="Code"/>
        <w:rPr>
          <w:highlight w:val="white"/>
        </w:rPr>
      </w:pPr>
      <w:r w:rsidRPr="00760CE0">
        <w:rPr>
          <w:highlight w:val="white"/>
        </w:rPr>
        <w:t xml:space="preserve">      foreach (byte b in byteArray) {</w:t>
      </w:r>
    </w:p>
    <w:p w14:paraId="1BB36A24" w14:textId="77777777" w:rsidR="00760CE0" w:rsidRPr="00760CE0" w:rsidRDefault="00760CE0" w:rsidP="00760CE0">
      <w:pPr>
        <w:pStyle w:val="Code"/>
        <w:rPr>
          <w:highlight w:val="white"/>
        </w:rPr>
      </w:pPr>
      <w:r w:rsidRPr="00760CE0">
        <w:rPr>
          <w:highlight w:val="white"/>
        </w:rPr>
        <w:t xml:space="preserve">        byteList.Add(b);</w:t>
      </w:r>
    </w:p>
    <w:p w14:paraId="4CFBB959" w14:textId="77777777" w:rsidR="00760CE0" w:rsidRPr="00760CE0" w:rsidRDefault="00760CE0" w:rsidP="00760CE0">
      <w:pPr>
        <w:pStyle w:val="Code"/>
        <w:rPr>
          <w:highlight w:val="white"/>
        </w:rPr>
      </w:pPr>
      <w:r w:rsidRPr="00760CE0">
        <w:rPr>
          <w:highlight w:val="white"/>
        </w:rPr>
        <w:t xml:space="preserve">      }</w:t>
      </w:r>
    </w:p>
    <w:p w14:paraId="7002761A" w14:textId="77777777" w:rsidR="00760CE0" w:rsidRPr="00760CE0" w:rsidRDefault="00760CE0" w:rsidP="00760CE0">
      <w:pPr>
        <w:pStyle w:val="Code"/>
        <w:rPr>
          <w:highlight w:val="white"/>
        </w:rPr>
      </w:pPr>
    </w:p>
    <w:p w14:paraId="2979BD6E" w14:textId="77777777" w:rsidR="00760CE0" w:rsidRPr="00760CE0" w:rsidRDefault="00760CE0" w:rsidP="00760CE0">
      <w:pPr>
        <w:pStyle w:val="Code"/>
        <w:rPr>
          <w:highlight w:val="white"/>
        </w:rPr>
      </w:pPr>
      <w:r w:rsidRPr="00760CE0">
        <w:rPr>
          <w:highlight w:val="white"/>
        </w:rPr>
        <w:t xml:space="preserve">      return byteList;</w:t>
      </w:r>
    </w:p>
    <w:p w14:paraId="3E64F3B6" w14:textId="77777777" w:rsidR="00760CE0" w:rsidRPr="00760CE0" w:rsidRDefault="00760CE0" w:rsidP="00760CE0">
      <w:pPr>
        <w:pStyle w:val="Code"/>
        <w:rPr>
          <w:highlight w:val="white"/>
        </w:rPr>
      </w:pPr>
      <w:r w:rsidRPr="00760CE0">
        <w:rPr>
          <w:highlight w:val="white"/>
        </w:rPr>
        <w:t xml:space="preserve">    }</w:t>
      </w:r>
    </w:p>
    <w:p w14:paraId="41E66349" w14:textId="77777777" w:rsidR="00760CE0" w:rsidRPr="00760CE0" w:rsidRDefault="00760CE0" w:rsidP="00760CE0">
      <w:pPr>
        <w:pStyle w:val="Code"/>
        <w:rPr>
          <w:highlight w:val="white"/>
        </w:rPr>
      </w:pPr>
    </w:p>
    <w:p w14:paraId="3E7BBD03" w14:textId="77777777" w:rsidR="00760CE0" w:rsidRPr="00760CE0" w:rsidRDefault="00760CE0" w:rsidP="00760CE0">
      <w:pPr>
        <w:pStyle w:val="Code"/>
        <w:rPr>
          <w:highlight w:val="white"/>
        </w:rPr>
      </w:pPr>
      <w:r w:rsidRPr="00760CE0">
        <w:rPr>
          <w:highlight w:val="white"/>
        </w:rPr>
        <w:t xml:space="preserve">    public override string ToString() {</w:t>
      </w:r>
    </w:p>
    <w:p w14:paraId="2C0EFF99" w14:textId="77777777" w:rsidR="00760CE0" w:rsidRPr="00760CE0" w:rsidRDefault="00760CE0" w:rsidP="00760CE0">
      <w:pPr>
        <w:pStyle w:val="Code"/>
        <w:rPr>
          <w:highlight w:val="white"/>
        </w:rPr>
      </w:pPr>
      <w:r w:rsidRPr="00760CE0">
        <w:rPr>
          <w:highlight w:val="white"/>
        </w:rPr>
        <w:t xml:space="preserve">      object operand0 = m_operandArray[0],</w:t>
      </w:r>
    </w:p>
    <w:p w14:paraId="56704C73" w14:textId="77777777" w:rsidR="00760CE0" w:rsidRPr="00760CE0" w:rsidRDefault="00760CE0" w:rsidP="00760CE0">
      <w:pPr>
        <w:pStyle w:val="Code"/>
        <w:rPr>
          <w:highlight w:val="white"/>
        </w:rPr>
      </w:pPr>
      <w:r w:rsidRPr="00760CE0">
        <w:rPr>
          <w:highlight w:val="white"/>
        </w:rPr>
        <w:t xml:space="preserve">             operand1 = m_operandArray[1],</w:t>
      </w:r>
    </w:p>
    <w:p w14:paraId="2D31B6A3" w14:textId="77777777" w:rsidR="00760CE0" w:rsidRPr="00760CE0" w:rsidRDefault="00760CE0" w:rsidP="00760CE0">
      <w:pPr>
        <w:pStyle w:val="Code"/>
        <w:rPr>
          <w:highlight w:val="white"/>
        </w:rPr>
      </w:pPr>
      <w:r w:rsidRPr="00760CE0">
        <w:rPr>
          <w:highlight w:val="white"/>
        </w:rPr>
        <w:t xml:space="preserve">             operand2 = m_operandArray[2];</w:t>
      </w:r>
    </w:p>
    <w:p w14:paraId="67386367" w14:textId="77777777" w:rsidR="00760CE0" w:rsidRPr="00760CE0" w:rsidRDefault="00760CE0" w:rsidP="00760CE0">
      <w:pPr>
        <w:pStyle w:val="Code"/>
        <w:rPr>
          <w:highlight w:val="white"/>
        </w:rPr>
      </w:pPr>
      <w:r w:rsidRPr="00760CE0">
        <w:rPr>
          <w:highlight w:val="white"/>
        </w:rPr>
        <w:t xml:space="preserve">      string operatorName = Enum.GetName(typeof(AssemblyOperator),</w:t>
      </w:r>
    </w:p>
    <w:p w14:paraId="794A5E9A" w14:textId="77777777" w:rsidR="00760CE0" w:rsidRPr="00760CE0" w:rsidRDefault="00760CE0" w:rsidP="00760CE0">
      <w:pPr>
        <w:pStyle w:val="Code"/>
        <w:rPr>
          <w:highlight w:val="white"/>
        </w:rPr>
      </w:pPr>
      <w:r w:rsidRPr="00760CE0">
        <w:rPr>
          <w:highlight w:val="white"/>
        </w:rPr>
        <w:t xml:space="preserve">                                         Operator).Replace("_", " ");</w:t>
      </w:r>
    </w:p>
    <w:p w14:paraId="351C2146" w14:textId="77777777" w:rsidR="00760CE0" w:rsidRPr="00760CE0" w:rsidRDefault="00760CE0" w:rsidP="00760CE0">
      <w:pPr>
        <w:pStyle w:val="Code"/>
        <w:rPr>
          <w:highlight w:val="white"/>
        </w:rPr>
      </w:pPr>
    </w:p>
    <w:p w14:paraId="1335407E" w14:textId="77777777" w:rsidR="00760CE0" w:rsidRPr="00760CE0" w:rsidRDefault="00760CE0" w:rsidP="00760CE0">
      <w:pPr>
        <w:pStyle w:val="Code"/>
        <w:rPr>
          <w:highlight w:val="white"/>
        </w:rPr>
      </w:pPr>
      <w:r w:rsidRPr="00760CE0">
        <w:rPr>
          <w:highlight w:val="white"/>
        </w:rPr>
        <w:t xml:space="preserve">      if ((Operator == AssemblyOperator.empty) ||</w:t>
      </w:r>
    </w:p>
    <w:p w14:paraId="7CF7CEE0" w14:textId="77777777" w:rsidR="00760CE0" w:rsidRPr="00760CE0" w:rsidRDefault="00760CE0" w:rsidP="00760CE0">
      <w:pPr>
        <w:pStyle w:val="Code"/>
        <w:rPr>
          <w:highlight w:val="white"/>
        </w:rPr>
      </w:pPr>
      <w:r w:rsidRPr="00760CE0">
        <w:rPr>
          <w:highlight w:val="white"/>
        </w:rPr>
        <w:t xml:space="preserve">          (Operator == AssemblyOperator.new_middle_code)) {</w:t>
      </w:r>
    </w:p>
    <w:p w14:paraId="49C874EA" w14:textId="77777777" w:rsidR="00760CE0" w:rsidRPr="00760CE0" w:rsidRDefault="00760CE0" w:rsidP="00760CE0">
      <w:pPr>
        <w:pStyle w:val="Code"/>
        <w:rPr>
          <w:highlight w:val="white"/>
        </w:rPr>
      </w:pPr>
      <w:r w:rsidRPr="00760CE0">
        <w:rPr>
          <w:highlight w:val="white"/>
        </w:rPr>
        <w:t xml:space="preserve">        return null;</w:t>
      </w:r>
    </w:p>
    <w:p w14:paraId="2A3A137E" w14:textId="77777777" w:rsidR="00760CE0" w:rsidRPr="00760CE0" w:rsidRDefault="00760CE0" w:rsidP="00760CE0">
      <w:pPr>
        <w:pStyle w:val="Code"/>
        <w:rPr>
          <w:highlight w:val="white"/>
        </w:rPr>
      </w:pPr>
      <w:r w:rsidRPr="00760CE0">
        <w:rPr>
          <w:highlight w:val="white"/>
        </w:rPr>
        <w:t xml:space="preserve">      }</w:t>
      </w:r>
    </w:p>
    <w:p w14:paraId="110AA47D" w14:textId="77777777" w:rsidR="00760CE0" w:rsidRPr="00760CE0" w:rsidRDefault="00760CE0" w:rsidP="00760CE0">
      <w:pPr>
        <w:pStyle w:val="Code"/>
        <w:rPr>
          <w:highlight w:val="white"/>
        </w:rPr>
      </w:pPr>
      <w:r w:rsidRPr="00760CE0">
        <w:rPr>
          <w:highlight w:val="white"/>
        </w:rPr>
        <w:t xml:space="preserve">      else if (Operator == AssemblyOperator.label) {</w:t>
      </w:r>
    </w:p>
    <w:p w14:paraId="60550F79" w14:textId="77777777" w:rsidR="00760CE0" w:rsidRPr="00760CE0" w:rsidRDefault="00760CE0" w:rsidP="00760CE0">
      <w:pPr>
        <w:pStyle w:val="Code"/>
        <w:rPr>
          <w:highlight w:val="white"/>
        </w:rPr>
      </w:pPr>
      <w:r w:rsidRPr="00760CE0">
        <w:rPr>
          <w:highlight w:val="white"/>
        </w:rPr>
        <w:t xml:space="preserve">        return ((operand0 != null) ? ("\n" + operand0 + ":") : "") +</w:t>
      </w:r>
    </w:p>
    <w:p w14:paraId="3A3F7A69" w14:textId="77777777" w:rsidR="00760CE0" w:rsidRPr="00760CE0" w:rsidRDefault="00760CE0" w:rsidP="00760CE0">
      <w:pPr>
        <w:pStyle w:val="Code"/>
        <w:rPr>
          <w:highlight w:val="white"/>
        </w:rPr>
      </w:pPr>
      <w:r w:rsidRPr="00760CE0">
        <w:rPr>
          <w:highlight w:val="white"/>
        </w:rPr>
        <w:t xml:space="preserve">                ((operand1 != null) ? ("\t; " + operand1) : "");</w:t>
      </w:r>
    </w:p>
    <w:p w14:paraId="3047E5BD" w14:textId="77777777" w:rsidR="00760CE0" w:rsidRPr="00760CE0" w:rsidRDefault="00760CE0" w:rsidP="00760CE0">
      <w:pPr>
        <w:pStyle w:val="Code"/>
        <w:rPr>
          <w:highlight w:val="white"/>
        </w:rPr>
      </w:pPr>
      <w:r w:rsidRPr="00760CE0">
        <w:rPr>
          <w:highlight w:val="white"/>
        </w:rPr>
        <w:t xml:space="preserve">      }</w:t>
      </w:r>
    </w:p>
    <w:p w14:paraId="51454419" w14:textId="77777777" w:rsidR="00760CE0" w:rsidRPr="00760CE0" w:rsidRDefault="00760CE0" w:rsidP="00760CE0">
      <w:pPr>
        <w:pStyle w:val="Code"/>
        <w:rPr>
          <w:highlight w:val="white"/>
        </w:rPr>
      </w:pPr>
      <w:r w:rsidRPr="00760CE0">
        <w:rPr>
          <w:highlight w:val="white"/>
        </w:rPr>
        <w:t xml:space="preserve">      else if (Operator == AssemblyOperator.comment) {</w:t>
      </w:r>
    </w:p>
    <w:p w14:paraId="69525503" w14:textId="77777777" w:rsidR="00760CE0" w:rsidRPr="00760CE0" w:rsidRDefault="00760CE0" w:rsidP="00760CE0">
      <w:pPr>
        <w:pStyle w:val="Code"/>
        <w:rPr>
          <w:highlight w:val="white"/>
        </w:rPr>
      </w:pPr>
      <w:r w:rsidRPr="00760CE0">
        <w:rPr>
          <w:highlight w:val="white"/>
        </w:rPr>
        <w:t xml:space="preserve">        return "\n\t" + ((operand0 != null) ? ("; " + operand0) : "");</w:t>
      </w:r>
    </w:p>
    <w:p w14:paraId="16943D71" w14:textId="77777777" w:rsidR="00760CE0" w:rsidRPr="00760CE0" w:rsidRDefault="00760CE0" w:rsidP="00760CE0">
      <w:pPr>
        <w:pStyle w:val="Code"/>
        <w:rPr>
          <w:highlight w:val="white"/>
        </w:rPr>
      </w:pPr>
      <w:r w:rsidRPr="00760CE0">
        <w:rPr>
          <w:highlight w:val="white"/>
        </w:rPr>
        <w:t xml:space="preserve">      }</w:t>
      </w:r>
    </w:p>
    <w:p w14:paraId="5005DA5D"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0B96F21D" w14:textId="77777777" w:rsidR="00760CE0" w:rsidRPr="00760CE0" w:rsidRDefault="00760CE0" w:rsidP="00760CE0">
      <w:pPr>
        <w:pStyle w:val="Code"/>
        <w:rPr>
          <w:highlight w:val="white"/>
        </w:rPr>
      </w:pPr>
      <w:r w:rsidRPr="00760CE0">
        <w:rPr>
          <w:highlight w:val="white"/>
        </w:rPr>
        <w:t xml:space="preserve">        string aname = (string) operand0;</w:t>
      </w:r>
    </w:p>
    <w:p w14:paraId="38D2EB39" w14:textId="77777777" w:rsidR="00760CE0" w:rsidRPr="00760CE0" w:rsidRDefault="00760CE0" w:rsidP="00760CE0">
      <w:pPr>
        <w:pStyle w:val="Code"/>
        <w:rPr>
          <w:highlight w:val="white"/>
        </w:rPr>
      </w:pPr>
      <w:r w:rsidRPr="00760CE0">
        <w:rPr>
          <w:highlight w:val="white"/>
        </w:rPr>
        <w:t xml:space="preserve">        int offset = (int) operand1;</w:t>
      </w:r>
    </w:p>
    <w:p w14:paraId="0E96B563" w14:textId="77777777" w:rsidR="00760CE0" w:rsidRPr="00760CE0" w:rsidRDefault="00760CE0" w:rsidP="00760CE0">
      <w:pPr>
        <w:pStyle w:val="Code"/>
        <w:rPr>
          <w:highlight w:val="white"/>
        </w:rPr>
      </w:pPr>
      <w:r w:rsidRPr="00760CE0">
        <w:rPr>
          <w:highlight w:val="white"/>
        </w:rPr>
        <w:t xml:space="preserve">        return "\tdq " + aname + WithSign(offset);</w:t>
      </w:r>
    </w:p>
    <w:p w14:paraId="46B95BF9" w14:textId="77777777" w:rsidR="00760CE0" w:rsidRPr="00760CE0" w:rsidRDefault="00760CE0" w:rsidP="00760CE0">
      <w:pPr>
        <w:pStyle w:val="Code"/>
        <w:rPr>
          <w:highlight w:val="white"/>
        </w:rPr>
      </w:pPr>
      <w:r w:rsidRPr="00760CE0">
        <w:rPr>
          <w:highlight w:val="white"/>
        </w:rPr>
        <w:t xml:space="preserve">      }</w:t>
      </w:r>
    </w:p>
    <w:p w14:paraId="500A4476"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34F13703" w14:textId="77777777" w:rsidR="00760CE0" w:rsidRPr="00760CE0" w:rsidRDefault="00760CE0" w:rsidP="00760CE0">
      <w:pPr>
        <w:pStyle w:val="Code"/>
        <w:rPr>
          <w:highlight w:val="white"/>
        </w:rPr>
      </w:pPr>
      <w:r w:rsidRPr="00760CE0">
        <w:rPr>
          <w:highlight w:val="white"/>
        </w:rPr>
        <w:t xml:space="preserve">        int size = (int) operand0;</w:t>
      </w:r>
    </w:p>
    <w:p w14:paraId="24D84742" w14:textId="77777777" w:rsidR="00760CE0" w:rsidRPr="00760CE0" w:rsidRDefault="00760CE0" w:rsidP="00760CE0">
      <w:pPr>
        <w:pStyle w:val="Code"/>
        <w:rPr>
          <w:highlight w:val="white"/>
        </w:rPr>
      </w:pPr>
      <w:r w:rsidRPr="00760CE0">
        <w:rPr>
          <w:highlight w:val="white"/>
        </w:rPr>
        <w:t xml:space="preserve">        return "\ttimes " + size + " db 0";</w:t>
      </w:r>
    </w:p>
    <w:p w14:paraId="1832684D" w14:textId="77777777" w:rsidR="00760CE0" w:rsidRPr="00760CE0" w:rsidRDefault="00760CE0" w:rsidP="00760CE0">
      <w:pPr>
        <w:pStyle w:val="Code"/>
        <w:rPr>
          <w:highlight w:val="white"/>
        </w:rPr>
      </w:pPr>
      <w:r w:rsidRPr="00760CE0">
        <w:rPr>
          <w:highlight w:val="white"/>
        </w:rPr>
        <w:t xml:space="preserve">      }</w:t>
      </w:r>
    </w:p>
    <w:p w14:paraId="60D803B9"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5A13C16C" w14:textId="77777777" w:rsidR="00760CE0" w:rsidRPr="00760CE0" w:rsidRDefault="00760CE0" w:rsidP="00760CE0">
      <w:pPr>
        <w:pStyle w:val="Code"/>
        <w:rPr>
          <w:highlight w:val="white"/>
        </w:rPr>
      </w:pPr>
      <w:r w:rsidRPr="00760CE0">
        <w:rPr>
          <w:highlight w:val="white"/>
        </w:rPr>
        <w:t xml:space="preserve">        Sort sort = (Sort) operand0;</w:t>
      </w:r>
    </w:p>
    <w:p w14:paraId="42F037AF" w14:textId="77777777" w:rsidR="00760CE0" w:rsidRPr="00760CE0" w:rsidRDefault="00760CE0" w:rsidP="00760CE0">
      <w:pPr>
        <w:pStyle w:val="Code"/>
        <w:rPr>
          <w:highlight w:val="white"/>
        </w:rPr>
      </w:pPr>
      <w:r w:rsidRPr="00760CE0">
        <w:rPr>
          <w:highlight w:val="white"/>
        </w:rPr>
        <w:t xml:space="preserve">        object value = operand1;</w:t>
      </w:r>
    </w:p>
    <w:p w14:paraId="1494FA30" w14:textId="77777777" w:rsidR="00760CE0" w:rsidRPr="00760CE0" w:rsidRDefault="00760CE0" w:rsidP="00760CE0">
      <w:pPr>
        <w:pStyle w:val="Code"/>
        <w:rPr>
          <w:highlight w:val="white"/>
        </w:rPr>
      </w:pPr>
    </w:p>
    <w:p w14:paraId="324EAD19" w14:textId="77777777" w:rsidR="00760CE0" w:rsidRPr="00760CE0" w:rsidRDefault="00760CE0" w:rsidP="00760CE0">
      <w:pPr>
        <w:pStyle w:val="Code"/>
        <w:rPr>
          <w:highlight w:val="white"/>
        </w:rPr>
      </w:pPr>
      <w:r w:rsidRPr="00760CE0">
        <w:rPr>
          <w:highlight w:val="white"/>
        </w:rPr>
        <w:t xml:space="preserve">        if (sort == Sort.String) {</w:t>
      </w:r>
    </w:p>
    <w:p w14:paraId="0F5371A0" w14:textId="77777777" w:rsidR="00760CE0" w:rsidRPr="00760CE0" w:rsidRDefault="00760CE0" w:rsidP="00760CE0">
      <w:pPr>
        <w:pStyle w:val="Code"/>
        <w:rPr>
          <w:highlight w:val="white"/>
        </w:rPr>
      </w:pPr>
      <w:r w:rsidRPr="00760CE0">
        <w:rPr>
          <w:highlight w:val="white"/>
        </w:rPr>
        <w:t xml:space="preserve">          StringBuilder buffer = new StringBuilder();</w:t>
      </w:r>
    </w:p>
    <w:p w14:paraId="0F3ABCED" w14:textId="77777777" w:rsidR="00760CE0" w:rsidRPr="00760CE0" w:rsidRDefault="00760CE0" w:rsidP="00760CE0">
      <w:pPr>
        <w:pStyle w:val="Code"/>
        <w:rPr>
          <w:highlight w:val="white"/>
        </w:rPr>
      </w:pPr>
      <w:r w:rsidRPr="00760CE0">
        <w:rPr>
          <w:highlight w:val="white"/>
        </w:rPr>
        <w:t xml:space="preserve">          string text = (string) operand1;</w:t>
      </w:r>
    </w:p>
    <w:p w14:paraId="5B6E939B" w14:textId="77777777" w:rsidR="00760CE0" w:rsidRPr="00760CE0" w:rsidRDefault="00760CE0" w:rsidP="00760CE0">
      <w:pPr>
        <w:pStyle w:val="Code"/>
        <w:rPr>
          <w:highlight w:val="white"/>
        </w:rPr>
      </w:pPr>
      <w:r w:rsidRPr="00760CE0">
        <w:rPr>
          <w:highlight w:val="white"/>
        </w:rPr>
        <w:t xml:space="preserve">          bool graph = false;</w:t>
      </w:r>
    </w:p>
    <w:p w14:paraId="3C219466" w14:textId="77777777" w:rsidR="00760CE0" w:rsidRPr="00760CE0" w:rsidRDefault="00760CE0" w:rsidP="00760CE0">
      <w:pPr>
        <w:pStyle w:val="Code"/>
        <w:rPr>
          <w:highlight w:val="white"/>
        </w:rPr>
      </w:pPr>
    </w:p>
    <w:p w14:paraId="6F46E6E4" w14:textId="77777777" w:rsidR="00760CE0" w:rsidRPr="00760CE0" w:rsidRDefault="00760CE0" w:rsidP="00760CE0">
      <w:pPr>
        <w:pStyle w:val="Code"/>
        <w:rPr>
          <w:highlight w:val="white"/>
        </w:rPr>
      </w:pPr>
      <w:r w:rsidRPr="00760CE0">
        <w:rPr>
          <w:highlight w:val="white"/>
        </w:rPr>
        <w:t xml:space="preserve">          foreach (char c in text) {</w:t>
      </w:r>
    </w:p>
    <w:p w14:paraId="0E14B0DE" w14:textId="77777777" w:rsidR="00760CE0" w:rsidRPr="00760CE0" w:rsidRDefault="00760CE0" w:rsidP="00760CE0">
      <w:pPr>
        <w:pStyle w:val="Code"/>
        <w:rPr>
          <w:highlight w:val="white"/>
        </w:rPr>
      </w:pPr>
      <w:r w:rsidRPr="00760CE0">
        <w:rPr>
          <w:highlight w:val="white"/>
        </w:rPr>
        <w:t xml:space="preserve">            if (Char.IsControl(c) || (c == '\"') || (c == '\'')) {</w:t>
      </w:r>
    </w:p>
    <w:p w14:paraId="4AD1E7D3" w14:textId="77777777" w:rsidR="00760CE0" w:rsidRPr="00760CE0" w:rsidRDefault="00760CE0" w:rsidP="00760CE0">
      <w:pPr>
        <w:pStyle w:val="Code"/>
        <w:rPr>
          <w:highlight w:val="white"/>
        </w:rPr>
      </w:pPr>
      <w:r w:rsidRPr="00760CE0">
        <w:rPr>
          <w:highlight w:val="white"/>
        </w:rPr>
        <w:t xml:space="preserve">              if (graph) {</w:t>
      </w:r>
    </w:p>
    <w:p w14:paraId="71B765D0" w14:textId="77777777" w:rsidR="00760CE0" w:rsidRPr="00760CE0" w:rsidRDefault="00760CE0" w:rsidP="00760CE0">
      <w:pPr>
        <w:pStyle w:val="Code"/>
        <w:rPr>
          <w:highlight w:val="white"/>
        </w:rPr>
      </w:pPr>
      <w:r w:rsidRPr="00760CE0">
        <w:rPr>
          <w:highlight w:val="white"/>
        </w:rPr>
        <w:t xml:space="preserve">                buffer.Append("\", " + ((int) c).ToString() + ", ");</w:t>
      </w:r>
    </w:p>
    <w:p w14:paraId="23C9C670" w14:textId="77777777" w:rsidR="00760CE0" w:rsidRPr="00760CE0" w:rsidRDefault="00760CE0" w:rsidP="00760CE0">
      <w:pPr>
        <w:pStyle w:val="Code"/>
        <w:rPr>
          <w:highlight w:val="white"/>
        </w:rPr>
      </w:pPr>
      <w:r w:rsidRPr="00760CE0">
        <w:rPr>
          <w:highlight w:val="white"/>
        </w:rPr>
        <w:t xml:space="preserve">                graph = false;</w:t>
      </w:r>
    </w:p>
    <w:p w14:paraId="0ECE837E" w14:textId="77777777" w:rsidR="00760CE0" w:rsidRPr="00760CE0" w:rsidRDefault="00760CE0" w:rsidP="00760CE0">
      <w:pPr>
        <w:pStyle w:val="Code"/>
        <w:rPr>
          <w:highlight w:val="white"/>
        </w:rPr>
      </w:pPr>
      <w:r w:rsidRPr="00760CE0">
        <w:rPr>
          <w:highlight w:val="white"/>
        </w:rPr>
        <w:t xml:space="preserve">              }</w:t>
      </w:r>
    </w:p>
    <w:p w14:paraId="23973338" w14:textId="77777777" w:rsidR="00760CE0" w:rsidRPr="00760CE0" w:rsidRDefault="00760CE0" w:rsidP="00760CE0">
      <w:pPr>
        <w:pStyle w:val="Code"/>
        <w:rPr>
          <w:highlight w:val="white"/>
        </w:rPr>
      </w:pPr>
      <w:r w:rsidRPr="00760CE0">
        <w:rPr>
          <w:highlight w:val="white"/>
        </w:rPr>
        <w:t xml:space="preserve">              else {</w:t>
      </w:r>
    </w:p>
    <w:p w14:paraId="7A94B8E4" w14:textId="77777777" w:rsidR="00760CE0" w:rsidRPr="00760CE0" w:rsidRDefault="00760CE0" w:rsidP="00760CE0">
      <w:pPr>
        <w:pStyle w:val="Code"/>
        <w:rPr>
          <w:highlight w:val="white"/>
        </w:rPr>
      </w:pPr>
      <w:r w:rsidRPr="00760CE0">
        <w:rPr>
          <w:highlight w:val="white"/>
        </w:rPr>
        <w:t xml:space="preserve">                buffer.Append(((int) c).ToString() + ", ");</w:t>
      </w:r>
    </w:p>
    <w:p w14:paraId="368602F5" w14:textId="77777777" w:rsidR="00760CE0" w:rsidRPr="00760CE0" w:rsidRDefault="00760CE0" w:rsidP="00760CE0">
      <w:pPr>
        <w:pStyle w:val="Code"/>
        <w:rPr>
          <w:highlight w:val="white"/>
        </w:rPr>
      </w:pPr>
      <w:r w:rsidRPr="00760CE0">
        <w:rPr>
          <w:highlight w:val="white"/>
        </w:rPr>
        <w:t xml:space="preserve">              }</w:t>
      </w:r>
    </w:p>
    <w:p w14:paraId="4E2C3BDB" w14:textId="77777777" w:rsidR="00760CE0" w:rsidRPr="00760CE0" w:rsidRDefault="00760CE0" w:rsidP="00760CE0">
      <w:pPr>
        <w:pStyle w:val="Code"/>
        <w:rPr>
          <w:highlight w:val="white"/>
        </w:rPr>
      </w:pPr>
      <w:r w:rsidRPr="00760CE0">
        <w:rPr>
          <w:highlight w:val="white"/>
        </w:rPr>
        <w:t xml:space="preserve">            }</w:t>
      </w:r>
    </w:p>
    <w:p w14:paraId="12012C02" w14:textId="77777777" w:rsidR="00760CE0" w:rsidRPr="00760CE0" w:rsidRDefault="00760CE0" w:rsidP="00760CE0">
      <w:pPr>
        <w:pStyle w:val="Code"/>
        <w:rPr>
          <w:highlight w:val="white"/>
        </w:rPr>
      </w:pPr>
      <w:r w:rsidRPr="00760CE0">
        <w:rPr>
          <w:highlight w:val="white"/>
        </w:rPr>
        <w:t xml:space="preserve">            else {</w:t>
      </w:r>
    </w:p>
    <w:p w14:paraId="52020E56" w14:textId="77777777" w:rsidR="00760CE0" w:rsidRPr="00760CE0" w:rsidRDefault="00760CE0" w:rsidP="00760CE0">
      <w:pPr>
        <w:pStyle w:val="Code"/>
        <w:rPr>
          <w:highlight w:val="white"/>
        </w:rPr>
      </w:pPr>
      <w:r w:rsidRPr="00760CE0">
        <w:rPr>
          <w:highlight w:val="white"/>
        </w:rPr>
        <w:t xml:space="preserve">              if (graph) {</w:t>
      </w:r>
    </w:p>
    <w:p w14:paraId="33ECC944" w14:textId="77777777" w:rsidR="00760CE0" w:rsidRPr="00760CE0" w:rsidRDefault="00760CE0" w:rsidP="00760CE0">
      <w:pPr>
        <w:pStyle w:val="Code"/>
        <w:rPr>
          <w:highlight w:val="white"/>
        </w:rPr>
      </w:pPr>
      <w:r w:rsidRPr="00760CE0">
        <w:rPr>
          <w:highlight w:val="white"/>
        </w:rPr>
        <w:t xml:space="preserve">                buffer.Append(c);</w:t>
      </w:r>
    </w:p>
    <w:p w14:paraId="1DF20F3F" w14:textId="77777777" w:rsidR="00760CE0" w:rsidRPr="00760CE0" w:rsidRDefault="00760CE0" w:rsidP="00760CE0">
      <w:pPr>
        <w:pStyle w:val="Code"/>
        <w:rPr>
          <w:highlight w:val="white"/>
        </w:rPr>
      </w:pPr>
      <w:r w:rsidRPr="00760CE0">
        <w:rPr>
          <w:highlight w:val="white"/>
        </w:rPr>
        <w:t xml:space="preserve">              }</w:t>
      </w:r>
    </w:p>
    <w:p w14:paraId="6A3F99AF" w14:textId="77777777" w:rsidR="00760CE0" w:rsidRPr="00760CE0" w:rsidRDefault="00760CE0" w:rsidP="00760CE0">
      <w:pPr>
        <w:pStyle w:val="Code"/>
        <w:rPr>
          <w:highlight w:val="white"/>
        </w:rPr>
      </w:pPr>
      <w:r w:rsidRPr="00760CE0">
        <w:rPr>
          <w:highlight w:val="white"/>
        </w:rPr>
        <w:t xml:space="preserve">              else {</w:t>
      </w:r>
    </w:p>
    <w:p w14:paraId="24F7B873" w14:textId="77777777" w:rsidR="00760CE0" w:rsidRPr="00760CE0" w:rsidRDefault="00760CE0" w:rsidP="00760CE0">
      <w:pPr>
        <w:pStyle w:val="Code"/>
        <w:rPr>
          <w:highlight w:val="white"/>
        </w:rPr>
      </w:pPr>
      <w:r w:rsidRPr="00760CE0">
        <w:rPr>
          <w:highlight w:val="white"/>
        </w:rPr>
        <w:t xml:space="preserve">                buffer.Append("\"" + c.ToString());</w:t>
      </w:r>
    </w:p>
    <w:p w14:paraId="4E6BE081" w14:textId="77777777" w:rsidR="00760CE0" w:rsidRPr="00760CE0" w:rsidRDefault="00760CE0" w:rsidP="00760CE0">
      <w:pPr>
        <w:pStyle w:val="Code"/>
        <w:rPr>
          <w:highlight w:val="white"/>
        </w:rPr>
      </w:pPr>
      <w:r w:rsidRPr="00760CE0">
        <w:rPr>
          <w:highlight w:val="white"/>
        </w:rPr>
        <w:t xml:space="preserve">                graph = true;</w:t>
      </w:r>
    </w:p>
    <w:p w14:paraId="1B908EB4" w14:textId="77777777" w:rsidR="00760CE0" w:rsidRPr="00760CE0" w:rsidRDefault="00760CE0" w:rsidP="00760CE0">
      <w:pPr>
        <w:pStyle w:val="Code"/>
        <w:rPr>
          <w:highlight w:val="white"/>
        </w:rPr>
      </w:pPr>
      <w:r w:rsidRPr="00760CE0">
        <w:rPr>
          <w:highlight w:val="white"/>
        </w:rPr>
        <w:t xml:space="preserve">              }</w:t>
      </w:r>
    </w:p>
    <w:p w14:paraId="13BF6111" w14:textId="77777777" w:rsidR="00760CE0" w:rsidRPr="00760CE0" w:rsidRDefault="00760CE0" w:rsidP="00760CE0">
      <w:pPr>
        <w:pStyle w:val="Code"/>
        <w:rPr>
          <w:highlight w:val="white"/>
        </w:rPr>
      </w:pPr>
      <w:r w:rsidRPr="00760CE0">
        <w:rPr>
          <w:highlight w:val="white"/>
        </w:rPr>
        <w:t xml:space="preserve">            }</w:t>
      </w:r>
    </w:p>
    <w:p w14:paraId="2FFB7C34" w14:textId="77777777" w:rsidR="00760CE0" w:rsidRPr="00760CE0" w:rsidRDefault="00760CE0" w:rsidP="00760CE0">
      <w:pPr>
        <w:pStyle w:val="Code"/>
        <w:rPr>
          <w:highlight w:val="white"/>
        </w:rPr>
      </w:pPr>
      <w:r w:rsidRPr="00760CE0">
        <w:rPr>
          <w:highlight w:val="white"/>
        </w:rPr>
        <w:t xml:space="preserve">          }</w:t>
      </w:r>
    </w:p>
    <w:p w14:paraId="5DD8A51D" w14:textId="77777777" w:rsidR="00760CE0" w:rsidRPr="00760CE0" w:rsidRDefault="00760CE0" w:rsidP="00760CE0">
      <w:pPr>
        <w:pStyle w:val="Code"/>
        <w:rPr>
          <w:highlight w:val="white"/>
        </w:rPr>
      </w:pPr>
    </w:p>
    <w:p w14:paraId="5B433BA6" w14:textId="77777777" w:rsidR="00760CE0" w:rsidRPr="00760CE0" w:rsidRDefault="00760CE0" w:rsidP="00760CE0">
      <w:pPr>
        <w:pStyle w:val="Code"/>
        <w:rPr>
          <w:highlight w:val="white"/>
        </w:rPr>
      </w:pPr>
      <w:r w:rsidRPr="00760CE0">
        <w:rPr>
          <w:highlight w:val="white"/>
        </w:rPr>
        <w:t xml:space="preserve">          if (graph) {</w:t>
      </w:r>
    </w:p>
    <w:p w14:paraId="3D5441A5" w14:textId="77777777" w:rsidR="00760CE0" w:rsidRPr="00760CE0" w:rsidRDefault="00760CE0" w:rsidP="00760CE0">
      <w:pPr>
        <w:pStyle w:val="Code"/>
        <w:rPr>
          <w:highlight w:val="white"/>
        </w:rPr>
      </w:pPr>
      <w:r w:rsidRPr="00760CE0">
        <w:rPr>
          <w:highlight w:val="white"/>
        </w:rPr>
        <w:t xml:space="preserve">            buffer.Append("\", 0");</w:t>
      </w:r>
    </w:p>
    <w:p w14:paraId="646737D2" w14:textId="77777777" w:rsidR="00760CE0" w:rsidRPr="00760CE0" w:rsidRDefault="00760CE0" w:rsidP="00760CE0">
      <w:pPr>
        <w:pStyle w:val="Code"/>
        <w:rPr>
          <w:highlight w:val="white"/>
        </w:rPr>
      </w:pPr>
      <w:r w:rsidRPr="00760CE0">
        <w:rPr>
          <w:highlight w:val="white"/>
        </w:rPr>
        <w:t xml:space="preserve">          }</w:t>
      </w:r>
    </w:p>
    <w:p w14:paraId="66D56E2B" w14:textId="77777777" w:rsidR="00760CE0" w:rsidRPr="00760CE0" w:rsidRDefault="00760CE0" w:rsidP="00760CE0">
      <w:pPr>
        <w:pStyle w:val="Code"/>
        <w:rPr>
          <w:highlight w:val="white"/>
        </w:rPr>
      </w:pPr>
      <w:r w:rsidRPr="00760CE0">
        <w:rPr>
          <w:highlight w:val="white"/>
        </w:rPr>
        <w:t xml:space="preserve">          else {</w:t>
      </w:r>
    </w:p>
    <w:p w14:paraId="24F063A1" w14:textId="77777777" w:rsidR="00760CE0" w:rsidRPr="00760CE0" w:rsidRDefault="00760CE0" w:rsidP="00760CE0">
      <w:pPr>
        <w:pStyle w:val="Code"/>
        <w:rPr>
          <w:highlight w:val="white"/>
        </w:rPr>
      </w:pPr>
      <w:r w:rsidRPr="00760CE0">
        <w:rPr>
          <w:highlight w:val="white"/>
        </w:rPr>
        <w:t xml:space="preserve">            buffer.Append("0");</w:t>
      </w:r>
    </w:p>
    <w:p w14:paraId="352AE291" w14:textId="77777777" w:rsidR="00760CE0" w:rsidRPr="00760CE0" w:rsidRDefault="00760CE0" w:rsidP="00760CE0">
      <w:pPr>
        <w:pStyle w:val="Code"/>
        <w:rPr>
          <w:highlight w:val="white"/>
        </w:rPr>
      </w:pPr>
      <w:r w:rsidRPr="00760CE0">
        <w:rPr>
          <w:highlight w:val="white"/>
        </w:rPr>
        <w:t xml:space="preserve">          }</w:t>
      </w:r>
    </w:p>
    <w:p w14:paraId="4942AEAA" w14:textId="77777777" w:rsidR="00760CE0" w:rsidRPr="00760CE0" w:rsidRDefault="00760CE0" w:rsidP="00760CE0">
      <w:pPr>
        <w:pStyle w:val="Code"/>
        <w:rPr>
          <w:highlight w:val="white"/>
        </w:rPr>
      </w:pPr>
    </w:p>
    <w:p w14:paraId="1E338F5E" w14:textId="77777777" w:rsidR="00760CE0" w:rsidRPr="00760CE0" w:rsidRDefault="00760CE0" w:rsidP="00760CE0">
      <w:pPr>
        <w:pStyle w:val="Code"/>
        <w:rPr>
          <w:highlight w:val="white"/>
        </w:rPr>
      </w:pPr>
      <w:r w:rsidRPr="00760CE0">
        <w:rPr>
          <w:highlight w:val="white"/>
        </w:rPr>
        <w:t xml:space="preserve">          return "\tdb " + buffer.ToString();</w:t>
      </w:r>
    </w:p>
    <w:p w14:paraId="3B0FDA4C" w14:textId="77777777" w:rsidR="00760CE0" w:rsidRPr="00760CE0" w:rsidRDefault="00760CE0" w:rsidP="00760CE0">
      <w:pPr>
        <w:pStyle w:val="Code"/>
        <w:rPr>
          <w:highlight w:val="white"/>
        </w:rPr>
      </w:pPr>
      <w:r w:rsidRPr="00760CE0">
        <w:rPr>
          <w:highlight w:val="white"/>
        </w:rPr>
        <w:t xml:space="preserve">        }</w:t>
      </w:r>
    </w:p>
    <w:p w14:paraId="6A366495" w14:textId="77777777" w:rsidR="00760CE0" w:rsidRPr="00760CE0" w:rsidRDefault="00760CE0" w:rsidP="00760CE0">
      <w:pPr>
        <w:pStyle w:val="Code"/>
        <w:rPr>
          <w:highlight w:val="white"/>
        </w:rPr>
      </w:pPr>
      <w:r w:rsidRPr="00760CE0">
        <w:rPr>
          <w:highlight w:val="white"/>
        </w:rPr>
        <w:t xml:space="preserve">        else {</w:t>
      </w:r>
    </w:p>
    <w:p w14:paraId="43BD9334" w14:textId="77777777" w:rsidR="00760CE0" w:rsidRPr="00760CE0" w:rsidRDefault="00760CE0" w:rsidP="00760CE0">
      <w:pPr>
        <w:pStyle w:val="Code"/>
        <w:rPr>
          <w:highlight w:val="white"/>
        </w:rPr>
      </w:pPr>
      <w:r w:rsidRPr="00760CE0">
        <w:rPr>
          <w:highlight w:val="white"/>
        </w:rPr>
        <w:t xml:space="preserve">          string text = operand1.ToString();</w:t>
      </w:r>
    </w:p>
    <w:p w14:paraId="5AC4FB05" w14:textId="77777777" w:rsidR="00760CE0" w:rsidRPr="00760CE0" w:rsidRDefault="00760CE0" w:rsidP="00760CE0">
      <w:pPr>
        <w:pStyle w:val="Code"/>
        <w:rPr>
          <w:highlight w:val="white"/>
        </w:rPr>
      </w:pPr>
    </w:p>
    <w:p w14:paraId="51DED372" w14:textId="77777777" w:rsidR="00760CE0" w:rsidRPr="00760CE0" w:rsidRDefault="00760CE0" w:rsidP="00760CE0">
      <w:pPr>
        <w:pStyle w:val="Code"/>
        <w:rPr>
          <w:highlight w:val="white"/>
        </w:rPr>
      </w:pPr>
      <w:r w:rsidRPr="00760CE0">
        <w:rPr>
          <w:highlight w:val="white"/>
        </w:rPr>
        <w:t xml:space="preserve">          if (((sort == Sort.Float) || (sort == Sort.Double) ||</w:t>
      </w:r>
    </w:p>
    <w:p w14:paraId="6C629414" w14:textId="77777777" w:rsidR="00760CE0" w:rsidRPr="00760CE0" w:rsidRDefault="00760CE0" w:rsidP="00760CE0">
      <w:pPr>
        <w:pStyle w:val="Code"/>
        <w:rPr>
          <w:highlight w:val="white"/>
        </w:rPr>
      </w:pPr>
      <w:r w:rsidRPr="00760CE0">
        <w:rPr>
          <w:highlight w:val="white"/>
        </w:rPr>
        <w:t xml:space="preserve">                (sort == Sort.Long_Double)) &amp;&amp; !text.Contains(".")) {</w:t>
      </w:r>
    </w:p>
    <w:p w14:paraId="1CD7B10A" w14:textId="77777777" w:rsidR="00760CE0" w:rsidRPr="00760CE0" w:rsidRDefault="00760CE0" w:rsidP="00760CE0">
      <w:pPr>
        <w:pStyle w:val="Code"/>
        <w:rPr>
          <w:highlight w:val="white"/>
        </w:rPr>
      </w:pPr>
      <w:r w:rsidRPr="00760CE0">
        <w:rPr>
          <w:highlight w:val="white"/>
        </w:rPr>
        <w:t xml:space="preserve">            text += ".0";</w:t>
      </w:r>
    </w:p>
    <w:p w14:paraId="19AF8428" w14:textId="77777777" w:rsidR="00760CE0" w:rsidRPr="00760CE0" w:rsidRDefault="00760CE0" w:rsidP="00760CE0">
      <w:pPr>
        <w:pStyle w:val="Code"/>
        <w:rPr>
          <w:highlight w:val="white"/>
        </w:rPr>
      </w:pPr>
      <w:r w:rsidRPr="00760CE0">
        <w:rPr>
          <w:highlight w:val="white"/>
        </w:rPr>
        <w:t xml:space="preserve">          }</w:t>
      </w:r>
    </w:p>
    <w:p w14:paraId="7D6DBCDB" w14:textId="77777777" w:rsidR="00760CE0" w:rsidRPr="00760CE0" w:rsidRDefault="00760CE0" w:rsidP="00760CE0">
      <w:pPr>
        <w:pStyle w:val="Code"/>
        <w:rPr>
          <w:highlight w:val="white"/>
        </w:rPr>
      </w:pPr>
    </w:p>
    <w:p w14:paraId="75F324F3" w14:textId="77777777" w:rsidR="00760CE0" w:rsidRPr="00760CE0" w:rsidRDefault="00760CE0" w:rsidP="00760CE0">
      <w:pPr>
        <w:pStyle w:val="Code"/>
        <w:rPr>
          <w:highlight w:val="white"/>
        </w:rPr>
      </w:pPr>
      <w:r w:rsidRPr="00760CE0">
        <w:rPr>
          <w:highlight w:val="white"/>
        </w:rPr>
        <w:t xml:space="preserve">          switch (TypeSize.Size(sort)) {</w:t>
      </w:r>
    </w:p>
    <w:p w14:paraId="0BDD872D" w14:textId="77777777" w:rsidR="00760CE0" w:rsidRPr="00760CE0" w:rsidRDefault="00760CE0" w:rsidP="00760CE0">
      <w:pPr>
        <w:pStyle w:val="Code"/>
        <w:rPr>
          <w:highlight w:val="white"/>
        </w:rPr>
      </w:pPr>
      <w:r w:rsidRPr="00760CE0">
        <w:rPr>
          <w:highlight w:val="white"/>
        </w:rPr>
        <w:t xml:space="preserve">            case 1:</w:t>
      </w:r>
    </w:p>
    <w:p w14:paraId="4C97776E" w14:textId="77777777" w:rsidR="00760CE0" w:rsidRPr="00760CE0" w:rsidRDefault="00760CE0" w:rsidP="00760CE0">
      <w:pPr>
        <w:pStyle w:val="Code"/>
        <w:rPr>
          <w:highlight w:val="white"/>
        </w:rPr>
      </w:pPr>
      <w:r w:rsidRPr="00760CE0">
        <w:rPr>
          <w:highlight w:val="white"/>
        </w:rPr>
        <w:t xml:space="preserve">              return "\tdb " + text;</w:t>
      </w:r>
    </w:p>
    <w:p w14:paraId="69CD85A2" w14:textId="77777777" w:rsidR="00760CE0" w:rsidRPr="00760CE0" w:rsidRDefault="00760CE0" w:rsidP="00760CE0">
      <w:pPr>
        <w:pStyle w:val="Code"/>
        <w:rPr>
          <w:highlight w:val="white"/>
        </w:rPr>
      </w:pPr>
    </w:p>
    <w:p w14:paraId="0C8C8D6B" w14:textId="77777777" w:rsidR="00760CE0" w:rsidRPr="00760CE0" w:rsidRDefault="00760CE0" w:rsidP="00760CE0">
      <w:pPr>
        <w:pStyle w:val="Code"/>
        <w:rPr>
          <w:highlight w:val="white"/>
        </w:rPr>
      </w:pPr>
      <w:r w:rsidRPr="00760CE0">
        <w:rPr>
          <w:highlight w:val="white"/>
        </w:rPr>
        <w:t xml:space="preserve">            case 2:</w:t>
      </w:r>
    </w:p>
    <w:p w14:paraId="0719F520" w14:textId="77777777" w:rsidR="00760CE0" w:rsidRPr="00760CE0" w:rsidRDefault="00760CE0" w:rsidP="00760CE0">
      <w:pPr>
        <w:pStyle w:val="Code"/>
        <w:rPr>
          <w:highlight w:val="white"/>
        </w:rPr>
      </w:pPr>
      <w:r w:rsidRPr="00760CE0">
        <w:rPr>
          <w:highlight w:val="white"/>
        </w:rPr>
        <w:t xml:space="preserve">              return "\tdw " + text;</w:t>
      </w:r>
    </w:p>
    <w:p w14:paraId="09DD8965" w14:textId="77777777" w:rsidR="00760CE0" w:rsidRPr="00760CE0" w:rsidRDefault="00760CE0" w:rsidP="00760CE0">
      <w:pPr>
        <w:pStyle w:val="Code"/>
        <w:rPr>
          <w:highlight w:val="white"/>
        </w:rPr>
      </w:pPr>
    </w:p>
    <w:p w14:paraId="12ECA715" w14:textId="77777777" w:rsidR="00760CE0" w:rsidRPr="00760CE0" w:rsidRDefault="00760CE0" w:rsidP="00760CE0">
      <w:pPr>
        <w:pStyle w:val="Code"/>
        <w:rPr>
          <w:highlight w:val="white"/>
        </w:rPr>
      </w:pPr>
      <w:r w:rsidRPr="00760CE0">
        <w:rPr>
          <w:highlight w:val="white"/>
        </w:rPr>
        <w:t xml:space="preserve">            case 4:</w:t>
      </w:r>
    </w:p>
    <w:p w14:paraId="1BD29DBC" w14:textId="77777777" w:rsidR="00760CE0" w:rsidRPr="00760CE0" w:rsidRDefault="00760CE0" w:rsidP="00760CE0">
      <w:pPr>
        <w:pStyle w:val="Code"/>
        <w:rPr>
          <w:highlight w:val="white"/>
        </w:rPr>
      </w:pPr>
      <w:r w:rsidRPr="00760CE0">
        <w:rPr>
          <w:highlight w:val="white"/>
        </w:rPr>
        <w:t xml:space="preserve">              return "\tdd " + text;</w:t>
      </w:r>
    </w:p>
    <w:p w14:paraId="79F9E53F" w14:textId="77777777" w:rsidR="00760CE0" w:rsidRPr="00760CE0" w:rsidRDefault="00760CE0" w:rsidP="00760CE0">
      <w:pPr>
        <w:pStyle w:val="Code"/>
        <w:rPr>
          <w:highlight w:val="white"/>
        </w:rPr>
      </w:pPr>
    </w:p>
    <w:p w14:paraId="02DCABAF" w14:textId="77777777" w:rsidR="00760CE0" w:rsidRPr="00760CE0" w:rsidRDefault="00760CE0" w:rsidP="00760CE0">
      <w:pPr>
        <w:pStyle w:val="Code"/>
        <w:rPr>
          <w:highlight w:val="white"/>
        </w:rPr>
      </w:pPr>
      <w:r w:rsidRPr="00760CE0">
        <w:rPr>
          <w:highlight w:val="white"/>
        </w:rPr>
        <w:t xml:space="preserve">            case 8:</w:t>
      </w:r>
    </w:p>
    <w:p w14:paraId="66B30D8C" w14:textId="77777777" w:rsidR="00760CE0" w:rsidRPr="00760CE0" w:rsidRDefault="00760CE0" w:rsidP="00760CE0">
      <w:pPr>
        <w:pStyle w:val="Code"/>
        <w:rPr>
          <w:highlight w:val="white"/>
        </w:rPr>
      </w:pPr>
      <w:r w:rsidRPr="00760CE0">
        <w:rPr>
          <w:highlight w:val="white"/>
        </w:rPr>
        <w:t xml:space="preserve">              return "\tdq " + text;</w:t>
      </w:r>
    </w:p>
    <w:p w14:paraId="7E1B9DCF" w14:textId="77777777" w:rsidR="00760CE0" w:rsidRPr="00760CE0" w:rsidRDefault="00760CE0" w:rsidP="00760CE0">
      <w:pPr>
        <w:pStyle w:val="Code"/>
        <w:rPr>
          <w:highlight w:val="white"/>
        </w:rPr>
      </w:pPr>
    </w:p>
    <w:p w14:paraId="0481F8E7" w14:textId="77777777" w:rsidR="00760CE0" w:rsidRPr="00760CE0" w:rsidRDefault="00760CE0" w:rsidP="00760CE0">
      <w:pPr>
        <w:pStyle w:val="Code"/>
        <w:rPr>
          <w:highlight w:val="white"/>
        </w:rPr>
      </w:pPr>
      <w:r w:rsidRPr="00760CE0">
        <w:rPr>
          <w:highlight w:val="white"/>
        </w:rPr>
        <w:t xml:space="preserve">            default:</w:t>
      </w:r>
    </w:p>
    <w:p w14:paraId="09365C36" w14:textId="77777777" w:rsidR="00760CE0" w:rsidRPr="00760CE0" w:rsidRDefault="00760CE0" w:rsidP="00760CE0">
      <w:pPr>
        <w:pStyle w:val="Code"/>
        <w:rPr>
          <w:highlight w:val="white"/>
        </w:rPr>
      </w:pPr>
      <w:r w:rsidRPr="00760CE0">
        <w:rPr>
          <w:highlight w:val="white"/>
        </w:rPr>
        <w:t xml:space="preserve">              Assert.ErrorXXX(false);</w:t>
      </w:r>
    </w:p>
    <w:p w14:paraId="057C3021" w14:textId="77777777" w:rsidR="00760CE0" w:rsidRPr="00760CE0" w:rsidRDefault="00760CE0" w:rsidP="00760CE0">
      <w:pPr>
        <w:pStyle w:val="Code"/>
        <w:rPr>
          <w:highlight w:val="white"/>
        </w:rPr>
      </w:pPr>
      <w:r w:rsidRPr="00760CE0">
        <w:rPr>
          <w:highlight w:val="white"/>
        </w:rPr>
        <w:t xml:space="preserve">              return null;</w:t>
      </w:r>
    </w:p>
    <w:p w14:paraId="084F116C" w14:textId="77777777" w:rsidR="00760CE0" w:rsidRPr="00760CE0" w:rsidRDefault="00760CE0" w:rsidP="00760CE0">
      <w:pPr>
        <w:pStyle w:val="Code"/>
        <w:rPr>
          <w:highlight w:val="white"/>
        </w:rPr>
      </w:pPr>
      <w:r w:rsidRPr="00760CE0">
        <w:rPr>
          <w:highlight w:val="white"/>
        </w:rPr>
        <w:t xml:space="preserve">          }</w:t>
      </w:r>
    </w:p>
    <w:p w14:paraId="5C5C0EE2" w14:textId="77777777" w:rsidR="00760CE0" w:rsidRPr="00760CE0" w:rsidRDefault="00760CE0" w:rsidP="00760CE0">
      <w:pPr>
        <w:pStyle w:val="Code"/>
        <w:rPr>
          <w:highlight w:val="white"/>
        </w:rPr>
      </w:pPr>
      <w:r w:rsidRPr="00760CE0">
        <w:rPr>
          <w:highlight w:val="white"/>
        </w:rPr>
        <w:t xml:space="preserve">        }</w:t>
      </w:r>
    </w:p>
    <w:p w14:paraId="52B3EC36" w14:textId="77777777" w:rsidR="00760CE0" w:rsidRPr="00760CE0" w:rsidRDefault="00760CE0" w:rsidP="00760CE0">
      <w:pPr>
        <w:pStyle w:val="Code"/>
        <w:rPr>
          <w:highlight w:val="white"/>
        </w:rPr>
      </w:pPr>
      <w:r w:rsidRPr="00760CE0">
        <w:rPr>
          <w:highlight w:val="white"/>
        </w:rPr>
        <w:lastRenderedPageBreak/>
        <w:t xml:space="preserve">      }</w:t>
      </w:r>
    </w:p>
    <w:p w14:paraId="5B79B3F9" w14:textId="77777777" w:rsidR="00760CE0" w:rsidRPr="00760CE0" w:rsidRDefault="00760CE0" w:rsidP="00760CE0">
      <w:pPr>
        <w:pStyle w:val="Code"/>
        <w:rPr>
          <w:highlight w:val="white"/>
        </w:rPr>
      </w:pPr>
      <w:r w:rsidRPr="00760CE0">
        <w:rPr>
          <w:highlight w:val="white"/>
        </w:rPr>
        <w:t xml:space="preserve">      else if (IsJumpRegister() || IsCallRegister() ||</w:t>
      </w:r>
    </w:p>
    <w:p w14:paraId="66FA47EC" w14:textId="77777777" w:rsidR="00760CE0" w:rsidRPr="00760CE0" w:rsidRDefault="00760CE0" w:rsidP="00760CE0">
      <w:pPr>
        <w:pStyle w:val="Code"/>
        <w:rPr>
          <w:highlight w:val="white"/>
        </w:rPr>
      </w:pPr>
      <w:r w:rsidRPr="00760CE0">
        <w:rPr>
          <w:highlight w:val="white"/>
        </w:rPr>
        <w:t xml:space="preserve">               IsCallNotRegister()) {</w:t>
      </w:r>
    </w:p>
    <w:p w14:paraId="2AA61B3A" w14:textId="77777777" w:rsidR="00760CE0" w:rsidRPr="00760CE0" w:rsidRDefault="00760CE0" w:rsidP="00760CE0">
      <w:pPr>
        <w:pStyle w:val="Code"/>
        <w:rPr>
          <w:highlight w:val="white"/>
        </w:rPr>
      </w:pPr>
      <w:r w:rsidRPr="00760CE0">
        <w:rPr>
          <w:highlight w:val="white"/>
        </w:rPr>
        <w:t xml:space="preserve">        if (operand2 is string) {</w:t>
      </w:r>
    </w:p>
    <w:p w14:paraId="416F4887" w14:textId="77777777" w:rsidR="00760CE0" w:rsidRPr="00760CE0" w:rsidRDefault="00760CE0" w:rsidP="00760CE0">
      <w:pPr>
        <w:pStyle w:val="Code"/>
        <w:rPr>
          <w:highlight w:val="white"/>
        </w:rPr>
      </w:pPr>
      <w:r w:rsidRPr="00760CE0">
        <w:rPr>
          <w:highlight w:val="white"/>
        </w:rPr>
        <w:t xml:space="preserve">          return "\tjmp " + operand2;</w:t>
      </w:r>
    </w:p>
    <w:p w14:paraId="653E2F51" w14:textId="77777777" w:rsidR="00760CE0" w:rsidRPr="00760CE0" w:rsidRDefault="00760CE0" w:rsidP="00760CE0">
      <w:pPr>
        <w:pStyle w:val="Code"/>
        <w:rPr>
          <w:highlight w:val="white"/>
        </w:rPr>
      </w:pPr>
      <w:r w:rsidRPr="00760CE0">
        <w:rPr>
          <w:highlight w:val="white"/>
        </w:rPr>
        <w:t xml:space="preserve">        }</w:t>
      </w:r>
    </w:p>
    <w:p w14:paraId="1DAA332F" w14:textId="77777777" w:rsidR="00760CE0" w:rsidRPr="00760CE0" w:rsidRDefault="00760CE0" w:rsidP="00760CE0">
      <w:pPr>
        <w:pStyle w:val="Code"/>
        <w:rPr>
          <w:highlight w:val="white"/>
        </w:rPr>
      </w:pPr>
      <w:r w:rsidRPr="00760CE0">
        <w:rPr>
          <w:highlight w:val="white"/>
        </w:rPr>
        <w:t xml:space="preserve">        else {</w:t>
      </w:r>
    </w:p>
    <w:p w14:paraId="257A561C" w14:textId="77777777" w:rsidR="00760CE0" w:rsidRPr="00760CE0" w:rsidRDefault="00760CE0" w:rsidP="00760CE0">
      <w:pPr>
        <w:pStyle w:val="Code"/>
        <w:rPr>
          <w:highlight w:val="white"/>
        </w:rPr>
      </w:pPr>
      <w:r w:rsidRPr="00760CE0">
        <w:rPr>
          <w:highlight w:val="white"/>
        </w:rPr>
        <w:t xml:space="preserve">          return "\tjmp " + operand0;</w:t>
      </w:r>
    </w:p>
    <w:p w14:paraId="61464750" w14:textId="77777777" w:rsidR="00760CE0" w:rsidRPr="00760CE0" w:rsidRDefault="00760CE0" w:rsidP="00760CE0">
      <w:pPr>
        <w:pStyle w:val="Code"/>
        <w:rPr>
          <w:highlight w:val="white"/>
        </w:rPr>
      </w:pPr>
      <w:r w:rsidRPr="00760CE0">
        <w:rPr>
          <w:highlight w:val="white"/>
        </w:rPr>
        <w:t xml:space="preserve">        }</w:t>
      </w:r>
    </w:p>
    <w:p w14:paraId="602AAB6A" w14:textId="77777777" w:rsidR="00760CE0" w:rsidRPr="00760CE0" w:rsidRDefault="00760CE0" w:rsidP="00760CE0">
      <w:pPr>
        <w:pStyle w:val="Code"/>
        <w:rPr>
          <w:highlight w:val="white"/>
        </w:rPr>
      </w:pPr>
      <w:r w:rsidRPr="00760CE0">
        <w:rPr>
          <w:highlight w:val="white"/>
        </w:rPr>
        <w:t xml:space="preserve">      }</w:t>
      </w:r>
    </w:p>
    <w:p w14:paraId="5FFEFC2A" w14:textId="77777777" w:rsidR="00760CE0" w:rsidRPr="00760CE0" w:rsidRDefault="00760CE0" w:rsidP="00760CE0">
      <w:pPr>
        <w:pStyle w:val="Code"/>
        <w:rPr>
          <w:highlight w:val="white"/>
        </w:rPr>
      </w:pPr>
      <w:r w:rsidRPr="00760CE0">
        <w:rPr>
          <w:highlight w:val="white"/>
        </w:rPr>
        <w:t xml:space="preserve">      else if (Operator == AssemblyOperator.address_return) {</w:t>
      </w:r>
    </w:p>
    <w:p w14:paraId="541CBE5C" w14:textId="77777777" w:rsidR="00760CE0" w:rsidRPr="00760CE0" w:rsidRDefault="00760CE0" w:rsidP="00760CE0">
      <w:pPr>
        <w:pStyle w:val="Code"/>
        <w:rPr>
          <w:highlight w:val="white"/>
        </w:rPr>
      </w:pPr>
      <w:r w:rsidRPr="00760CE0">
        <w:rPr>
          <w:highlight w:val="white"/>
        </w:rPr>
        <w:t xml:space="preserve">        string target = SymbolTable.CurrentFunction.UniqueName +</w:t>
      </w:r>
    </w:p>
    <w:p w14:paraId="6DBFA6DC" w14:textId="77777777" w:rsidR="00760CE0" w:rsidRPr="00760CE0" w:rsidRDefault="00760CE0" w:rsidP="00760CE0">
      <w:pPr>
        <w:pStyle w:val="Code"/>
        <w:rPr>
          <w:highlight w:val="white"/>
        </w:rPr>
      </w:pPr>
      <w:r w:rsidRPr="00760CE0">
        <w:rPr>
          <w:highlight w:val="white"/>
        </w:rPr>
        <w:t xml:space="preserve">                        Symbol.SeparatorId + operand2;</w:t>
      </w:r>
    </w:p>
    <w:p w14:paraId="6C714526" w14:textId="77777777" w:rsidR="00760CE0" w:rsidRPr="00760CE0" w:rsidRDefault="00760CE0" w:rsidP="00760CE0">
      <w:pPr>
        <w:pStyle w:val="Code"/>
        <w:rPr>
          <w:highlight w:val="white"/>
        </w:rPr>
      </w:pPr>
      <w:r w:rsidRPr="00760CE0">
        <w:rPr>
          <w:highlight w:val="white"/>
        </w:rPr>
        <w:t xml:space="preserve">        return "\tmov qword [" + operand0 + WithSign(operand1) + "], " +</w:t>
      </w:r>
    </w:p>
    <w:p w14:paraId="5076AD21" w14:textId="77777777" w:rsidR="00760CE0" w:rsidRPr="00760CE0" w:rsidRDefault="00760CE0" w:rsidP="00760CE0">
      <w:pPr>
        <w:pStyle w:val="Code"/>
        <w:rPr>
          <w:highlight w:val="white"/>
        </w:rPr>
      </w:pPr>
      <w:r w:rsidRPr="00760CE0">
        <w:rPr>
          <w:highlight w:val="white"/>
        </w:rPr>
        <w:t xml:space="preserve">               target;</w:t>
      </w:r>
    </w:p>
    <w:p w14:paraId="73DC9B3C" w14:textId="77777777" w:rsidR="00760CE0" w:rsidRPr="00760CE0" w:rsidRDefault="00760CE0" w:rsidP="00760CE0">
      <w:pPr>
        <w:pStyle w:val="Code"/>
        <w:rPr>
          <w:highlight w:val="white"/>
        </w:rPr>
      </w:pPr>
      <w:r w:rsidRPr="00760CE0">
        <w:rPr>
          <w:highlight w:val="white"/>
        </w:rPr>
        <w:t xml:space="preserve">      }</w:t>
      </w:r>
    </w:p>
    <w:p w14:paraId="713C3B3D"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2EB98979" w14:textId="77777777" w:rsidR="00760CE0" w:rsidRPr="00760CE0" w:rsidRDefault="00760CE0" w:rsidP="00760CE0">
      <w:pPr>
        <w:pStyle w:val="Code"/>
        <w:rPr>
          <w:highlight w:val="white"/>
        </w:rPr>
      </w:pPr>
      <w:r w:rsidRPr="00760CE0">
        <w:rPr>
          <w:highlight w:val="white"/>
        </w:rPr>
        <w:t xml:space="preserve">        if (operand2 is int) {</w:t>
      </w:r>
    </w:p>
    <w:p w14:paraId="1EDBB99B" w14:textId="77777777" w:rsidR="00760CE0" w:rsidRPr="00760CE0" w:rsidRDefault="00760CE0" w:rsidP="00760CE0">
      <w:pPr>
        <w:pStyle w:val="Code"/>
        <w:rPr>
          <w:highlight w:val="white"/>
        </w:rPr>
      </w:pPr>
      <w:r w:rsidRPr="00760CE0">
        <w:rPr>
          <w:highlight w:val="white"/>
        </w:rPr>
        <w:t xml:space="preserve">          string label = SymbolTable.CurrentFunction.UniqueName +</w:t>
      </w:r>
    </w:p>
    <w:p w14:paraId="6E6C3032" w14:textId="77777777" w:rsidR="00760CE0" w:rsidRPr="00760CE0" w:rsidRDefault="00760CE0" w:rsidP="00760CE0">
      <w:pPr>
        <w:pStyle w:val="Code"/>
        <w:rPr>
          <w:highlight w:val="white"/>
        </w:rPr>
      </w:pPr>
      <w:r w:rsidRPr="00760CE0">
        <w:rPr>
          <w:highlight w:val="white"/>
        </w:rPr>
        <w:t xml:space="preserve">                          Symbol.SeparatorId + operand2;</w:t>
      </w:r>
    </w:p>
    <w:p w14:paraId="4781D38B" w14:textId="77777777" w:rsidR="00760CE0" w:rsidRPr="00760CE0" w:rsidRDefault="00760CE0" w:rsidP="00760CE0">
      <w:pPr>
        <w:pStyle w:val="Code"/>
        <w:rPr>
          <w:highlight w:val="white"/>
        </w:rPr>
      </w:pPr>
      <w:r w:rsidRPr="00760CE0">
        <w:rPr>
          <w:highlight w:val="white"/>
        </w:rPr>
        <w:t xml:space="preserve">          return "\t" + operatorName + " " + label;</w:t>
      </w:r>
    </w:p>
    <w:p w14:paraId="5A9D4C31" w14:textId="77777777" w:rsidR="00760CE0" w:rsidRPr="00760CE0" w:rsidRDefault="00760CE0" w:rsidP="00760CE0">
      <w:pPr>
        <w:pStyle w:val="Code"/>
        <w:rPr>
          <w:highlight w:val="white"/>
        </w:rPr>
      </w:pPr>
      <w:r w:rsidRPr="00760CE0">
        <w:rPr>
          <w:highlight w:val="white"/>
        </w:rPr>
        <w:t xml:space="preserve">        }</w:t>
      </w:r>
    </w:p>
    <w:p w14:paraId="5F80E5B1" w14:textId="77777777" w:rsidR="00760CE0" w:rsidRPr="00760CE0" w:rsidRDefault="00760CE0" w:rsidP="00760CE0">
      <w:pPr>
        <w:pStyle w:val="Code"/>
        <w:rPr>
          <w:highlight w:val="white"/>
        </w:rPr>
      </w:pPr>
      <w:r w:rsidRPr="00760CE0">
        <w:rPr>
          <w:highlight w:val="white"/>
        </w:rPr>
        <w:t xml:space="preserve">        else if (operand2 is string) {</w:t>
      </w:r>
    </w:p>
    <w:p w14:paraId="6EF894BC" w14:textId="77777777" w:rsidR="00760CE0" w:rsidRPr="00760CE0" w:rsidRDefault="00760CE0" w:rsidP="00760CE0">
      <w:pPr>
        <w:pStyle w:val="Code"/>
        <w:rPr>
          <w:highlight w:val="white"/>
        </w:rPr>
      </w:pPr>
      <w:r w:rsidRPr="00760CE0">
        <w:rPr>
          <w:highlight w:val="white"/>
        </w:rPr>
        <w:t xml:space="preserve">          return "\t" + operatorName + " " + operand2;</w:t>
      </w:r>
    </w:p>
    <w:p w14:paraId="516EDD8B" w14:textId="77777777" w:rsidR="00760CE0" w:rsidRPr="00760CE0" w:rsidRDefault="00760CE0" w:rsidP="00760CE0">
      <w:pPr>
        <w:pStyle w:val="Code"/>
        <w:rPr>
          <w:highlight w:val="white"/>
        </w:rPr>
      </w:pPr>
      <w:r w:rsidRPr="00760CE0">
        <w:rPr>
          <w:highlight w:val="white"/>
        </w:rPr>
        <w:t xml:space="preserve">        }</w:t>
      </w:r>
    </w:p>
    <w:p w14:paraId="2535F10B" w14:textId="77777777" w:rsidR="00760CE0" w:rsidRPr="00760CE0" w:rsidRDefault="00760CE0" w:rsidP="00760CE0">
      <w:pPr>
        <w:pStyle w:val="Code"/>
        <w:rPr>
          <w:highlight w:val="white"/>
        </w:rPr>
      </w:pPr>
      <w:r w:rsidRPr="00760CE0">
        <w:rPr>
          <w:highlight w:val="white"/>
        </w:rPr>
        <w:t xml:space="preserve">        else {</w:t>
      </w:r>
    </w:p>
    <w:p w14:paraId="4C14AFA9" w14:textId="77777777" w:rsidR="008E0B2B" w:rsidRPr="008E0B2B" w:rsidRDefault="008E0B2B" w:rsidP="008E0B2B">
      <w:pPr>
        <w:pStyle w:val="Code"/>
        <w:rPr>
          <w:highlight w:val="white"/>
        </w:rPr>
      </w:pPr>
      <w:r w:rsidRPr="008E0B2B">
        <w:rPr>
          <w:highlight w:val="white"/>
        </w:rPr>
        <w:t xml:space="preserve">          int labelIndex = (int) operand1;</w:t>
      </w:r>
    </w:p>
    <w:p w14:paraId="50A3B9B7" w14:textId="77777777" w:rsidR="008E0B2B" w:rsidRPr="008E0B2B" w:rsidRDefault="008E0B2B" w:rsidP="008E0B2B">
      <w:pPr>
        <w:pStyle w:val="Code"/>
        <w:rPr>
          <w:highlight w:val="white"/>
        </w:rPr>
      </w:pPr>
      <w:r w:rsidRPr="008E0B2B">
        <w:rPr>
          <w:highlight w:val="white"/>
        </w:rPr>
        <w:t xml:space="preserve">          string labelText = MakeMemoryLabel(labelIndex);</w:t>
      </w:r>
    </w:p>
    <w:p w14:paraId="34187AB9" w14:textId="77777777" w:rsidR="008E0B2B" w:rsidRPr="008E0B2B" w:rsidRDefault="008E0B2B" w:rsidP="008E0B2B">
      <w:pPr>
        <w:pStyle w:val="Code"/>
        <w:rPr>
          <w:highlight w:val="white"/>
        </w:rPr>
      </w:pPr>
      <w:r w:rsidRPr="008E0B2B">
        <w:rPr>
          <w:highlight w:val="white"/>
        </w:rPr>
        <w:t xml:space="preserve">          return "\t" + operatorName + " " + labelText;</w:t>
      </w:r>
    </w:p>
    <w:p w14:paraId="6CDD7E94" w14:textId="77777777" w:rsidR="00760CE0" w:rsidRPr="00760CE0" w:rsidRDefault="00760CE0" w:rsidP="00760CE0">
      <w:pPr>
        <w:pStyle w:val="Code"/>
        <w:rPr>
          <w:highlight w:val="white"/>
        </w:rPr>
      </w:pPr>
      <w:r w:rsidRPr="00760CE0">
        <w:rPr>
          <w:highlight w:val="white"/>
        </w:rPr>
        <w:t xml:space="preserve">        }</w:t>
      </w:r>
    </w:p>
    <w:p w14:paraId="084DEF40" w14:textId="77777777" w:rsidR="00760CE0" w:rsidRPr="00760CE0" w:rsidRDefault="00760CE0" w:rsidP="00760CE0">
      <w:pPr>
        <w:pStyle w:val="Code"/>
        <w:rPr>
          <w:highlight w:val="white"/>
        </w:rPr>
      </w:pPr>
      <w:r w:rsidRPr="00760CE0">
        <w:rPr>
          <w:highlight w:val="white"/>
        </w:rPr>
        <w:t xml:space="preserve">      }</w:t>
      </w:r>
    </w:p>
    <w:p w14:paraId="30E02AEA" w14:textId="77777777" w:rsidR="00760CE0" w:rsidRPr="00760CE0" w:rsidRDefault="00760CE0" w:rsidP="00760CE0">
      <w:pPr>
        <w:pStyle w:val="Code"/>
        <w:rPr>
          <w:highlight w:val="white"/>
        </w:rPr>
      </w:pPr>
      <w:r w:rsidRPr="00760CE0">
        <w:rPr>
          <w:highlight w:val="white"/>
        </w:rPr>
        <w:t xml:space="preserve">      // mov ax, [bp + 2]; mov ax, [global + 4]</w:t>
      </w:r>
    </w:p>
    <w:p w14:paraId="22DB237C"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BED02AB" w14:textId="77777777" w:rsidR="00760CE0" w:rsidRPr="00760CE0" w:rsidRDefault="00760CE0" w:rsidP="00760CE0">
      <w:pPr>
        <w:pStyle w:val="Code"/>
        <w:rPr>
          <w:highlight w:val="white"/>
        </w:rPr>
      </w:pPr>
      <w:r w:rsidRPr="00760CE0">
        <w:rPr>
          <w:highlight w:val="white"/>
        </w:rPr>
        <w:t xml:space="preserve">               (operand2 is int)) {</w:t>
      </w:r>
    </w:p>
    <w:p w14:paraId="5E8C43EB" w14:textId="77777777" w:rsidR="00760CE0" w:rsidRPr="00760CE0" w:rsidRDefault="00760CE0" w:rsidP="00760CE0">
      <w:pPr>
        <w:pStyle w:val="Code"/>
        <w:rPr>
          <w:highlight w:val="white"/>
        </w:rPr>
      </w:pPr>
      <w:r w:rsidRPr="00760CE0">
        <w:rPr>
          <w:highlight w:val="white"/>
        </w:rPr>
        <w:t xml:space="preserve">        Assert.ErrorXXX((operand1 is Register) || (operand1 is string));</w:t>
      </w:r>
    </w:p>
    <w:p w14:paraId="46167A7E" w14:textId="77777777" w:rsidR="00760CE0" w:rsidRPr="00760CE0" w:rsidRDefault="00760CE0" w:rsidP="00760CE0">
      <w:pPr>
        <w:pStyle w:val="Code"/>
        <w:rPr>
          <w:highlight w:val="white"/>
        </w:rPr>
      </w:pPr>
      <w:r w:rsidRPr="00760CE0">
        <w:rPr>
          <w:highlight w:val="white"/>
        </w:rPr>
        <w:t xml:space="preserve">        return "\t" + operatorName + " " + operand0 +</w:t>
      </w:r>
    </w:p>
    <w:p w14:paraId="676611BB" w14:textId="77777777" w:rsidR="00760CE0" w:rsidRPr="00760CE0" w:rsidRDefault="00760CE0" w:rsidP="00760CE0">
      <w:pPr>
        <w:pStyle w:val="Code"/>
        <w:rPr>
          <w:highlight w:val="white"/>
        </w:rPr>
      </w:pPr>
      <w:r w:rsidRPr="00760CE0">
        <w:rPr>
          <w:highlight w:val="white"/>
        </w:rPr>
        <w:t xml:space="preserve">               ", [" + operand1 + WithSign(operand2) + "]";</w:t>
      </w:r>
    </w:p>
    <w:p w14:paraId="51C32A98" w14:textId="77777777" w:rsidR="00760CE0" w:rsidRPr="00760CE0" w:rsidRDefault="00760CE0" w:rsidP="00760CE0">
      <w:pPr>
        <w:pStyle w:val="Code"/>
        <w:rPr>
          <w:highlight w:val="white"/>
        </w:rPr>
      </w:pPr>
      <w:r w:rsidRPr="00760CE0">
        <w:rPr>
          <w:highlight w:val="white"/>
        </w:rPr>
        <w:t xml:space="preserve">      }</w:t>
      </w:r>
    </w:p>
    <w:p w14:paraId="4745E621" w14:textId="77777777" w:rsidR="00760CE0" w:rsidRPr="00760CE0" w:rsidRDefault="00760CE0" w:rsidP="00760CE0">
      <w:pPr>
        <w:pStyle w:val="Code"/>
        <w:rPr>
          <w:highlight w:val="white"/>
        </w:rPr>
      </w:pPr>
      <w:r w:rsidRPr="00760CE0">
        <w:rPr>
          <w:highlight w:val="white"/>
        </w:rPr>
        <w:t xml:space="preserve">      // mov ax, [null + 4]</w:t>
      </w:r>
    </w:p>
    <w:p w14:paraId="5F9A62D1"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0CDDC2B" w14:textId="77777777" w:rsidR="00760CE0" w:rsidRPr="00760CE0" w:rsidRDefault="00760CE0" w:rsidP="00760CE0">
      <w:pPr>
        <w:pStyle w:val="Code"/>
        <w:rPr>
          <w:highlight w:val="white"/>
        </w:rPr>
      </w:pPr>
      <w:r w:rsidRPr="00760CE0">
        <w:rPr>
          <w:highlight w:val="white"/>
        </w:rPr>
        <w:t xml:space="preserve">               (operand2 is int)) {</w:t>
      </w:r>
    </w:p>
    <w:p w14:paraId="34843B35" w14:textId="77777777" w:rsidR="00760CE0" w:rsidRPr="00760CE0" w:rsidRDefault="00760CE0" w:rsidP="00760CE0">
      <w:pPr>
        <w:pStyle w:val="Code"/>
        <w:rPr>
          <w:highlight w:val="white"/>
        </w:rPr>
      </w:pPr>
      <w:r w:rsidRPr="00760CE0">
        <w:rPr>
          <w:highlight w:val="white"/>
        </w:rPr>
        <w:t xml:space="preserve">        return "\t" + operatorName + " " + operand0 +</w:t>
      </w:r>
    </w:p>
    <w:p w14:paraId="4FE03512" w14:textId="77777777" w:rsidR="00760CE0" w:rsidRPr="00760CE0" w:rsidRDefault="00760CE0" w:rsidP="00760CE0">
      <w:pPr>
        <w:pStyle w:val="Code"/>
        <w:rPr>
          <w:highlight w:val="white"/>
        </w:rPr>
      </w:pPr>
      <w:r w:rsidRPr="00760CE0">
        <w:rPr>
          <w:highlight w:val="white"/>
        </w:rPr>
        <w:t xml:space="preserve">                ", [" + operand2 + "]";</w:t>
      </w:r>
    </w:p>
    <w:p w14:paraId="6760E50E" w14:textId="77777777" w:rsidR="00760CE0" w:rsidRPr="00760CE0" w:rsidRDefault="00760CE0" w:rsidP="00760CE0">
      <w:pPr>
        <w:pStyle w:val="Code"/>
        <w:rPr>
          <w:highlight w:val="white"/>
        </w:rPr>
      </w:pPr>
      <w:r w:rsidRPr="00760CE0">
        <w:rPr>
          <w:highlight w:val="white"/>
        </w:rPr>
        <w:t xml:space="preserve">      }</w:t>
      </w:r>
    </w:p>
    <w:p w14:paraId="0B402B0C" w14:textId="77777777" w:rsidR="00760CE0" w:rsidRPr="00760CE0" w:rsidRDefault="00760CE0" w:rsidP="00760CE0">
      <w:pPr>
        <w:pStyle w:val="Code"/>
        <w:rPr>
          <w:highlight w:val="white"/>
        </w:rPr>
      </w:pPr>
      <w:r w:rsidRPr="00760CE0">
        <w:rPr>
          <w:highlight w:val="white"/>
        </w:rPr>
        <w:t xml:space="preserve">      // mov [bp + 2], ax; mov [global + 4], ax; mov [bp + 2], 123; mov [global + 4], 123; mov [bp + 2], global; mov [global + 4], global</w:t>
      </w:r>
    </w:p>
    <w:p w14:paraId="37C0207C"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60AB0691" w14:textId="77777777" w:rsidR="00760CE0" w:rsidRPr="00760CE0" w:rsidRDefault="00760CE0" w:rsidP="00760CE0">
      <w:pPr>
        <w:pStyle w:val="Code"/>
        <w:rPr>
          <w:highlight w:val="white"/>
        </w:rPr>
      </w:pPr>
      <w:r w:rsidRPr="00760CE0">
        <w:rPr>
          <w:highlight w:val="white"/>
        </w:rPr>
        <w:t xml:space="preserve">               (operand2 != null)) {</w:t>
      </w:r>
    </w:p>
    <w:p w14:paraId="1C27DA7F"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3FF5EA3E"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58281787" w14:textId="77777777" w:rsidR="00760CE0" w:rsidRPr="00760CE0" w:rsidRDefault="00760CE0" w:rsidP="00760CE0">
      <w:pPr>
        <w:pStyle w:val="Code"/>
        <w:rPr>
          <w:highlight w:val="white"/>
        </w:rPr>
      </w:pPr>
      <w:r w:rsidRPr="00760CE0">
        <w:rPr>
          <w:highlight w:val="white"/>
        </w:rPr>
        <w:t xml:space="preserve">                      || (operand2 is string));</w:t>
      </w:r>
    </w:p>
    <w:p w14:paraId="151B6911" w14:textId="77777777" w:rsidR="00760CE0" w:rsidRPr="00760CE0" w:rsidRDefault="00760CE0" w:rsidP="00760CE0">
      <w:pPr>
        <w:pStyle w:val="Code"/>
        <w:rPr>
          <w:highlight w:val="white"/>
        </w:rPr>
      </w:pPr>
      <w:r w:rsidRPr="00760CE0">
        <w:rPr>
          <w:highlight w:val="white"/>
        </w:rPr>
        <w:t xml:space="preserve">        return "\t" + operatorName +</w:t>
      </w:r>
    </w:p>
    <w:p w14:paraId="579A6E8A" w14:textId="77777777" w:rsidR="00760CE0" w:rsidRPr="00760CE0" w:rsidRDefault="00760CE0" w:rsidP="00760CE0">
      <w:pPr>
        <w:pStyle w:val="Code"/>
        <w:rPr>
          <w:highlight w:val="white"/>
        </w:rPr>
      </w:pPr>
      <w:r w:rsidRPr="00760CE0">
        <w:rPr>
          <w:highlight w:val="white"/>
        </w:rPr>
        <w:t xml:space="preserve">               " [" + operand0 + WithSign(operand1) + "], " + operand2;</w:t>
      </w:r>
    </w:p>
    <w:p w14:paraId="5A8F9B44" w14:textId="77777777" w:rsidR="00760CE0" w:rsidRPr="00760CE0" w:rsidRDefault="00760CE0" w:rsidP="00760CE0">
      <w:pPr>
        <w:pStyle w:val="Code"/>
        <w:rPr>
          <w:highlight w:val="white"/>
        </w:rPr>
      </w:pPr>
      <w:r w:rsidRPr="00760CE0">
        <w:rPr>
          <w:highlight w:val="white"/>
        </w:rPr>
        <w:t xml:space="preserve">      }</w:t>
      </w:r>
    </w:p>
    <w:p w14:paraId="52447890" w14:textId="77777777" w:rsidR="00760CE0" w:rsidRPr="00760CE0" w:rsidRDefault="00760CE0" w:rsidP="00760CE0">
      <w:pPr>
        <w:pStyle w:val="Code"/>
        <w:rPr>
          <w:highlight w:val="white"/>
        </w:rPr>
      </w:pPr>
      <w:r w:rsidRPr="00760CE0">
        <w:rPr>
          <w:highlight w:val="white"/>
        </w:rPr>
        <w:t xml:space="preserve">      // mov [null + 4], ax; mov [null + 4], 123; mov [null + 4], global</w:t>
      </w:r>
    </w:p>
    <w:p w14:paraId="27D205A1"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3F2EB8BF" w14:textId="77777777" w:rsidR="00760CE0" w:rsidRPr="00760CE0" w:rsidRDefault="00760CE0" w:rsidP="00760CE0">
      <w:pPr>
        <w:pStyle w:val="Code"/>
        <w:rPr>
          <w:highlight w:val="white"/>
        </w:rPr>
      </w:pPr>
      <w:r w:rsidRPr="00760CE0">
        <w:rPr>
          <w:highlight w:val="white"/>
        </w:rPr>
        <w:t xml:space="preserve">               (operand2 != null)) {</w:t>
      </w:r>
    </w:p>
    <w:p w14:paraId="7E724742" w14:textId="77777777" w:rsidR="00760CE0" w:rsidRPr="00760CE0" w:rsidRDefault="00760CE0" w:rsidP="00760CE0">
      <w:pPr>
        <w:pStyle w:val="Code"/>
        <w:rPr>
          <w:highlight w:val="white"/>
        </w:rPr>
      </w:pPr>
      <w:r w:rsidRPr="00760CE0">
        <w:rPr>
          <w:highlight w:val="white"/>
        </w:rPr>
        <w:lastRenderedPageBreak/>
        <w:t xml:space="preserve">        Assert.ErrorXXX((operand2 is Register) || (operand2 is BigInteger)</w:t>
      </w:r>
    </w:p>
    <w:p w14:paraId="0124A0F2" w14:textId="77777777" w:rsidR="00760CE0" w:rsidRPr="00760CE0" w:rsidRDefault="00760CE0" w:rsidP="00760CE0">
      <w:pPr>
        <w:pStyle w:val="Code"/>
        <w:rPr>
          <w:highlight w:val="white"/>
        </w:rPr>
      </w:pPr>
      <w:r w:rsidRPr="00760CE0">
        <w:rPr>
          <w:highlight w:val="white"/>
        </w:rPr>
        <w:t xml:space="preserve">                      || (operand2 is string));</w:t>
      </w:r>
    </w:p>
    <w:p w14:paraId="753F2207" w14:textId="77777777" w:rsidR="00760CE0" w:rsidRPr="00760CE0" w:rsidRDefault="00760CE0" w:rsidP="00760CE0">
      <w:pPr>
        <w:pStyle w:val="Code"/>
        <w:rPr>
          <w:highlight w:val="white"/>
        </w:rPr>
      </w:pPr>
      <w:r w:rsidRPr="00760CE0">
        <w:rPr>
          <w:highlight w:val="white"/>
        </w:rPr>
        <w:t xml:space="preserve">        return "\t" + operatorName + " [" + operand1 + "], " + operand2;</w:t>
      </w:r>
    </w:p>
    <w:p w14:paraId="120956A4" w14:textId="77777777" w:rsidR="00760CE0" w:rsidRPr="00760CE0" w:rsidRDefault="00760CE0" w:rsidP="00760CE0">
      <w:pPr>
        <w:pStyle w:val="Code"/>
        <w:rPr>
          <w:highlight w:val="white"/>
        </w:rPr>
      </w:pPr>
      <w:r w:rsidRPr="00760CE0">
        <w:rPr>
          <w:highlight w:val="white"/>
        </w:rPr>
        <w:t xml:space="preserve">      }</w:t>
      </w:r>
    </w:p>
    <w:p w14:paraId="0B4D8668" w14:textId="77777777" w:rsidR="00760CE0" w:rsidRPr="00760CE0" w:rsidRDefault="00760CE0" w:rsidP="00760CE0">
      <w:pPr>
        <w:pStyle w:val="Code"/>
        <w:rPr>
          <w:highlight w:val="white"/>
        </w:rPr>
      </w:pPr>
      <w:r w:rsidRPr="00760CE0">
        <w:rPr>
          <w:highlight w:val="white"/>
        </w:rPr>
        <w:t xml:space="preserve">      // inc [bp + 2]; inc [global + 4]</w:t>
      </w:r>
    </w:p>
    <w:p w14:paraId="3829F96E"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3D52CCE6"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2C8B6886" w14:textId="77777777" w:rsidR="00760CE0" w:rsidRPr="00760CE0" w:rsidRDefault="00760CE0" w:rsidP="00760CE0">
      <w:pPr>
        <w:pStyle w:val="Code"/>
        <w:rPr>
          <w:highlight w:val="white"/>
        </w:rPr>
      </w:pPr>
      <w:r w:rsidRPr="00760CE0">
        <w:rPr>
          <w:highlight w:val="white"/>
        </w:rPr>
        <w:t xml:space="preserve">        Assert.ErrorXXX(operand2 == null);</w:t>
      </w:r>
    </w:p>
    <w:p w14:paraId="7B35B5C4" w14:textId="77777777" w:rsidR="00760CE0" w:rsidRPr="00760CE0" w:rsidRDefault="00760CE0" w:rsidP="00760CE0">
      <w:pPr>
        <w:pStyle w:val="Code"/>
        <w:rPr>
          <w:highlight w:val="white"/>
        </w:rPr>
      </w:pPr>
      <w:r w:rsidRPr="00760CE0">
        <w:rPr>
          <w:highlight w:val="white"/>
        </w:rPr>
        <w:t xml:space="preserve">        return "\t" + operatorName +</w:t>
      </w:r>
    </w:p>
    <w:p w14:paraId="568B1F48" w14:textId="77777777" w:rsidR="00760CE0" w:rsidRPr="00760CE0" w:rsidRDefault="00760CE0" w:rsidP="00760CE0">
      <w:pPr>
        <w:pStyle w:val="Code"/>
        <w:rPr>
          <w:highlight w:val="white"/>
        </w:rPr>
      </w:pPr>
      <w:r w:rsidRPr="00760CE0">
        <w:rPr>
          <w:highlight w:val="white"/>
        </w:rPr>
        <w:t xml:space="preserve">               " [" + operand0 + WithSign(operand1) + "]";</w:t>
      </w:r>
    </w:p>
    <w:p w14:paraId="323BE965" w14:textId="77777777" w:rsidR="00760CE0" w:rsidRPr="00760CE0" w:rsidRDefault="00760CE0" w:rsidP="00760CE0">
      <w:pPr>
        <w:pStyle w:val="Code"/>
        <w:rPr>
          <w:highlight w:val="white"/>
        </w:rPr>
      </w:pPr>
      <w:r w:rsidRPr="00760CE0">
        <w:rPr>
          <w:highlight w:val="white"/>
        </w:rPr>
        <w:t xml:space="preserve">      }</w:t>
      </w:r>
    </w:p>
    <w:p w14:paraId="3F75922C" w14:textId="77777777" w:rsidR="00760CE0" w:rsidRPr="00760CE0" w:rsidRDefault="00760CE0" w:rsidP="00760CE0">
      <w:pPr>
        <w:pStyle w:val="Code"/>
        <w:rPr>
          <w:highlight w:val="white"/>
        </w:rPr>
      </w:pPr>
      <w:r w:rsidRPr="00760CE0">
        <w:rPr>
          <w:highlight w:val="white"/>
        </w:rPr>
        <w:t xml:space="preserve">      // mov ax, bx; mov ax, 123; mov ax, global</w:t>
      </w:r>
    </w:p>
    <w:p w14:paraId="1C756A98" w14:textId="77777777" w:rsidR="00760CE0" w:rsidRPr="00760CE0" w:rsidRDefault="00760CE0" w:rsidP="00760CE0">
      <w:pPr>
        <w:pStyle w:val="Code"/>
        <w:rPr>
          <w:highlight w:val="white"/>
        </w:rPr>
      </w:pPr>
      <w:r w:rsidRPr="00760CE0">
        <w:rPr>
          <w:highlight w:val="white"/>
        </w:rPr>
        <w:t xml:space="preserve">      else if ((operand0 is Register) &amp;&amp; (operand1 != null)) {</w:t>
      </w:r>
    </w:p>
    <w:p w14:paraId="5F86FD11" w14:textId="77777777" w:rsidR="00760CE0" w:rsidRPr="00760CE0" w:rsidRDefault="00760CE0" w:rsidP="00760CE0">
      <w:pPr>
        <w:pStyle w:val="Code"/>
        <w:rPr>
          <w:highlight w:val="white"/>
        </w:rPr>
      </w:pPr>
      <w:r w:rsidRPr="00760CE0">
        <w:rPr>
          <w:highlight w:val="white"/>
        </w:rPr>
        <w:t xml:space="preserve">        Assert.ErrorXXX(operand2 == null);</w:t>
      </w:r>
    </w:p>
    <w:p w14:paraId="58A769B0" w14:textId="77777777" w:rsidR="00760CE0" w:rsidRPr="00760CE0" w:rsidRDefault="00760CE0" w:rsidP="00760CE0">
      <w:pPr>
        <w:pStyle w:val="Code"/>
        <w:rPr>
          <w:highlight w:val="white"/>
        </w:rPr>
      </w:pPr>
      <w:r w:rsidRPr="00760CE0">
        <w:rPr>
          <w:highlight w:val="white"/>
        </w:rPr>
        <w:t xml:space="preserve">        Assert.ErrorXXX((operand1 is Register) || (operand1 is BigInteger)</w:t>
      </w:r>
    </w:p>
    <w:p w14:paraId="298E7016" w14:textId="77777777" w:rsidR="00760CE0" w:rsidRPr="00760CE0" w:rsidRDefault="00760CE0" w:rsidP="00760CE0">
      <w:pPr>
        <w:pStyle w:val="Code"/>
        <w:rPr>
          <w:highlight w:val="white"/>
        </w:rPr>
      </w:pPr>
      <w:r w:rsidRPr="00760CE0">
        <w:rPr>
          <w:highlight w:val="white"/>
        </w:rPr>
        <w:t xml:space="preserve">                      || (operand1 is string));</w:t>
      </w:r>
    </w:p>
    <w:p w14:paraId="586ECC17" w14:textId="77777777" w:rsidR="00760CE0" w:rsidRPr="00760CE0" w:rsidRDefault="00760CE0" w:rsidP="00760CE0">
      <w:pPr>
        <w:pStyle w:val="Code"/>
        <w:rPr>
          <w:highlight w:val="white"/>
        </w:rPr>
      </w:pPr>
      <w:r w:rsidRPr="00760CE0">
        <w:rPr>
          <w:highlight w:val="white"/>
        </w:rPr>
        <w:t xml:space="preserve">        return "\t" + operatorName + " " + operand0 + ", " + operand1;</w:t>
      </w:r>
    </w:p>
    <w:p w14:paraId="2D986EDD" w14:textId="77777777" w:rsidR="00760CE0" w:rsidRPr="00760CE0" w:rsidRDefault="00760CE0" w:rsidP="00760CE0">
      <w:pPr>
        <w:pStyle w:val="Code"/>
        <w:rPr>
          <w:highlight w:val="white"/>
        </w:rPr>
      </w:pPr>
      <w:r w:rsidRPr="00760CE0">
        <w:rPr>
          <w:highlight w:val="white"/>
        </w:rPr>
        <w:t xml:space="preserve">      }</w:t>
      </w:r>
    </w:p>
    <w:p w14:paraId="4BE1EC53" w14:textId="77777777" w:rsidR="00760CE0" w:rsidRPr="00760CE0" w:rsidRDefault="00760CE0" w:rsidP="00760CE0">
      <w:pPr>
        <w:pStyle w:val="Code"/>
        <w:rPr>
          <w:highlight w:val="white"/>
        </w:rPr>
      </w:pPr>
      <w:r w:rsidRPr="00760CE0">
        <w:rPr>
          <w:highlight w:val="white"/>
        </w:rPr>
        <w:t xml:space="preserve">      // inc [null + 4]</w:t>
      </w:r>
    </w:p>
    <w:p w14:paraId="35341667"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2A4C36A0" w14:textId="77777777" w:rsidR="00760CE0" w:rsidRPr="00760CE0" w:rsidRDefault="00760CE0" w:rsidP="00760CE0">
      <w:pPr>
        <w:pStyle w:val="Code"/>
        <w:rPr>
          <w:highlight w:val="white"/>
        </w:rPr>
      </w:pPr>
      <w:r w:rsidRPr="00760CE0">
        <w:rPr>
          <w:highlight w:val="white"/>
        </w:rPr>
        <w:t xml:space="preserve">        Assert.ErrorXXX(operand2 == null);</w:t>
      </w:r>
    </w:p>
    <w:p w14:paraId="48D85D5C" w14:textId="77777777" w:rsidR="00760CE0" w:rsidRPr="00760CE0" w:rsidRDefault="00760CE0" w:rsidP="00760CE0">
      <w:pPr>
        <w:pStyle w:val="Code"/>
        <w:rPr>
          <w:highlight w:val="white"/>
        </w:rPr>
      </w:pPr>
      <w:r w:rsidRPr="00760CE0">
        <w:rPr>
          <w:highlight w:val="white"/>
        </w:rPr>
        <w:t xml:space="preserve">        return "\t" + operatorName + " [" + operand1 + "]";</w:t>
      </w:r>
    </w:p>
    <w:p w14:paraId="2F8265F8" w14:textId="77777777" w:rsidR="00760CE0" w:rsidRPr="00760CE0" w:rsidRDefault="00760CE0" w:rsidP="00760CE0">
      <w:pPr>
        <w:pStyle w:val="Code"/>
        <w:rPr>
          <w:highlight w:val="white"/>
        </w:rPr>
      </w:pPr>
      <w:r w:rsidRPr="00760CE0">
        <w:rPr>
          <w:highlight w:val="white"/>
        </w:rPr>
        <w:t xml:space="preserve">      }</w:t>
      </w:r>
    </w:p>
    <w:p w14:paraId="388EA2E0" w14:textId="77777777" w:rsidR="00760CE0" w:rsidRPr="00760CE0" w:rsidRDefault="00760CE0" w:rsidP="00760CE0">
      <w:pPr>
        <w:pStyle w:val="Code"/>
        <w:rPr>
          <w:highlight w:val="white"/>
        </w:rPr>
      </w:pPr>
      <w:r w:rsidRPr="00760CE0">
        <w:rPr>
          <w:highlight w:val="white"/>
        </w:rPr>
        <w:t xml:space="preserve">      // inc ax; int 33</w:t>
      </w:r>
    </w:p>
    <w:p w14:paraId="530B45AA" w14:textId="77777777" w:rsidR="00760CE0" w:rsidRPr="00760CE0" w:rsidRDefault="00760CE0" w:rsidP="00760CE0">
      <w:pPr>
        <w:pStyle w:val="Code"/>
        <w:rPr>
          <w:highlight w:val="white"/>
        </w:rPr>
      </w:pPr>
      <w:r w:rsidRPr="00760CE0">
        <w:rPr>
          <w:highlight w:val="white"/>
        </w:rPr>
        <w:t xml:space="preserve">      else if (operand0 != null) {</w:t>
      </w:r>
    </w:p>
    <w:p w14:paraId="727C5FE0" w14:textId="77777777" w:rsidR="00760CE0" w:rsidRPr="00760CE0" w:rsidRDefault="00760CE0" w:rsidP="00760CE0">
      <w:pPr>
        <w:pStyle w:val="Code"/>
        <w:rPr>
          <w:highlight w:val="white"/>
        </w:rPr>
      </w:pPr>
      <w:r w:rsidRPr="00760CE0">
        <w:rPr>
          <w:highlight w:val="white"/>
        </w:rPr>
        <w:t xml:space="preserve">        Assert.ErrorXXX((operand0 is Register) || (operand0 is BigInteger));</w:t>
      </w:r>
    </w:p>
    <w:p w14:paraId="2876FB6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77976EF6" w14:textId="77777777" w:rsidR="00760CE0" w:rsidRPr="00760CE0" w:rsidRDefault="00760CE0" w:rsidP="00760CE0">
      <w:pPr>
        <w:pStyle w:val="Code"/>
        <w:rPr>
          <w:highlight w:val="white"/>
        </w:rPr>
      </w:pPr>
      <w:r w:rsidRPr="00760CE0">
        <w:rPr>
          <w:highlight w:val="white"/>
        </w:rPr>
        <w:t xml:space="preserve">        return "\t" + operatorName + " " + operand0;</w:t>
      </w:r>
    </w:p>
    <w:p w14:paraId="0788DDB0" w14:textId="77777777" w:rsidR="00760CE0" w:rsidRPr="00760CE0" w:rsidRDefault="00760CE0" w:rsidP="00760CE0">
      <w:pPr>
        <w:pStyle w:val="Code"/>
        <w:rPr>
          <w:highlight w:val="white"/>
        </w:rPr>
      </w:pPr>
      <w:r w:rsidRPr="00760CE0">
        <w:rPr>
          <w:highlight w:val="white"/>
        </w:rPr>
        <w:t xml:space="preserve">      }</w:t>
      </w:r>
    </w:p>
    <w:p w14:paraId="28AD6867" w14:textId="77777777" w:rsidR="00760CE0" w:rsidRPr="00760CE0" w:rsidRDefault="00760CE0" w:rsidP="00760CE0">
      <w:pPr>
        <w:pStyle w:val="Code"/>
        <w:rPr>
          <w:highlight w:val="white"/>
        </w:rPr>
      </w:pPr>
      <w:r w:rsidRPr="00760CE0">
        <w:rPr>
          <w:highlight w:val="white"/>
        </w:rPr>
        <w:t xml:space="preserve">      // lahf</w:t>
      </w:r>
    </w:p>
    <w:p w14:paraId="1F8B0B7D" w14:textId="77777777" w:rsidR="00760CE0" w:rsidRPr="00760CE0" w:rsidRDefault="00760CE0" w:rsidP="00760CE0">
      <w:pPr>
        <w:pStyle w:val="Code"/>
        <w:rPr>
          <w:highlight w:val="white"/>
        </w:rPr>
      </w:pPr>
      <w:r w:rsidRPr="00760CE0">
        <w:rPr>
          <w:highlight w:val="white"/>
        </w:rPr>
        <w:t xml:space="preserve">      else {</w:t>
      </w:r>
    </w:p>
    <w:p w14:paraId="34448C9C"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44D2FA1D" w14:textId="77777777" w:rsidR="00760CE0" w:rsidRPr="00760CE0" w:rsidRDefault="00760CE0" w:rsidP="00760CE0">
      <w:pPr>
        <w:pStyle w:val="Code"/>
        <w:rPr>
          <w:highlight w:val="white"/>
        </w:rPr>
      </w:pPr>
      <w:r w:rsidRPr="00760CE0">
        <w:rPr>
          <w:highlight w:val="white"/>
        </w:rPr>
        <w:t xml:space="preserve">                      (operand2 == null));</w:t>
      </w:r>
    </w:p>
    <w:p w14:paraId="6CD20246" w14:textId="77777777" w:rsidR="00760CE0" w:rsidRPr="00760CE0" w:rsidRDefault="00760CE0" w:rsidP="00760CE0">
      <w:pPr>
        <w:pStyle w:val="Code"/>
        <w:rPr>
          <w:highlight w:val="white"/>
        </w:rPr>
      </w:pPr>
      <w:r w:rsidRPr="00760CE0">
        <w:rPr>
          <w:highlight w:val="white"/>
        </w:rPr>
        <w:t xml:space="preserve">        return "\t" + operatorName + " ";</w:t>
      </w:r>
    </w:p>
    <w:p w14:paraId="4FAE2C2B" w14:textId="77777777" w:rsidR="00760CE0" w:rsidRPr="00760CE0" w:rsidRDefault="00760CE0" w:rsidP="00760CE0">
      <w:pPr>
        <w:pStyle w:val="Code"/>
        <w:rPr>
          <w:highlight w:val="white"/>
        </w:rPr>
      </w:pPr>
      <w:r w:rsidRPr="00760CE0">
        <w:rPr>
          <w:highlight w:val="white"/>
        </w:rPr>
        <w:t xml:space="preserve">      }</w:t>
      </w:r>
    </w:p>
    <w:p w14:paraId="67E14775" w14:textId="77777777" w:rsidR="00760CE0" w:rsidRPr="00760CE0" w:rsidRDefault="00760CE0" w:rsidP="00760CE0">
      <w:pPr>
        <w:pStyle w:val="Code"/>
        <w:rPr>
          <w:highlight w:val="white"/>
        </w:rPr>
      </w:pPr>
      <w:r w:rsidRPr="00760CE0">
        <w:rPr>
          <w:highlight w:val="white"/>
        </w:rPr>
        <w:t xml:space="preserve">    }</w:t>
      </w:r>
    </w:p>
    <w:p w14:paraId="487F4B8A" w14:textId="609407A0" w:rsidR="00760CE0" w:rsidRPr="008E0B2B" w:rsidRDefault="00760CE0" w:rsidP="008E0B2B">
      <w:pPr>
        <w:pStyle w:val="Code"/>
        <w:rPr>
          <w:highlight w:val="white"/>
        </w:rPr>
      </w:pPr>
    </w:p>
    <w:p w14:paraId="73EAE78D" w14:textId="77777777" w:rsidR="008E0B2B" w:rsidRPr="008E0B2B" w:rsidRDefault="008E0B2B" w:rsidP="008E0B2B">
      <w:pPr>
        <w:pStyle w:val="Code"/>
        <w:rPr>
          <w:highlight w:val="white"/>
        </w:rPr>
      </w:pPr>
      <w:r w:rsidRPr="008E0B2B">
        <w:rPr>
          <w:highlight w:val="white"/>
        </w:rPr>
        <w:t xml:space="preserve">    public static string MakeMemoryLabel(int labelIndex) {</w:t>
      </w:r>
    </w:p>
    <w:p w14:paraId="15C1FCB1" w14:textId="77777777" w:rsidR="008E0B2B" w:rsidRPr="008E0B2B" w:rsidRDefault="008E0B2B" w:rsidP="008E0B2B">
      <w:pPr>
        <w:pStyle w:val="Code"/>
        <w:rPr>
          <w:highlight w:val="white"/>
        </w:rPr>
      </w:pPr>
      <w:r w:rsidRPr="008E0B2B">
        <w:rPr>
          <w:highlight w:val="white"/>
        </w:rPr>
        <w:t xml:space="preserve">      return "memorycopy" + labelIndex;</w:t>
      </w:r>
    </w:p>
    <w:p w14:paraId="4E07DE81" w14:textId="77777777" w:rsidR="008E0B2B" w:rsidRPr="008E0B2B" w:rsidRDefault="008E0B2B" w:rsidP="008E0B2B">
      <w:pPr>
        <w:pStyle w:val="Code"/>
        <w:rPr>
          <w:highlight w:val="white"/>
        </w:rPr>
      </w:pPr>
      <w:r w:rsidRPr="008E0B2B">
        <w:rPr>
          <w:highlight w:val="white"/>
        </w:rPr>
        <w:t xml:space="preserve">    }</w:t>
      </w:r>
    </w:p>
    <w:p w14:paraId="3EB56731" w14:textId="77777777" w:rsidR="008E0B2B" w:rsidRPr="008E0B2B" w:rsidRDefault="008E0B2B" w:rsidP="008E0B2B">
      <w:pPr>
        <w:pStyle w:val="Code"/>
        <w:rPr>
          <w:highlight w:val="white"/>
        </w:rPr>
      </w:pPr>
    </w:p>
    <w:p w14:paraId="5681C685" w14:textId="77777777" w:rsidR="00760CE0" w:rsidRPr="00760CE0" w:rsidRDefault="00760CE0" w:rsidP="00760CE0">
      <w:pPr>
        <w:pStyle w:val="Code"/>
        <w:rPr>
          <w:highlight w:val="white"/>
        </w:rPr>
      </w:pPr>
      <w:r w:rsidRPr="00760CE0">
        <w:rPr>
          <w:highlight w:val="white"/>
        </w:rPr>
        <w:t xml:space="preserve">    private string WithSign(object value) {</w:t>
      </w:r>
    </w:p>
    <w:p w14:paraId="4BA9D0E8" w14:textId="77777777" w:rsidR="00760CE0" w:rsidRPr="00760CE0" w:rsidRDefault="00760CE0" w:rsidP="00760CE0">
      <w:pPr>
        <w:pStyle w:val="Code"/>
        <w:rPr>
          <w:highlight w:val="white"/>
        </w:rPr>
      </w:pPr>
      <w:r w:rsidRPr="00760CE0">
        <w:rPr>
          <w:highlight w:val="white"/>
        </w:rPr>
        <w:t xml:space="preserve">      int offset = (int) value;</w:t>
      </w:r>
    </w:p>
    <w:p w14:paraId="4CC02009" w14:textId="77777777" w:rsidR="00760CE0" w:rsidRPr="00760CE0" w:rsidRDefault="00760CE0" w:rsidP="00760CE0">
      <w:pPr>
        <w:pStyle w:val="Code"/>
        <w:rPr>
          <w:highlight w:val="white"/>
        </w:rPr>
      </w:pPr>
      <w:r w:rsidRPr="00760CE0">
        <w:rPr>
          <w:highlight w:val="white"/>
        </w:rPr>
        <w:t xml:space="preserve">      </w:t>
      </w:r>
    </w:p>
    <w:p w14:paraId="0199C540" w14:textId="77777777" w:rsidR="00760CE0" w:rsidRPr="00760CE0" w:rsidRDefault="00760CE0" w:rsidP="00760CE0">
      <w:pPr>
        <w:pStyle w:val="Code"/>
        <w:rPr>
          <w:highlight w:val="white"/>
        </w:rPr>
      </w:pPr>
      <w:r w:rsidRPr="00760CE0">
        <w:rPr>
          <w:highlight w:val="white"/>
        </w:rPr>
        <w:t xml:space="preserve">      if (offset &gt; 0) {</w:t>
      </w:r>
    </w:p>
    <w:p w14:paraId="0330E2C6" w14:textId="77777777" w:rsidR="00760CE0" w:rsidRPr="00760CE0" w:rsidRDefault="00760CE0" w:rsidP="00760CE0">
      <w:pPr>
        <w:pStyle w:val="Code"/>
        <w:rPr>
          <w:highlight w:val="white"/>
        </w:rPr>
      </w:pPr>
      <w:r w:rsidRPr="00760CE0">
        <w:rPr>
          <w:highlight w:val="white"/>
        </w:rPr>
        <w:t xml:space="preserve">        return " + " + offset;</w:t>
      </w:r>
    </w:p>
    <w:p w14:paraId="05787417" w14:textId="77777777" w:rsidR="00760CE0" w:rsidRPr="00760CE0" w:rsidRDefault="00760CE0" w:rsidP="00760CE0">
      <w:pPr>
        <w:pStyle w:val="Code"/>
        <w:rPr>
          <w:highlight w:val="white"/>
        </w:rPr>
      </w:pPr>
      <w:r w:rsidRPr="00760CE0">
        <w:rPr>
          <w:highlight w:val="white"/>
        </w:rPr>
        <w:t xml:space="preserve">      }</w:t>
      </w:r>
    </w:p>
    <w:p w14:paraId="790A5122" w14:textId="77777777" w:rsidR="00760CE0" w:rsidRPr="00760CE0" w:rsidRDefault="00760CE0" w:rsidP="00760CE0">
      <w:pPr>
        <w:pStyle w:val="Code"/>
        <w:rPr>
          <w:highlight w:val="white"/>
        </w:rPr>
      </w:pPr>
      <w:r w:rsidRPr="00760CE0">
        <w:rPr>
          <w:highlight w:val="white"/>
        </w:rPr>
        <w:t xml:space="preserve">      else if (offset &lt; 0) {</w:t>
      </w:r>
    </w:p>
    <w:p w14:paraId="1BD76E73" w14:textId="77777777" w:rsidR="00760CE0" w:rsidRPr="00760CE0" w:rsidRDefault="00760CE0" w:rsidP="00760CE0">
      <w:pPr>
        <w:pStyle w:val="Code"/>
        <w:rPr>
          <w:highlight w:val="white"/>
        </w:rPr>
      </w:pPr>
      <w:r w:rsidRPr="00760CE0">
        <w:rPr>
          <w:highlight w:val="white"/>
        </w:rPr>
        <w:t xml:space="preserve">        return " - " + (-offset);</w:t>
      </w:r>
    </w:p>
    <w:p w14:paraId="32B4FE48" w14:textId="77777777" w:rsidR="00760CE0" w:rsidRPr="00760CE0" w:rsidRDefault="00760CE0" w:rsidP="00760CE0">
      <w:pPr>
        <w:pStyle w:val="Code"/>
        <w:rPr>
          <w:highlight w:val="white"/>
        </w:rPr>
      </w:pPr>
      <w:r w:rsidRPr="00760CE0">
        <w:rPr>
          <w:highlight w:val="white"/>
        </w:rPr>
        <w:t xml:space="preserve">      }</w:t>
      </w:r>
    </w:p>
    <w:p w14:paraId="648BD517" w14:textId="77777777" w:rsidR="00760CE0" w:rsidRPr="00760CE0" w:rsidRDefault="00760CE0" w:rsidP="00760CE0">
      <w:pPr>
        <w:pStyle w:val="Code"/>
        <w:rPr>
          <w:highlight w:val="white"/>
        </w:rPr>
      </w:pPr>
      <w:r w:rsidRPr="00760CE0">
        <w:rPr>
          <w:highlight w:val="white"/>
        </w:rPr>
        <w:t xml:space="preserve">      else {</w:t>
      </w:r>
    </w:p>
    <w:p w14:paraId="637AB163" w14:textId="77777777" w:rsidR="00760CE0" w:rsidRPr="00760CE0" w:rsidRDefault="00760CE0" w:rsidP="00760CE0">
      <w:pPr>
        <w:pStyle w:val="Code"/>
        <w:rPr>
          <w:highlight w:val="white"/>
        </w:rPr>
      </w:pPr>
      <w:r w:rsidRPr="00760CE0">
        <w:rPr>
          <w:highlight w:val="white"/>
        </w:rPr>
        <w:t xml:space="preserve">        return "";</w:t>
      </w:r>
    </w:p>
    <w:p w14:paraId="74F42197" w14:textId="77777777" w:rsidR="00760CE0" w:rsidRPr="00760CE0" w:rsidRDefault="00760CE0" w:rsidP="00760CE0">
      <w:pPr>
        <w:pStyle w:val="Code"/>
        <w:rPr>
          <w:highlight w:val="white"/>
        </w:rPr>
      </w:pPr>
      <w:r w:rsidRPr="00760CE0">
        <w:rPr>
          <w:highlight w:val="white"/>
        </w:rPr>
        <w:t xml:space="preserve">      }</w:t>
      </w:r>
    </w:p>
    <w:p w14:paraId="54B99D02" w14:textId="77777777" w:rsidR="00760CE0" w:rsidRPr="00760CE0" w:rsidRDefault="00760CE0" w:rsidP="00760CE0">
      <w:pPr>
        <w:pStyle w:val="Code"/>
        <w:rPr>
          <w:highlight w:val="white"/>
        </w:rPr>
      </w:pPr>
      <w:r w:rsidRPr="00760CE0">
        <w:rPr>
          <w:highlight w:val="white"/>
        </w:rPr>
        <w:t xml:space="preserve">    }</w:t>
      </w:r>
    </w:p>
    <w:p w14:paraId="6FC93901" w14:textId="77777777" w:rsidR="00760CE0" w:rsidRPr="00760CE0" w:rsidRDefault="00760CE0" w:rsidP="00760CE0">
      <w:pPr>
        <w:pStyle w:val="Code"/>
        <w:rPr>
          <w:highlight w:val="white"/>
        </w:rPr>
      </w:pPr>
      <w:r w:rsidRPr="00760CE0">
        <w:rPr>
          <w:highlight w:val="white"/>
        </w:rPr>
        <w:t xml:space="preserve">  }</w:t>
      </w:r>
    </w:p>
    <w:p w14:paraId="0C665482" w14:textId="159CCF0E" w:rsidR="007E07E9" w:rsidRPr="00760CE0" w:rsidRDefault="00760CE0" w:rsidP="00760CE0">
      <w:pPr>
        <w:pStyle w:val="Code"/>
      </w:pPr>
      <w:r w:rsidRPr="00760CE0">
        <w:rPr>
          <w:highlight w:val="white"/>
        </w:rPr>
        <w:t>}</w:t>
      </w:r>
    </w:p>
    <w:p w14:paraId="35405183" w14:textId="03838DA3" w:rsidR="00B616B1" w:rsidRDefault="00B616B1" w:rsidP="00565A0A">
      <w:pPr>
        <w:pStyle w:val="Rubrik2"/>
      </w:pPr>
      <w:r>
        <w:lastRenderedPageBreak/>
        <w:t>Tracks</w:t>
      </w:r>
    </w:p>
    <w:p w14:paraId="68DD47DB" w14:textId="71762644" w:rsidR="00B616B1" w:rsidRDefault="00B616B1" w:rsidP="00283127">
      <w:pPr>
        <w:pStyle w:val="CodeHeader"/>
      </w:pPr>
      <w:r>
        <w:t>Track.cs</w:t>
      </w:r>
    </w:p>
    <w:p w14:paraId="5CA6F53D" w14:textId="5E3B2D87" w:rsidR="00283127" w:rsidRDefault="00283127" w:rsidP="00283127">
      <w:pPr>
        <w:pStyle w:val="CodeHeader"/>
      </w:pPr>
      <w:r>
        <w:t>TrackEntry.cs</w:t>
      </w:r>
    </w:p>
    <w:p w14:paraId="1F4E6E7C" w14:textId="339234A3" w:rsidR="00283127" w:rsidRDefault="00C36173" w:rsidP="00C36173">
      <w:pPr>
        <w:pStyle w:val="Rubrik2"/>
      </w:pPr>
      <w:r>
        <w:t>Register Allocation</w:t>
      </w:r>
    </w:p>
    <w:p w14:paraId="6D9EAF1D" w14:textId="671308F0" w:rsidR="00730167" w:rsidRP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04DE6171" w14:textId="77777777" w:rsidR="003958DE" w:rsidRDefault="003958DE" w:rsidP="003958DE">
      <w:pPr>
        <w:pStyle w:val="CodeHeader"/>
      </w:pPr>
      <w:r>
        <w:t>RegisterAllocator.cs</w:t>
      </w:r>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77777777" w:rsidR="00730167" w:rsidRPr="00730167" w:rsidRDefault="00730167" w:rsidP="00730167">
      <w:pPr>
        <w:pStyle w:val="Code"/>
        <w:rPr>
          <w:highlight w:val="white"/>
        </w:rPr>
      </w:pP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77777777" w:rsidR="00730167" w:rsidRPr="00730167" w:rsidRDefault="00730167" w:rsidP="00730167">
      <w:pPr>
        <w:pStyle w:val="Code"/>
        <w:rPr>
          <w:highlight w:val="white"/>
        </w:rPr>
      </w:pPr>
    </w:p>
    <w:p w14:paraId="1A27F06C" w14:textId="77777777" w:rsidR="00730167" w:rsidRPr="00730167" w:rsidRDefault="00730167" w:rsidP="00730167">
      <w:pPr>
        <w:pStyle w:val="Code"/>
        <w:rPr>
          <w:highlight w:val="white"/>
        </w:rPr>
      </w:pPr>
      <w:r w:rsidRPr="00730167">
        <w:rPr>
          <w:highlight w:val="white"/>
        </w:rPr>
        <w:t xml:space="preserve">      ISet&lt;Graph&lt;Track&gt;&gt; split = totalTrackGraph.Split();</w:t>
      </w:r>
    </w:p>
    <w:p w14:paraId="093F2A51" w14:textId="77777777" w:rsidR="00730167" w:rsidRPr="00730167" w:rsidRDefault="00730167" w:rsidP="00730167">
      <w:pPr>
        <w:pStyle w:val="Code"/>
        <w:rPr>
          <w:highlight w:val="white"/>
        </w:rPr>
      </w:pPr>
      <w:r w:rsidRPr="00730167">
        <w:rPr>
          <w:highlight w:val="white"/>
        </w:rPr>
        <w:t xml:space="preserve">      int index = 0;</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7702D084" w14:textId="77777777" w:rsidR="00730167" w:rsidRPr="00730167" w:rsidRDefault="00730167" w:rsidP="00730167">
      <w:pPr>
        <w:pStyle w:val="Code"/>
        <w:rPr>
          <w:highlight w:val="white"/>
        </w:rPr>
      </w:pPr>
      <w:r w:rsidRPr="00730167">
        <w:rPr>
          <w:highlight w:val="white"/>
        </w:rPr>
        <w:t xml:space="preserve">        ++index;</w:t>
      </w:r>
    </w:p>
    <w:p w14:paraId="42064307" w14:textId="77777777" w:rsidR="00730167" w:rsidRPr="00730167" w:rsidRDefault="00730167" w:rsidP="00730167">
      <w:pPr>
        <w:pStyle w:val="Code"/>
        <w:rPr>
          <w:highlight w:val="white"/>
        </w:rPr>
      </w:pPr>
      <w:r w:rsidRPr="00730167">
        <w:rPr>
          <w:highlight w:val="white"/>
        </w:rPr>
        <w:t xml:space="preserve">      }</w:t>
      </w:r>
    </w:p>
    <w:p w14:paraId="05462CC0" w14:textId="77777777" w:rsidR="00730167" w:rsidRPr="00730167" w:rsidRDefault="00730167" w:rsidP="00730167">
      <w:pPr>
        <w:pStyle w:val="Code"/>
        <w:rPr>
          <w:highlight w:val="white"/>
        </w:rPr>
      </w:pPr>
    </w:p>
    <w:p w14:paraId="702F86FB" w14:textId="77777777" w:rsidR="00730167" w:rsidRPr="00730167" w:rsidRDefault="00730167" w:rsidP="00730167">
      <w:pPr>
        <w:pStyle w:val="Code"/>
        <w:rPr>
          <w:highlight w:val="white"/>
        </w:rPr>
      </w:pPr>
      <w:r w:rsidRPr="00730167">
        <w:rPr>
          <w:highlight w:val="white"/>
        </w:rPr>
        <w:t xml:space="preserve">      foreach (Track track in totalTrackSet) {</w:t>
      </w:r>
    </w:p>
    <w:p w14:paraId="6A5A4517" w14:textId="77777777" w:rsidR="00730167" w:rsidRPr="00730167" w:rsidRDefault="00730167" w:rsidP="00730167">
      <w:pPr>
        <w:pStyle w:val="Code"/>
        <w:rPr>
          <w:highlight w:val="white"/>
        </w:rPr>
      </w:pPr>
      <w:r w:rsidRPr="00730167">
        <w:rPr>
          <w:highlight w:val="white"/>
        </w:rPr>
        <w:t xml:space="preserve">        track.Generate(assemblyCodeList);</w:t>
      </w:r>
    </w:p>
    <w:p w14:paraId="24197194" w14:textId="77777777"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lastRenderedPageBreak/>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6EFF5019"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w:t>
      </w:r>
      <w:proofErr w:type="gramStart"/>
      <w:r w:rsidR="00625E52">
        <w:rPr>
          <w:highlight w:val="white"/>
        </w:rPr>
        <w:t>an</w:t>
      </w:r>
      <w:proofErr w:type="gramEnd"/>
      <w:r w:rsidR="00625E52">
        <w:rPr>
          <w:highlight w:val="white"/>
        </w:rPr>
        <w:t xml:space="preserve">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ste holds all registers of one byte while </w:t>
      </w:r>
      <w:r w:rsidR="00D8653A" w:rsidRPr="00D8653A">
        <w:rPr>
          <w:rStyle w:val="KeyWord0"/>
          <w:highlight w:val="white"/>
        </w:rPr>
        <w:t>Byte2RegisterSet</w:t>
      </w:r>
      <w:r w:rsidR="00D8653A">
        <w:rPr>
          <w:highlight w:val="white"/>
        </w:rPr>
        <w:t xml:space="preserve"> holds all registers of two bytes.</w:t>
      </w:r>
    </w:p>
    <w:p w14:paraId="3B055A93" w14:textId="77777777" w:rsidR="00D94A0A" w:rsidRPr="00D94A0A" w:rsidRDefault="00D94A0A" w:rsidP="00D94A0A">
      <w:pPr>
        <w:pStyle w:val="Code"/>
        <w:rPr>
          <w:highlight w:val="white"/>
        </w:rPr>
      </w:pPr>
      <w:r w:rsidRPr="00D94A0A">
        <w:rPr>
          <w:highlight w:val="white"/>
        </w:rPr>
        <w:lastRenderedPageBreak/>
        <w:t xml:space="preserve">    public static ISet&lt;Register&gt;</w:t>
      </w:r>
    </w:p>
    <w:p w14:paraId="577083BB" w14:textId="77777777" w:rsidR="00D94A0A" w:rsidRPr="00D94A0A" w:rsidRDefault="00D94A0A" w:rsidP="00D94A0A">
      <w:pPr>
        <w:pStyle w:val="Code"/>
        <w:rPr>
          <w:highlight w:val="white"/>
        </w:rPr>
      </w:pPr>
      <w:r w:rsidRPr="00D94A0A">
        <w:rPr>
          <w:highlight w:val="white"/>
        </w:rPr>
        <w:t xml:space="preserve">      PointerRegisterSetWithEllipse = new HashSet&lt;Register&gt;(),</w:t>
      </w:r>
    </w:p>
    <w:p w14:paraId="127A7DF8" w14:textId="77777777" w:rsidR="00D94A0A" w:rsidRPr="00D94A0A" w:rsidRDefault="00D94A0A" w:rsidP="00D94A0A">
      <w:pPr>
        <w:pStyle w:val="Code"/>
        <w:rPr>
          <w:highlight w:val="white"/>
        </w:rPr>
      </w:pPr>
      <w:r w:rsidRPr="00D94A0A">
        <w:rPr>
          <w:highlight w:val="white"/>
        </w:rPr>
        <w:t xml:space="preserve">      PointerRegisterSetWithoutEllipse = new HashSet&lt;Register&gt;(),</w:t>
      </w:r>
    </w:p>
    <w:p w14:paraId="003F4F31" w14:textId="77777777" w:rsidR="00D94A0A" w:rsidRPr="00D94A0A" w:rsidRDefault="00D94A0A" w:rsidP="00D94A0A">
      <w:pPr>
        <w:pStyle w:val="Code"/>
        <w:rPr>
          <w:highlight w:val="white"/>
        </w:rPr>
      </w:pPr>
      <w:r w:rsidRPr="00D94A0A">
        <w:rPr>
          <w:highlight w:val="white"/>
        </w:rPr>
        <w:t xml:space="preserve">      Byte1RegisterSet = new HashSet&lt;Register&gt;(),</w:t>
      </w:r>
    </w:p>
    <w:p w14:paraId="17CDB1D7" w14:textId="77777777" w:rsidR="00D94A0A" w:rsidRPr="00D94A0A" w:rsidRDefault="00D94A0A" w:rsidP="00D94A0A">
      <w:pPr>
        <w:pStyle w:val="Code"/>
        <w:rPr>
          <w:highlight w:val="white"/>
        </w:rPr>
      </w:pPr>
      <w:r w:rsidRPr="00D94A0A">
        <w:rPr>
          <w:highlight w:val="white"/>
        </w:rPr>
        <w:t xml:space="preserve">      Byte2RegisterSet = new HashSet&lt;Register&gt;();</w:t>
      </w:r>
    </w:p>
    <w:p w14:paraId="492C50EF" w14:textId="77777777" w:rsidR="00D94A0A" w:rsidRPr="00D94A0A" w:rsidRDefault="00D94A0A" w:rsidP="00D94A0A">
      <w:pPr>
        <w:pStyle w:val="Code"/>
        <w:rPr>
          <w:highlight w:val="white"/>
        </w:rPr>
      </w:pPr>
    </w:p>
    <w:p w14:paraId="4429C223" w14:textId="77777777" w:rsidR="00D94A0A" w:rsidRPr="00D94A0A" w:rsidRDefault="00D94A0A" w:rsidP="00D94A0A">
      <w:pPr>
        <w:pStyle w:val="Code"/>
        <w:rPr>
          <w:highlight w:val="white"/>
        </w:rPr>
      </w:pPr>
      <w:r w:rsidRPr="00D94A0A">
        <w:rPr>
          <w:highlight w:val="white"/>
        </w:rPr>
        <w:t xml:space="preserve">    static RegisterAllocator() {</w:t>
      </w:r>
    </w:p>
    <w:p w14:paraId="09C4234B" w14:textId="77777777" w:rsidR="00A44C2B" w:rsidRDefault="00636B1C" w:rsidP="00636B1C">
      <w:pPr>
        <w:pStyle w:val="Code"/>
        <w:rPr>
          <w:highlight w:val="white"/>
        </w:rPr>
      </w:pPr>
      <w:r w:rsidRPr="00636B1C">
        <w:rPr>
          <w:highlight w:val="white"/>
        </w:rPr>
        <w:t xml:space="preserve">      PointerRegisterSetWithEllipse.</w:t>
      </w:r>
    </w:p>
    <w:p w14:paraId="4644267E" w14:textId="19D8E49C"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Add(AssemblyCode.RegisterToSize(Register.si, TypeSize.PointerSize));</w:t>
      </w:r>
    </w:p>
    <w:p w14:paraId="5C2BEFCD" w14:textId="77777777" w:rsidR="00A44C2B" w:rsidRDefault="00636B1C" w:rsidP="00636B1C">
      <w:pPr>
        <w:pStyle w:val="Code"/>
        <w:rPr>
          <w:highlight w:val="white"/>
        </w:rPr>
      </w:pPr>
      <w:r w:rsidRPr="00636B1C">
        <w:rPr>
          <w:highlight w:val="white"/>
        </w:rPr>
        <w:t xml:space="preserve">      PointerRegisterSetWithEllipse.</w:t>
      </w:r>
    </w:p>
    <w:p w14:paraId="3F85771B" w14:textId="10964CBE"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Add(AssemblyCode.RegisterToSize(Register.di, TypeSize.PointerSize));</w:t>
      </w:r>
    </w:p>
    <w:p w14:paraId="45C627A8" w14:textId="77777777" w:rsidR="00A44C2B" w:rsidRDefault="00636B1C" w:rsidP="00636B1C">
      <w:pPr>
        <w:pStyle w:val="Code"/>
        <w:rPr>
          <w:highlight w:val="white"/>
        </w:rPr>
      </w:pPr>
      <w:r w:rsidRPr="00636B1C">
        <w:rPr>
          <w:highlight w:val="white"/>
        </w:rPr>
        <w:t xml:space="preserve">      PointerRegisterSetWithEllipse.</w:t>
      </w:r>
    </w:p>
    <w:p w14:paraId="7E371DA6" w14:textId="6A7CC6FF"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Add(AssemblyCode.RegisterToSize(Register.bx, TypeSize.PointerSize));</w:t>
      </w:r>
    </w:p>
    <w:p w14:paraId="1931CC7F" w14:textId="4F324217" w:rsidR="00D94A0A" w:rsidRPr="00636B1C" w:rsidRDefault="00F91594" w:rsidP="00F91594">
      <w:pPr>
        <w:rPr>
          <w:highlight w:val="white"/>
        </w:rPr>
      </w:pPr>
      <w:r>
        <w:rPr>
          <w:highlight w:val="white"/>
        </w:rPr>
        <w:t xml:space="preserve">The </w:t>
      </w:r>
      <w:r w:rsidRPr="00F91594">
        <w:rPr>
          <w:rStyle w:val="KeyWord0"/>
          <w:highlight w:val="white"/>
        </w:rPr>
        <w:t>PointerRegisterSetWithoutEllipse</w:t>
      </w:r>
      <w:r>
        <w:rPr>
          <w:highlight w:val="white"/>
        </w:rPr>
        <w:t xml:space="preserve"> holds the registers of </w:t>
      </w:r>
      <w:r w:rsidRPr="00F91594">
        <w:rPr>
          <w:rStyle w:val="KeyWord0"/>
          <w:highlight w:val="white"/>
        </w:rPr>
        <w:t>PointerRegisterSetWithEllipse</w:t>
      </w:r>
      <w:r>
        <w:rPr>
          <w:highlight w:val="white"/>
        </w:rPr>
        <w:t xml:space="preserve"> minus the </w:t>
      </w:r>
      <w:r w:rsidRPr="00F91594">
        <w:rPr>
          <w:rStyle w:val="KeyWord0"/>
          <w:highlight w:val="white"/>
        </w:rPr>
        <w:t>EllipseRegister</w:t>
      </w:r>
      <w:r>
        <w:rPr>
          <w:highlight w:val="white"/>
        </w:rPr>
        <w:t xml:space="preserve"> register since we need it to keep track of the ellipse frame pointer in elliptic functions.</w:t>
      </w:r>
    </w:p>
    <w:p w14:paraId="5F2B04A3" w14:textId="77777777" w:rsidR="00610294" w:rsidRDefault="00D94A0A" w:rsidP="00D94A0A">
      <w:pPr>
        <w:pStyle w:val="Code"/>
        <w:rPr>
          <w:highlight w:val="white"/>
        </w:rPr>
      </w:pPr>
      <w:r w:rsidRPr="00D94A0A">
        <w:rPr>
          <w:highlight w:val="white"/>
        </w:rPr>
        <w:t xml:space="preserve">      PointerRegisterSetWithoutEllipse.</w:t>
      </w:r>
    </w:p>
    <w:p w14:paraId="6FA5FFB7" w14:textId="4932D5C4" w:rsidR="00D94A0A" w:rsidRPr="00D94A0A" w:rsidRDefault="00610294" w:rsidP="00D94A0A">
      <w:pPr>
        <w:pStyle w:val="Code"/>
        <w:rPr>
          <w:highlight w:val="white"/>
        </w:rPr>
      </w:pPr>
      <w:r>
        <w:rPr>
          <w:highlight w:val="white"/>
        </w:rPr>
        <w:t xml:space="preserve">        </w:t>
      </w:r>
      <w:r w:rsidR="00D94A0A" w:rsidRPr="00D94A0A">
        <w:rPr>
          <w:highlight w:val="white"/>
        </w:rPr>
        <w:t>UnionWith(PointerRegisterSetWithEllipse);</w:t>
      </w:r>
    </w:p>
    <w:p w14:paraId="6F570B40" w14:textId="2BE8123F" w:rsidR="00D94A0A" w:rsidRPr="00D94A0A" w:rsidRDefault="00D94A0A" w:rsidP="00D94A0A">
      <w:pPr>
        <w:pStyle w:val="Code"/>
        <w:rPr>
          <w:highlight w:val="white"/>
        </w:rPr>
      </w:pPr>
      <w:r w:rsidRPr="00D94A0A">
        <w:rPr>
          <w:highlight w:val="white"/>
        </w:rPr>
        <w:t xml:space="preserve">      PointerRegisterSetWithoutEllipse.Remove(AssemblyCode.EllipseRegister);</w:t>
      </w:r>
    </w:p>
    <w:p w14:paraId="79579314" w14:textId="77777777" w:rsidR="00D94A0A" w:rsidRPr="00D94A0A" w:rsidRDefault="00D94A0A" w:rsidP="00D94A0A">
      <w:pPr>
        <w:pStyle w:val="Code"/>
        <w:rPr>
          <w:highlight w:val="white"/>
        </w:rPr>
      </w:pPr>
    </w:p>
    <w:p w14:paraId="2FB257C9" w14:textId="77777777" w:rsidR="00D94A0A" w:rsidRPr="00D94A0A" w:rsidRDefault="00D94A0A" w:rsidP="00D94A0A">
      <w:pPr>
        <w:pStyle w:val="Code"/>
        <w:rPr>
          <w:highlight w:val="white"/>
        </w:rPr>
      </w:pPr>
      <w:r w:rsidRPr="00D94A0A">
        <w:rPr>
          <w:highlight w:val="white"/>
        </w:rPr>
        <w:t xml:space="preserve">      Byte1RegisterSet.Add(Register.al);</w:t>
      </w:r>
    </w:p>
    <w:p w14:paraId="67DE74B0" w14:textId="77777777" w:rsidR="00D94A0A" w:rsidRPr="00D94A0A" w:rsidRDefault="00D94A0A" w:rsidP="00D94A0A">
      <w:pPr>
        <w:pStyle w:val="Code"/>
        <w:rPr>
          <w:highlight w:val="white"/>
        </w:rPr>
      </w:pPr>
      <w:r w:rsidRPr="00D94A0A">
        <w:rPr>
          <w:highlight w:val="white"/>
        </w:rPr>
        <w:t xml:space="preserve">      Byte1RegisterSet.Add(Register.ah);</w:t>
      </w:r>
    </w:p>
    <w:p w14:paraId="5C2F6664" w14:textId="77777777" w:rsidR="00D94A0A" w:rsidRPr="00D94A0A" w:rsidRDefault="00D94A0A" w:rsidP="00D94A0A">
      <w:pPr>
        <w:pStyle w:val="Code"/>
        <w:rPr>
          <w:highlight w:val="white"/>
        </w:rPr>
      </w:pPr>
      <w:r w:rsidRPr="00D94A0A">
        <w:rPr>
          <w:highlight w:val="white"/>
        </w:rPr>
        <w:t xml:space="preserve">      Byte1RegisterSet.Add(Register.bl);</w:t>
      </w:r>
    </w:p>
    <w:p w14:paraId="2177FE18" w14:textId="77777777" w:rsidR="00D94A0A" w:rsidRPr="00D94A0A" w:rsidRDefault="00D94A0A" w:rsidP="00D94A0A">
      <w:pPr>
        <w:pStyle w:val="Code"/>
        <w:rPr>
          <w:highlight w:val="white"/>
        </w:rPr>
      </w:pPr>
      <w:r w:rsidRPr="00D94A0A">
        <w:rPr>
          <w:highlight w:val="white"/>
        </w:rPr>
        <w:t xml:space="preserve">      Byte1RegisterSet.Add(Register.bh);</w:t>
      </w:r>
    </w:p>
    <w:p w14:paraId="135BAA8D" w14:textId="77777777" w:rsidR="00D94A0A" w:rsidRPr="00D94A0A" w:rsidRDefault="00D94A0A" w:rsidP="00D94A0A">
      <w:pPr>
        <w:pStyle w:val="Code"/>
        <w:rPr>
          <w:highlight w:val="white"/>
        </w:rPr>
      </w:pPr>
      <w:r w:rsidRPr="00D94A0A">
        <w:rPr>
          <w:highlight w:val="white"/>
        </w:rPr>
        <w:t xml:space="preserve">      Byte1RegisterSet.Add(Register.cl);</w:t>
      </w:r>
    </w:p>
    <w:p w14:paraId="3EAA8FCE" w14:textId="77777777" w:rsidR="00D94A0A" w:rsidRPr="00D94A0A" w:rsidRDefault="00D94A0A" w:rsidP="00D94A0A">
      <w:pPr>
        <w:pStyle w:val="Code"/>
        <w:rPr>
          <w:highlight w:val="white"/>
        </w:rPr>
      </w:pPr>
      <w:r w:rsidRPr="00D94A0A">
        <w:rPr>
          <w:highlight w:val="white"/>
        </w:rPr>
        <w:t xml:space="preserve">      Byte1RegisterSet.Add(Register.ch);</w:t>
      </w:r>
    </w:p>
    <w:p w14:paraId="305BAE99" w14:textId="77777777" w:rsidR="00D94A0A" w:rsidRPr="00D94A0A" w:rsidRDefault="00D94A0A" w:rsidP="00D94A0A">
      <w:pPr>
        <w:pStyle w:val="Code"/>
        <w:rPr>
          <w:highlight w:val="white"/>
        </w:rPr>
      </w:pPr>
      <w:r w:rsidRPr="00D94A0A">
        <w:rPr>
          <w:highlight w:val="white"/>
        </w:rPr>
        <w:t xml:space="preserve">      Byte1RegisterSet.Add(Register.dl);</w:t>
      </w:r>
    </w:p>
    <w:p w14:paraId="4845F87A" w14:textId="77777777" w:rsidR="00D94A0A" w:rsidRPr="00D94A0A" w:rsidRDefault="00D94A0A" w:rsidP="00D94A0A">
      <w:pPr>
        <w:pStyle w:val="Code"/>
        <w:rPr>
          <w:highlight w:val="white"/>
        </w:rPr>
      </w:pPr>
      <w:r w:rsidRPr="00D94A0A">
        <w:rPr>
          <w:highlight w:val="white"/>
        </w:rPr>
        <w:t xml:space="preserve">      Byte1RegisterSet.Add(Register.dh);</w:t>
      </w:r>
    </w:p>
    <w:p w14:paraId="3F5A3271" w14:textId="77777777" w:rsidR="00D94A0A" w:rsidRPr="00D94A0A" w:rsidRDefault="00D94A0A" w:rsidP="00D94A0A">
      <w:pPr>
        <w:pStyle w:val="Code"/>
        <w:rPr>
          <w:highlight w:val="white"/>
        </w:rPr>
      </w:pPr>
    </w:p>
    <w:p w14:paraId="024DF5E4" w14:textId="77777777" w:rsidR="00D94A0A" w:rsidRPr="00D94A0A" w:rsidRDefault="00D94A0A" w:rsidP="00D94A0A">
      <w:pPr>
        <w:pStyle w:val="Code"/>
        <w:rPr>
          <w:highlight w:val="white"/>
        </w:rPr>
      </w:pPr>
      <w:r w:rsidRPr="00D94A0A">
        <w:rPr>
          <w:highlight w:val="white"/>
        </w:rPr>
        <w:t xml:space="preserve">      Byte2RegisterSet.Add(Register.ax);</w:t>
      </w:r>
    </w:p>
    <w:p w14:paraId="03DEE155" w14:textId="77777777" w:rsidR="00D94A0A" w:rsidRPr="00D94A0A" w:rsidRDefault="00D94A0A" w:rsidP="00D94A0A">
      <w:pPr>
        <w:pStyle w:val="Code"/>
        <w:rPr>
          <w:highlight w:val="white"/>
        </w:rPr>
      </w:pPr>
      <w:r w:rsidRPr="00D94A0A">
        <w:rPr>
          <w:highlight w:val="white"/>
        </w:rPr>
        <w:t xml:space="preserve">      Byte2RegisterSet.Add(Register.bx);</w:t>
      </w:r>
    </w:p>
    <w:p w14:paraId="18772185" w14:textId="77777777" w:rsidR="00D94A0A" w:rsidRPr="00D94A0A" w:rsidRDefault="00D94A0A" w:rsidP="00D94A0A">
      <w:pPr>
        <w:pStyle w:val="Code"/>
        <w:rPr>
          <w:highlight w:val="white"/>
        </w:rPr>
      </w:pPr>
      <w:r w:rsidRPr="00D94A0A">
        <w:rPr>
          <w:highlight w:val="white"/>
        </w:rPr>
        <w:t xml:space="preserve">      Byte2RegisterSet.Add(Register.cx);</w:t>
      </w:r>
    </w:p>
    <w:p w14:paraId="2D4DB929" w14:textId="77777777" w:rsidR="00D94A0A" w:rsidRPr="00D94A0A" w:rsidRDefault="00D94A0A" w:rsidP="00D94A0A">
      <w:pPr>
        <w:pStyle w:val="Code"/>
        <w:rPr>
          <w:highlight w:val="white"/>
        </w:rPr>
      </w:pPr>
      <w:r w:rsidRPr="00D94A0A">
        <w:rPr>
          <w:highlight w:val="white"/>
        </w:rPr>
        <w:t xml:space="preserve">      Byte2RegisterSet.Add(Register.dx);</w:t>
      </w:r>
    </w:p>
    <w:p w14:paraId="19C519EC" w14:textId="77777777" w:rsidR="00D94A0A" w:rsidRPr="00D94A0A" w:rsidRDefault="00D94A0A" w:rsidP="00D94A0A">
      <w:pPr>
        <w:pStyle w:val="Code"/>
        <w:rPr>
          <w:highlight w:val="white"/>
        </w:rPr>
      </w:pPr>
      <w:r w:rsidRPr="00D94A0A">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w:t>
      </w:r>
      <w:proofErr w:type="gramStart"/>
      <w:r w:rsidR="0034309C">
        <w:rPr>
          <w:highlight w:val="white"/>
        </w:rPr>
        <w:t>is</w:t>
      </w:r>
      <w:proofErr w:type="gramEnd"/>
      <w:r w:rsidR="0034309C">
        <w:rPr>
          <w:highlight w:val="white"/>
        </w:rPr>
        <w:t xml:space="preserve">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w:t>
      </w:r>
      <w:proofErr w:type="gramStart"/>
      <w:r>
        <w:rPr>
          <w:highlight w:val="white"/>
        </w:rPr>
        <w:t>actually larger</w:t>
      </w:r>
      <w:proofErr w:type="gramEnd"/>
      <w:r>
        <w:rPr>
          <w:highlight w:val="white"/>
        </w:rPr>
        <w:t xml:space="preserve">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lastRenderedPageBreak/>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6CB747CA" w:rsidR="00E920BB" w:rsidRDefault="00A11FF1" w:rsidP="00565A0A">
      <w:pPr>
        <w:pStyle w:val="Rubrik2"/>
      </w:pPr>
      <w:r>
        <w:t>Assembly Code Generation</w:t>
      </w:r>
    </w:p>
    <w:p w14:paraId="4E4A0DBD" w14:textId="26F1EC74" w:rsidR="00A11FF1" w:rsidRDefault="00A11FF1" w:rsidP="00D935A0">
      <w:pPr>
        <w:pStyle w:val="CodeHeader"/>
      </w:pPr>
      <w:r>
        <w:t>AssemblyCodeGenerator.cs</w:t>
      </w:r>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77777777" w:rsidR="0057414B" w:rsidRPr="001950E8" w:rsidRDefault="0057414B" w:rsidP="001950E8">
      <w:pPr>
        <w:pStyle w:val="Code"/>
        <w:rPr>
          <w:highlight w:val="white"/>
        </w:rPr>
      </w:pPr>
      <w:r w:rsidRPr="001950E8">
        <w:rPr>
          <w:highlight w:val="white"/>
        </w:rPr>
        <w:t xml:space="preserve">      new ListMap&lt;Symbol,Track&gt;();</w:t>
      </w:r>
    </w:p>
    <w:p w14:paraId="09FCD89E" w14:textId="77777777" w:rsidR="0057414B" w:rsidRPr="001950E8" w:rsidRDefault="0057414B" w:rsidP="001950E8">
      <w:pPr>
        <w:pStyle w:val="Code"/>
        <w:rPr>
          <w:highlight w:val="white"/>
        </w:rPr>
      </w:pPr>
      <w:r w:rsidRPr="001950E8">
        <w:rPr>
          <w:highlight w:val="white"/>
        </w:rPr>
        <w:t xml:space="preserve">    public List&lt;AssemblyCode&gt; m_assemblyCodeList;</w:t>
      </w:r>
    </w:p>
    <w:p w14:paraId="109456AA" w14:textId="77777777" w:rsidR="007B2E31" w:rsidRPr="001950E8" w:rsidRDefault="007B2E31" w:rsidP="001950E8">
      <w:pPr>
        <w:pStyle w:val="Code"/>
        <w:rPr>
          <w:highlight w:val="white"/>
        </w:rPr>
      </w:pP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77777777" w:rsidR="0057414B" w:rsidRPr="001950E8" w:rsidRDefault="0057414B" w:rsidP="001950E8">
      <w:pPr>
        <w:pStyle w:val="Code"/>
        <w:rPr>
          <w:highlight w:val="white"/>
        </w:rPr>
      </w:pP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7F2B0B79" w14:textId="77777777" w:rsidR="0057414B" w:rsidRPr="001950E8" w:rsidRDefault="0057414B" w:rsidP="001950E8">
      <w:pPr>
        <w:pStyle w:val="Code"/>
        <w:rPr>
          <w:highlight w:val="white"/>
        </w:rPr>
      </w:pPr>
      <w:r w:rsidRPr="001950E8">
        <w:rPr>
          <w:highlight w:val="white"/>
        </w:rPr>
        <w:t xml:space="preserve">    public static string PathText = "";</w:t>
      </w:r>
    </w:p>
    <w:p w14:paraId="316422F5" w14:textId="77777777" w:rsidR="0057414B" w:rsidRPr="001950E8" w:rsidRDefault="0057414B" w:rsidP="001950E8">
      <w:pPr>
        <w:pStyle w:val="Code"/>
        <w:rPr>
          <w:highlight w:val="white"/>
        </w:rPr>
      </w:pPr>
      <w:r w:rsidRPr="001950E8">
        <w:rPr>
          <w:highlight w:val="white"/>
        </w:rPr>
        <w:t xml:space="preserve">  </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77777777" w:rsidR="0057414B" w:rsidRPr="001950E8" w:rsidRDefault="0057414B" w:rsidP="001950E8">
      <w:pPr>
        <w:pStyle w:val="Code"/>
        <w:rPr>
          <w:highlight w:val="white"/>
        </w:rPr>
      </w:pP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77777777" w:rsidR="0057414B" w:rsidRPr="001950E8" w:rsidRDefault="0057414B" w:rsidP="001950E8">
      <w:pPr>
        <w:pStyle w:val="Code"/>
        <w:rPr>
          <w:highlight w:val="white"/>
        </w:rPr>
      </w:pP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77777777" w:rsidR="0057414B" w:rsidRPr="001950E8" w:rsidRDefault="0057414B" w:rsidP="001950E8">
      <w:pPr>
        <w:pStyle w:val="Code"/>
        <w:rPr>
          <w:highlight w:val="white"/>
        </w:rPr>
      </w:pP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77777777" w:rsidR="0057414B" w:rsidRPr="001950E8" w:rsidRDefault="0057414B" w:rsidP="001950E8">
      <w:pPr>
        <w:pStyle w:val="Code"/>
        <w:rPr>
          <w:highlight w:val="white"/>
        </w:rPr>
      </w:pP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06FF90FA" w14:textId="77777777" w:rsidR="0057414B" w:rsidRPr="001950E8" w:rsidRDefault="0057414B" w:rsidP="001950E8">
      <w:pPr>
        <w:pStyle w:val="Code"/>
        <w:rPr>
          <w:highlight w:val="white"/>
        </w:rPr>
      </w:pPr>
      <w:r w:rsidRPr="001950E8">
        <w:rPr>
          <w:highlight w:val="white"/>
        </w:rPr>
        <w:t xml:space="preserve">    }</w:t>
      </w:r>
    </w:p>
    <w:p w14:paraId="15696D30" w14:textId="77777777" w:rsidR="0057414B" w:rsidRPr="001950E8" w:rsidRDefault="0057414B" w:rsidP="001950E8">
      <w:pPr>
        <w:pStyle w:val="Code"/>
        <w:rPr>
          <w:highlight w:val="white"/>
        </w:rPr>
      </w:pPr>
      <w:r w:rsidRPr="001950E8">
        <w:rPr>
          <w:highlight w:val="white"/>
        </w:rPr>
        <w:t xml:space="preserve">  </w:t>
      </w:r>
    </w:p>
    <w:p w14:paraId="088E7DEB" w14:textId="77777777" w:rsidR="0057414B" w:rsidRPr="001950E8" w:rsidRDefault="0057414B" w:rsidP="001950E8">
      <w:pPr>
        <w:pStyle w:val="Code"/>
        <w:rPr>
          <w:highlight w:val="white"/>
        </w:rPr>
      </w:pPr>
      <w:r w:rsidRPr="001950E8">
        <w:rPr>
          <w:highlight w:val="white"/>
        </w:rPr>
        <w:t xml:space="preserve">    public static void GenerateTargetWindows</w:t>
      </w:r>
    </w:p>
    <w:p w14:paraId="5D814BAE" w14:textId="77777777" w:rsidR="0057414B" w:rsidRPr="001950E8" w:rsidRDefault="0057414B" w:rsidP="001950E8">
      <w:pPr>
        <w:pStyle w:val="Code"/>
        <w:rPr>
          <w:highlight w:val="white"/>
        </w:rPr>
      </w:pPr>
      <w:r w:rsidRPr="001950E8">
        <w:rPr>
          <w:highlight w:val="white"/>
        </w:rPr>
        <w:t xml:space="preserve">      (List&lt;AssemblyCode&gt; assemblyCodeList, List&lt;byte&gt; byteList,</w:t>
      </w:r>
    </w:p>
    <w:p w14:paraId="44412B9A" w14:textId="77777777" w:rsidR="0057414B" w:rsidRPr="001950E8" w:rsidRDefault="0057414B" w:rsidP="001950E8">
      <w:pPr>
        <w:pStyle w:val="Code"/>
        <w:rPr>
          <w:highlight w:val="white"/>
        </w:rPr>
      </w:pPr>
      <w:r w:rsidRPr="001950E8">
        <w:rPr>
          <w:highlight w:val="white"/>
        </w:rPr>
        <w:t xml:space="preserve">       IDictionary&lt;int,string&gt; accessMap, IDictionary&lt;int,string&gt; callMap,</w:t>
      </w:r>
    </w:p>
    <w:p w14:paraId="1332812C" w14:textId="77777777" w:rsidR="0057414B" w:rsidRPr="001950E8" w:rsidRDefault="0057414B" w:rsidP="001950E8">
      <w:pPr>
        <w:pStyle w:val="Code"/>
        <w:rPr>
          <w:highlight w:val="white"/>
        </w:rPr>
      </w:pPr>
      <w:r w:rsidRPr="001950E8">
        <w:rPr>
          <w:highlight w:val="white"/>
        </w:rPr>
        <w:t xml:space="preserve">       ISet&lt;int&gt; returnSet) {</w:t>
      </w:r>
    </w:p>
    <w:p w14:paraId="139240BD"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6CCA5EA3" w14:textId="77777777" w:rsidR="0057414B" w:rsidRPr="001950E8" w:rsidRDefault="0057414B" w:rsidP="001950E8">
      <w:pPr>
        <w:pStyle w:val="Code"/>
        <w:rPr>
          <w:highlight w:val="white"/>
        </w:rPr>
      </w:pPr>
      <w:r w:rsidRPr="001950E8">
        <w:rPr>
          <w:highlight w:val="white"/>
        </w:rPr>
        <w:t xml:space="preserve">        new AssemblyCodeGenerator(assemblyCodeList);</w:t>
      </w:r>
    </w:p>
    <w:p w14:paraId="2A9D7419" w14:textId="77777777" w:rsidR="0057414B" w:rsidRPr="001950E8" w:rsidRDefault="0057414B" w:rsidP="001950E8">
      <w:pPr>
        <w:pStyle w:val="Code"/>
        <w:rPr>
          <w:highlight w:val="white"/>
        </w:rPr>
      </w:pPr>
      <w:r w:rsidRPr="001950E8">
        <w:rPr>
          <w:highlight w:val="white"/>
        </w:rPr>
        <w:t xml:space="preserve">      objectCodeGenerator.JumpInfo();</w:t>
      </w:r>
    </w:p>
    <w:p w14:paraId="757BB7AC" w14:textId="77777777" w:rsidR="0057414B" w:rsidRPr="001950E8" w:rsidRDefault="0057414B" w:rsidP="001950E8">
      <w:pPr>
        <w:pStyle w:val="Code"/>
        <w:rPr>
          <w:highlight w:val="white"/>
        </w:rPr>
      </w:pPr>
      <w:r w:rsidRPr="001950E8">
        <w:rPr>
          <w:highlight w:val="white"/>
        </w:rPr>
        <w:t xml:space="preserve">      objectCodeGenerator.TargetByteList</w:t>
      </w:r>
    </w:p>
    <w:p w14:paraId="26424476" w14:textId="77777777" w:rsidR="0057414B" w:rsidRPr="001950E8" w:rsidRDefault="0057414B" w:rsidP="001950E8">
      <w:pPr>
        <w:pStyle w:val="Code"/>
        <w:rPr>
          <w:highlight w:val="white"/>
        </w:rPr>
      </w:pPr>
      <w:r w:rsidRPr="001950E8">
        <w:rPr>
          <w:highlight w:val="white"/>
        </w:rPr>
        <w:t xml:space="preserve">                          (byteList, accessMap, callMap, returnSet);</w:t>
      </w:r>
    </w:p>
    <w:p w14:paraId="574929D3" w14:textId="77777777"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lastRenderedPageBreak/>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77FEE88B" w14:textId="77777777" w:rsidR="0016661E" w:rsidRPr="0016661E" w:rsidRDefault="0016661E" w:rsidP="0016661E">
      <w:pPr>
        <w:pStyle w:val="Code"/>
        <w:rPr>
          <w:highlight w:val="white"/>
        </w:rPr>
      </w:pPr>
      <w:r w:rsidRPr="0016661E">
        <w:rPr>
          <w:highlight w:val="white"/>
        </w:rPr>
        <w:t xml:space="preserve">                    object operand1 = null, object operand2 = null)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77777777" w:rsidR="0016661E" w:rsidRPr="0016661E" w:rsidRDefault="0016661E" w:rsidP="0016661E">
      <w:pPr>
        <w:pStyle w:val="Code"/>
        <w:rPr>
          <w:highlight w:val="white"/>
        </w:rPr>
      </w:pPr>
      <w:r w:rsidRPr="0016661E">
        <w:rPr>
          <w:highlight w:val="white"/>
        </w:rPr>
        <w:t xml:space="preserve">        new AssemblyCode(objectOp, operand0, operand1, operand2);</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lastRenderedPageBreak/>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041C3500" w14:textId="77777777" w:rsidR="00152B8E" w:rsidRPr="00D851A7" w:rsidRDefault="00152B8E" w:rsidP="00D851A7">
      <w:pPr>
        <w:pStyle w:val="Code"/>
        <w:rPr>
          <w:highlight w:val="white"/>
        </w:rPr>
      </w:pPr>
      <w:r w:rsidRPr="00D851A7">
        <w:rPr>
          <w:highlight w:val="white"/>
        </w:rPr>
        <w:t xml:space="preserve">          case MiddleOperator.Exit:</w:t>
      </w:r>
    </w:p>
    <w:p w14:paraId="4929E63D" w14:textId="77777777" w:rsidR="00152B8E" w:rsidRPr="00D851A7" w:rsidRDefault="00152B8E" w:rsidP="00D851A7">
      <w:pPr>
        <w:pStyle w:val="Code"/>
        <w:rPr>
          <w:highlight w:val="white"/>
        </w:rPr>
      </w:pPr>
      <w:r w:rsidRPr="00D851A7">
        <w:rPr>
          <w:highlight w:val="white"/>
        </w:rPr>
        <w:t xml:space="preserve">            Exit(middleCode);</w:t>
      </w:r>
    </w:p>
    <w:p w14:paraId="67729690" w14:textId="77777777" w:rsidR="00152B8E" w:rsidRPr="00D851A7" w:rsidRDefault="00152B8E" w:rsidP="00D851A7">
      <w:pPr>
        <w:pStyle w:val="Code"/>
        <w:rPr>
          <w:highlight w:val="white"/>
        </w:rPr>
      </w:pPr>
      <w:r w:rsidRPr="00D851A7">
        <w:rPr>
          <w:highlight w:val="white"/>
        </w:rPr>
        <w:t xml:space="preserve">            break;</w:t>
      </w:r>
    </w:p>
    <w:p w14:paraId="3206FB70"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lastRenderedPageBreak/>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lastRenderedPageBreak/>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w:t>
      </w:r>
      <w:proofErr w:type="gramStart"/>
      <w:r>
        <w:rPr>
          <w:highlight w:val="white"/>
        </w:rPr>
        <w:t>type</w:t>
      </w:r>
      <w:proofErr w:type="gramEnd"/>
      <w:r>
        <w:rPr>
          <w:highlight w:val="white"/>
        </w:rPr>
        <w:t xml:space="preserv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lastRenderedPageBreak/>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4BBE1E9D" w14:textId="77777777" w:rsidR="00D851A7" w:rsidRPr="00D851A7" w:rsidRDefault="00D851A7" w:rsidP="00D851A7">
      <w:pPr>
        <w:pStyle w:val="Code"/>
        <w:rPr>
          <w:highlight w:val="white"/>
        </w:rPr>
      </w:pPr>
      <w:r w:rsidRPr="00D851A7">
        <w:rPr>
          <w:highlight w:val="white"/>
        </w:rPr>
        <w:t xml:space="preserve">          </w:t>
      </w:r>
    </w:p>
    <w:p w14:paraId="57A95B41" w14:textId="77777777" w:rsidR="00D851A7" w:rsidRPr="00D851A7" w:rsidRDefault="00D851A7" w:rsidP="00D851A7">
      <w:pPr>
        <w:pStyle w:val="Code"/>
        <w:rPr>
          <w:highlight w:val="white"/>
        </w:rPr>
      </w:pPr>
      <w:r w:rsidRPr="00D851A7">
        <w:rPr>
          <w:highlight w:val="white"/>
        </w:rPr>
        <w:t xml:space="preserve">          case MiddleOperator.SetReturnValue: {</w:t>
      </w:r>
    </w:p>
    <w:p w14:paraId="171EADDF" w14:textId="77777777" w:rsidR="00D851A7" w:rsidRPr="00D851A7" w:rsidRDefault="00D851A7" w:rsidP="00D851A7">
      <w:pPr>
        <w:pStyle w:val="Code"/>
        <w:rPr>
          <w:highlight w:val="white"/>
        </w:rPr>
      </w:pPr>
      <w:r w:rsidRPr="00D851A7">
        <w:rPr>
          <w:highlight w:val="white"/>
        </w:rPr>
        <w:t xml:space="preserve">              Symbol returnSymbol = (Symbol) middleCode[1];</w:t>
      </w:r>
    </w:p>
    <w:p w14:paraId="0F011503" w14:textId="77777777" w:rsidR="00D851A7" w:rsidRPr="00D851A7" w:rsidRDefault="00D851A7" w:rsidP="00D851A7">
      <w:pPr>
        <w:pStyle w:val="Code"/>
        <w:rPr>
          <w:highlight w:val="white"/>
        </w:rPr>
      </w:pPr>
    </w:p>
    <w:p w14:paraId="378FD521" w14:textId="77777777" w:rsidR="00D851A7" w:rsidRPr="00D851A7" w:rsidRDefault="00D851A7" w:rsidP="00D851A7">
      <w:pPr>
        <w:pStyle w:val="Code"/>
        <w:rPr>
          <w:highlight w:val="white"/>
        </w:rPr>
      </w:pPr>
      <w:r w:rsidRPr="00D851A7">
        <w:rPr>
          <w:highlight w:val="white"/>
        </w:rPr>
        <w:t xml:space="preserve">              if (returnSymbol.Type.IsStructOrUnion()) {</w:t>
      </w:r>
    </w:p>
    <w:p w14:paraId="23F01FF1" w14:textId="77777777" w:rsidR="00D851A7" w:rsidRPr="00D851A7" w:rsidRDefault="00D851A7" w:rsidP="00D851A7">
      <w:pPr>
        <w:pStyle w:val="Code"/>
        <w:rPr>
          <w:highlight w:val="white"/>
        </w:rPr>
      </w:pPr>
      <w:r w:rsidRPr="00D851A7">
        <w:rPr>
          <w:highlight w:val="white"/>
        </w:rPr>
        <w:t xml:space="preserve">                StructUnionSetReturnValue(middleCode);</w:t>
      </w:r>
    </w:p>
    <w:p w14:paraId="4E0628EE" w14:textId="77777777" w:rsidR="00D851A7" w:rsidRPr="00D851A7" w:rsidRDefault="00D851A7" w:rsidP="00D851A7">
      <w:pPr>
        <w:pStyle w:val="Code"/>
        <w:rPr>
          <w:highlight w:val="white"/>
        </w:rPr>
      </w:pPr>
      <w:r w:rsidRPr="00D851A7">
        <w:rPr>
          <w:highlight w:val="white"/>
        </w:rPr>
        <w:t xml:space="preserve">              }</w:t>
      </w:r>
    </w:p>
    <w:p w14:paraId="5D5D1E22" w14:textId="77777777" w:rsidR="00D851A7" w:rsidRPr="00D851A7" w:rsidRDefault="00D851A7" w:rsidP="00D851A7">
      <w:pPr>
        <w:pStyle w:val="Code"/>
        <w:rPr>
          <w:highlight w:val="white"/>
        </w:rPr>
      </w:pPr>
      <w:r w:rsidRPr="00D851A7">
        <w:rPr>
          <w:highlight w:val="white"/>
        </w:rPr>
        <w:t xml:space="preserve">              else if (returnSymbol.Type.IsFloating()) {</w:t>
      </w:r>
    </w:p>
    <w:p w14:paraId="5859D8DD" w14:textId="77777777" w:rsidR="00D851A7" w:rsidRPr="00D851A7" w:rsidRDefault="00D851A7" w:rsidP="00D851A7">
      <w:pPr>
        <w:pStyle w:val="Code"/>
        <w:rPr>
          <w:highlight w:val="white"/>
        </w:rPr>
      </w:pPr>
      <w:r w:rsidRPr="00D851A7">
        <w:rPr>
          <w:highlight w:val="white"/>
        </w:rPr>
        <w:t xml:space="preserve">                Assert.ErrorXXX((--m_floatStackSize) == 0);</w:t>
      </w:r>
    </w:p>
    <w:p w14:paraId="09E18050" w14:textId="77777777" w:rsidR="00D851A7" w:rsidRPr="00D851A7" w:rsidRDefault="00D851A7" w:rsidP="00D851A7">
      <w:pPr>
        <w:pStyle w:val="Code"/>
        <w:rPr>
          <w:highlight w:val="white"/>
        </w:rPr>
      </w:pPr>
      <w:r w:rsidRPr="00D851A7">
        <w:rPr>
          <w:highlight w:val="white"/>
        </w:rPr>
        <w:t xml:space="preserve">              }</w:t>
      </w:r>
    </w:p>
    <w:p w14:paraId="2B04315D" w14:textId="77777777" w:rsidR="00D851A7" w:rsidRPr="00D851A7" w:rsidRDefault="00D851A7" w:rsidP="00D851A7">
      <w:pPr>
        <w:pStyle w:val="Code"/>
        <w:rPr>
          <w:highlight w:val="white"/>
        </w:rPr>
      </w:pPr>
      <w:r w:rsidRPr="00D851A7">
        <w:rPr>
          <w:highlight w:val="white"/>
        </w:rPr>
        <w:t xml:space="preserve">              else {</w:t>
      </w:r>
    </w:p>
    <w:p w14:paraId="5AE68E61" w14:textId="77777777" w:rsidR="00D851A7" w:rsidRPr="00D851A7" w:rsidRDefault="00D851A7" w:rsidP="00D851A7">
      <w:pPr>
        <w:pStyle w:val="Code"/>
        <w:rPr>
          <w:highlight w:val="white"/>
        </w:rPr>
      </w:pPr>
      <w:r w:rsidRPr="00D851A7">
        <w:rPr>
          <w:highlight w:val="white"/>
        </w:rPr>
        <w:t xml:space="preserve">                IntegralSetReturnValue(middleCode);</w:t>
      </w:r>
    </w:p>
    <w:p w14:paraId="59F11805" w14:textId="77777777" w:rsidR="00D851A7" w:rsidRPr="00D851A7" w:rsidRDefault="00D851A7" w:rsidP="00D851A7">
      <w:pPr>
        <w:pStyle w:val="Code"/>
        <w:rPr>
          <w:highlight w:val="white"/>
        </w:rPr>
      </w:pPr>
      <w:r w:rsidRPr="00D851A7">
        <w:rPr>
          <w:highlight w:val="white"/>
        </w:rPr>
        <w:t xml:space="preserve">              }</w:t>
      </w:r>
    </w:p>
    <w:p w14:paraId="11337087" w14:textId="77777777" w:rsidR="00D851A7" w:rsidRPr="00D851A7" w:rsidRDefault="00D851A7" w:rsidP="00D851A7">
      <w:pPr>
        <w:pStyle w:val="Code"/>
        <w:rPr>
          <w:highlight w:val="white"/>
        </w:rPr>
      </w:pPr>
      <w:r w:rsidRPr="00D851A7">
        <w:rPr>
          <w:highlight w:val="white"/>
        </w:rPr>
        <w:t xml:space="preserve">            }</w:t>
      </w:r>
    </w:p>
    <w:p w14:paraId="7D70B66B"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r>
        <w:rPr>
          <w:highlight w:val="white"/>
        </w:rPr>
        <w:lastRenderedPageBreak/>
        <w:t xml:space="preserve">Track </w:t>
      </w:r>
      <w:r w:rsidR="004846F8">
        <w:rPr>
          <w:highlight w:val="white"/>
        </w:rPr>
        <w:t>S</w:t>
      </w:r>
      <w:r>
        <w:rPr>
          <w:highlight w:val="white"/>
        </w:rPr>
        <w:t xml:space="preserve">et </w:t>
      </w:r>
      <w:r w:rsidR="004846F8">
        <w:rPr>
          <w:highlight w:val="white"/>
        </w:rPr>
        <w:t>G</w:t>
      </w:r>
      <w:r>
        <w:rPr>
          <w:highlight w:val="white"/>
        </w:rPr>
        <w:t>eneration</w:t>
      </w:r>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r>
        <w:rPr>
          <w:highlight w:val="white"/>
        </w:rPr>
        <w:lastRenderedPageBreak/>
        <w:t>Function Calls</w:t>
      </w:r>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and sum the record sizes to find the total record size. However, we include </w:t>
      </w:r>
      <w:r w:rsidR="006E0307">
        <w:rPr>
          <w:rStyle w:val="KeyWord0"/>
          <w:highlight w:val="white"/>
        </w:rPr>
        <w:t>m_totalExtraSize</w:t>
      </w:r>
      <w:r w:rsidR="00390A79" w:rsidRPr="00390A79">
        <w:rPr>
          <w:highlight w:val="white"/>
        </w:rPr>
        <w:t xml:space="preserve"> for effency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w:t>
      </w:r>
      <w:r w:rsidR="00DA2E74">
        <w:rPr>
          <w:highlight w:val="white"/>
        </w:rPr>
        <w:lastRenderedPageBreak/>
        <w:t xml:space="preserve">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t>The track map is pushed on the stack, and a new object is instanciated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5842"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lastRenderedPageBreak/>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1E6D08CC"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D36CCF" w:rsidRPr="00D36CCF">
        <w:rPr>
          <w:rStyle w:val="KeyWord0"/>
          <w:highlight w:val="white"/>
        </w:rPr>
        <w:t>JumpInfo</w:t>
      </w:r>
      <w:r w:rsidR="00D36CCF">
        <w:rPr>
          <w:highlight w:val="white"/>
        </w:rPr>
        <w:t xml:space="preserve"> </w:t>
      </w:r>
      <w:r w:rsidR="002A5B54">
        <w:rPr>
          <w:highlight w:val="white"/>
        </w:rPr>
        <w:t xml:space="preserve">method </w:t>
      </w:r>
      <w:r>
        <w:rPr>
          <w:highlight w:val="white"/>
        </w:rPr>
        <w:t>to a proper assembly code address.</w:t>
      </w:r>
    </w:p>
    <w:p w14:paraId="5F81038A" w14:textId="77777777" w:rsidR="00041417" w:rsidRPr="00041417" w:rsidRDefault="00041417" w:rsidP="00041417">
      <w:pPr>
        <w:pStyle w:val="Code"/>
        <w:rPr>
          <w:highlight w:val="white"/>
        </w:rPr>
      </w:pPr>
      <w:r w:rsidRPr="00041417">
        <w:rPr>
          <w:highlight w:val="white"/>
        </w:rPr>
        <w:t xml:space="preserve">      AddAssemblyCode(AssemblyOperator.address_return,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lastRenderedPageBreak/>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5842"/>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lastRenderedPageBreak/>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r>
        <w:rPr>
          <w:highlight w:val="white"/>
        </w:rPr>
        <w:t>Loading Values into Registers</w:t>
      </w:r>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lastRenderedPageBreak/>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 xml:space="preserve">If there is no non-overlapping </w:t>
      </w:r>
      <w:proofErr w:type="gramStart"/>
      <w:r>
        <w:rPr>
          <w:highlight w:val="white"/>
        </w:rPr>
        <w:t>register</w:t>
      </w:r>
      <w:proofErr w:type="gramEnd"/>
      <w:r>
        <w:rPr>
          <w:highlight w:val="white"/>
        </w:rPr>
        <w:t xml:space="preserve">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lastRenderedPageBreak/>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w:t>
      </w:r>
      <w:proofErr w:type="gramStart"/>
      <w:r w:rsidR="00BE6101">
        <w:rPr>
          <w:highlight w:val="white"/>
        </w:rPr>
        <w:t>At the moment</w:t>
      </w:r>
      <w:proofErr w:type="gramEnd"/>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lastRenderedPageBreak/>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2FA6D1D8" w14:textId="77777777" w:rsidR="003734EF" w:rsidRPr="003734EF" w:rsidRDefault="003734EF" w:rsidP="003734EF">
      <w:pPr>
        <w:pStyle w:val="Code"/>
        <w:rPr>
          <w:highlight w:val="white"/>
        </w:rPr>
      </w:pPr>
      <w:r w:rsidRPr="003734EF">
        <w:rPr>
          <w:highlight w:val="white"/>
        </w:rPr>
        <w:t xml:space="preserve">          AddAssemblyCode(AssemblyOperator.add, addressTrack, 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r>
        <w:rPr>
          <w:highlight w:val="white"/>
        </w:rPr>
        <w:t>Return</w:t>
      </w:r>
      <w:r w:rsidR="0066666A">
        <w:rPr>
          <w:highlight w:val="white"/>
        </w:rPr>
        <w:t>,</w:t>
      </w:r>
      <w:r>
        <w:rPr>
          <w:highlight w:val="white"/>
        </w:rPr>
        <w:t xml:space="preserve"> Exit</w:t>
      </w:r>
      <w:r w:rsidR="0066666A">
        <w:rPr>
          <w:highlight w:val="white"/>
        </w:rPr>
        <w:t>, and Goto</w:t>
      </w:r>
    </w:p>
    <w:p w14:paraId="2C5AA6DF" w14:textId="4A2840D3"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59469106" w14:textId="77777777" w:rsidR="00D32F45" w:rsidRPr="00D32F45" w:rsidRDefault="00D32F45" w:rsidP="00D32F45">
      <w:pPr>
        <w:pStyle w:val="Code"/>
        <w:rPr>
          <w:highlight w:val="white"/>
        </w:rPr>
      </w:pPr>
      <w:r w:rsidRPr="00D32F45">
        <w:rPr>
          <w:highlight w:val="white"/>
        </w:rPr>
        <w:t xml:space="preserve">    public void Return(MiddleCode middleCode) {</w:t>
      </w:r>
    </w:p>
    <w:p w14:paraId="03367005" w14:textId="77777777" w:rsidR="00D32F45" w:rsidRPr="00D32F45" w:rsidRDefault="00D32F45" w:rsidP="00D32F45">
      <w:pPr>
        <w:pStyle w:val="Code"/>
        <w:rPr>
          <w:highlight w:val="white"/>
        </w:rPr>
      </w:pPr>
      <w:r w:rsidRPr="00D32F45">
        <w:rPr>
          <w:highlight w:val="white"/>
        </w:rPr>
        <w:t xml:space="preserve">      Assert.ErrorXXX(m_floatStackSize == 0);</w:t>
      </w:r>
    </w:p>
    <w:p w14:paraId="5A742550" w14:textId="77777777" w:rsidR="00D32F45" w:rsidRPr="00D32F45" w:rsidRDefault="00D32F45" w:rsidP="00D32F45">
      <w:pPr>
        <w:pStyle w:val="Code"/>
        <w:rPr>
          <w:highlight w:val="white"/>
        </w:rPr>
      </w:pPr>
      <w:r w:rsidRPr="00D32F45">
        <w:rPr>
          <w:highlight w:val="white"/>
        </w:rPr>
        <w:t xml:space="preserve">      Track track = new Track(Type.VoidPointerType);</w:t>
      </w:r>
    </w:p>
    <w:p w14:paraId="34C8626E" w14:textId="77777777" w:rsidR="00D32F45" w:rsidRPr="00D32F45" w:rsidRDefault="00D32F45" w:rsidP="00D32F45">
      <w:pPr>
        <w:pStyle w:val="Code"/>
        <w:rPr>
          <w:highlight w:val="white"/>
        </w:rPr>
      </w:pPr>
      <w:r w:rsidRPr="00D32F45">
        <w:rPr>
          <w:highlight w:val="white"/>
        </w:rPr>
        <w:t xml:space="preserve">      AddAssemblyCode(AssemblyOperator.mov, track,</w:t>
      </w:r>
    </w:p>
    <w:p w14:paraId="0674E3D1" w14:textId="77777777" w:rsidR="00D32F45" w:rsidRPr="00D32F45" w:rsidRDefault="00D32F45" w:rsidP="00D32F45">
      <w:pPr>
        <w:pStyle w:val="Code"/>
        <w:rPr>
          <w:highlight w:val="white"/>
        </w:rPr>
      </w:pPr>
      <w:r w:rsidRPr="00D32F45">
        <w:rPr>
          <w:highlight w:val="white"/>
        </w:rPr>
        <w:t xml:space="preserve">                      AssemblyCode.FrameRegister,</w:t>
      </w:r>
    </w:p>
    <w:p w14:paraId="4D5471D6" w14:textId="77777777" w:rsidR="00D32F45" w:rsidRPr="00D32F45" w:rsidRDefault="00D32F45" w:rsidP="00D32F45">
      <w:pPr>
        <w:pStyle w:val="Code"/>
        <w:rPr>
          <w:highlight w:val="white"/>
        </w:rPr>
      </w:pPr>
      <w:r w:rsidRPr="00D32F45">
        <w:rPr>
          <w:highlight w:val="white"/>
        </w:rPr>
        <w:t xml:space="preserve">                      SymbolTable.ReturnAddressOffset);                </w:t>
      </w:r>
    </w:p>
    <w:p w14:paraId="3B9FFF53" w14:textId="77777777" w:rsidR="00D32F45" w:rsidRPr="00D32F45" w:rsidRDefault="00D32F45" w:rsidP="00D32F45">
      <w:pPr>
        <w:pStyle w:val="Code"/>
        <w:rPr>
          <w:highlight w:val="white"/>
        </w:rPr>
      </w:pPr>
      <w:r w:rsidRPr="00D32F45">
        <w:rPr>
          <w:highlight w:val="white"/>
        </w:rPr>
        <w:t xml:space="preserve">      AddAssemblyCode(AssemblyOperator.mov, AssemblyCode.EllipseRegister,</w:t>
      </w:r>
    </w:p>
    <w:p w14:paraId="0412F22A" w14:textId="77777777" w:rsidR="00D32F45" w:rsidRPr="00D32F45" w:rsidRDefault="00D32F45" w:rsidP="00D32F45">
      <w:pPr>
        <w:pStyle w:val="Code"/>
        <w:rPr>
          <w:highlight w:val="white"/>
        </w:rPr>
      </w:pPr>
      <w:r w:rsidRPr="00D32F45">
        <w:rPr>
          <w:highlight w:val="white"/>
        </w:rPr>
        <w:t xml:space="preserve">                      AssemblyCode.FrameRegister,</w:t>
      </w:r>
    </w:p>
    <w:p w14:paraId="65E0F505" w14:textId="77777777" w:rsidR="00D32F45" w:rsidRPr="00D32F45" w:rsidRDefault="00D32F45" w:rsidP="00D32F45">
      <w:pPr>
        <w:pStyle w:val="Code"/>
        <w:rPr>
          <w:highlight w:val="white"/>
        </w:rPr>
      </w:pPr>
      <w:r w:rsidRPr="00D32F45">
        <w:rPr>
          <w:highlight w:val="white"/>
        </w:rPr>
        <w:t xml:space="preserve">                      SymbolTable.EllipseFrameOffset);</w:t>
      </w:r>
    </w:p>
    <w:p w14:paraId="0224B0C3" w14:textId="77777777" w:rsidR="00D32F45" w:rsidRPr="00D32F45" w:rsidRDefault="00D32F45" w:rsidP="00D32F45">
      <w:pPr>
        <w:pStyle w:val="Code"/>
        <w:rPr>
          <w:highlight w:val="white"/>
        </w:rPr>
      </w:pPr>
      <w:r w:rsidRPr="00D32F45">
        <w:rPr>
          <w:highlight w:val="white"/>
        </w:rPr>
        <w:t xml:space="preserve">      AddAssemblyCode(AssemblyOperator.mov, AssemblyCode.FrameRegister,</w:t>
      </w:r>
    </w:p>
    <w:p w14:paraId="549DEA8D" w14:textId="77777777" w:rsidR="00D32F45" w:rsidRPr="00D32F45" w:rsidRDefault="00D32F45" w:rsidP="00D32F45">
      <w:pPr>
        <w:pStyle w:val="Code"/>
        <w:rPr>
          <w:highlight w:val="white"/>
        </w:rPr>
      </w:pPr>
      <w:r w:rsidRPr="00D32F45">
        <w:rPr>
          <w:highlight w:val="white"/>
        </w:rPr>
        <w:t xml:space="preserve">                      AssemblyCode.FrameRegister,</w:t>
      </w:r>
    </w:p>
    <w:p w14:paraId="493C0887" w14:textId="77777777" w:rsidR="00D32F45" w:rsidRPr="00D32F45" w:rsidRDefault="00D32F45" w:rsidP="00D32F45">
      <w:pPr>
        <w:pStyle w:val="Code"/>
        <w:rPr>
          <w:highlight w:val="white"/>
        </w:rPr>
      </w:pPr>
      <w:r w:rsidRPr="00D32F45">
        <w:rPr>
          <w:highlight w:val="white"/>
        </w:rPr>
        <w:t xml:space="preserve">                      SymbolTable.RegularFrameOffset);</w:t>
      </w:r>
    </w:p>
    <w:p w14:paraId="1F2003B4" w14:textId="77777777" w:rsidR="00D32F45" w:rsidRPr="00D32F45" w:rsidRDefault="00D32F45" w:rsidP="00D32F45">
      <w:pPr>
        <w:pStyle w:val="Code"/>
        <w:rPr>
          <w:highlight w:val="white"/>
        </w:rPr>
      </w:pPr>
      <w:r w:rsidRPr="00D32F45">
        <w:rPr>
          <w:highlight w:val="white"/>
        </w:rPr>
        <w:lastRenderedPageBreak/>
        <w:t xml:space="preserve">      AddAssemblyCode(AssemblyOperator.jmp, track);</w:t>
      </w:r>
    </w:p>
    <w:p w14:paraId="2A3AD002" w14:textId="1AFFEAC5" w:rsidR="00D32F45" w:rsidRDefault="00D32F45" w:rsidP="00D32F45">
      <w:pPr>
        <w:pStyle w:val="Code"/>
        <w:rPr>
          <w:highlight w:val="white"/>
        </w:rPr>
      </w:pPr>
      <w:r w:rsidRPr="00D32F45">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DD79EEF" w:rsidR="005F3BC8" w:rsidRPr="000E343D" w:rsidRDefault="005F3BC8" w:rsidP="005F3BC8">
      <w:pPr>
        <w:rPr>
          <w:highlight w:val="white"/>
        </w:rPr>
      </w:pPr>
      <w:r>
        <w:rPr>
          <w:highlight w:val="white"/>
        </w:rPr>
        <w:t xml:space="preserve">The call to </w:t>
      </w:r>
      <w:r w:rsidRPr="003E3966">
        <w:rPr>
          <w:rStyle w:val="KeyWord0"/>
          <w:highlight w:val="white"/>
        </w:rPr>
        <w:t>CheckRegister</w:t>
      </w:r>
      <w:r>
        <w:rPr>
          <w:highlight w:val="white"/>
        </w:rPr>
        <w:t xml:space="preserve"> makes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77777777" w:rsidR="000E343D" w:rsidRPr="000E343D" w:rsidRDefault="000E343D" w:rsidP="000E343D">
      <w:pPr>
        <w:pStyle w:val="Code"/>
        <w:rPr>
          <w:highlight w:val="white"/>
        </w:rPr>
      </w:pPr>
      <w:r w:rsidRPr="000E343D">
        <w:rPr>
          <w:highlight w:val="white"/>
        </w:rPr>
        <w:t xml:space="preserve">                                    returnSymbol.Type.Size());</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78BAB1A4" w:rsidR="000E343D" w:rsidRPr="000E343D" w:rsidRDefault="000E343D" w:rsidP="000E343D">
      <w:pPr>
        <w:pStyle w:val="Code"/>
        <w:rPr>
          <w:highlight w:val="white"/>
        </w:rPr>
      </w:pPr>
      <w:r w:rsidRPr="000E343D">
        <w:rPr>
          <w:highlight w:val="white"/>
        </w:rPr>
        <w:t xml:space="preserve">    }</w:t>
      </w:r>
    </w:p>
    <w:p w14:paraId="3B4D1F6A" w14:textId="42AAE137"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4DBF50AA" w14:textId="23FD00DA" w:rsidR="00EC4BC5" w:rsidRPr="007B4210" w:rsidRDefault="007467FA" w:rsidP="00EC4BC5">
      <w:pPr>
        <w:rPr>
          <w:highlight w:val="white"/>
        </w:rPr>
      </w:pPr>
      <w:r>
        <w:rPr>
          <w:highlight w:val="white"/>
        </w:rPr>
        <w:t xml:space="preserve">In case of Windows code, </w:t>
      </w:r>
      <w:r w:rsidR="00EC4BC5">
        <w:rPr>
          <w:highlight w:val="white"/>
        </w:rPr>
        <w:t xml:space="preserve">we load </w:t>
      </w:r>
      <w:r>
        <w:rPr>
          <w:highlight w:val="white"/>
        </w:rPr>
        <w:t xml:space="preserve">the exit symbol value </w:t>
      </w:r>
      <w:r w:rsidR="00EC4BC5">
        <w:rPr>
          <w:highlight w:val="white"/>
        </w:rPr>
        <w:t xml:space="preserve">into register </w:t>
      </w:r>
      <w:r w:rsidR="00EC4BC5" w:rsidRPr="00BB38E6">
        <w:rPr>
          <w:rStyle w:val="KeyWord0"/>
          <w:highlight w:val="white"/>
        </w:rPr>
        <w:t>al</w:t>
      </w:r>
      <w:r w:rsidR="00EC4BC5">
        <w:rPr>
          <w:highlight w:val="white"/>
        </w:rPr>
        <w:t>.</w:t>
      </w:r>
    </w:p>
    <w:p w14:paraId="3F867295" w14:textId="77777777" w:rsidR="00EC4BC5" w:rsidRPr="007B4210" w:rsidRDefault="00EC4BC5" w:rsidP="00EC4BC5">
      <w:pPr>
        <w:pStyle w:val="Code"/>
        <w:rPr>
          <w:highlight w:val="white"/>
        </w:rPr>
      </w:pPr>
      <w:r w:rsidRPr="007B4210">
        <w:rPr>
          <w:highlight w:val="white"/>
        </w:rPr>
        <w:t xml:space="preserve">      if (Start.Windows) {        </w:t>
      </w:r>
    </w:p>
    <w:p w14:paraId="23E69C64" w14:textId="77777777" w:rsidR="00EC4BC5" w:rsidRPr="007B4210" w:rsidRDefault="00EC4BC5" w:rsidP="00EC4BC5">
      <w:pPr>
        <w:pStyle w:val="Code"/>
        <w:rPr>
          <w:highlight w:val="white"/>
        </w:rPr>
      </w:pPr>
      <w:r w:rsidRPr="007B4210">
        <w:rPr>
          <w:highlight w:val="white"/>
        </w:rPr>
        <w:t xml:space="preserve">        if (exitSymbol </w:t>
      </w:r>
      <w:r>
        <w:rPr>
          <w:highlight w:val="white"/>
        </w:rPr>
        <w:t>!</w:t>
      </w:r>
      <w:r w:rsidRPr="007B4210">
        <w:rPr>
          <w:highlight w:val="white"/>
        </w:rPr>
        <w:t>= null) {</w:t>
      </w:r>
    </w:p>
    <w:p w14:paraId="610A6F22" w14:textId="77777777" w:rsidR="00EC4BC5" w:rsidRPr="007B4210" w:rsidRDefault="00EC4BC5" w:rsidP="00EC4BC5">
      <w:pPr>
        <w:pStyle w:val="Code"/>
        <w:rPr>
          <w:highlight w:val="white"/>
        </w:rPr>
      </w:pPr>
      <w:r w:rsidRPr="007B4210">
        <w:rPr>
          <w:highlight w:val="white"/>
        </w:rPr>
        <w:t xml:space="preserve">          LoadValueToRegister(exitSymbol, Register.al);</w:t>
      </w:r>
    </w:p>
    <w:p w14:paraId="68565E24" w14:textId="77777777" w:rsidR="00EC4BC5" w:rsidRPr="007B4210" w:rsidRDefault="00EC4BC5" w:rsidP="00EC4BC5">
      <w:pPr>
        <w:pStyle w:val="Code"/>
        <w:rPr>
          <w:highlight w:val="white"/>
        </w:rPr>
      </w:pPr>
      <w:r w:rsidRPr="007B4210">
        <w:rPr>
          <w:highlight w:val="white"/>
        </w:rPr>
        <w:t xml:space="preserve">        }</w:t>
      </w:r>
    </w:p>
    <w:p w14:paraId="54666F68" w14:textId="77777777" w:rsidR="00EC4BC5" w:rsidRPr="007B4210" w:rsidRDefault="00EC4BC5" w:rsidP="00EC4BC5">
      <w:pPr>
        <w:pStyle w:val="Code"/>
        <w:rPr>
          <w:highlight w:val="white"/>
        </w:rPr>
      </w:pPr>
      <w:r w:rsidRPr="007B4210">
        <w:rPr>
          <w:highlight w:val="white"/>
        </w:rPr>
        <w:lastRenderedPageBreak/>
        <w:t xml:space="preserve">        else {</w:t>
      </w:r>
    </w:p>
    <w:p w14:paraId="78CCCAEF" w14:textId="77777777" w:rsidR="00EC4BC5" w:rsidRPr="007B4210" w:rsidRDefault="00EC4BC5" w:rsidP="00EC4BC5">
      <w:pPr>
        <w:pStyle w:val="Code"/>
        <w:rPr>
          <w:highlight w:val="white"/>
        </w:rPr>
      </w:pPr>
      <w:r w:rsidRPr="007B4210">
        <w:rPr>
          <w:highlight w:val="white"/>
        </w:rPr>
        <w:t xml:space="preserve">          AddAssemblyCode(AssemblyOperator.mov, Register.al,</w:t>
      </w:r>
    </w:p>
    <w:p w14:paraId="63923114" w14:textId="77777777" w:rsidR="00EC4BC5" w:rsidRPr="007B4210" w:rsidRDefault="00EC4BC5" w:rsidP="00EC4BC5">
      <w:pPr>
        <w:pStyle w:val="Code"/>
        <w:rPr>
          <w:highlight w:val="white"/>
        </w:rPr>
      </w:pPr>
      <w:r w:rsidRPr="007B4210">
        <w:rPr>
          <w:highlight w:val="white"/>
        </w:rPr>
        <w:t xml:space="preserve">                          </w:t>
      </w:r>
      <w:r>
        <w:rPr>
          <w:highlight w:val="white"/>
        </w:rPr>
        <w:t>BigInteger.Zero</w:t>
      </w:r>
      <w:r w:rsidRPr="007B4210">
        <w:rPr>
          <w:highlight w:val="white"/>
        </w:rPr>
        <w:t>);</w:t>
      </w:r>
    </w:p>
    <w:p w14:paraId="7A71A8A6" w14:textId="77777777" w:rsidR="00EC4BC5" w:rsidRPr="007B4210" w:rsidRDefault="00EC4BC5" w:rsidP="00EC4BC5">
      <w:pPr>
        <w:pStyle w:val="Code"/>
        <w:rPr>
          <w:highlight w:val="white"/>
        </w:rPr>
      </w:pPr>
      <w:r w:rsidRPr="007B4210">
        <w:rPr>
          <w:highlight w:val="white"/>
        </w:rPr>
        <w:t xml:space="preserve">        }</w:t>
      </w:r>
    </w:p>
    <w:p w14:paraId="755FE715" w14:textId="77777777" w:rsidR="00EC4BC5" w:rsidRPr="007B4210" w:rsidRDefault="00EC4BC5" w:rsidP="00EC4BC5">
      <w:pPr>
        <w:rPr>
          <w:highlight w:val="white"/>
        </w:rPr>
      </w:pPr>
      <w:r>
        <w:rPr>
          <w:highlight w:val="white"/>
        </w:rPr>
        <w:t xml:space="preserve">The Windows exit code is to load value 76 to register </w:t>
      </w:r>
      <w:r w:rsidRPr="00A42DE0">
        <w:rPr>
          <w:rStyle w:val="KeyWord0"/>
          <w:highlight w:val="white"/>
        </w:rPr>
        <w:t>ah</w:t>
      </w:r>
      <w:r>
        <w:rPr>
          <w:highlight w:val="white"/>
        </w:rPr>
        <w:t xml:space="preserve"> and do interrupt number 33.</w:t>
      </w:r>
    </w:p>
    <w:p w14:paraId="7B30F75A" w14:textId="77777777" w:rsidR="00EC4BC5" w:rsidRPr="007B4210" w:rsidRDefault="00EC4BC5" w:rsidP="00EC4BC5">
      <w:pPr>
        <w:pStyle w:val="Code"/>
        <w:rPr>
          <w:highlight w:val="white"/>
        </w:rPr>
      </w:pPr>
      <w:r w:rsidRPr="007B4210">
        <w:rPr>
          <w:highlight w:val="white"/>
        </w:rPr>
        <w:t xml:space="preserve">        AddAssemblyCode(AssemblyOperator.mov, Register.ah,</w:t>
      </w:r>
    </w:p>
    <w:p w14:paraId="208E3919" w14:textId="64A5364E" w:rsidR="00EC4BC5" w:rsidRPr="007B4210" w:rsidRDefault="00EC4BC5" w:rsidP="00EC4BC5">
      <w:pPr>
        <w:pStyle w:val="Code"/>
        <w:rPr>
          <w:highlight w:val="white"/>
        </w:rPr>
      </w:pPr>
      <w:r w:rsidRPr="007B4210">
        <w:rPr>
          <w:highlight w:val="white"/>
        </w:rPr>
        <w:t xml:space="preserve">                        </w:t>
      </w:r>
      <w:r>
        <w:rPr>
          <w:highlight w:val="white"/>
        </w:rPr>
        <w:t>(BigInteger) 76</w:t>
      </w:r>
      <w:r w:rsidRPr="007B4210">
        <w:rPr>
          <w:highlight w:val="white"/>
        </w:rPr>
        <w:t>);</w:t>
      </w:r>
      <w:r w:rsidR="004760C9">
        <w:rPr>
          <w:highlight w:val="white"/>
        </w:rPr>
        <w:t xml:space="preserve"> // 0x4C</w:t>
      </w:r>
    </w:p>
    <w:p w14:paraId="0B31423C" w14:textId="544B8B1D" w:rsidR="00EC4BC5" w:rsidRPr="007B4210" w:rsidRDefault="00EC4BC5" w:rsidP="00EC4BC5">
      <w:pPr>
        <w:pStyle w:val="Code"/>
        <w:rPr>
          <w:highlight w:val="white"/>
        </w:rPr>
      </w:pPr>
      <w:r w:rsidRPr="007B4210">
        <w:rPr>
          <w:highlight w:val="white"/>
        </w:rPr>
        <w:t xml:space="preserve">        AddAssemblyCode(AssemblyOperator.interrupt, (BigInteger) 33);</w:t>
      </w:r>
      <w:r w:rsidR="00707F85">
        <w:rPr>
          <w:highlight w:val="white"/>
        </w:rPr>
        <w:t xml:space="preserve"> // 0x21</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2C55BD42"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 The target will </w:t>
      </w:r>
      <w:r w:rsidR="00E27350">
        <w:rPr>
          <w:highlight w:val="white"/>
        </w:rPr>
        <w:t xml:space="preserve">be changed by the </w:t>
      </w:r>
      <w:r w:rsidR="00E27350" w:rsidRPr="00D36CCF">
        <w:rPr>
          <w:rStyle w:val="KeyWord0"/>
          <w:highlight w:val="white"/>
        </w:rPr>
        <w:t>JumpInfo</w:t>
      </w:r>
      <w:r w:rsidR="00E27350">
        <w:rPr>
          <w:highlight w:val="white"/>
        </w:rPr>
        <w:t xml:space="preserve"> method t</w:t>
      </w:r>
      <w:r w:rsidR="005046A3">
        <w:rPr>
          <w:highlight w:val="white"/>
        </w:rPr>
        <w:t>o a proper assembly code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r>
        <w:rPr>
          <w:highlight w:val="white"/>
        </w:rPr>
        <w:t>Load and Inspect Registers</w:t>
      </w:r>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02DF2875"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0635D0" w:rsidRPr="000635D0">
        <w:rPr>
          <w:rStyle w:val="KeyWord0"/>
          <w:highlight w:val="white"/>
        </w:rPr>
        <w:t>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lastRenderedPageBreak/>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r>
        <w:rPr>
          <w:highlight w:val="white"/>
        </w:rPr>
        <w:t>Initialization</w:t>
      </w:r>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lastRenderedPageBreak/>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79A013FA" w14:textId="77777777" w:rsidR="008E5154" w:rsidRPr="00C64273" w:rsidRDefault="008E5154" w:rsidP="008E5154">
      <w:pPr>
        <w:pStyle w:val="Rubrik3"/>
        <w:numPr>
          <w:ilvl w:val="2"/>
          <w:numId w:val="133"/>
        </w:numPr>
        <w:rPr>
          <w:highlight w:val="white"/>
        </w:rPr>
      </w:pPr>
      <w:r w:rsidRPr="00C64273">
        <w:rPr>
          <w:highlight w:val="white"/>
        </w:rPr>
        <w:t>Base and Offset</w:t>
      </w:r>
    </w:p>
    <w:p w14:paraId="0D2B5A94" w14:textId="77777777" w:rsidR="008E5154" w:rsidRPr="00533A30" w:rsidRDefault="008E5154" w:rsidP="008E5154">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533EA3E0" w14:textId="77777777" w:rsidR="008E5154" w:rsidRPr="00892C59" w:rsidRDefault="008E5154" w:rsidP="008E5154">
      <w:pPr>
        <w:pStyle w:val="Code"/>
        <w:rPr>
          <w:highlight w:val="white"/>
        </w:rPr>
      </w:pPr>
      <w:r w:rsidRPr="00892C59">
        <w:rPr>
          <w:highlight w:val="white"/>
        </w:rPr>
        <w:t xml:space="preserve">    private object Base(Symbol symbol) {</w:t>
      </w:r>
    </w:p>
    <w:p w14:paraId="2521A67D" w14:textId="77777777" w:rsidR="008E5154" w:rsidRPr="00892C59" w:rsidRDefault="008E5154" w:rsidP="008E5154">
      <w:pPr>
        <w:pStyle w:val="Code"/>
        <w:rPr>
          <w:highlight w:val="white"/>
        </w:rPr>
      </w:pPr>
      <w:r w:rsidRPr="00892C59">
        <w:rPr>
          <w:highlight w:val="white"/>
        </w:rPr>
        <w:t xml:space="preserve">      Assert.ErrorXXX(!(symbol.Value is BigInteger));</w:t>
      </w:r>
    </w:p>
    <w:p w14:paraId="16FCC249" w14:textId="77777777" w:rsidR="008E5154" w:rsidRPr="00892C59" w:rsidRDefault="008E5154" w:rsidP="008E5154">
      <w:pPr>
        <w:pStyle w:val="Code"/>
        <w:rPr>
          <w:highlight w:val="white"/>
        </w:rPr>
      </w:pPr>
    </w:p>
    <w:p w14:paraId="79B618D2" w14:textId="77777777" w:rsidR="008E5154" w:rsidRPr="00892C59" w:rsidRDefault="008E5154" w:rsidP="008E5154">
      <w:pPr>
        <w:pStyle w:val="Code"/>
        <w:rPr>
          <w:highlight w:val="white"/>
        </w:rPr>
      </w:pPr>
      <w:r w:rsidRPr="00892C59">
        <w:rPr>
          <w:highlight w:val="white"/>
        </w:rPr>
        <w:t xml:space="preserve">      if (symbol.Value is StaticAddress) {</w:t>
      </w:r>
    </w:p>
    <w:p w14:paraId="59E33A3B" w14:textId="77777777" w:rsidR="008E5154" w:rsidRPr="00892C59" w:rsidRDefault="008E5154" w:rsidP="008E5154">
      <w:pPr>
        <w:pStyle w:val="Code"/>
        <w:rPr>
          <w:highlight w:val="white"/>
        </w:rPr>
      </w:pPr>
      <w:r w:rsidRPr="00892C59">
        <w:rPr>
          <w:highlight w:val="white"/>
        </w:rPr>
        <w:t xml:space="preserve">        StaticAddress staticAddress = (StaticAddress) symbol.Value;</w:t>
      </w:r>
    </w:p>
    <w:p w14:paraId="7D3DD2B4" w14:textId="77777777" w:rsidR="008E5154" w:rsidRPr="00892C59" w:rsidRDefault="008E5154" w:rsidP="008E5154">
      <w:pPr>
        <w:pStyle w:val="Code"/>
        <w:rPr>
          <w:highlight w:val="white"/>
        </w:rPr>
      </w:pPr>
      <w:r w:rsidRPr="00892C59">
        <w:rPr>
          <w:highlight w:val="white"/>
        </w:rPr>
        <w:t xml:space="preserve">        return staticAddress.UniqueName;</w:t>
      </w:r>
    </w:p>
    <w:p w14:paraId="47C94B76" w14:textId="77777777" w:rsidR="008E5154" w:rsidRPr="00892C59" w:rsidRDefault="008E5154" w:rsidP="008E5154">
      <w:pPr>
        <w:pStyle w:val="Code"/>
        <w:rPr>
          <w:highlight w:val="white"/>
        </w:rPr>
      </w:pPr>
      <w:r w:rsidRPr="00892C59">
        <w:rPr>
          <w:highlight w:val="white"/>
        </w:rPr>
        <w:t xml:space="preserve">      }</w:t>
      </w:r>
    </w:p>
    <w:p w14:paraId="1060C251" w14:textId="77777777" w:rsidR="008E5154" w:rsidRPr="00533A30" w:rsidRDefault="008E5154" w:rsidP="008E5154">
      <w:pPr>
        <w:rPr>
          <w:highlight w:val="white"/>
        </w:rPr>
      </w:pPr>
      <w:r>
        <w:rPr>
          <w:highlight w:val="white"/>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6B0B45BC" w14:textId="77777777" w:rsidR="008E5154" w:rsidRPr="00892C59" w:rsidRDefault="008E5154" w:rsidP="008E5154">
      <w:pPr>
        <w:pStyle w:val="Code"/>
        <w:rPr>
          <w:highlight w:val="white"/>
        </w:rPr>
      </w:pPr>
      <w:r w:rsidRPr="00892C59">
        <w:rPr>
          <w:highlight w:val="white"/>
        </w:rPr>
        <w:t xml:space="preserve">      else if (symbol.AddressSymbol != null) {</w:t>
      </w:r>
    </w:p>
    <w:p w14:paraId="2A7F32DC" w14:textId="77777777" w:rsidR="008E5154" w:rsidRPr="00892C59" w:rsidRDefault="008E5154" w:rsidP="008E5154">
      <w:pPr>
        <w:pStyle w:val="Code"/>
        <w:rPr>
          <w:highlight w:val="white"/>
        </w:rPr>
      </w:pPr>
      <w:r w:rsidRPr="00892C59">
        <w:rPr>
          <w:highlight w:val="white"/>
        </w:rPr>
        <w:t xml:space="preserve">        Track addressTrack = LoadValueToRegister(symbol.AddressSymbol);</w:t>
      </w:r>
    </w:p>
    <w:p w14:paraId="6CCEFB9C" w14:textId="77777777" w:rsidR="008E5154" w:rsidRPr="00892C59" w:rsidRDefault="008E5154" w:rsidP="008E5154">
      <w:pPr>
        <w:pStyle w:val="Code"/>
        <w:rPr>
          <w:highlight w:val="white"/>
        </w:rPr>
      </w:pPr>
      <w:r w:rsidRPr="00892C59">
        <w:rPr>
          <w:highlight w:val="white"/>
        </w:rPr>
        <w:t xml:space="preserve">        Assert.ErrorXXX((addressTrack.Register == null) ||</w:t>
      </w:r>
    </w:p>
    <w:p w14:paraId="5B9779C5" w14:textId="77777777" w:rsidR="008E5154" w:rsidRPr="00892C59" w:rsidRDefault="008E5154" w:rsidP="008E5154">
      <w:pPr>
        <w:pStyle w:val="Code"/>
        <w:rPr>
          <w:highlight w:val="white"/>
        </w:rPr>
      </w:pPr>
      <w:r w:rsidRPr="00892C59">
        <w:rPr>
          <w:highlight w:val="white"/>
        </w:rPr>
        <w:t xml:space="preserve">                        RegisterAllocator.PointerRegisterSetWithEllipse.</w:t>
      </w:r>
    </w:p>
    <w:p w14:paraId="5D275C32" w14:textId="77777777" w:rsidR="008E5154" w:rsidRPr="00892C59" w:rsidRDefault="008E5154" w:rsidP="008E5154">
      <w:pPr>
        <w:pStyle w:val="Code"/>
        <w:rPr>
          <w:highlight w:val="white"/>
        </w:rPr>
      </w:pPr>
      <w:r w:rsidRPr="00892C59">
        <w:rPr>
          <w:highlight w:val="white"/>
        </w:rPr>
        <w:t xml:space="preserve">                        Contains(addressTrack.Register.Value));</w:t>
      </w:r>
    </w:p>
    <w:p w14:paraId="4A08DE01" w14:textId="77777777" w:rsidR="008E5154" w:rsidRPr="00892C59" w:rsidRDefault="008E5154" w:rsidP="008E5154">
      <w:pPr>
        <w:pStyle w:val="Code"/>
        <w:rPr>
          <w:highlight w:val="white"/>
        </w:rPr>
      </w:pPr>
      <w:r w:rsidRPr="00892C59">
        <w:rPr>
          <w:highlight w:val="white"/>
        </w:rPr>
        <w:t xml:space="preserve">        addressTrack.Pointer = true;</w:t>
      </w:r>
    </w:p>
    <w:p w14:paraId="51399F29" w14:textId="77777777" w:rsidR="008E5154" w:rsidRPr="00892C59" w:rsidRDefault="008E5154" w:rsidP="008E5154">
      <w:pPr>
        <w:pStyle w:val="Code"/>
        <w:rPr>
          <w:highlight w:val="white"/>
        </w:rPr>
      </w:pPr>
      <w:r w:rsidRPr="00892C59">
        <w:rPr>
          <w:highlight w:val="white"/>
        </w:rPr>
        <w:t xml:space="preserve">        m_trackMap.Remove(symbol.AddressSymbol);</w:t>
      </w:r>
    </w:p>
    <w:p w14:paraId="2A9BB6B9" w14:textId="77777777" w:rsidR="008E5154" w:rsidRPr="00892C59" w:rsidRDefault="008E5154" w:rsidP="008E5154">
      <w:pPr>
        <w:pStyle w:val="Code"/>
        <w:rPr>
          <w:highlight w:val="white"/>
        </w:rPr>
      </w:pPr>
      <w:r w:rsidRPr="00892C59">
        <w:rPr>
          <w:highlight w:val="white"/>
        </w:rPr>
        <w:t xml:space="preserve">        return addressTrack;</w:t>
      </w:r>
    </w:p>
    <w:p w14:paraId="32BD8DFB" w14:textId="77777777" w:rsidR="008E5154" w:rsidRPr="00892C59" w:rsidRDefault="008E5154" w:rsidP="008E5154">
      <w:pPr>
        <w:pStyle w:val="Code"/>
        <w:rPr>
          <w:highlight w:val="white"/>
        </w:rPr>
      </w:pPr>
      <w:r w:rsidRPr="00892C59">
        <w:rPr>
          <w:highlight w:val="white"/>
        </w:rPr>
        <w:t xml:space="preserve">      }</w:t>
      </w:r>
    </w:p>
    <w:p w14:paraId="2CFCA78F" w14:textId="77777777" w:rsidR="008E5154" w:rsidRPr="00533A30" w:rsidRDefault="008E5154" w:rsidP="008E5154">
      <w:pPr>
        <w:rPr>
          <w:highlight w:val="white"/>
        </w:rPr>
      </w:pPr>
      <w:r>
        <w:rPr>
          <w:highlight w:val="white"/>
        </w:rPr>
        <w:t>If the symbol is extern or static, we return its unique name, which will later be replaced by a proper address by the linker.</w:t>
      </w:r>
    </w:p>
    <w:p w14:paraId="73B4D676" w14:textId="77777777" w:rsidR="008E5154" w:rsidRPr="00892C59" w:rsidRDefault="008E5154" w:rsidP="008E5154">
      <w:pPr>
        <w:pStyle w:val="Code"/>
        <w:rPr>
          <w:highlight w:val="white"/>
        </w:rPr>
      </w:pPr>
      <w:r w:rsidRPr="00892C59">
        <w:rPr>
          <w:highlight w:val="white"/>
        </w:rPr>
        <w:t xml:space="preserve">      else if (symbol.IsExternOrStatic()) {</w:t>
      </w:r>
    </w:p>
    <w:p w14:paraId="7B9471F0" w14:textId="77777777" w:rsidR="008E5154" w:rsidRPr="00892C59" w:rsidRDefault="008E5154" w:rsidP="008E5154">
      <w:pPr>
        <w:pStyle w:val="Code"/>
        <w:rPr>
          <w:highlight w:val="white"/>
        </w:rPr>
      </w:pPr>
      <w:r w:rsidRPr="00892C59">
        <w:rPr>
          <w:highlight w:val="white"/>
        </w:rPr>
        <w:t xml:space="preserve">        return symbol.UniqueName;</w:t>
      </w:r>
    </w:p>
    <w:p w14:paraId="08E3F4CF" w14:textId="77777777" w:rsidR="008E5154" w:rsidRPr="00892C59" w:rsidRDefault="008E5154" w:rsidP="008E5154">
      <w:pPr>
        <w:pStyle w:val="Code"/>
        <w:rPr>
          <w:highlight w:val="white"/>
        </w:rPr>
      </w:pPr>
      <w:r w:rsidRPr="00892C59">
        <w:rPr>
          <w:highlight w:val="white"/>
        </w:rPr>
        <w:t xml:space="preserve">      }</w:t>
      </w:r>
    </w:p>
    <w:p w14:paraId="2C335CFA" w14:textId="77777777" w:rsidR="008E5154" w:rsidRPr="00533A30" w:rsidRDefault="008E5154" w:rsidP="008E5154">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4982AA00" w14:textId="77777777" w:rsidR="008E5154" w:rsidRPr="00892C59" w:rsidRDefault="008E5154" w:rsidP="008E5154">
      <w:pPr>
        <w:pStyle w:val="Code"/>
        <w:rPr>
          <w:highlight w:val="white"/>
        </w:rPr>
      </w:pPr>
      <w:r w:rsidRPr="00892C59">
        <w:rPr>
          <w:highlight w:val="white"/>
        </w:rPr>
        <w:t xml:space="preserve">      else { //resultSymbol.IsAutoOrRegister()</w:t>
      </w:r>
    </w:p>
    <w:p w14:paraId="34C0B145" w14:textId="77777777" w:rsidR="008E5154" w:rsidRPr="00892C59" w:rsidRDefault="008E5154" w:rsidP="008E5154">
      <w:pPr>
        <w:pStyle w:val="Code"/>
        <w:rPr>
          <w:highlight w:val="white"/>
        </w:rPr>
      </w:pPr>
      <w:r w:rsidRPr="00892C59">
        <w:rPr>
          <w:highlight w:val="white"/>
        </w:rPr>
        <w:t xml:space="preserve">        return BaseRegister(symbol);</w:t>
      </w:r>
    </w:p>
    <w:p w14:paraId="5F5D73CA" w14:textId="77777777" w:rsidR="008E5154" w:rsidRPr="00892C59" w:rsidRDefault="008E5154" w:rsidP="008E5154">
      <w:pPr>
        <w:pStyle w:val="Code"/>
        <w:rPr>
          <w:highlight w:val="white"/>
        </w:rPr>
      </w:pPr>
      <w:r w:rsidRPr="00892C59">
        <w:rPr>
          <w:highlight w:val="white"/>
        </w:rPr>
        <w:t xml:space="preserve">      }</w:t>
      </w:r>
    </w:p>
    <w:p w14:paraId="1F2FF06A" w14:textId="77777777" w:rsidR="008E5154" w:rsidRPr="00892C59" w:rsidRDefault="008E5154" w:rsidP="008E5154">
      <w:pPr>
        <w:pStyle w:val="Code"/>
        <w:rPr>
          <w:highlight w:val="white"/>
        </w:rPr>
      </w:pPr>
      <w:r w:rsidRPr="00892C59">
        <w:rPr>
          <w:highlight w:val="white"/>
        </w:rPr>
        <w:t xml:space="preserve">    }</w:t>
      </w:r>
    </w:p>
    <w:p w14:paraId="0D26D8CB" w14:textId="77777777" w:rsidR="008E5154" w:rsidRPr="00533A30" w:rsidRDefault="008E5154" w:rsidP="008E5154">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2657A5C3" w14:textId="77777777" w:rsidR="008E5154" w:rsidRPr="00892C59" w:rsidRDefault="008E5154" w:rsidP="008E5154">
      <w:pPr>
        <w:pStyle w:val="Code"/>
        <w:rPr>
          <w:highlight w:val="white"/>
        </w:rPr>
      </w:pPr>
      <w:r w:rsidRPr="00892C59">
        <w:rPr>
          <w:highlight w:val="white"/>
        </w:rPr>
        <w:t xml:space="preserve">    private int Offset(Symbol symbol) {</w:t>
      </w:r>
    </w:p>
    <w:p w14:paraId="0B7EDE4B" w14:textId="77777777" w:rsidR="008E5154" w:rsidRPr="00892C59" w:rsidRDefault="008E5154" w:rsidP="008E5154">
      <w:pPr>
        <w:pStyle w:val="Code"/>
        <w:rPr>
          <w:highlight w:val="white"/>
        </w:rPr>
      </w:pPr>
      <w:r w:rsidRPr="00892C59">
        <w:rPr>
          <w:highlight w:val="white"/>
        </w:rPr>
        <w:t xml:space="preserve">      Assert.ErrorXXX(!(symbol.Value is BigInteger));</w:t>
      </w:r>
    </w:p>
    <w:p w14:paraId="1D229C6B" w14:textId="77777777" w:rsidR="008E5154" w:rsidRPr="00892C59" w:rsidRDefault="008E5154" w:rsidP="008E5154">
      <w:pPr>
        <w:pStyle w:val="Code"/>
        <w:rPr>
          <w:highlight w:val="white"/>
        </w:rPr>
      </w:pPr>
    </w:p>
    <w:p w14:paraId="53D77F0D" w14:textId="77777777" w:rsidR="008E5154" w:rsidRPr="00892C59" w:rsidRDefault="008E5154" w:rsidP="008E5154">
      <w:pPr>
        <w:pStyle w:val="Code"/>
        <w:rPr>
          <w:highlight w:val="white"/>
        </w:rPr>
      </w:pPr>
      <w:r w:rsidRPr="00892C59">
        <w:rPr>
          <w:highlight w:val="white"/>
        </w:rPr>
        <w:t xml:space="preserve">      if (symbol.Value is StaticAddress) {</w:t>
      </w:r>
    </w:p>
    <w:p w14:paraId="0D31E8D2" w14:textId="77777777" w:rsidR="008E5154" w:rsidRPr="00892C59" w:rsidRDefault="008E5154" w:rsidP="008E5154">
      <w:pPr>
        <w:pStyle w:val="Code"/>
        <w:rPr>
          <w:highlight w:val="white"/>
        </w:rPr>
      </w:pPr>
      <w:r w:rsidRPr="00892C59">
        <w:rPr>
          <w:highlight w:val="white"/>
        </w:rPr>
        <w:t xml:space="preserve">        StaticAddress staticAddress = (StaticAddress) symbol.Value;</w:t>
      </w:r>
    </w:p>
    <w:p w14:paraId="4EBD84A0" w14:textId="77777777" w:rsidR="008E5154" w:rsidRPr="00892C59" w:rsidRDefault="008E5154" w:rsidP="008E5154">
      <w:pPr>
        <w:pStyle w:val="Code"/>
        <w:rPr>
          <w:highlight w:val="white"/>
        </w:rPr>
      </w:pPr>
      <w:r w:rsidRPr="00892C59">
        <w:rPr>
          <w:highlight w:val="white"/>
        </w:rPr>
        <w:t xml:space="preserve">        return staticAddress.Offset;</w:t>
      </w:r>
    </w:p>
    <w:p w14:paraId="5795BAC7" w14:textId="77777777" w:rsidR="008E5154" w:rsidRPr="00892C59" w:rsidRDefault="008E5154" w:rsidP="008E5154">
      <w:pPr>
        <w:pStyle w:val="Code"/>
        <w:rPr>
          <w:highlight w:val="white"/>
        </w:rPr>
      </w:pPr>
      <w:r w:rsidRPr="00892C59">
        <w:rPr>
          <w:highlight w:val="white"/>
        </w:rPr>
        <w:t xml:space="preserve">      }</w:t>
      </w:r>
    </w:p>
    <w:p w14:paraId="262B372A" w14:textId="77777777" w:rsidR="008E5154" w:rsidRPr="00533A30" w:rsidRDefault="008E5154" w:rsidP="008E5154">
      <w:pPr>
        <w:rPr>
          <w:highlight w:val="white"/>
        </w:rPr>
      </w:pPr>
      <w:r>
        <w:rPr>
          <w:highlight w:val="white"/>
        </w:rPr>
        <w:lastRenderedPageBreak/>
        <w:t>If the symbol’s address symbol is not null, we return the offset of the address symbol.</w:t>
      </w:r>
    </w:p>
    <w:p w14:paraId="62F01C0D" w14:textId="77777777" w:rsidR="008E5154" w:rsidRPr="00892C59" w:rsidRDefault="008E5154" w:rsidP="008E5154">
      <w:pPr>
        <w:pStyle w:val="Code"/>
        <w:rPr>
          <w:highlight w:val="white"/>
        </w:rPr>
      </w:pPr>
      <w:r w:rsidRPr="00892C59">
        <w:rPr>
          <w:highlight w:val="white"/>
        </w:rPr>
        <w:t xml:space="preserve">      else if (symbol.AddressSymbol != null) {</w:t>
      </w:r>
    </w:p>
    <w:p w14:paraId="3070F7BD" w14:textId="77777777" w:rsidR="008E5154" w:rsidRPr="00892C59" w:rsidRDefault="008E5154" w:rsidP="008E5154">
      <w:pPr>
        <w:pStyle w:val="Code"/>
        <w:rPr>
          <w:highlight w:val="white"/>
        </w:rPr>
      </w:pPr>
      <w:r w:rsidRPr="00892C59">
        <w:rPr>
          <w:highlight w:val="white"/>
        </w:rPr>
        <w:t xml:space="preserve">        return symbol.AddressOffset;</w:t>
      </w:r>
    </w:p>
    <w:p w14:paraId="78DCDF67" w14:textId="77777777" w:rsidR="008E5154" w:rsidRPr="00892C59" w:rsidRDefault="008E5154" w:rsidP="008E5154">
      <w:pPr>
        <w:pStyle w:val="Code"/>
        <w:rPr>
          <w:highlight w:val="white"/>
        </w:rPr>
      </w:pPr>
      <w:r w:rsidRPr="00892C59">
        <w:rPr>
          <w:highlight w:val="white"/>
        </w:rPr>
        <w:t xml:space="preserve">      }</w:t>
      </w:r>
    </w:p>
    <w:p w14:paraId="4C737923" w14:textId="77777777" w:rsidR="008E5154" w:rsidRPr="00533A30" w:rsidRDefault="008E5154" w:rsidP="008E5154">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04FB2456" w14:textId="77777777" w:rsidR="008E5154" w:rsidRPr="00892C59" w:rsidRDefault="008E5154" w:rsidP="008E5154">
      <w:pPr>
        <w:pStyle w:val="Code"/>
        <w:rPr>
          <w:highlight w:val="white"/>
        </w:rPr>
      </w:pPr>
      <w:r w:rsidRPr="00892C59">
        <w:rPr>
          <w:highlight w:val="white"/>
        </w:rPr>
        <w:t xml:space="preserve">      else {</w:t>
      </w:r>
    </w:p>
    <w:p w14:paraId="31ADAAF2" w14:textId="77777777" w:rsidR="008E5154" w:rsidRPr="00892C59" w:rsidRDefault="008E5154" w:rsidP="008E5154">
      <w:pPr>
        <w:pStyle w:val="Code"/>
        <w:rPr>
          <w:highlight w:val="white"/>
        </w:rPr>
      </w:pPr>
      <w:r w:rsidRPr="00892C59">
        <w:rPr>
          <w:highlight w:val="white"/>
        </w:rPr>
        <w:t xml:space="preserve">        return symbol.Offset;</w:t>
      </w:r>
    </w:p>
    <w:p w14:paraId="6E83C620" w14:textId="77777777" w:rsidR="008E5154" w:rsidRPr="00892C59" w:rsidRDefault="008E5154" w:rsidP="008E5154">
      <w:pPr>
        <w:pStyle w:val="Code"/>
        <w:rPr>
          <w:highlight w:val="white"/>
        </w:rPr>
      </w:pPr>
      <w:r w:rsidRPr="00892C59">
        <w:rPr>
          <w:highlight w:val="white"/>
        </w:rPr>
        <w:t xml:space="preserve">      }</w:t>
      </w:r>
    </w:p>
    <w:p w14:paraId="5054AD04" w14:textId="77777777" w:rsidR="008E5154" w:rsidRPr="00892C59" w:rsidRDefault="008E5154" w:rsidP="008E5154">
      <w:pPr>
        <w:pStyle w:val="Code"/>
        <w:rPr>
          <w:highlight w:val="white"/>
        </w:rPr>
      </w:pPr>
      <w:r w:rsidRPr="00892C59">
        <w:rPr>
          <w:highlight w:val="white"/>
        </w:rPr>
        <w:t xml:space="preserve">    }</w:t>
      </w:r>
    </w:p>
    <w:p w14:paraId="53936535" w14:textId="7166E0BB" w:rsidR="0008374E" w:rsidRPr="00533A30" w:rsidRDefault="0008374E" w:rsidP="0008374E">
      <w:pPr>
        <w:pStyle w:val="Rubrik3"/>
        <w:rPr>
          <w:highlight w:val="white"/>
        </w:rPr>
      </w:pPr>
      <w:r>
        <w:rPr>
          <w:highlight w:val="white"/>
        </w:rPr>
        <w:t xml:space="preserve">Unary </w:t>
      </w:r>
      <w:r w:rsidR="007431DF">
        <w:rPr>
          <w:highlight w:val="white"/>
        </w:rPr>
        <w:t>Integral</w:t>
      </w:r>
      <w:r>
        <w:rPr>
          <w:highlight w:val="white"/>
        </w:rPr>
        <w:t xml:space="preserve"> Operations</w:t>
      </w:r>
    </w:p>
    <w:p w14:paraId="15971173" w14:textId="18DC7446" w:rsidR="00D935A0" w:rsidRPr="00533A30" w:rsidRDefault="004213B6" w:rsidP="00E1130D">
      <w:pPr>
        <w:rPr>
          <w:highlight w:val="white"/>
        </w:rPr>
      </w:pPr>
      <w:r>
        <w:rPr>
          <w:highlight w:val="white"/>
        </w:rPr>
        <w:t xml:space="preserve">The </w:t>
      </w:r>
      <w:r w:rsidRPr="00E1130D">
        <w:rPr>
          <w:rStyle w:val="KeyWord0"/>
          <w:highlight w:val="white"/>
        </w:rPr>
        <w:t>Unary</w:t>
      </w:r>
      <w:r>
        <w:rPr>
          <w:highlight w:val="white"/>
        </w:rPr>
        <w:t xml:space="preserve"> method is called </w:t>
      </w:r>
      <w:r w:rsidR="00E1130D">
        <w:rPr>
          <w:highlight w:val="white"/>
        </w:rPr>
        <w:t xml:space="preserve">to add code for </w:t>
      </w:r>
      <w:r w:rsidR="002D2F3B" w:rsidRPr="00500281">
        <w:rPr>
          <w:highlight w:val="white"/>
        </w:rPr>
        <w:t xml:space="preserve">unary </w:t>
      </w:r>
      <w:r w:rsidR="00500281">
        <w:rPr>
          <w:highlight w:val="white"/>
        </w:rPr>
        <w:t>subtraction</w:t>
      </w:r>
      <w:r w:rsidR="004765FD" w:rsidRPr="00500281">
        <w:rPr>
          <w:highlight w:val="white"/>
        </w:rPr>
        <w:t xml:space="preserve"> and bitwise not</w:t>
      </w:r>
      <w:r w:rsidR="004765FD">
        <w:rPr>
          <w:highlight w:val="white"/>
        </w:rPr>
        <w:t xml:space="preserve">. There </w:t>
      </w:r>
      <w:r w:rsidR="002D2F3B">
        <w:rPr>
          <w:highlight w:val="white"/>
        </w:rPr>
        <w:t xml:space="preserve">is also </w:t>
      </w:r>
      <w:r w:rsidR="00500281">
        <w:rPr>
          <w:highlight w:val="white"/>
        </w:rPr>
        <w:t>unar</w:t>
      </w:r>
      <w:r w:rsidR="00A7768B">
        <w:rPr>
          <w:highlight w:val="white"/>
        </w:rPr>
        <w:t>y</w:t>
      </w:r>
      <w:r w:rsidR="00500281">
        <w:rPr>
          <w:highlight w:val="white"/>
        </w:rPr>
        <w:t xml:space="preserve"> addition</w:t>
      </w:r>
      <w:r w:rsidR="00E566CB">
        <w:rPr>
          <w:highlight w:val="white"/>
        </w:rPr>
        <w:t>, but it generates no code.</w:t>
      </w:r>
    </w:p>
    <w:p w14:paraId="11227819" w14:textId="7388FF6C" w:rsidR="004E0A29" w:rsidRDefault="00B4707A" w:rsidP="002A1CBD">
      <w:pPr>
        <w:rPr>
          <w:highlight w:val="white"/>
        </w:rPr>
      </w:pPr>
      <w:r>
        <w:rPr>
          <w:highlight w:val="white"/>
        </w:rPr>
        <w:t>First</w:t>
      </w:r>
      <w:r w:rsidR="004E0A29">
        <w:rPr>
          <w:highlight w:val="white"/>
        </w:rPr>
        <w:t>, we need a map from middle code operator</w:t>
      </w:r>
      <w:r w:rsidR="005A19B7">
        <w:rPr>
          <w:highlight w:val="white"/>
        </w:rPr>
        <w:t>s</w:t>
      </w:r>
      <w:r w:rsidR="004E0A29">
        <w:rPr>
          <w:highlight w:val="white"/>
        </w:rPr>
        <w:t xml:space="preserve"> to assembly code operators</w:t>
      </w:r>
      <w:r w:rsidR="00D04169">
        <w:rPr>
          <w:highlight w:val="white"/>
        </w:rPr>
        <w:t xml:space="preserve"> for integral types</w:t>
      </w:r>
      <w:r w:rsidR="004E0A29">
        <w:rPr>
          <w:highlight w:val="white"/>
        </w:rPr>
        <w:t>.</w:t>
      </w:r>
      <w:r w:rsidR="005A19B7">
        <w:rPr>
          <w:highlight w:val="white"/>
        </w:rPr>
        <w:t xml:space="preserve"> We will use the map in the </w:t>
      </w:r>
      <w:r w:rsidR="005A19B7" w:rsidRPr="00F91C11">
        <w:rPr>
          <w:rStyle w:val="KeyWord0"/>
          <w:highlight w:val="white"/>
        </w:rPr>
        <w:t>IntegralUnary</w:t>
      </w:r>
      <w:r w:rsidR="005A19B7">
        <w:rPr>
          <w:highlight w:val="white"/>
        </w:rPr>
        <w:t xml:space="preserve"> </w:t>
      </w:r>
      <w:r w:rsidR="00177957">
        <w:rPr>
          <w:highlight w:val="white"/>
        </w:rPr>
        <w:t xml:space="preserve">and </w:t>
      </w:r>
      <w:r w:rsidR="005A19B7" w:rsidRPr="00F91C11">
        <w:rPr>
          <w:rStyle w:val="KeyWord0"/>
          <w:highlight w:val="white"/>
        </w:rPr>
        <w:t>IntegralBinary</w:t>
      </w:r>
      <w:r w:rsidR="005A19B7">
        <w:rPr>
          <w:highlight w:val="white"/>
        </w:rPr>
        <w:t xml:space="preserve"> methods.</w:t>
      </w:r>
    </w:p>
    <w:p w14:paraId="5205973A" w14:textId="77777777" w:rsidR="006E4B59" w:rsidRPr="006E4B59" w:rsidRDefault="006E4B59" w:rsidP="006E4B59">
      <w:pPr>
        <w:pStyle w:val="Code"/>
        <w:rPr>
          <w:highlight w:val="white"/>
        </w:rPr>
      </w:pPr>
      <w:r w:rsidRPr="006E4B59">
        <w:rPr>
          <w:highlight w:val="white"/>
        </w:rPr>
        <w:t xml:space="preserve">    public static IDictionary&lt;MiddleOperator,AssemblyOperator&gt;</w:t>
      </w:r>
    </w:p>
    <w:p w14:paraId="3B87671C" w14:textId="77777777" w:rsidR="006E4B59" w:rsidRPr="006E4B59" w:rsidRDefault="006E4B59" w:rsidP="006E4B59">
      <w:pPr>
        <w:pStyle w:val="Code"/>
        <w:rPr>
          <w:highlight w:val="white"/>
        </w:rPr>
      </w:pPr>
      <w:r w:rsidRPr="006E4B59">
        <w:rPr>
          <w:highlight w:val="white"/>
        </w:rPr>
        <w:t xml:space="preserve">      m_middleToIntegralMap =</w:t>
      </w:r>
    </w:p>
    <w:p w14:paraId="548B6B3F" w14:textId="77777777" w:rsidR="006E4B59" w:rsidRPr="006E4B59" w:rsidRDefault="006E4B59" w:rsidP="006E4B59">
      <w:pPr>
        <w:pStyle w:val="Code"/>
        <w:rPr>
          <w:highlight w:val="white"/>
        </w:rPr>
      </w:pPr>
      <w:r w:rsidRPr="006E4B59">
        <w:rPr>
          <w:highlight w:val="white"/>
        </w:rPr>
        <w:t xml:space="preserve">      new Dictionary&lt;MiddleOperator,AssemblyOperator&gt;() {</w:t>
      </w:r>
    </w:p>
    <w:p w14:paraId="039E3412" w14:textId="77777777" w:rsidR="006E4B59" w:rsidRPr="006E4B59" w:rsidRDefault="006E4B59" w:rsidP="006E4B59">
      <w:pPr>
        <w:pStyle w:val="Code"/>
        <w:rPr>
          <w:highlight w:val="white"/>
        </w:rPr>
      </w:pPr>
      <w:r w:rsidRPr="006E4B59">
        <w:rPr>
          <w:highlight w:val="white"/>
        </w:rPr>
        <w:t xml:space="preserve">        {MiddleOperator.BitwiseNot, AssemblyOperator.not},</w:t>
      </w:r>
    </w:p>
    <w:p w14:paraId="67404465" w14:textId="77777777" w:rsidR="006E4B59" w:rsidRPr="006E4B59" w:rsidRDefault="006E4B59" w:rsidP="006E4B59">
      <w:pPr>
        <w:pStyle w:val="Code"/>
        <w:rPr>
          <w:highlight w:val="white"/>
        </w:rPr>
      </w:pPr>
      <w:r w:rsidRPr="006E4B59">
        <w:rPr>
          <w:highlight w:val="white"/>
        </w:rPr>
        <w:t xml:space="preserve">        {MiddleOperator.UnarySubtract, AssemblyOperator.neg},</w:t>
      </w:r>
    </w:p>
    <w:p w14:paraId="278CB6D4" w14:textId="77777777" w:rsidR="006E4B59" w:rsidRPr="006E4B59" w:rsidRDefault="006E4B59" w:rsidP="006E4B59">
      <w:pPr>
        <w:pStyle w:val="Code"/>
        <w:rPr>
          <w:highlight w:val="white"/>
        </w:rPr>
      </w:pPr>
      <w:r w:rsidRPr="006E4B59">
        <w:rPr>
          <w:highlight w:val="white"/>
        </w:rPr>
        <w:t xml:space="preserve">        {MiddleOperator.SignedMultiply, AssemblyOperator.imul},</w:t>
      </w:r>
    </w:p>
    <w:p w14:paraId="5C4E9837" w14:textId="77777777" w:rsidR="006E4B59" w:rsidRPr="006E4B59" w:rsidRDefault="006E4B59" w:rsidP="006E4B59">
      <w:pPr>
        <w:pStyle w:val="Code"/>
        <w:rPr>
          <w:highlight w:val="white"/>
        </w:rPr>
      </w:pPr>
      <w:r w:rsidRPr="006E4B59">
        <w:rPr>
          <w:highlight w:val="white"/>
        </w:rPr>
        <w:t xml:space="preserve">        {MiddleOperator.SignedDivide, AssemblyOperator.idiv},</w:t>
      </w:r>
    </w:p>
    <w:p w14:paraId="4E324E78" w14:textId="77777777" w:rsidR="006E4B59" w:rsidRPr="006E4B59" w:rsidRDefault="006E4B59" w:rsidP="006E4B59">
      <w:pPr>
        <w:pStyle w:val="Code"/>
        <w:rPr>
          <w:highlight w:val="white"/>
        </w:rPr>
      </w:pPr>
      <w:r w:rsidRPr="006E4B59">
        <w:rPr>
          <w:highlight w:val="white"/>
        </w:rPr>
        <w:t xml:space="preserve">        {MiddleOperator.SignedModulo, AssemblyOperator.idiv},</w:t>
      </w:r>
    </w:p>
    <w:p w14:paraId="7AF93F49" w14:textId="77777777" w:rsidR="006E4B59" w:rsidRPr="006E4B59" w:rsidRDefault="006E4B59" w:rsidP="006E4B59">
      <w:pPr>
        <w:pStyle w:val="Code"/>
        <w:rPr>
          <w:highlight w:val="white"/>
        </w:rPr>
      </w:pPr>
      <w:r w:rsidRPr="006E4B59">
        <w:rPr>
          <w:highlight w:val="white"/>
        </w:rPr>
        <w:t xml:space="preserve">        {MiddleOperator.UnsignedMultiply, AssemblyOperator.mul},</w:t>
      </w:r>
    </w:p>
    <w:p w14:paraId="46FDD0BA" w14:textId="77777777" w:rsidR="006E4B59" w:rsidRPr="006E4B59" w:rsidRDefault="006E4B59" w:rsidP="006E4B59">
      <w:pPr>
        <w:pStyle w:val="Code"/>
        <w:rPr>
          <w:highlight w:val="white"/>
        </w:rPr>
      </w:pPr>
      <w:r w:rsidRPr="006E4B59">
        <w:rPr>
          <w:highlight w:val="white"/>
        </w:rPr>
        <w:t xml:space="preserve">        {MiddleOperator.UnsignedDivide, AssemblyOperator.div},</w:t>
      </w:r>
    </w:p>
    <w:p w14:paraId="123D3721" w14:textId="77777777" w:rsidR="006E4B59" w:rsidRPr="006E4B59" w:rsidRDefault="006E4B59" w:rsidP="006E4B59">
      <w:pPr>
        <w:pStyle w:val="Code"/>
        <w:rPr>
          <w:highlight w:val="white"/>
        </w:rPr>
      </w:pPr>
      <w:r w:rsidRPr="006E4B59">
        <w:rPr>
          <w:highlight w:val="white"/>
        </w:rPr>
        <w:t xml:space="preserve">        {MiddleOperator.UnsignedModulo, AssemblyOperator.div},</w:t>
      </w:r>
    </w:p>
    <w:p w14:paraId="5178B25F" w14:textId="77777777" w:rsidR="006E4B59" w:rsidRPr="006E4B59" w:rsidRDefault="006E4B59" w:rsidP="006E4B59">
      <w:pPr>
        <w:pStyle w:val="Code"/>
        <w:rPr>
          <w:highlight w:val="white"/>
        </w:rPr>
      </w:pPr>
      <w:r w:rsidRPr="006E4B59">
        <w:rPr>
          <w:highlight w:val="white"/>
        </w:rPr>
        <w:t xml:space="preserve">        {MiddleOperator.Assign, AssemblyOperator.mov},</w:t>
      </w:r>
    </w:p>
    <w:p w14:paraId="1E5FC7FF" w14:textId="77777777" w:rsidR="006E4B59" w:rsidRPr="006E4B59" w:rsidRDefault="006E4B59" w:rsidP="006E4B59">
      <w:pPr>
        <w:pStyle w:val="Code"/>
        <w:rPr>
          <w:highlight w:val="white"/>
        </w:rPr>
      </w:pPr>
      <w:r w:rsidRPr="006E4B59">
        <w:rPr>
          <w:highlight w:val="white"/>
        </w:rPr>
        <w:t xml:space="preserve">        {MiddleOperator.BinaryAdd, AssemblyOperator.add},</w:t>
      </w:r>
    </w:p>
    <w:p w14:paraId="5B88412D" w14:textId="77777777" w:rsidR="006E4B59" w:rsidRPr="006E4B59" w:rsidRDefault="006E4B59" w:rsidP="006E4B59">
      <w:pPr>
        <w:pStyle w:val="Code"/>
        <w:rPr>
          <w:highlight w:val="white"/>
        </w:rPr>
      </w:pPr>
      <w:r w:rsidRPr="006E4B59">
        <w:rPr>
          <w:highlight w:val="white"/>
        </w:rPr>
        <w:t xml:space="preserve">        {MiddleOperator.BinarySubtract, AssemblyOperator.sub},</w:t>
      </w:r>
    </w:p>
    <w:p w14:paraId="15393663" w14:textId="77777777" w:rsidR="006E4B59" w:rsidRPr="006E4B59" w:rsidRDefault="006E4B59" w:rsidP="006E4B59">
      <w:pPr>
        <w:pStyle w:val="Code"/>
        <w:rPr>
          <w:highlight w:val="white"/>
        </w:rPr>
      </w:pPr>
      <w:r w:rsidRPr="006E4B59">
        <w:rPr>
          <w:highlight w:val="white"/>
        </w:rPr>
        <w:t xml:space="preserve">        {MiddleOperator.BitwiseAnd, AssemblyOperator.and},</w:t>
      </w:r>
    </w:p>
    <w:p w14:paraId="4EE8420A" w14:textId="77777777" w:rsidR="006E4B59" w:rsidRPr="006E4B59" w:rsidRDefault="006E4B59" w:rsidP="006E4B59">
      <w:pPr>
        <w:pStyle w:val="Code"/>
        <w:rPr>
          <w:highlight w:val="white"/>
        </w:rPr>
      </w:pPr>
      <w:r w:rsidRPr="006E4B59">
        <w:rPr>
          <w:highlight w:val="white"/>
        </w:rPr>
        <w:t xml:space="preserve">        {MiddleOperator.BitwiseOr, AssemblyOperator.or},</w:t>
      </w:r>
    </w:p>
    <w:p w14:paraId="3F3A5DD0" w14:textId="77777777" w:rsidR="006E4B59" w:rsidRPr="006E4B59" w:rsidRDefault="006E4B59" w:rsidP="006E4B59">
      <w:pPr>
        <w:pStyle w:val="Code"/>
        <w:rPr>
          <w:highlight w:val="white"/>
        </w:rPr>
      </w:pPr>
      <w:r w:rsidRPr="006E4B59">
        <w:rPr>
          <w:highlight w:val="white"/>
        </w:rPr>
        <w:t xml:space="preserve">        {MiddleOperator.BitwiseXOr, AssemblyOperator.xor},</w:t>
      </w:r>
    </w:p>
    <w:p w14:paraId="3D2DC8C8" w14:textId="77777777" w:rsidR="006E4B59" w:rsidRPr="006E4B59" w:rsidRDefault="006E4B59" w:rsidP="006E4B59">
      <w:pPr>
        <w:pStyle w:val="Code"/>
        <w:rPr>
          <w:highlight w:val="white"/>
        </w:rPr>
      </w:pPr>
      <w:r w:rsidRPr="006E4B59">
        <w:rPr>
          <w:highlight w:val="white"/>
        </w:rPr>
        <w:t xml:space="preserve">        {MiddleOperator.ShiftLeft, AssemblyOperator.shl},</w:t>
      </w:r>
    </w:p>
    <w:p w14:paraId="207C80CB" w14:textId="77777777" w:rsidR="006E4B59" w:rsidRPr="006E4B59" w:rsidRDefault="006E4B59" w:rsidP="006E4B59">
      <w:pPr>
        <w:pStyle w:val="Code"/>
        <w:rPr>
          <w:highlight w:val="white"/>
        </w:rPr>
      </w:pPr>
      <w:r w:rsidRPr="006E4B59">
        <w:rPr>
          <w:highlight w:val="white"/>
        </w:rPr>
        <w:t xml:space="preserve">        {MiddleOperator.ShiftRight, AssemblyOperator.shr},</w:t>
      </w:r>
    </w:p>
    <w:p w14:paraId="6365A0F1" w14:textId="77777777" w:rsidR="006E4B59" w:rsidRPr="006E4B59" w:rsidRDefault="006E4B59" w:rsidP="006E4B59">
      <w:pPr>
        <w:pStyle w:val="Code"/>
        <w:rPr>
          <w:highlight w:val="white"/>
        </w:rPr>
      </w:pPr>
      <w:r w:rsidRPr="006E4B59">
        <w:rPr>
          <w:highlight w:val="white"/>
        </w:rPr>
        <w:t xml:space="preserve">        {MiddleOperator.Equal, AssemblyOperator.je},</w:t>
      </w:r>
    </w:p>
    <w:p w14:paraId="4CDC3C67" w14:textId="77777777" w:rsidR="006E4B59" w:rsidRPr="006E4B59" w:rsidRDefault="006E4B59" w:rsidP="006E4B59">
      <w:pPr>
        <w:pStyle w:val="Code"/>
        <w:rPr>
          <w:highlight w:val="white"/>
        </w:rPr>
      </w:pPr>
      <w:r w:rsidRPr="006E4B59">
        <w:rPr>
          <w:highlight w:val="white"/>
        </w:rPr>
        <w:t xml:space="preserve">        {MiddleOperator.NotEqual, AssemblyOperator.jne},</w:t>
      </w:r>
    </w:p>
    <w:p w14:paraId="3806291D" w14:textId="77777777" w:rsidR="006E4B59" w:rsidRPr="006E4B59" w:rsidRDefault="006E4B59" w:rsidP="006E4B59">
      <w:pPr>
        <w:pStyle w:val="Code"/>
        <w:rPr>
          <w:highlight w:val="white"/>
        </w:rPr>
      </w:pPr>
      <w:r w:rsidRPr="006E4B59">
        <w:rPr>
          <w:highlight w:val="white"/>
        </w:rPr>
        <w:t xml:space="preserve">        {MiddleOperator.Carry, AssemblyOperator.jc},</w:t>
      </w:r>
    </w:p>
    <w:p w14:paraId="5F641460" w14:textId="77777777" w:rsidR="006E4B59" w:rsidRPr="006E4B59" w:rsidRDefault="006E4B59" w:rsidP="006E4B59">
      <w:pPr>
        <w:pStyle w:val="Code"/>
        <w:rPr>
          <w:highlight w:val="white"/>
        </w:rPr>
      </w:pPr>
      <w:r w:rsidRPr="006E4B59">
        <w:rPr>
          <w:highlight w:val="white"/>
        </w:rPr>
        <w:t xml:space="preserve">        {MiddleOperator.NotCarry, AssemblyOperator.jnc},</w:t>
      </w:r>
    </w:p>
    <w:p w14:paraId="1D6E94B9" w14:textId="77777777" w:rsidR="006E4B59" w:rsidRPr="006E4B59" w:rsidRDefault="006E4B59" w:rsidP="006E4B59">
      <w:pPr>
        <w:pStyle w:val="Code"/>
        <w:rPr>
          <w:highlight w:val="white"/>
        </w:rPr>
      </w:pPr>
      <w:r w:rsidRPr="006E4B59">
        <w:rPr>
          <w:highlight w:val="white"/>
        </w:rPr>
        <w:t xml:space="preserve">        {MiddleOperator.Compare, AssemblyOperator.cmp},</w:t>
      </w:r>
    </w:p>
    <w:p w14:paraId="364C3BA0" w14:textId="77777777" w:rsidR="006E4B59" w:rsidRPr="006E4B59" w:rsidRDefault="006E4B59" w:rsidP="006E4B59">
      <w:pPr>
        <w:pStyle w:val="Code"/>
        <w:rPr>
          <w:highlight w:val="white"/>
        </w:rPr>
      </w:pPr>
      <w:r w:rsidRPr="006E4B59">
        <w:rPr>
          <w:highlight w:val="white"/>
        </w:rPr>
        <w:t xml:space="preserve">        {MiddleOperator.SignedLessThan, AssemblyOperator.jl},</w:t>
      </w:r>
    </w:p>
    <w:p w14:paraId="2598285E" w14:textId="77777777" w:rsidR="006E4B59" w:rsidRPr="006E4B59" w:rsidRDefault="006E4B59" w:rsidP="006E4B59">
      <w:pPr>
        <w:pStyle w:val="Code"/>
        <w:rPr>
          <w:highlight w:val="white"/>
        </w:rPr>
      </w:pPr>
      <w:r w:rsidRPr="006E4B59">
        <w:rPr>
          <w:highlight w:val="white"/>
        </w:rPr>
        <w:t xml:space="preserve">        {MiddleOperator.SignedLessThanEqual,AssemblyOperator.jle},</w:t>
      </w:r>
    </w:p>
    <w:p w14:paraId="59515D50" w14:textId="77777777" w:rsidR="006E4B59" w:rsidRPr="006E4B59" w:rsidRDefault="006E4B59" w:rsidP="006E4B59">
      <w:pPr>
        <w:pStyle w:val="Code"/>
        <w:rPr>
          <w:highlight w:val="white"/>
        </w:rPr>
      </w:pPr>
      <w:r w:rsidRPr="006E4B59">
        <w:rPr>
          <w:highlight w:val="white"/>
        </w:rPr>
        <w:t xml:space="preserve">        {MiddleOperator.SignedGreaterThan, AssemblyOperator.jg},</w:t>
      </w:r>
    </w:p>
    <w:p w14:paraId="2175A4A0" w14:textId="77777777" w:rsidR="006E4B59" w:rsidRPr="006E4B59" w:rsidRDefault="006E4B59" w:rsidP="006E4B59">
      <w:pPr>
        <w:pStyle w:val="Code"/>
        <w:rPr>
          <w:highlight w:val="white"/>
        </w:rPr>
      </w:pPr>
      <w:r w:rsidRPr="006E4B59">
        <w:rPr>
          <w:highlight w:val="white"/>
        </w:rPr>
        <w:t xml:space="preserve">        {MiddleOperator.SignedGreaterThanEqual, AssemblyOperator.jge},</w:t>
      </w:r>
    </w:p>
    <w:p w14:paraId="39394A71" w14:textId="77777777" w:rsidR="006E4B59" w:rsidRPr="006E4B59" w:rsidRDefault="006E4B59" w:rsidP="006E4B59">
      <w:pPr>
        <w:pStyle w:val="Code"/>
        <w:rPr>
          <w:highlight w:val="white"/>
        </w:rPr>
      </w:pPr>
      <w:r w:rsidRPr="006E4B59">
        <w:rPr>
          <w:highlight w:val="white"/>
        </w:rPr>
        <w:t xml:space="preserve">        {MiddleOperator.UnsignedLessThan, AssemblyOperator.jb},</w:t>
      </w:r>
    </w:p>
    <w:p w14:paraId="65E9B35B" w14:textId="77777777" w:rsidR="006E4B59" w:rsidRPr="006E4B59" w:rsidRDefault="006E4B59" w:rsidP="006E4B59">
      <w:pPr>
        <w:pStyle w:val="Code"/>
        <w:rPr>
          <w:highlight w:val="white"/>
        </w:rPr>
      </w:pPr>
      <w:r w:rsidRPr="006E4B59">
        <w:rPr>
          <w:highlight w:val="white"/>
        </w:rPr>
        <w:t xml:space="preserve">        {MiddleOperator.UnsignedLessThanEqual, AssemblyOperator.jbe},</w:t>
      </w:r>
    </w:p>
    <w:p w14:paraId="51928FE3" w14:textId="77777777" w:rsidR="006E4B59" w:rsidRPr="006E4B59" w:rsidRDefault="006E4B59" w:rsidP="006E4B59">
      <w:pPr>
        <w:pStyle w:val="Code"/>
        <w:rPr>
          <w:highlight w:val="white"/>
        </w:rPr>
      </w:pPr>
      <w:r w:rsidRPr="006E4B59">
        <w:rPr>
          <w:highlight w:val="white"/>
        </w:rPr>
        <w:t xml:space="preserve">        {MiddleOperator.UnsignedGreaterThan, AssemblyOperator.ja},</w:t>
      </w:r>
    </w:p>
    <w:p w14:paraId="7EA6CB88" w14:textId="77777777" w:rsidR="006E4B59" w:rsidRPr="006E4B59" w:rsidRDefault="006E4B59" w:rsidP="006E4B59">
      <w:pPr>
        <w:pStyle w:val="Code"/>
        <w:rPr>
          <w:highlight w:val="white"/>
        </w:rPr>
      </w:pPr>
      <w:r w:rsidRPr="006E4B59">
        <w:rPr>
          <w:highlight w:val="white"/>
        </w:rPr>
        <w:t xml:space="preserve">        {MiddleOperator.UnsignedGreaterThanEqual, AssemblyOperator.jae}};</w:t>
      </w:r>
    </w:p>
    <w:p w14:paraId="5FDB18F7" w14:textId="77777777" w:rsidR="006E4B59" w:rsidRPr="006E4B59" w:rsidRDefault="006E4B59" w:rsidP="006E4B59">
      <w:pPr>
        <w:pStyle w:val="Code"/>
        <w:rPr>
          <w:highlight w:val="white"/>
        </w:rPr>
      </w:pPr>
    </w:p>
    <w:p w14:paraId="73599F9B" w14:textId="77777777" w:rsidR="006E4B59" w:rsidRPr="006E4B59" w:rsidRDefault="006E4B59" w:rsidP="006E4B59">
      <w:pPr>
        <w:pStyle w:val="Code"/>
        <w:rPr>
          <w:highlight w:val="white"/>
        </w:rPr>
      </w:pPr>
      <w:r w:rsidRPr="006E4B59">
        <w:rPr>
          <w:highlight w:val="white"/>
        </w:rPr>
        <w:t xml:space="preserve">    public void IntegralUnary(MiddleCode middleCode) {</w:t>
      </w:r>
    </w:p>
    <w:p w14:paraId="504D0261" w14:textId="77777777" w:rsidR="006E4B59" w:rsidRPr="006E4B59" w:rsidRDefault="006E4B59" w:rsidP="006E4B59">
      <w:pPr>
        <w:pStyle w:val="Code"/>
        <w:rPr>
          <w:highlight w:val="white"/>
        </w:rPr>
      </w:pPr>
      <w:r w:rsidRPr="006E4B59">
        <w:rPr>
          <w:highlight w:val="white"/>
        </w:rPr>
        <w:t xml:space="preserve">      Symbol resultSymbol = (Symbol)middleCode[0],</w:t>
      </w:r>
    </w:p>
    <w:p w14:paraId="356133DB" w14:textId="77777777" w:rsidR="006E4B59" w:rsidRPr="006E4B59" w:rsidRDefault="006E4B59" w:rsidP="006E4B59">
      <w:pPr>
        <w:pStyle w:val="Code"/>
        <w:rPr>
          <w:highlight w:val="white"/>
        </w:rPr>
      </w:pPr>
      <w:r w:rsidRPr="006E4B59">
        <w:rPr>
          <w:highlight w:val="white"/>
        </w:rPr>
        <w:lastRenderedPageBreak/>
        <w:t xml:space="preserve">             unarySymbol = (Symbol)middleCode[1];</w:t>
      </w:r>
    </w:p>
    <w:p w14:paraId="6D0F329F" w14:textId="77777777" w:rsidR="006E4B59" w:rsidRPr="006E4B59" w:rsidRDefault="006E4B59" w:rsidP="006E4B59">
      <w:pPr>
        <w:pStyle w:val="Code"/>
        <w:rPr>
          <w:highlight w:val="white"/>
        </w:rPr>
      </w:pPr>
      <w:r w:rsidRPr="006E4B59">
        <w:rPr>
          <w:highlight w:val="white"/>
        </w:rPr>
        <w:t xml:space="preserve">      IntegralUnary(middleCode.Operator, resultSymbol, unarySymbol);</w:t>
      </w:r>
    </w:p>
    <w:p w14:paraId="7B15E456" w14:textId="77777777" w:rsidR="006E4B59" w:rsidRPr="006E4B59" w:rsidRDefault="006E4B59" w:rsidP="006E4B59">
      <w:pPr>
        <w:pStyle w:val="Code"/>
        <w:rPr>
          <w:highlight w:val="white"/>
        </w:rPr>
      </w:pPr>
      <w:r w:rsidRPr="006E4B59">
        <w:rPr>
          <w:highlight w:val="white"/>
        </w:rPr>
        <w:t xml:space="preserve">    }</w:t>
      </w:r>
    </w:p>
    <w:p w14:paraId="7238C013" w14:textId="77777777" w:rsidR="006E4B59" w:rsidRDefault="006E4B59" w:rsidP="006E4B59">
      <w:pPr>
        <w:pStyle w:val="Code"/>
        <w:rPr>
          <w:highlight w:val="white"/>
        </w:rPr>
      </w:pPr>
    </w:p>
    <w:p w14:paraId="573BF5D6" w14:textId="33201E57" w:rsidR="006E4B59" w:rsidRPr="006E4B59" w:rsidRDefault="006E4B59" w:rsidP="006E4B59">
      <w:pPr>
        <w:pStyle w:val="Code"/>
        <w:rPr>
          <w:highlight w:val="white"/>
        </w:rPr>
      </w:pPr>
      <w:r w:rsidRPr="006E4B59">
        <w:rPr>
          <w:highlight w:val="white"/>
        </w:rPr>
        <w:t xml:space="preserve">    public void IntegralUnary(MiddleOperator middleOperator,</w:t>
      </w:r>
    </w:p>
    <w:p w14:paraId="3253065C" w14:textId="77777777" w:rsidR="006E4B59" w:rsidRPr="006E4B59" w:rsidRDefault="006E4B59" w:rsidP="006E4B59">
      <w:pPr>
        <w:pStyle w:val="Code"/>
        <w:rPr>
          <w:highlight w:val="white"/>
        </w:rPr>
      </w:pPr>
      <w:r w:rsidRPr="006E4B59">
        <w:rPr>
          <w:highlight w:val="white"/>
        </w:rPr>
        <w:t xml:space="preserve">                              Symbol resultSymbol, Symbol unarySymbol) {</w:t>
      </w:r>
    </w:p>
    <w:p w14:paraId="3627B550" w14:textId="77777777" w:rsidR="006E4B59" w:rsidRPr="006E4B59" w:rsidRDefault="006E4B59" w:rsidP="006E4B59">
      <w:pPr>
        <w:pStyle w:val="Code"/>
        <w:rPr>
          <w:highlight w:val="white"/>
        </w:rPr>
      </w:pPr>
      <w:r w:rsidRPr="006E4B59">
        <w:rPr>
          <w:highlight w:val="white"/>
        </w:rPr>
        <w:t xml:space="preserve">      AssemblyOperator objectOperator =</w:t>
      </w:r>
    </w:p>
    <w:p w14:paraId="2C639940" w14:textId="77777777" w:rsidR="006E4B59" w:rsidRPr="006E4B59" w:rsidRDefault="006E4B59" w:rsidP="006E4B59">
      <w:pPr>
        <w:pStyle w:val="Code"/>
        <w:rPr>
          <w:highlight w:val="white"/>
        </w:rPr>
      </w:pPr>
      <w:r w:rsidRPr="006E4B59">
        <w:rPr>
          <w:highlight w:val="white"/>
        </w:rPr>
        <w:t xml:space="preserve">        m_middleToIntegralMap[middleOperator];</w:t>
      </w:r>
    </w:p>
    <w:p w14:paraId="03FB0844" w14:textId="77777777" w:rsidR="006E4B59" w:rsidRPr="006E4B59" w:rsidRDefault="006E4B59" w:rsidP="006E4B59">
      <w:pPr>
        <w:pStyle w:val="Code"/>
        <w:rPr>
          <w:highlight w:val="white"/>
        </w:rPr>
      </w:pPr>
      <w:r w:rsidRPr="006E4B59">
        <w:rPr>
          <w:highlight w:val="white"/>
        </w:rPr>
        <w:t xml:space="preserve">      int typeSize = unarySymbol.Type.SizeArray();</w:t>
      </w:r>
    </w:p>
    <w:p w14:paraId="5078CE47" w14:textId="77777777" w:rsidR="006E4B59" w:rsidRPr="006E4B59" w:rsidRDefault="006E4B59" w:rsidP="006E4B59">
      <w:pPr>
        <w:pStyle w:val="Code"/>
        <w:rPr>
          <w:highlight w:val="white"/>
        </w:rPr>
      </w:pPr>
    </w:p>
    <w:p w14:paraId="458E4EC3" w14:textId="77777777" w:rsidR="006E4B59" w:rsidRPr="006E4B59" w:rsidRDefault="006E4B59" w:rsidP="006E4B59">
      <w:pPr>
        <w:pStyle w:val="Code"/>
        <w:rPr>
          <w:highlight w:val="white"/>
        </w:rPr>
      </w:pPr>
      <w:r w:rsidRPr="006E4B59">
        <w:rPr>
          <w:highlight w:val="white"/>
        </w:rPr>
        <w:t xml:space="preserve">      Track unaryTrack = null;</w:t>
      </w:r>
    </w:p>
    <w:p w14:paraId="7F7067ED" w14:textId="77777777" w:rsidR="006E4B59" w:rsidRPr="006E4B59" w:rsidRDefault="006E4B59" w:rsidP="006E4B59">
      <w:pPr>
        <w:pStyle w:val="Code"/>
        <w:rPr>
          <w:highlight w:val="white"/>
        </w:rPr>
      </w:pPr>
      <w:r w:rsidRPr="006E4B59">
        <w:rPr>
          <w:highlight w:val="white"/>
        </w:rPr>
        <w:t xml:space="preserve">      m_trackMap.TryGetValue(unarySymbol, out unaryTrack);</w:t>
      </w:r>
    </w:p>
    <w:p w14:paraId="59D2B1DC" w14:textId="77777777" w:rsidR="006E4B59" w:rsidRDefault="006E4B59" w:rsidP="006E4B59">
      <w:pPr>
        <w:pStyle w:val="Code"/>
        <w:rPr>
          <w:highlight w:val="white"/>
        </w:rPr>
      </w:pPr>
    </w:p>
    <w:p w14:paraId="56B7D071" w14:textId="67DE64EC" w:rsidR="006E4B59" w:rsidRPr="006E4B59" w:rsidRDefault="006E4B59" w:rsidP="006E4B59">
      <w:pPr>
        <w:pStyle w:val="Code"/>
        <w:rPr>
          <w:highlight w:val="white"/>
        </w:rPr>
      </w:pPr>
      <w:r w:rsidRPr="006E4B59">
        <w:rPr>
          <w:highlight w:val="white"/>
        </w:rPr>
        <w:t xml:space="preserve">      if (unarySymbol.Value is BigInteger) {</w:t>
      </w:r>
    </w:p>
    <w:p w14:paraId="64C45871" w14:textId="77777777" w:rsidR="006E4B59" w:rsidRPr="006E4B59" w:rsidRDefault="006E4B59" w:rsidP="006E4B59">
      <w:pPr>
        <w:pStyle w:val="Code"/>
        <w:rPr>
          <w:highlight w:val="white"/>
        </w:rPr>
      </w:pPr>
      <w:r w:rsidRPr="006E4B59">
        <w:rPr>
          <w:highlight w:val="white"/>
        </w:rPr>
        <w:t xml:space="preserve">        SymbolTable.StaticSet.Add(ConstantExpression.Value(unarySymbol));</w:t>
      </w:r>
    </w:p>
    <w:p w14:paraId="6D6A086B" w14:textId="77777777" w:rsidR="006E4B59" w:rsidRDefault="006E4B59" w:rsidP="006E4B59">
      <w:pPr>
        <w:pStyle w:val="Code"/>
        <w:rPr>
          <w:highlight w:val="white"/>
        </w:rPr>
      </w:pPr>
      <w:r w:rsidRPr="006E4B59">
        <w:rPr>
          <w:highlight w:val="white"/>
        </w:rPr>
        <w:t xml:space="preserve">        AddAssemblyCode(objectOperator, unarySymbol.UniqueName,</w:t>
      </w:r>
    </w:p>
    <w:p w14:paraId="5B81CC47" w14:textId="74955E72" w:rsidR="006E4B59" w:rsidRPr="006E4B59" w:rsidRDefault="006E4B59" w:rsidP="006E4B59">
      <w:pPr>
        <w:pStyle w:val="Code"/>
        <w:rPr>
          <w:highlight w:val="white"/>
        </w:rPr>
      </w:pPr>
      <w:r>
        <w:rPr>
          <w:highlight w:val="white"/>
        </w:rPr>
        <w:t xml:space="preserve">                       </w:t>
      </w:r>
      <w:r w:rsidRPr="006E4B59">
        <w:rPr>
          <w:highlight w:val="white"/>
        </w:rPr>
        <w:t xml:space="preserve"> 0, null, typeSize);</w:t>
      </w:r>
    </w:p>
    <w:p w14:paraId="1D86A8D8" w14:textId="77777777" w:rsidR="006E4B59" w:rsidRPr="006E4B59" w:rsidRDefault="006E4B59" w:rsidP="006E4B59">
      <w:pPr>
        <w:pStyle w:val="Code"/>
        <w:rPr>
          <w:highlight w:val="white"/>
        </w:rPr>
      </w:pPr>
      <w:r w:rsidRPr="006E4B59">
        <w:rPr>
          <w:highlight w:val="white"/>
        </w:rPr>
        <w:t xml:space="preserve">      }</w:t>
      </w:r>
    </w:p>
    <w:p w14:paraId="2DB40A02" w14:textId="45CC0EF0" w:rsidR="00536DDA" w:rsidRPr="00536DDA" w:rsidRDefault="00720D40" w:rsidP="00720D40">
      <w:pPr>
        <w:rPr>
          <w:highlight w:val="white"/>
        </w:rPr>
      </w:pPr>
      <w:r>
        <w:rPr>
          <w:highlight w:val="white"/>
        </w:rPr>
        <w:t xml:space="preserve">We have to cases. If the result symbol equals the unary symbol, we do not need to </w:t>
      </w:r>
      <w:r w:rsidR="006D1DCB">
        <w:rPr>
          <w:highlight w:val="white"/>
        </w:rPr>
        <w:t>use</w:t>
      </w:r>
      <w:r>
        <w:rPr>
          <w:highlight w:val="white"/>
        </w:rPr>
        <w:t xml:space="preserve"> a register. </w:t>
      </w:r>
      <w:r w:rsidR="008D7C93">
        <w:rPr>
          <w:highlight w:val="white"/>
        </w:rPr>
        <w:t xml:space="preserve">We can just </w:t>
      </w:r>
      <w:r w:rsidR="006719E8">
        <w:rPr>
          <w:highlight w:val="white"/>
        </w:rPr>
        <w:t>perform</w:t>
      </w:r>
      <w:r w:rsidR="008D7C93">
        <w:rPr>
          <w:highlight w:val="white"/>
        </w:rPr>
        <w:t xml:space="preserve"> the operation directly on the address</w:t>
      </w:r>
      <w:r w:rsidR="0098440F">
        <w:rPr>
          <w:highlight w:val="white"/>
        </w:rPr>
        <w:t xml:space="preserve"> of the symbol</w:t>
      </w:r>
      <w:r w:rsidR="008D7C93">
        <w:rPr>
          <w:highlight w:val="white"/>
        </w:rPr>
        <w:t>.</w:t>
      </w:r>
      <w:r w:rsidR="0098440F">
        <w:rPr>
          <w:highlight w:val="white"/>
        </w:rPr>
        <w:t xml:space="preserve"> Unless the operator is unary addition, in which case we do nothing</w:t>
      </w:r>
      <w:r w:rsidR="00FC6625">
        <w:rPr>
          <w:highlight w:val="white"/>
        </w:rPr>
        <w:t>.</w:t>
      </w:r>
    </w:p>
    <w:p w14:paraId="028874FD" w14:textId="77777777" w:rsidR="00CD165F" w:rsidRPr="001E3C9F" w:rsidRDefault="00CD165F" w:rsidP="001E3C9F">
      <w:pPr>
        <w:pStyle w:val="Code"/>
        <w:rPr>
          <w:highlight w:val="white"/>
        </w:rPr>
      </w:pPr>
      <w:r w:rsidRPr="001E3C9F">
        <w:rPr>
          <w:highlight w:val="white"/>
        </w:rPr>
        <w:t xml:space="preserve">      else if (resultSymbol == unarySymbol) {</w:t>
      </w:r>
    </w:p>
    <w:p w14:paraId="47FCB27A" w14:textId="77777777" w:rsidR="00CD165F" w:rsidRPr="001E3C9F" w:rsidRDefault="00CD165F" w:rsidP="001E3C9F">
      <w:pPr>
        <w:pStyle w:val="Code"/>
        <w:rPr>
          <w:highlight w:val="white"/>
        </w:rPr>
      </w:pPr>
      <w:r w:rsidRPr="001E3C9F">
        <w:rPr>
          <w:highlight w:val="white"/>
        </w:rPr>
        <w:t xml:space="preserve">        Assert.ErrorXXX(unaryTrack == null);</w:t>
      </w:r>
    </w:p>
    <w:p w14:paraId="4457BE60" w14:textId="77777777" w:rsidR="00CD165F" w:rsidRPr="001E3C9F" w:rsidRDefault="00CD165F" w:rsidP="001E3C9F">
      <w:pPr>
        <w:pStyle w:val="Code"/>
        <w:rPr>
          <w:highlight w:val="white"/>
        </w:rPr>
      </w:pPr>
      <w:r w:rsidRPr="001E3C9F">
        <w:rPr>
          <w:highlight w:val="white"/>
        </w:rPr>
        <w:t xml:space="preserve">        if (middleOperator != MiddleOperator.UnaryAdd) {</w:t>
      </w:r>
    </w:p>
    <w:p w14:paraId="752F415D" w14:textId="77777777" w:rsidR="00CD165F" w:rsidRPr="001E3C9F" w:rsidRDefault="00CD165F" w:rsidP="001E3C9F">
      <w:pPr>
        <w:pStyle w:val="Code"/>
        <w:rPr>
          <w:highlight w:val="white"/>
        </w:rPr>
      </w:pPr>
      <w:r w:rsidRPr="001E3C9F">
        <w:rPr>
          <w:highlight w:val="white"/>
        </w:rPr>
        <w:t xml:space="preserve">          AddAssemblyCode(objectOperator, Base(unarySymbol),</w:t>
      </w:r>
    </w:p>
    <w:p w14:paraId="30EB7A7B" w14:textId="77777777" w:rsidR="00CD165F" w:rsidRPr="001E3C9F" w:rsidRDefault="00CD165F" w:rsidP="001E3C9F">
      <w:pPr>
        <w:pStyle w:val="Code"/>
        <w:rPr>
          <w:highlight w:val="white"/>
        </w:rPr>
      </w:pPr>
      <w:r w:rsidRPr="001E3C9F">
        <w:rPr>
          <w:highlight w:val="white"/>
        </w:rPr>
        <w:t xml:space="preserve">                          Offset(unarySymbol), null, typeSize);</w:t>
      </w:r>
    </w:p>
    <w:p w14:paraId="54C69786" w14:textId="77777777" w:rsidR="00CD165F" w:rsidRPr="001E3C9F" w:rsidRDefault="00CD165F" w:rsidP="001E3C9F">
      <w:pPr>
        <w:pStyle w:val="Code"/>
        <w:rPr>
          <w:highlight w:val="white"/>
        </w:rPr>
      </w:pPr>
      <w:r w:rsidRPr="001E3C9F">
        <w:rPr>
          <w:highlight w:val="white"/>
        </w:rPr>
        <w:t xml:space="preserve">        }</w:t>
      </w:r>
    </w:p>
    <w:p w14:paraId="61AFDD86" w14:textId="77777777" w:rsidR="00CD165F" w:rsidRPr="001E3C9F" w:rsidRDefault="00CD165F" w:rsidP="001E3C9F">
      <w:pPr>
        <w:pStyle w:val="Code"/>
        <w:rPr>
          <w:highlight w:val="white"/>
        </w:rPr>
      </w:pPr>
      <w:r w:rsidRPr="001E3C9F">
        <w:rPr>
          <w:highlight w:val="white"/>
        </w:rPr>
        <w:t xml:space="preserve">      }</w:t>
      </w:r>
    </w:p>
    <w:p w14:paraId="7E539363" w14:textId="4A3BD8A5" w:rsidR="00F36F0F" w:rsidRDefault="00CD0530" w:rsidP="00063686">
      <w:pPr>
        <w:rPr>
          <w:highlight w:val="white"/>
        </w:rPr>
      </w:pPr>
      <w:r>
        <w:rPr>
          <w:highlight w:val="white"/>
        </w:rPr>
        <w:t xml:space="preserve">If the result symbol does not equal </w:t>
      </w:r>
      <w:r w:rsidR="00A361CA">
        <w:rPr>
          <w:highlight w:val="white"/>
        </w:rPr>
        <w:t>the unary symbol, we cannot perform the operation directly</w:t>
      </w:r>
      <w:r w:rsidR="00F36F0F">
        <w:rPr>
          <w:highlight w:val="white"/>
        </w:rPr>
        <w:t>. We need to store the value in a register, perform the operation on the register, and store its value in the result symbol.</w:t>
      </w:r>
      <w:r w:rsidR="002E7D9B">
        <w:rPr>
          <w:highlight w:val="white"/>
        </w:rPr>
        <w:t xml:space="preserve"> Again, unless the operator is unary addition, in which case we do </w:t>
      </w:r>
      <w:r w:rsidR="00FE27A8">
        <w:rPr>
          <w:highlight w:val="white"/>
        </w:rPr>
        <w:t>not perform the operations.</w:t>
      </w:r>
      <w:r w:rsidR="002E7D9B">
        <w:rPr>
          <w:highlight w:val="white"/>
        </w:rPr>
        <w:t xml:space="preserve"> However, the </w:t>
      </w:r>
      <w:r w:rsidR="00FE27A8">
        <w:rPr>
          <w:highlight w:val="white"/>
        </w:rPr>
        <w:t>value is stored in the same way as the other operators.</w:t>
      </w:r>
    </w:p>
    <w:p w14:paraId="49C3065B" w14:textId="77777777" w:rsidR="00536DDA" w:rsidRPr="00536DDA" w:rsidRDefault="00536DDA" w:rsidP="00536DDA">
      <w:pPr>
        <w:pStyle w:val="Code"/>
        <w:rPr>
          <w:highlight w:val="white"/>
        </w:rPr>
      </w:pPr>
      <w:r w:rsidRPr="00536DDA">
        <w:rPr>
          <w:highlight w:val="white"/>
        </w:rPr>
        <w:t xml:space="preserve">      else {</w:t>
      </w:r>
    </w:p>
    <w:p w14:paraId="59D7B742" w14:textId="4768538D" w:rsidR="00536DDA" w:rsidRDefault="00536DDA" w:rsidP="00536DDA">
      <w:pPr>
        <w:pStyle w:val="Code"/>
        <w:rPr>
          <w:highlight w:val="white"/>
        </w:rPr>
      </w:pPr>
      <w:r w:rsidRPr="00536DDA">
        <w:rPr>
          <w:highlight w:val="white"/>
        </w:rPr>
        <w:t xml:space="preserve">        unaryTrack = LoadValueToRegister(unarySymbol);</w:t>
      </w:r>
    </w:p>
    <w:p w14:paraId="085A2609" w14:textId="77777777" w:rsidR="0018486C" w:rsidRPr="00536DDA" w:rsidRDefault="0018486C" w:rsidP="00536DDA">
      <w:pPr>
        <w:pStyle w:val="Code"/>
        <w:rPr>
          <w:highlight w:val="white"/>
        </w:rPr>
      </w:pPr>
    </w:p>
    <w:p w14:paraId="2692BEDD" w14:textId="77777777" w:rsidR="0018486C" w:rsidRDefault="0018486C" w:rsidP="0018486C">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58A8F38C" w14:textId="07F60980" w:rsidR="00536DDA" w:rsidRDefault="0018486C" w:rsidP="00536DDA">
      <w:pPr>
        <w:pStyle w:val="Code"/>
        <w:rPr>
          <w:highlight w:val="white"/>
        </w:rPr>
      </w:pPr>
      <w:r>
        <w:rPr>
          <w:highlight w:val="white"/>
        </w:rPr>
        <w:t xml:space="preserve">  </w:t>
      </w:r>
      <w:r w:rsidR="00536DDA" w:rsidRPr="00536DDA">
        <w:rPr>
          <w:highlight w:val="white"/>
        </w:rPr>
        <w:t xml:space="preserve">        AddAssemblyCode(objectOperator, unaryTrack);</w:t>
      </w:r>
    </w:p>
    <w:p w14:paraId="04D7336B" w14:textId="271E1069" w:rsidR="0018486C" w:rsidRPr="00536DDA" w:rsidRDefault="0018486C" w:rsidP="00536DDA">
      <w:pPr>
        <w:pStyle w:val="Code"/>
        <w:rPr>
          <w:highlight w:val="white"/>
        </w:rPr>
      </w:pPr>
      <w:r>
        <w:rPr>
          <w:highlight w:val="white"/>
        </w:rPr>
        <w:t xml:space="preserve">        }</w:t>
      </w:r>
    </w:p>
    <w:p w14:paraId="23C33380" w14:textId="2C6F99F5" w:rsidR="00536DDA" w:rsidRPr="00536DDA" w:rsidRDefault="000546B8" w:rsidP="000546B8">
      <w:pPr>
        <w:rPr>
          <w:highlight w:val="white"/>
        </w:rPr>
      </w:pPr>
      <w:r>
        <w:rPr>
          <w:highlight w:val="white"/>
        </w:rPr>
        <w:t xml:space="preserve">If the result symbol is a temporary variable, we </w:t>
      </w:r>
      <w:r w:rsidR="008120D7">
        <w:rPr>
          <w:highlight w:val="white"/>
        </w:rPr>
        <w:t>add the unary track to the result symbol in the track map.</w:t>
      </w:r>
    </w:p>
    <w:p w14:paraId="6E668BF8" w14:textId="77777777" w:rsidR="00BA7F09" w:rsidRPr="00BA7F09" w:rsidRDefault="00BA7F09" w:rsidP="00BA7F09">
      <w:pPr>
        <w:pStyle w:val="Code"/>
        <w:rPr>
          <w:highlight w:val="white"/>
        </w:rPr>
      </w:pPr>
      <w:r w:rsidRPr="00BA7F09">
        <w:rPr>
          <w:highlight w:val="white"/>
        </w:rPr>
        <w:t xml:space="preserve">        if (resultSymbol.IsTemporary()) {</w:t>
      </w:r>
    </w:p>
    <w:p w14:paraId="6F14985C" w14:textId="77777777" w:rsidR="00BA7F09" w:rsidRPr="00BA7F09" w:rsidRDefault="00BA7F09" w:rsidP="00BA7F09">
      <w:pPr>
        <w:pStyle w:val="Code"/>
        <w:rPr>
          <w:highlight w:val="white"/>
        </w:rPr>
      </w:pPr>
      <w:r w:rsidRPr="00BA7F09">
        <w:rPr>
          <w:highlight w:val="white"/>
        </w:rPr>
        <w:t xml:space="preserve">          Assert.ErrorXXX(resultSymbol.AddressSymbol == null);</w:t>
      </w:r>
    </w:p>
    <w:p w14:paraId="5EB56BB7" w14:textId="77777777" w:rsidR="00536DDA" w:rsidRPr="00536DDA" w:rsidRDefault="00536DDA" w:rsidP="00536DDA">
      <w:pPr>
        <w:pStyle w:val="Code"/>
        <w:rPr>
          <w:highlight w:val="white"/>
        </w:rPr>
      </w:pPr>
      <w:r w:rsidRPr="00536DDA">
        <w:rPr>
          <w:highlight w:val="white"/>
        </w:rPr>
        <w:t xml:space="preserve">          m_trackMap.Add(resultSymbol, unaryTrack);</w:t>
      </w:r>
    </w:p>
    <w:p w14:paraId="70F2216C" w14:textId="77777777" w:rsidR="00536DDA" w:rsidRPr="00536DDA" w:rsidRDefault="00536DDA" w:rsidP="00536DDA">
      <w:pPr>
        <w:pStyle w:val="Code"/>
        <w:rPr>
          <w:highlight w:val="white"/>
        </w:rPr>
      </w:pPr>
      <w:r w:rsidRPr="00536DDA">
        <w:rPr>
          <w:highlight w:val="white"/>
        </w:rPr>
        <w:t xml:space="preserve">        }</w:t>
      </w:r>
    </w:p>
    <w:p w14:paraId="429929E1" w14:textId="30A0228A" w:rsidR="008120D7" w:rsidRPr="00536DDA" w:rsidRDefault="008120D7" w:rsidP="008120D7">
      <w:pPr>
        <w:rPr>
          <w:highlight w:val="white"/>
        </w:rPr>
      </w:pPr>
      <w:r>
        <w:rPr>
          <w:highlight w:val="white"/>
        </w:rPr>
        <w:t xml:space="preserve">If the result symbol is </w:t>
      </w:r>
      <w:r w:rsidR="009E7754">
        <w:rPr>
          <w:highlight w:val="white"/>
        </w:rPr>
        <w:t>a regular</w:t>
      </w:r>
      <w:r>
        <w:rPr>
          <w:highlight w:val="white"/>
        </w:rPr>
        <w:t xml:space="preserve"> variable, we </w:t>
      </w:r>
      <w:r w:rsidR="00757865">
        <w:rPr>
          <w:highlight w:val="white"/>
        </w:rPr>
        <w:t xml:space="preserve">store the resulting value of the register on </w:t>
      </w:r>
      <w:r w:rsidR="007E4F5B">
        <w:rPr>
          <w:highlight w:val="white"/>
        </w:rPr>
        <w:t>its</w:t>
      </w:r>
      <w:r w:rsidR="00757865">
        <w:rPr>
          <w:highlight w:val="white"/>
        </w:rPr>
        <w:t xml:space="preserve"> address</w:t>
      </w:r>
      <w:r w:rsidR="007E4F5B">
        <w:rPr>
          <w:highlight w:val="white"/>
        </w:rPr>
        <w:t>.</w:t>
      </w:r>
    </w:p>
    <w:p w14:paraId="13F91330" w14:textId="77777777" w:rsidR="00536DDA" w:rsidRPr="00536DDA" w:rsidRDefault="00536DDA" w:rsidP="00536DDA">
      <w:pPr>
        <w:pStyle w:val="Code"/>
        <w:rPr>
          <w:highlight w:val="white"/>
        </w:rPr>
      </w:pPr>
      <w:r w:rsidRPr="00536DDA">
        <w:rPr>
          <w:highlight w:val="white"/>
        </w:rPr>
        <w:t xml:space="preserve">        else {</w:t>
      </w:r>
    </w:p>
    <w:p w14:paraId="5561E217" w14:textId="77777777" w:rsidR="00536DDA" w:rsidRPr="00536DDA" w:rsidRDefault="00536DDA" w:rsidP="00536DDA">
      <w:pPr>
        <w:pStyle w:val="Code"/>
        <w:rPr>
          <w:highlight w:val="white"/>
        </w:rPr>
      </w:pPr>
      <w:r w:rsidRPr="00536DDA">
        <w:rPr>
          <w:highlight w:val="white"/>
        </w:rPr>
        <w:t xml:space="preserve">          AddAssemblyCode(AssemblyOperator.mov, Base(resultSymbol),</w:t>
      </w:r>
    </w:p>
    <w:p w14:paraId="272B7B67" w14:textId="77777777" w:rsidR="00536DDA" w:rsidRPr="00536DDA" w:rsidRDefault="00536DDA" w:rsidP="00536DDA">
      <w:pPr>
        <w:pStyle w:val="Code"/>
        <w:rPr>
          <w:highlight w:val="white"/>
        </w:rPr>
      </w:pPr>
      <w:r w:rsidRPr="00536DDA">
        <w:rPr>
          <w:highlight w:val="white"/>
        </w:rPr>
        <w:t xml:space="preserve">                          Offset(resultSymbol), unaryTrack);</w:t>
      </w:r>
    </w:p>
    <w:p w14:paraId="4A29D93D" w14:textId="77777777" w:rsidR="00536DDA" w:rsidRPr="00536DDA" w:rsidRDefault="00536DDA" w:rsidP="00536DDA">
      <w:pPr>
        <w:pStyle w:val="Code"/>
        <w:rPr>
          <w:highlight w:val="white"/>
        </w:rPr>
      </w:pPr>
      <w:r w:rsidRPr="00536DDA">
        <w:rPr>
          <w:highlight w:val="white"/>
        </w:rPr>
        <w:t xml:space="preserve">        }</w:t>
      </w:r>
    </w:p>
    <w:p w14:paraId="5022047C" w14:textId="77777777" w:rsidR="00757865" w:rsidRDefault="00757865" w:rsidP="00757865">
      <w:pPr>
        <w:pStyle w:val="Code"/>
        <w:rPr>
          <w:highlight w:val="white"/>
        </w:rPr>
      </w:pPr>
    </w:p>
    <w:p w14:paraId="1A1B9009" w14:textId="26E9C9DC" w:rsidR="00757865" w:rsidRPr="00536DDA" w:rsidRDefault="00757865" w:rsidP="00757865">
      <w:pPr>
        <w:pStyle w:val="Code"/>
        <w:rPr>
          <w:highlight w:val="white"/>
        </w:rPr>
      </w:pPr>
      <w:r>
        <w:rPr>
          <w:highlight w:val="white"/>
        </w:rPr>
        <w:t xml:space="preserve">  </w:t>
      </w:r>
      <w:r w:rsidRPr="00536DDA">
        <w:rPr>
          <w:highlight w:val="white"/>
        </w:rPr>
        <w:t xml:space="preserve">      m_trackMap.Remove(unarySymbol);</w:t>
      </w:r>
    </w:p>
    <w:p w14:paraId="3A6FF3F6" w14:textId="50E83AE3" w:rsidR="00536DDA" w:rsidRPr="00536DDA" w:rsidRDefault="00536DDA" w:rsidP="00536DDA">
      <w:pPr>
        <w:pStyle w:val="Code"/>
        <w:rPr>
          <w:highlight w:val="white"/>
        </w:rPr>
      </w:pPr>
      <w:r w:rsidRPr="00536DDA">
        <w:rPr>
          <w:highlight w:val="white"/>
        </w:rPr>
        <w:t xml:space="preserve">      }</w:t>
      </w:r>
    </w:p>
    <w:p w14:paraId="309E3FD1" w14:textId="77777777" w:rsidR="00536DDA" w:rsidRPr="00536DDA" w:rsidRDefault="00536DDA" w:rsidP="00536DDA">
      <w:pPr>
        <w:pStyle w:val="Code"/>
        <w:rPr>
          <w:highlight w:val="white"/>
        </w:rPr>
      </w:pPr>
      <w:r w:rsidRPr="00536DDA">
        <w:rPr>
          <w:highlight w:val="white"/>
        </w:rPr>
        <w:lastRenderedPageBreak/>
        <w:t xml:space="preserve">    }</w:t>
      </w:r>
    </w:p>
    <w:p w14:paraId="5AE46892" w14:textId="1FAD5CDD" w:rsidR="000E4DA6" w:rsidRPr="00533A30" w:rsidRDefault="000E4DA6" w:rsidP="000E4DA6">
      <w:pPr>
        <w:pStyle w:val="Rubrik3"/>
        <w:rPr>
          <w:highlight w:val="white"/>
        </w:rPr>
      </w:pPr>
      <w:r>
        <w:rPr>
          <w:highlight w:val="white"/>
        </w:rPr>
        <w:t>Integral Multipl</w:t>
      </w:r>
      <w:r w:rsidR="00285456">
        <w:rPr>
          <w:highlight w:val="white"/>
        </w:rPr>
        <w:t>i</w:t>
      </w:r>
      <w:r>
        <w:rPr>
          <w:highlight w:val="white"/>
        </w:rPr>
        <w:t>cation, Division, and Modulo</w:t>
      </w:r>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 xml:space="preserve">integral </w:t>
      </w:r>
      <w:proofErr w:type="gramStart"/>
      <w:r w:rsidR="009E53E4">
        <w:rPr>
          <w:highlight w:val="white"/>
        </w:rPr>
        <w:t>operators</w:t>
      </w:r>
      <w:proofErr w:type="gramEnd"/>
      <w:r w:rsidR="009E53E4">
        <w:rPr>
          <w:highlight w:val="white"/>
        </w:rPr>
        <w:t xml:space="preserve">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 xml:space="preserve">integral operations, we cannot give an integer value directly. Instead, we </w:t>
      </w:r>
      <w:proofErr w:type="gramStart"/>
      <w:r w:rsidR="0011692D">
        <w:rPr>
          <w:highlight w:val="white"/>
        </w:rPr>
        <w:t>have to</w:t>
      </w:r>
      <w:proofErr w:type="gramEnd"/>
      <w:r w:rsidR="0011692D">
        <w:rPr>
          <w:highlight w:val="white"/>
        </w:rPr>
        <w:t xml:space="preserve">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4FE9A8ED" w:rsidR="008D520A" w:rsidRPr="00BF638D" w:rsidRDefault="00955B86" w:rsidP="00955B86">
      <w:pPr>
        <w:rPr>
          <w:highlight w:val="white"/>
        </w:rPr>
      </w:pPr>
      <w:r>
        <w:rPr>
          <w:highlight w:val="white"/>
        </w:rPr>
        <w:t>Then we clear the zero register by perfrom the exlusive-xor operation on itself, which is an effetive way to clear a register</w:t>
      </w:r>
      <w:r w:rsidR="00871B84">
        <w:rPr>
          <w:highlight w:val="white"/>
        </w:rPr>
        <w:t xml:space="preserve">, </w:t>
      </w:r>
      <w:proofErr w:type="gramStart"/>
      <w:r w:rsidR="00871B84">
        <w:rPr>
          <w:highlight w:val="white"/>
        </w:rPr>
        <w:t>in order to</w:t>
      </w:r>
      <w:proofErr w:type="gramEnd"/>
      <w:r w:rsidR="00871B84">
        <w:rPr>
          <w:highlight w:val="white"/>
        </w:rPr>
        <w:t xml:space="preserve"> provide current input to the operation.</w:t>
      </w:r>
    </w:p>
    <w:p w14:paraId="769071E3" w14:textId="26B9A37D" w:rsidR="008D520A" w:rsidRPr="00BF638D" w:rsidRDefault="008D520A" w:rsidP="00BF638D">
      <w:pPr>
        <w:pStyle w:val="Code"/>
        <w:rPr>
          <w:highlight w:val="white"/>
        </w:rPr>
      </w:pPr>
      <w:r w:rsidRPr="00BF638D">
        <w:rPr>
          <w:highlight w:val="white"/>
        </w:rPr>
        <w:lastRenderedPageBreak/>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E309DB0" w:rsidR="00BE3EA8" w:rsidRDefault="00F078AC" w:rsidP="00B6354B">
      <w:pPr>
        <w:rPr>
          <w:highlight w:val="white"/>
        </w:rPr>
      </w:pPr>
      <w:r>
        <w:rPr>
          <w:highlight w:val="white"/>
        </w:rPr>
        <w:t xml:space="preserve">When the operation is done, we need to </w:t>
      </w:r>
      <w:r w:rsidR="00B6354B">
        <w:rPr>
          <w:highlight w:val="white"/>
        </w:rPr>
        <w:t xml:space="preserve">find out whiech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77777777" w:rsidR="00E622E4" w:rsidRPr="00E622E4" w:rsidRDefault="00E622E4" w:rsidP="00E622E4">
      <w:pPr>
        <w:pStyle w:val="Code"/>
        <w:rPr>
          <w:highlight w:val="white"/>
        </w:rPr>
      </w:pPr>
      <w:r w:rsidRPr="00E622E4">
        <w:rPr>
          <w:highlight w:val="white"/>
        </w:rPr>
        <w:t xml:space="preserve">      if (resultSymbol.IsTemporary())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r w:rsidRPr="002F73EF">
        <w:rPr>
          <w:highlight w:val="white"/>
        </w:rPr>
        <w:lastRenderedPageBreak/>
        <w:t>Integral Assignment and Parameters</w:t>
      </w:r>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44D82F5D" w14:textId="77777777" w:rsidR="007D3487" w:rsidRPr="007D3487" w:rsidRDefault="007D3487" w:rsidP="007D3487">
      <w:pPr>
        <w:pStyle w:val="Code"/>
        <w:rPr>
          <w:highlight w:val="white"/>
        </w:rPr>
      </w:pPr>
      <w:r w:rsidRPr="007D3487">
        <w:rPr>
          <w:highlight w:val="white"/>
        </w:rPr>
        <w:t xml:space="preserve">      if (resultSymbol.IsTemporary())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lastRenderedPageBreak/>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If the assign symbol is an array, function, string, or static address, we move its address rather than ist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 xml:space="preserve">In case of an integer value, there is a special case due to technical limitations if the size is eight bytes. In that case we </w:t>
      </w:r>
      <w:proofErr w:type="gramStart"/>
      <w:r>
        <w:rPr>
          <w:highlight w:val="white"/>
        </w:rPr>
        <w:t>have to</w:t>
      </w:r>
      <w:proofErr w:type="gramEnd"/>
      <w:r>
        <w:rPr>
          <w:highlight w:val="white"/>
        </w:rPr>
        <w:t xml:space="preserve">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210F3F9B" w14:textId="77777777" w:rsidR="002F73EF" w:rsidRDefault="002F73EF" w:rsidP="002F73EF">
      <w:pPr>
        <w:pStyle w:val="Rubrik3"/>
        <w:rPr>
          <w:highlight w:val="white"/>
        </w:rPr>
      </w:pPr>
      <w:r>
        <w:rPr>
          <w:highlight w:val="white"/>
        </w:rPr>
        <w:t>Integral Binary</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lastRenderedPageBreak/>
        <w:t xml:space="preserve">                     leftSymbol, rightSymbol);</w:t>
      </w:r>
    </w:p>
    <w:p w14:paraId="65FD5312" w14:textId="77777777" w:rsidR="002F73EF" w:rsidRPr="00304E69" w:rsidRDefault="002F73EF" w:rsidP="002F73EF">
      <w:pPr>
        <w:pStyle w:val="Code"/>
        <w:rPr>
          <w:highlight w:val="white"/>
        </w:rPr>
      </w:pPr>
      <w:r w:rsidRPr="00304E69">
        <w:rPr>
          <w:highlight w:val="white"/>
        </w:rPr>
        <w:t xml:space="preserve">    }</w:t>
      </w:r>
    </w:p>
    <w:p w14:paraId="4268D373" w14:textId="77777777" w:rsidR="002F73EF" w:rsidRPr="00304E69" w:rsidRDefault="002F73EF" w:rsidP="002F73EF">
      <w:pPr>
        <w:pStyle w:val="Code"/>
        <w:rPr>
          <w:highlight w:val="white"/>
        </w:rPr>
      </w:pP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77777777"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w:t>
      </w:r>
      <w:proofErr w:type="gramStart"/>
      <w:r>
        <w:rPr>
          <w:highlight w:val="white"/>
        </w:rPr>
        <w:t>be  stored</w:t>
      </w:r>
      <w:proofErr w:type="gramEnd"/>
      <w:r>
        <w:rPr>
          <w:highlight w:val="white"/>
        </w:rPr>
        <w:t xml:space="preserve">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77777777"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60AF7733" w14:textId="77777777" w:rsidR="002F73EF" w:rsidRPr="00DF12BF" w:rsidRDefault="002F73EF" w:rsidP="002F73EF">
      <w:pPr>
        <w:rPr>
          <w:highlight w:val="white"/>
        </w:rPr>
      </w:pPr>
      <w:r>
        <w:rPr>
          <w:highlight w:val="white"/>
        </w:rPr>
        <w:t xml:space="preserve">If the left or right symbol is a static address with a non-zero offset or auto or register array (which offset </w:t>
      </w:r>
      <w:proofErr w:type="gramStart"/>
      <w:r>
        <w:rPr>
          <w:highlight w:val="white"/>
        </w:rPr>
        <w:t>is  always</w:t>
      </w:r>
      <w:proofErr w:type="gramEnd"/>
      <w:r>
        <w:rPr>
          <w:highlight w:val="white"/>
        </w:rPr>
        <w:t xml:space="preserve"> non-zero), we have to load to their symbol into a register. XXX</w:t>
      </w:r>
    </w:p>
    <w:p w14:paraId="467CC7FA" w14:textId="77777777" w:rsidR="002F73EF" w:rsidRPr="00304E69" w:rsidRDefault="002F73EF" w:rsidP="002F73EF">
      <w:pPr>
        <w:pStyle w:val="Code"/>
        <w:rPr>
          <w:highlight w:val="white"/>
        </w:rPr>
      </w:pPr>
      <w:r w:rsidRPr="00304E69">
        <w:rPr>
          <w:highlight w:val="white"/>
        </w:rPr>
        <w:t xml:space="preserve">      if ((leftTrack == null) &amp;&amp;</w:t>
      </w:r>
    </w:p>
    <w:p w14:paraId="3C10A39A" w14:textId="77777777" w:rsidR="002F73EF" w:rsidRPr="00304E69" w:rsidRDefault="002F73EF" w:rsidP="002F73EF">
      <w:pPr>
        <w:pStyle w:val="Code"/>
        <w:rPr>
          <w:highlight w:val="white"/>
        </w:rPr>
      </w:pPr>
      <w:r w:rsidRPr="00304E69">
        <w:rPr>
          <w:highlight w:val="white"/>
        </w:rPr>
        <w:t xml:space="preserve">          (((resultSymbol != null) &amp;&amp; (resultSymbol != leftSymbol)) ||</w:t>
      </w:r>
    </w:p>
    <w:p w14:paraId="6561265B" w14:textId="77777777" w:rsidR="002F73EF" w:rsidRPr="00304E69" w:rsidRDefault="002F73EF" w:rsidP="002F73EF">
      <w:pPr>
        <w:pStyle w:val="Code"/>
        <w:rPr>
          <w:highlight w:val="white"/>
        </w:rPr>
      </w:pPr>
      <w:r w:rsidRPr="00304E69">
        <w:rPr>
          <w:highlight w:val="white"/>
        </w:rPr>
        <w:t xml:space="preserve">            leftSymbol.Type.IsArrayFunctionOrString() ||</w:t>
      </w:r>
    </w:p>
    <w:p w14:paraId="5B0961F9" w14:textId="77777777" w:rsidR="002F73EF" w:rsidRPr="00304E69" w:rsidRDefault="002F73EF" w:rsidP="002F73EF">
      <w:pPr>
        <w:pStyle w:val="Code"/>
        <w:rPr>
          <w:highlight w:val="white"/>
        </w:rPr>
      </w:pPr>
      <w:r w:rsidRPr="00304E69">
        <w:rPr>
          <w:highlight w:val="white"/>
        </w:rPr>
        <w:t xml:space="preserve">            (leftSymbol.Value is StaticAddress))) {</w:t>
      </w:r>
    </w:p>
    <w:p w14:paraId="12008366" w14:textId="77777777" w:rsidR="002F73EF" w:rsidRPr="00304E69" w:rsidRDefault="002F73EF" w:rsidP="002F73EF">
      <w:pPr>
        <w:pStyle w:val="Code"/>
        <w:rPr>
          <w:highlight w:val="white"/>
        </w:rPr>
      </w:pPr>
      <w:r w:rsidRPr="00304E69">
        <w:rPr>
          <w:highlight w:val="white"/>
        </w:rPr>
        <w:t xml:space="preserve">        leftTrack = LoadValueToRegister(leftSymbol);</w:t>
      </w:r>
    </w:p>
    <w:p w14:paraId="38BD8FC9" w14:textId="77777777" w:rsidR="002F73EF" w:rsidRPr="00304E69" w:rsidRDefault="002F73EF" w:rsidP="002F73EF">
      <w:pPr>
        <w:pStyle w:val="Code"/>
        <w:rPr>
          <w:highlight w:val="white"/>
        </w:rPr>
      </w:pPr>
      <w:r w:rsidRPr="00304E69">
        <w:rPr>
          <w:highlight w:val="white"/>
        </w:rPr>
        <w:t xml:space="preserve">      }</w:t>
      </w:r>
    </w:p>
    <w:p w14:paraId="5B41E08B" w14:textId="77777777" w:rsidR="002F73EF" w:rsidRPr="00304E69" w:rsidRDefault="002F73EF" w:rsidP="002F73EF">
      <w:pPr>
        <w:pStyle w:val="Code"/>
        <w:rPr>
          <w:highlight w:val="white"/>
        </w:rPr>
      </w:pPr>
    </w:p>
    <w:p w14:paraId="09501C20" w14:textId="77777777" w:rsidR="002F73EF" w:rsidRPr="00304E69" w:rsidRDefault="002F73EF" w:rsidP="002F73EF">
      <w:pPr>
        <w:pStyle w:val="Code"/>
        <w:rPr>
          <w:highlight w:val="white"/>
        </w:rPr>
      </w:pPr>
      <w:r w:rsidRPr="00304E69">
        <w:rPr>
          <w:highlight w:val="white"/>
        </w:rPr>
        <w:t xml:space="preserve">      if ((rightTrack == null) &amp;&amp;</w:t>
      </w:r>
    </w:p>
    <w:p w14:paraId="6153B31E" w14:textId="77777777" w:rsidR="002F73EF" w:rsidRPr="00304E69" w:rsidRDefault="002F73EF" w:rsidP="002F73EF">
      <w:pPr>
        <w:pStyle w:val="Code"/>
        <w:rPr>
          <w:highlight w:val="white"/>
        </w:rPr>
      </w:pPr>
      <w:r w:rsidRPr="00304E69">
        <w:rPr>
          <w:highlight w:val="white"/>
        </w:rPr>
        <w:t xml:space="preserve">          (middleOperator != MiddleOperator.BinaryAdd) &amp;&amp;</w:t>
      </w:r>
    </w:p>
    <w:p w14:paraId="630B6847" w14:textId="77777777" w:rsidR="002F73EF" w:rsidRPr="00304E69" w:rsidRDefault="002F73EF" w:rsidP="002F73EF">
      <w:pPr>
        <w:pStyle w:val="Code"/>
        <w:rPr>
          <w:highlight w:val="white"/>
        </w:rPr>
      </w:pPr>
      <w:r w:rsidRPr="00304E69">
        <w:rPr>
          <w:highlight w:val="white"/>
        </w:rPr>
        <w:t xml:space="preserve">          (middleOperator != MiddleOperator.BinarySubtract) &amp;&amp;</w:t>
      </w:r>
    </w:p>
    <w:p w14:paraId="47AC5897" w14:textId="77777777" w:rsidR="002F73EF" w:rsidRPr="00304E69" w:rsidRDefault="002F73EF" w:rsidP="002F73EF">
      <w:pPr>
        <w:pStyle w:val="Code"/>
        <w:rPr>
          <w:highlight w:val="white"/>
        </w:rPr>
      </w:pPr>
      <w:r w:rsidRPr="00304E69">
        <w:rPr>
          <w:highlight w:val="white"/>
        </w:rPr>
        <w:t xml:space="preserve">          (middleOperator != MiddleOperator.Assign) &amp;&amp;</w:t>
      </w:r>
    </w:p>
    <w:p w14:paraId="39CF68CE" w14:textId="77777777" w:rsidR="002F73EF" w:rsidRPr="00304E69" w:rsidRDefault="002F73EF" w:rsidP="002F73EF">
      <w:pPr>
        <w:pStyle w:val="Code"/>
        <w:rPr>
          <w:highlight w:val="white"/>
        </w:rPr>
      </w:pPr>
      <w:r w:rsidRPr="00304E69">
        <w:rPr>
          <w:highlight w:val="white"/>
        </w:rPr>
        <w:t xml:space="preserve">          (((rightSymbol.Value is StaticAddress) &amp;&amp;</w:t>
      </w:r>
    </w:p>
    <w:p w14:paraId="64F47968" w14:textId="77777777" w:rsidR="002F73EF" w:rsidRPr="00304E69" w:rsidRDefault="002F73EF" w:rsidP="002F73EF">
      <w:pPr>
        <w:pStyle w:val="Code"/>
        <w:rPr>
          <w:highlight w:val="white"/>
        </w:rPr>
      </w:pPr>
      <w:r w:rsidRPr="00304E69">
        <w:rPr>
          <w:highlight w:val="white"/>
        </w:rPr>
        <w:t xml:space="preserve">            (((StaticAddress) rightSymbol.Value).Offset != 0)) ||</w:t>
      </w:r>
    </w:p>
    <w:p w14:paraId="11E26B11" w14:textId="77777777" w:rsidR="002F73EF" w:rsidRPr="00304E69" w:rsidRDefault="002F73EF" w:rsidP="002F73EF">
      <w:pPr>
        <w:pStyle w:val="Code"/>
        <w:rPr>
          <w:highlight w:val="white"/>
        </w:rPr>
      </w:pPr>
      <w:r w:rsidRPr="00304E69">
        <w:rPr>
          <w:highlight w:val="white"/>
        </w:rPr>
        <w:t xml:space="preserve">           (rightSymbol.IsAutoOrRegister() &amp;&amp;</w:t>
      </w:r>
    </w:p>
    <w:p w14:paraId="36322E50" w14:textId="77777777" w:rsidR="002F73EF" w:rsidRPr="00304E69" w:rsidRDefault="002F73EF" w:rsidP="002F73EF">
      <w:pPr>
        <w:pStyle w:val="Code"/>
        <w:rPr>
          <w:highlight w:val="white"/>
        </w:rPr>
      </w:pPr>
      <w:r w:rsidRPr="00304E69">
        <w:rPr>
          <w:highlight w:val="white"/>
        </w:rPr>
        <w:t xml:space="preserve">            rightSymbol.Type.IsArray()))) {</w:t>
      </w:r>
    </w:p>
    <w:p w14:paraId="3E278350"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0CE55C26" w14:textId="77777777" w:rsidR="002F73EF" w:rsidRPr="00304E69" w:rsidRDefault="002F73EF" w:rsidP="002F73EF">
      <w:pPr>
        <w:pStyle w:val="Code"/>
        <w:rPr>
          <w:highlight w:val="white"/>
        </w:rPr>
      </w:pPr>
      <w:r w:rsidRPr="00304E69">
        <w:rPr>
          <w:highlight w:val="white"/>
        </w:rPr>
        <w:t xml:space="preserve">      }</w:t>
      </w:r>
    </w:p>
    <w:p w14:paraId="560CC73D" w14:textId="77777777" w:rsidR="002F73EF" w:rsidRPr="00304E69" w:rsidRDefault="002F73EF" w:rsidP="002F73EF">
      <w:pPr>
        <w:rPr>
          <w:highlight w:val="white"/>
        </w:rPr>
      </w:pPr>
      <w:r>
        <w:rPr>
          <w:highlight w:val="white"/>
        </w:rPr>
        <w:t>In case of the left or right shift operator, we need to load the right symbol into a specific register due to technical limitations.</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05AE3D22" w14:textId="77777777" w:rsidR="002F73EF" w:rsidRDefault="002F73EF" w:rsidP="002F73EF">
      <w:pPr>
        <w:rPr>
          <w:highlight w:val="white"/>
        </w:rPr>
      </w:pPr>
      <w:r>
        <w:rPr>
          <w:highlight w:val="white"/>
        </w:rPr>
        <w:lastRenderedPageBreak/>
        <w:t>If the left symbol if not stored in a register and equals the result value, we do not need to load it into a register. We can just use the address of the left symbol. However, the right symbol needs in some cases to be loaded into a register.</w:t>
      </w:r>
    </w:p>
    <w:p w14:paraId="086BE28C" w14:textId="77777777" w:rsidR="002F73EF" w:rsidRPr="00DF12BF" w:rsidRDefault="002F73EF" w:rsidP="002F73EF">
      <w:pPr>
        <w:rPr>
          <w:highlight w:val="white"/>
        </w:rPr>
      </w:pPr>
      <w:r>
        <w:rPr>
          <w:highlight w:val="white"/>
        </w:rPr>
        <w:t>If the right symbol is already stored in a register, we simply use that register.</w:t>
      </w:r>
    </w:p>
    <w:p w14:paraId="2DDEDA3F" w14:textId="77777777" w:rsidR="002F73EF" w:rsidRPr="00304E69" w:rsidRDefault="002F73EF" w:rsidP="002F73EF">
      <w:pPr>
        <w:pStyle w:val="Code"/>
        <w:rPr>
          <w:highlight w:val="white"/>
        </w:rPr>
      </w:pPr>
      <w:r w:rsidRPr="00304E69">
        <w:rPr>
          <w:highlight w:val="white"/>
        </w:rPr>
        <w:t xml:space="preserve">      if (leftTrack != null) {</w:t>
      </w:r>
    </w:p>
    <w:p w14:paraId="59675E01" w14:textId="77777777" w:rsidR="002F73EF" w:rsidRPr="00304E69" w:rsidRDefault="002F73EF" w:rsidP="002F73EF">
      <w:pPr>
        <w:pStyle w:val="Code"/>
        <w:rPr>
          <w:highlight w:val="white"/>
        </w:rPr>
      </w:pPr>
      <w:r w:rsidRPr="00304E69">
        <w:rPr>
          <w:highlight w:val="white"/>
        </w:rPr>
        <w:t xml:space="preserve">        if (rightTrack != null) {</w:t>
      </w:r>
    </w:p>
    <w:p w14:paraId="6D8E3243" w14:textId="77777777" w:rsidR="002F73EF" w:rsidRPr="00304E69" w:rsidRDefault="002F73EF" w:rsidP="002F73EF">
      <w:pPr>
        <w:pStyle w:val="Code"/>
        <w:rPr>
          <w:highlight w:val="white"/>
        </w:rPr>
      </w:pPr>
      <w:r w:rsidRPr="00304E69">
        <w:rPr>
          <w:highlight w:val="white"/>
        </w:rPr>
        <w:t xml:space="preserve">          AddAssemblyCode(objectOperator, leftTrack, rightTrack);</w:t>
      </w:r>
    </w:p>
    <w:p w14:paraId="032B35BF" w14:textId="77777777" w:rsidR="002F73EF" w:rsidRPr="00304E69" w:rsidRDefault="002F73EF" w:rsidP="002F73EF">
      <w:pPr>
        <w:pStyle w:val="Code"/>
        <w:rPr>
          <w:highlight w:val="white"/>
        </w:rPr>
      </w:pPr>
      <w:r w:rsidRPr="00304E69">
        <w:rPr>
          <w:highlight w:val="white"/>
        </w:rPr>
        <w:t xml:space="preserve">        }</w:t>
      </w:r>
    </w:p>
    <w:p w14:paraId="2BB9882D" w14:textId="77777777" w:rsidR="002F73EF" w:rsidRPr="00DF12BF" w:rsidRDefault="002F73EF" w:rsidP="002F73EF">
      <w:pPr>
        <w:rPr>
          <w:highlight w:val="white"/>
        </w:rPr>
      </w:pPr>
      <w:r>
        <w:rPr>
          <w:highlight w:val="white"/>
        </w:rPr>
        <w:t>If the right symbol is an integer value, we use that value directly.</w:t>
      </w:r>
    </w:p>
    <w:p w14:paraId="07A9EB23" w14:textId="77777777" w:rsidR="002F73EF" w:rsidRPr="00304E69" w:rsidRDefault="002F73EF" w:rsidP="002F73EF">
      <w:pPr>
        <w:pStyle w:val="Code"/>
        <w:rPr>
          <w:highlight w:val="white"/>
        </w:rPr>
      </w:pPr>
      <w:r w:rsidRPr="00304E69">
        <w:rPr>
          <w:highlight w:val="white"/>
        </w:rPr>
        <w:t xml:space="preserve">        else if (rightSymbol.Value is BigInteger) {</w:t>
      </w:r>
    </w:p>
    <w:p w14:paraId="1CAE5E75" w14:textId="77777777" w:rsidR="002F73EF" w:rsidRPr="00304E69" w:rsidRDefault="002F73EF" w:rsidP="002F73EF">
      <w:pPr>
        <w:pStyle w:val="Code"/>
        <w:rPr>
          <w:highlight w:val="white"/>
        </w:rPr>
      </w:pPr>
      <w:r w:rsidRPr="00304E69">
        <w:rPr>
          <w:highlight w:val="white"/>
        </w:rPr>
        <w:t xml:space="preserve">          AddAssemblyCode(objectOperator, leftTrack, rightSymbol.Value);</w:t>
      </w:r>
    </w:p>
    <w:p w14:paraId="686A5F94" w14:textId="77777777" w:rsidR="002F73EF" w:rsidRPr="00304E69" w:rsidRDefault="002F73EF" w:rsidP="002F73EF">
      <w:pPr>
        <w:pStyle w:val="Code"/>
        <w:rPr>
          <w:highlight w:val="white"/>
        </w:rPr>
      </w:pPr>
      <w:r w:rsidRPr="00304E69">
        <w:rPr>
          <w:highlight w:val="white"/>
        </w:rPr>
        <w:t xml:space="preserve">        }</w:t>
      </w:r>
    </w:p>
    <w:p w14:paraId="53E1AFFE" w14:textId="77777777" w:rsidR="002F73EF" w:rsidRPr="00DF12BF" w:rsidRDefault="002F73EF" w:rsidP="002F73EF">
      <w:pPr>
        <w:rPr>
          <w:highlight w:val="white"/>
        </w:rPr>
      </w:pPr>
      <w:r>
        <w:rPr>
          <w:highlight w:val="white"/>
        </w:rPr>
        <w:t xml:space="preserve">If the right symbol is an array, function, string, or static address, we use its name. Note that we do not need to </w:t>
      </w:r>
      <w:proofErr w:type="gramStart"/>
      <w:r>
        <w:rPr>
          <w:highlight w:val="white"/>
        </w:rPr>
        <w:t>look into</w:t>
      </w:r>
      <w:proofErr w:type="gramEnd"/>
      <w:r>
        <w:rPr>
          <w:highlight w:val="white"/>
        </w:rPr>
        <w:t xml:space="preserve"> the offset. We can be sure that it is </w:t>
      </w:r>
      <w:proofErr w:type="gramStart"/>
      <w:r>
        <w:rPr>
          <w:highlight w:val="white"/>
        </w:rPr>
        <w:t>zero, since</w:t>
      </w:r>
      <w:proofErr w:type="gramEnd"/>
      <w:r>
        <w:rPr>
          <w:highlight w:val="white"/>
        </w:rPr>
        <w:t xml:space="preserve"> the symbol would have been loaded into a register at the beginning of this method if the offset had been non-zero.</w:t>
      </w:r>
    </w:p>
    <w:p w14:paraId="14298D73"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19243704" w14:textId="77777777" w:rsidR="002F73EF" w:rsidRPr="00304E69" w:rsidRDefault="002F73EF" w:rsidP="002F73EF">
      <w:pPr>
        <w:pStyle w:val="Code"/>
        <w:rPr>
          <w:highlight w:val="white"/>
        </w:rPr>
      </w:pPr>
      <w:r w:rsidRPr="00304E69">
        <w:rPr>
          <w:highlight w:val="white"/>
        </w:rPr>
        <w:t xml:space="preserve">                 (rightSymbol.Value is StaticAddress)) {</w:t>
      </w:r>
    </w:p>
    <w:p w14:paraId="1D5F5DCF" w14:textId="77777777" w:rsidR="002F73EF" w:rsidRPr="00304E69" w:rsidRDefault="002F73EF" w:rsidP="002F73EF">
      <w:pPr>
        <w:pStyle w:val="Code"/>
        <w:rPr>
          <w:highlight w:val="white"/>
        </w:rPr>
      </w:pPr>
      <w:r w:rsidRPr="00304E69">
        <w:rPr>
          <w:highlight w:val="white"/>
        </w:rPr>
        <w:t xml:space="preserve">          AddAssemblyCode(objectOperator, leftTrack, Base(rightSymbol));</w:t>
      </w:r>
    </w:p>
    <w:p w14:paraId="6E9EA15E" w14:textId="77777777" w:rsidR="002F73EF" w:rsidRPr="00304E69" w:rsidRDefault="002F73EF" w:rsidP="002F73EF">
      <w:pPr>
        <w:pStyle w:val="Code"/>
        <w:rPr>
          <w:highlight w:val="white"/>
        </w:rPr>
      </w:pPr>
    </w:p>
    <w:p w14:paraId="56A184D0" w14:textId="77777777" w:rsidR="002F73EF" w:rsidRPr="00304E69" w:rsidRDefault="002F73EF" w:rsidP="002F73EF">
      <w:pPr>
        <w:pStyle w:val="Code"/>
        <w:rPr>
          <w:highlight w:val="white"/>
        </w:rPr>
      </w:pPr>
      <w:r w:rsidRPr="00304E69">
        <w:rPr>
          <w:highlight w:val="white"/>
        </w:rPr>
        <w:t xml:space="preserve">          int rightOffset = Offset(rightSymbol);</w:t>
      </w:r>
    </w:p>
    <w:p w14:paraId="0D710E89" w14:textId="77777777" w:rsidR="002F73EF" w:rsidRPr="00304E69" w:rsidRDefault="002F73EF" w:rsidP="002F73EF">
      <w:pPr>
        <w:pStyle w:val="Code"/>
        <w:rPr>
          <w:highlight w:val="white"/>
        </w:rPr>
      </w:pPr>
      <w:r w:rsidRPr="00304E69">
        <w:rPr>
          <w:highlight w:val="white"/>
        </w:rPr>
        <w:t xml:space="preserve">          if (middleOperator == MiddleOperator.Assign) {</w:t>
      </w:r>
    </w:p>
    <w:p w14:paraId="4547519F" w14:textId="77777777" w:rsidR="002F73EF" w:rsidRPr="00304E69" w:rsidRDefault="002F73EF" w:rsidP="002F73EF">
      <w:pPr>
        <w:pStyle w:val="Code"/>
        <w:rPr>
          <w:highlight w:val="white"/>
        </w:rPr>
      </w:pPr>
      <w:r w:rsidRPr="00304E69">
        <w:rPr>
          <w:highlight w:val="white"/>
        </w:rPr>
        <w:t xml:space="preserve">            AddAssemblyCode(AssemblyOperator.add, leftTrack, rightOffset);</w:t>
      </w:r>
    </w:p>
    <w:p w14:paraId="5C130EE9" w14:textId="77777777" w:rsidR="002F73EF" w:rsidRPr="00304E69" w:rsidRDefault="002F73EF" w:rsidP="002F73EF">
      <w:pPr>
        <w:pStyle w:val="Code"/>
        <w:rPr>
          <w:highlight w:val="white"/>
        </w:rPr>
      </w:pPr>
      <w:r w:rsidRPr="00304E69">
        <w:rPr>
          <w:highlight w:val="white"/>
        </w:rPr>
        <w:t xml:space="preserve">          }</w:t>
      </w:r>
    </w:p>
    <w:p w14:paraId="622FEBCA" w14:textId="77777777" w:rsidR="002F73EF" w:rsidRPr="00304E69" w:rsidRDefault="002F73EF" w:rsidP="002F73EF">
      <w:pPr>
        <w:pStyle w:val="Code"/>
        <w:rPr>
          <w:highlight w:val="white"/>
        </w:rPr>
      </w:pPr>
      <w:r w:rsidRPr="00304E69">
        <w:rPr>
          <w:highlight w:val="white"/>
        </w:rPr>
        <w:t xml:space="preserve">          else {</w:t>
      </w:r>
    </w:p>
    <w:p w14:paraId="63759AD8" w14:textId="77777777" w:rsidR="002F73EF" w:rsidRPr="00304E69" w:rsidRDefault="002F73EF" w:rsidP="002F73EF">
      <w:pPr>
        <w:pStyle w:val="Code"/>
        <w:rPr>
          <w:highlight w:val="white"/>
        </w:rPr>
      </w:pPr>
      <w:r w:rsidRPr="00304E69">
        <w:rPr>
          <w:highlight w:val="white"/>
        </w:rPr>
        <w:t xml:space="preserve">            AddAssemblyCode(objectOperator, leftTrack, rightOffset);</w:t>
      </w:r>
    </w:p>
    <w:p w14:paraId="31C230FA" w14:textId="77777777" w:rsidR="002F73EF" w:rsidRPr="00304E69" w:rsidRDefault="002F73EF" w:rsidP="002F73EF">
      <w:pPr>
        <w:pStyle w:val="Code"/>
        <w:rPr>
          <w:highlight w:val="white"/>
        </w:rPr>
      </w:pPr>
      <w:r w:rsidRPr="00304E69">
        <w:rPr>
          <w:highlight w:val="white"/>
        </w:rPr>
        <w:t xml:space="preserve">          }</w:t>
      </w:r>
    </w:p>
    <w:p w14:paraId="01DDBEDD" w14:textId="77777777" w:rsidR="002F73EF" w:rsidRPr="00304E69" w:rsidRDefault="002F73EF" w:rsidP="002F73EF">
      <w:pPr>
        <w:pStyle w:val="Code"/>
        <w:rPr>
          <w:highlight w:val="white"/>
        </w:rPr>
      </w:pPr>
      <w:r w:rsidRPr="00304E69">
        <w:rPr>
          <w:highlight w:val="white"/>
        </w:rPr>
        <w:t xml:space="preserve">        }</w:t>
      </w:r>
    </w:p>
    <w:p w14:paraId="32EFE82C" w14:textId="77777777" w:rsidR="002F73EF" w:rsidRPr="00DF12BF" w:rsidRDefault="002F73EF" w:rsidP="002F73EF">
      <w:pPr>
        <w:rPr>
          <w:highlight w:val="white"/>
        </w:rPr>
      </w:pPr>
      <w:r>
        <w:rPr>
          <w:highlight w:val="white"/>
        </w:rPr>
        <w:t>If none of the above cases apply, we need to load the right symbol into a register.</w:t>
      </w:r>
    </w:p>
    <w:p w14:paraId="38AAA931" w14:textId="77777777" w:rsidR="002F73EF" w:rsidRPr="00304E69" w:rsidRDefault="002F73EF" w:rsidP="002F73EF">
      <w:pPr>
        <w:pStyle w:val="Code"/>
        <w:rPr>
          <w:highlight w:val="white"/>
        </w:rPr>
      </w:pPr>
      <w:r w:rsidRPr="00304E69">
        <w:rPr>
          <w:highlight w:val="white"/>
        </w:rPr>
        <w:t xml:space="preserve">        else {</w:t>
      </w:r>
    </w:p>
    <w:p w14:paraId="0629990B"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E0DF1E" w14:textId="77777777" w:rsidR="002F73EF" w:rsidRPr="00304E69" w:rsidRDefault="002F73EF" w:rsidP="002F73EF">
      <w:pPr>
        <w:pStyle w:val="Code"/>
        <w:rPr>
          <w:highlight w:val="white"/>
        </w:rPr>
      </w:pPr>
      <w:r w:rsidRPr="00304E69">
        <w:rPr>
          <w:highlight w:val="white"/>
        </w:rPr>
        <w:t xml:space="preserve">            leftTrack = new Track(resultSymbol);</w:t>
      </w:r>
    </w:p>
    <w:p w14:paraId="41DC2424" w14:textId="77777777" w:rsidR="002F73EF" w:rsidRPr="00304E69" w:rsidRDefault="002F73EF" w:rsidP="002F73EF">
      <w:pPr>
        <w:pStyle w:val="Code"/>
        <w:rPr>
          <w:highlight w:val="white"/>
        </w:rPr>
      </w:pPr>
      <w:r w:rsidRPr="00304E69">
        <w:rPr>
          <w:highlight w:val="white"/>
        </w:rPr>
        <w:t xml:space="preserve">          }</w:t>
      </w:r>
    </w:p>
    <w:p w14:paraId="3563534B" w14:textId="77777777" w:rsidR="002F73EF" w:rsidRPr="00304E69" w:rsidRDefault="002F73EF" w:rsidP="002F73EF">
      <w:pPr>
        <w:pStyle w:val="Code"/>
        <w:rPr>
          <w:highlight w:val="white"/>
        </w:rPr>
      </w:pPr>
    </w:p>
    <w:p w14:paraId="3E7F3266" w14:textId="77777777" w:rsidR="002F73EF" w:rsidRPr="00304E69" w:rsidRDefault="002F73EF" w:rsidP="002F73EF">
      <w:pPr>
        <w:pStyle w:val="Code"/>
        <w:rPr>
          <w:highlight w:val="white"/>
        </w:rPr>
      </w:pPr>
      <w:r w:rsidRPr="00304E69">
        <w:rPr>
          <w:highlight w:val="white"/>
        </w:rPr>
        <w:t xml:space="preserve">          AddAssemblyCode(objectOperator, leftTrack,</w:t>
      </w:r>
    </w:p>
    <w:p w14:paraId="30BD37D7" w14:textId="77777777" w:rsidR="002F73EF" w:rsidRPr="00304E69" w:rsidRDefault="002F73EF" w:rsidP="002F73EF">
      <w:pPr>
        <w:pStyle w:val="Code"/>
        <w:rPr>
          <w:highlight w:val="white"/>
        </w:rPr>
      </w:pPr>
      <w:r w:rsidRPr="00304E69">
        <w:rPr>
          <w:highlight w:val="white"/>
        </w:rPr>
        <w:t xml:space="preserve">                          Base(rightSymbol), Offset(rightSymbol));</w:t>
      </w:r>
    </w:p>
    <w:p w14:paraId="66140334" w14:textId="77777777" w:rsidR="002F73EF" w:rsidRPr="00304E69" w:rsidRDefault="002F73EF" w:rsidP="002F73EF">
      <w:pPr>
        <w:pStyle w:val="Code"/>
        <w:rPr>
          <w:highlight w:val="white"/>
        </w:rPr>
      </w:pPr>
      <w:r w:rsidRPr="00304E69">
        <w:rPr>
          <w:highlight w:val="white"/>
        </w:rPr>
        <w:t xml:space="preserve">        }</w:t>
      </w:r>
    </w:p>
    <w:p w14:paraId="28CBC266" w14:textId="77777777" w:rsidR="002F73EF" w:rsidRPr="00DF12BF" w:rsidRDefault="002F73EF" w:rsidP="002F73EF">
      <w:pPr>
        <w:rPr>
          <w:highlight w:val="white"/>
        </w:rPr>
      </w:pPr>
      <w:r>
        <w:rPr>
          <w:highlight w:val="white"/>
        </w:rPr>
        <w:t xml:space="preserve">The only remaining question is what to do with the resulting value. If the result is a temporary </w:t>
      </w:r>
      <w:proofErr w:type="gramStart"/>
      <w:r>
        <w:rPr>
          <w:highlight w:val="white"/>
        </w:rPr>
        <w:t>variable</w:t>
      </w:r>
      <w:proofErr w:type="gramEnd"/>
      <w:r>
        <w:rPr>
          <w:highlight w:val="white"/>
        </w:rPr>
        <w:t xml:space="preserve"> we add it to the track map to be used by succeeding instructions.</w:t>
      </w:r>
    </w:p>
    <w:p w14:paraId="2BED9B19" w14:textId="77777777" w:rsidR="002F73EF" w:rsidRPr="00DF12BF" w:rsidRDefault="002F73EF" w:rsidP="002F73EF">
      <w:pPr>
        <w:pStyle w:val="Code"/>
        <w:rPr>
          <w:highlight w:val="white"/>
        </w:rPr>
      </w:pPr>
      <w:r>
        <w:rPr>
          <w:highlight w:val="white"/>
        </w:rPr>
        <w:t xml:space="preserve">        if (resultSymbol != null) {</w:t>
      </w:r>
    </w:p>
    <w:p w14:paraId="3B53765B" w14:textId="77777777" w:rsidR="003550CC" w:rsidRPr="003550CC" w:rsidRDefault="003550CC" w:rsidP="003550CC">
      <w:pPr>
        <w:pStyle w:val="Code"/>
        <w:rPr>
          <w:highlight w:val="white"/>
        </w:rPr>
      </w:pPr>
      <w:r w:rsidRPr="003550CC">
        <w:rPr>
          <w:highlight w:val="white"/>
        </w:rPr>
        <w:t xml:space="preserve">          if (resultSymbol.IsTemporary()) {</w:t>
      </w:r>
    </w:p>
    <w:p w14:paraId="0BF0488B" w14:textId="77777777" w:rsidR="003550CC" w:rsidRPr="003550CC" w:rsidRDefault="003550CC" w:rsidP="003550CC">
      <w:pPr>
        <w:pStyle w:val="Code"/>
        <w:rPr>
          <w:highlight w:val="white"/>
        </w:rPr>
      </w:pPr>
      <w:r w:rsidRPr="003550CC">
        <w:rPr>
          <w:highlight w:val="white"/>
        </w:rPr>
        <w:t xml:space="preserve">            Assert.ErrorXXX(resultSymbol.AddressSymbol == null);</w:t>
      </w:r>
    </w:p>
    <w:p w14:paraId="11FBAF36"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m_trackMap.Add(resultSymbol, leftTrack);</w:t>
      </w:r>
    </w:p>
    <w:p w14:paraId="7F7D57C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7A88670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else {</w:t>
      </w:r>
    </w:p>
    <w:p w14:paraId="5DE640C7"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AddAssemblyCode(AssemblyOperator.mov, Base(resultSymbol),</w:t>
      </w:r>
    </w:p>
    <w:p w14:paraId="654FF13A"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Offset(resultSymbol), leftTrack);</w:t>
      </w:r>
    </w:p>
    <w:p w14:paraId="46E61D3B" w14:textId="77777777" w:rsidR="002F73EF" w:rsidRDefault="002F73EF" w:rsidP="002F73EF">
      <w:pPr>
        <w:pStyle w:val="Code"/>
        <w:rPr>
          <w:highlight w:val="white"/>
        </w:rPr>
      </w:pPr>
      <w:r>
        <w:rPr>
          <w:highlight w:val="white"/>
        </w:rPr>
        <w:t xml:space="preserve">  </w:t>
      </w:r>
      <w:r w:rsidRPr="00304E69">
        <w:rPr>
          <w:highlight w:val="white"/>
        </w:rPr>
        <w:t xml:space="preserve">        }</w:t>
      </w:r>
    </w:p>
    <w:p w14:paraId="04FC2E23" w14:textId="77777777" w:rsidR="002F73EF" w:rsidRPr="00304E69" w:rsidRDefault="002F73EF" w:rsidP="002F73EF">
      <w:pPr>
        <w:pStyle w:val="Code"/>
        <w:rPr>
          <w:highlight w:val="white"/>
        </w:rPr>
      </w:pPr>
      <w:r>
        <w:rPr>
          <w:highlight w:val="white"/>
        </w:rPr>
        <w:lastRenderedPageBreak/>
        <w:t xml:space="preserve">        }</w:t>
      </w:r>
    </w:p>
    <w:p w14:paraId="5982B60D" w14:textId="77777777" w:rsidR="002F73EF" w:rsidRPr="00304E69" w:rsidRDefault="002F73EF" w:rsidP="002F73EF">
      <w:pPr>
        <w:pStyle w:val="Code"/>
        <w:rPr>
          <w:highlight w:val="white"/>
        </w:rPr>
      </w:pPr>
      <w:r w:rsidRPr="00304E69">
        <w:rPr>
          <w:highlight w:val="white"/>
        </w:rPr>
        <w:t xml:space="preserve">      }</w:t>
      </w:r>
    </w:p>
    <w:p w14:paraId="068EF98D" w14:textId="77777777" w:rsidR="002F73EF" w:rsidRPr="00DF12BF" w:rsidRDefault="002F73EF" w:rsidP="002F73EF">
      <w:pPr>
        <w:rPr>
          <w:highlight w:val="white"/>
        </w:rPr>
      </w:pPr>
      <w:r>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77777777" w:rsidR="002F73EF" w:rsidRPr="00DF12BF" w:rsidRDefault="002F73EF" w:rsidP="002F73EF">
      <w:pPr>
        <w:rPr>
          <w:highlight w:val="white"/>
        </w:rPr>
      </w:pPr>
      <w:r>
        <w:rPr>
          <w:highlight w:val="white"/>
        </w:rPr>
        <w:t>If the right symbol is an integer value, we simply use it.</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287C306D" w14:textId="77777777" w:rsidR="002F73EF" w:rsidRPr="00304E69" w:rsidRDefault="002F73EF" w:rsidP="002F73EF">
      <w:pPr>
        <w:pStyle w:val="Code"/>
        <w:rPr>
          <w:highlight w:val="white"/>
        </w:rPr>
      </w:pPr>
      <w:r w:rsidRPr="00304E69">
        <w:rPr>
          <w:highlight w:val="white"/>
        </w:rPr>
        <w:t xml:space="preserve">          BigInteger bigValue = (BigInteger) rightSymbol.Value;</w:t>
      </w:r>
    </w:p>
    <w:p w14:paraId="3F5A85F6" w14:textId="77777777" w:rsidR="002F73EF" w:rsidRPr="00304E69" w:rsidRDefault="002F73EF" w:rsidP="002F73EF">
      <w:pPr>
        <w:pStyle w:val="Code"/>
        <w:rPr>
          <w:highlight w:val="white"/>
        </w:rPr>
      </w:pPr>
    </w:p>
    <w:p w14:paraId="0ED20955" w14:textId="77777777" w:rsidR="002F73EF" w:rsidRPr="00304E69" w:rsidRDefault="002F73EF" w:rsidP="002F73EF">
      <w:pPr>
        <w:pStyle w:val="Code"/>
        <w:rPr>
          <w:highlight w:val="white"/>
        </w:rPr>
      </w:pPr>
      <w:r w:rsidRPr="00304E69">
        <w:rPr>
          <w:highlight w:val="white"/>
        </w:rPr>
        <w:t xml:space="preserve">          if ((-2147483648 &lt;= bigValue) &amp;&amp; (bigValue &lt;= 2147483647)) {</w:t>
      </w:r>
    </w:p>
    <w:p w14:paraId="2ABCC8FD"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277753D9" w14:textId="77777777" w:rsidR="002F73EF" w:rsidRPr="00304E69" w:rsidRDefault="002F73EF" w:rsidP="002F73EF">
      <w:pPr>
        <w:pStyle w:val="Code"/>
        <w:rPr>
          <w:highlight w:val="white"/>
        </w:rPr>
      </w:pPr>
      <w:r w:rsidRPr="00304E69">
        <w:rPr>
          <w:highlight w:val="white"/>
        </w:rPr>
        <w:t xml:space="preserve">                            Offset(leftSymbol), rightSymbol.Value, typeSize);</w:t>
      </w:r>
    </w:p>
    <w:p w14:paraId="27D87FAE" w14:textId="77777777" w:rsidR="002F73EF" w:rsidRPr="00304E69" w:rsidRDefault="002F73EF" w:rsidP="002F73EF">
      <w:pPr>
        <w:pStyle w:val="Code"/>
        <w:rPr>
          <w:highlight w:val="white"/>
        </w:rPr>
      </w:pPr>
      <w:r w:rsidRPr="00304E69">
        <w:rPr>
          <w:highlight w:val="white"/>
        </w:rPr>
        <w:t xml:space="preserve">          }</w:t>
      </w:r>
    </w:p>
    <w:p w14:paraId="37A6F381" w14:textId="77777777" w:rsidR="002F73EF" w:rsidRPr="00304E69" w:rsidRDefault="002F73EF" w:rsidP="002F73EF">
      <w:pPr>
        <w:pStyle w:val="Code"/>
        <w:rPr>
          <w:highlight w:val="white"/>
        </w:rPr>
      </w:pPr>
      <w:r w:rsidRPr="00304E69">
        <w:rPr>
          <w:highlight w:val="white"/>
        </w:rPr>
        <w:t xml:space="preserve">          else {</w:t>
      </w:r>
    </w:p>
    <w:p w14:paraId="1AD865AC" w14:textId="77777777" w:rsidR="002F73EF" w:rsidRPr="00304E69" w:rsidRDefault="002F73EF" w:rsidP="002F73EF">
      <w:pPr>
        <w:pStyle w:val="Code"/>
        <w:rPr>
          <w:highlight w:val="white"/>
        </w:rPr>
      </w:pPr>
      <w:r w:rsidRPr="00304E69">
        <w:rPr>
          <w:highlight w:val="white"/>
        </w:rPr>
        <w:t xml:space="preserve">            rightTrack = new Track(rightSymbol);</w:t>
      </w:r>
    </w:p>
    <w:p w14:paraId="7AC127BC" w14:textId="77777777" w:rsidR="002F73EF" w:rsidRPr="00304E69" w:rsidRDefault="002F73EF" w:rsidP="002F73EF">
      <w:pPr>
        <w:pStyle w:val="Code"/>
        <w:rPr>
          <w:highlight w:val="white"/>
        </w:rPr>
      </w:pPr>
      <w:r w:rsidRPr="00304E69">
        <w:rPr>
          <w:highlight w:val="white"/>
        </w:rPr>
        <w:t xml:space="preserve">            AddAssemblyCode(AssemblyOperator.mov, rightTrack,</w:t>
      </w:r>
    </w:p>
    <w:p w14:paraId="5F1E5699" w14:textId="77777777" w:rsidR="002F73EF" w:rsidRPr="00304E69" w:rsidRDefault="002F73EF" w:rsidP="002F73EF">
      <w:pPr>
        <w:pStyle w:val="Code"/>
        <w:rPr>
          <w:highlight w:val="white"/>
        </w:rPr>
      </w:pPr>
      <w:r w:rsidRPr="00304E69">
        <w:rPr>
          <w:highlight w:val="white"/>
        </w:rPr>
        <w:t xml:space="preserve">                            rightSymbol.Value);</w:t>
      </w:r>
    </w:p>
    <w:p w14:paraId="29ED1CCD" w14:textId="77777777" w:rsidR="002F73EF" w:rsidRPr="00304E69" w:rsidRDefault="002F73EF" w:rsidP="002F73EF">
      <w:pPr>
        <w:pStyle w:val="Code"/>
        <w:rPr>
          <w:highlight w:val="white"/>
        </w:rPr>
      </w:pPr>
      <w:r w:rsidRPr="00304E69">
        <w:rPr>
          <w:highlight w:val="white"/>
        </w:rPr>
        <w:t xml:space="preserve">            AddAssemblyCode(AssemblyOperator.mov, Base(leftSymbol),</w:t>
      </w:r>
    </w:p>
    <w:p w14:paraId="0876A98F" w14:textId="77777777" w:rsidR="002F73EF" w:rsidRPr="00304E69" w:rsidRDefault="002F73EF" w:rsidP="002F73EF">
      <w:pPr>
        <w:pStyle w:val="Code"/>
        <w:rPr>
          <w:highlight w:val="white"/>
        </w:rPr>
      </w:pPr>
      <w:r w:rsidRPr="00304E69">
        <w:rPr>
          <w:highlight w:val="white"/>
        </w:rPr>
        <w:t xml:space="preserve">                          Offset(leftSymbol), rightTrack);</w:t>
      </w:r>
    </w:p>
    <w:p w14:paraId="4B53988F" w14:textId="77777777" w:rsidR="002F73EF" w:rsidRPr="00304E69" w:rsidRDefault="002F73EF" w:rsidP="002F73EF">
      <w:pPr>
        <w:pStyle w:val="Code"/>
        <w:rPr>
          <w:highlight w:val="white"/>
        </w:rPr>
      </w:pPr>
      <w:r w:rsidRPr="00304E69">
        <w:rPr>
          <w:highlight w:val="white"/>
        </w:rPr>
        <w:t xml:space="preserve">          }</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77777777" w:rsidR="002F73EF" w:rsidRPr="00DF12BF" w:rsidRDefault="002F73EF" w:rsidP="002F73EF">
      <w:pPr>
        <w:rPr>
          <w:highlight w:val="white"/>
        </w:rPr>
      </w:pPr>
      <w:r>
        <w:rPr>
          <w:highlight w:val="white"/>
        </w:rPr>
        <w:t>If the right symbol is an array, function, string, or static value, we use its address.</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725E44" w14:textId="77777777" w:rsidR="002F73EF" w:rsidRPr="00304E69" w:rsidRDefault="002F73EF" w:rsidP="002F73EF">
      <w:pPr>
        <w:pStyle w:val="Code"/>
        <w:rPr>
          <w:highlight w:val="white"/>
        </w:rPr>
      </w:pPr>
      <w:r w:rsidRPr="00304E69">
        <w:rPr>
          <w:highlight w:val="white"/>
        </w:rPr>
        <w:t xml:space="preserve">                          Offset(leftSymbol), Base(rightSymbol), typeSize);</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77777777" w:rsidR="002F73EF" w:rsidRPr="00304E69" w:rsidRDefault="002F73EF" w:rsidP="002F73EF">
      <w:pPr>
        <w:rPr>
          <w:highlight w:val="white"/>
        </w:rPr>
      </w:pPr>
      <w:r>
        <w:rPr>
          <w:highlight w:val="white"/>
        </w:rPr>
        <w:t>If none of the above cases apply, we use the base and offset of the right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lastRenderedPageBreak/>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7AF1EC0E" w14:textId="44894349" w:rsidR="00D935A0" w:rsidRDefault="00791AEE" w:rsidP="00791AEE">
      <w:pPr>
        <w:pStyle w:val="Rubrik3"/>
        <w:rPr>
          <w:highlight w:val="white"/>
        </w:rPr>
      </w:pPr>
      <w:r>
        <w:rPr>
          <w:highlight w:val="white"/>
        </w:rPr>
        <w:t>Case</w:t>
      </w:r>
    </w:p>
    <w:p w14:paraId="60E72913" w14:textId="7AB7D319" w:rsidR="00542755" w:rsidRPr="00542755" w:rsidRDefault="00542755" w:rsidP="00542755">
      <w:pPr>
        <w:rPr>
          <w:highlight w:val="white"/>
        </w:rPr>
      </w:pPr>
      <w:r>
        <w:rPr>
          <w:highlight w:val="white"/>
        </w:rPr>
        <w:t>The Case is method basically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in case of a sequence of case statements, we load </w:t>
      </w:r>
      <w:r w:rsidR="00182F96">
        <w:rPr>
          <w:highlight w:val="white"/>
        </w:rPr>
        <w:t>the value of the switch symbol into a register, and then we keep it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xml:space="preserve">, </w:t>
      </w:r>
      <w:proofErr w:type="gramStart"/>
      <w:r w:rsidR="00953190">
        <w:rPr>
          <w:highlight w:val="white"/>
        </w:rPr>
        <w:t>in order to</w:t>
      </w:r>
      <w:proofErr w:type="gramEnd"/>
      <w:r w:rsidR="00953190">
        <w:rPr>
          <w:highlight w:val="white"/>
        </w:rPr>
        <w:t xml:space="preserve">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72B53251"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xml:space="preserve">. We only remove the switch symbol from the track </w:t>
      </w:r>
      <w:proofErr w:type="gramStart"/>
      <w:r>
        <w:rPr>
          <w:highlight w:val="white"/>
        </w:rPr>
        <w:t>map</w:t>
      </w:r>
      <w:r w:rsidR="00B419FE">
        <w:rPr>
          <w:highlight w:val="white"/>
        </w:rPr>
        <w:t>, since</w:t>
      </w:r>
      <w:proofErr w:type="gramEnd"/>
      <w:r w:rsidR="00B419FE">
        <w:rPr>
          <w:highlight w:val="white"/>
        </w:rPr>
        <w:t xml:space="preserve"> we do not need to 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r>
        <w:rPr>
          <w:highlight w:val="white"/>
        </w:rPr>
        <w:t>Address</w:t>
      </w:r>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w:t>
      </w:r>
      <w:proofErr w:type="gramStart"/>
      <w:r w:rsidR="00745599">
        <w:rPr>
          <w:highlight w:val="white"/>
        </w:rPr>
        <w:t>actually quite</w:t>
      </w:r>
      <w:proofErr w:type="gramEnd"/>
      <w:r w:rsidR="00745599">
        <w:rPr>
          <w:highlight w:val="white"/>
        </w:rPr>
        <w:t xml:space="preserv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de</w:t>
      </w:r>
      <w:r w:rsidR="006114E0">
        <w:rPr>
          <w:highlight w:val="white"/>
        </w:rPr>
        <w:t>refereeing</w:t>
      </w:r>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w:t>
      </w:r>
      <w:proofErr w:type="gramStart"/>
      <w:r w:rsidR="006114E0">
        <w:rPr>
          <w:highlight w:val="white"/>
        </w:rPr>
        <w:t>have to</w:t>
      </w:r>
      <w:proofErr w:type="gramEnd"/>
      <w:r w:rsidR="006114E0">
        <w:rPr>
          <w:highlight w:val="white"/>
        </w:rPr>
        <w:t xml:space="preserve">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lastRenderedPageBreak/>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derefereing a pointer to a floating value. </w:t>
      </w:r>
    </w:p>
    <w:p w14:paraId="48626CBC" w14:textId="77777777" w:rsidR="00D935A0" w:rsidRPr="00E30569" w:rsidRDefault="00D935A0" w:rsidP="00E30569">
      <w:pPr>
        <w:pStyle w:val="Code"/>
        <w:rPr>
          <w:highlight w:val="white"/>
        </w:rPr>
      </w:pPr>
      <w:r w:rsidRPr="00E30569">
        <w:rPr>
          <w:highlight w:val="white"/>
        </w:rPr>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r w:rsidRPr="00CF4437">
        <w:rPr>
          <w:highlight w:val="white"/>
        </w:rPr>
        <w:t>Floating Binary</w:t>
      </w:r>
    </w:p>
    <w:p w14:paraId="7862C5D9" w14:textId="6922FC87" w:rsidR="00673D57" w:rsidRPr="00673D57" w:rsidRDefault="00673D57" w:rsidP="00673D57">
      <w:pPr>
        <w:rPr>
          <w:highlight w:val="white"/>
        </w:rPr>
      </w:pPr>
      <w:proofErr w:type="gramStart"/>
      <w:r>
        <w:rPr>
          <w:highlight w:val="white"/>
        </w:rPr>
        <w:t>Similar to</w:t>
      </w:r>
      <w:proofErr w:type="gramEnd"/>
      <w:r>
        <w:rPr>
          <w:highlight w:val="white"/>
        </w:rPr>
        <w:t xml:space="preserve">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61445B26"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mush simplier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w:t>
      </w:r>
      <w:proofErr w:type="gramStart"/>
      <w:r>
        <w:rPr>
          <w:highlight w:val="white"/>
        </w:rPr>
        <w:t>symbol, since</w:t>
      </w:r>
      <w:proofErr w:type="gramEnd"/>
      <w:r>
        <w:rPr>
          <w:highlight w:val="white"/>
        </w:rPr>
        <w:t xml:space="preserv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lastRenderedPageBreak/>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r w:rsidRPr="00924172">
        <w:rPr>
          <w:highlight w:val="white"/>
        </w:rPr>
        <w:t>Floating Relation</w:t>
      </w:r>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0219B098" w:rsidR="00D935A0" w:rsidRDefault="0017732E" w:rsidP="0017732E">
      <w:pPr>
        <w:pStyle w:val="Rubrik3"/>
        <w:rPr>
          <w:highlight w:val="white"/>
        </w:rPr>
      </w:pPr>
      <w:r>
        <w:rPr>
          <w:highlight w:val="white"/>
        </w:rPr>
        <w:t>Floating Push and Pop</w:t>
      </w:r>
    </w:p>
    <w:p w14:paraId="7984E4D9" w14:textId="0D73F20E" w:rsidR="00803EA4" w:rsidRDefault="00803EA4" w:rsidP="00803EA4">
      <w:pPr>
        <w:rPr>
          <w:highlight w:val="white"/>
        </w:rPr>
      </w:pPr>
      <w:r>
        <w:rPr>
          <w:highlight w:val="white"/>
        </w:rPr>
        <w:t xml:space="preserve">When pushing floating values to the floating-point stack, we need the </w:t>
      </w:r>
      <w:r w:rsidRPr="00DF7E57">
        <w:rPr>
          <w:rStyle w:val="KeyWord0"/>
          <w:highlight w:val="white"/>
        </w:rPr>
        <w:t>m_floatPushMap</w:t>
      </w:r>
      <w:r>
        <w:rPr>
          <w:highlight w:val="white"/>
        </w:rPr>
        <w:t xml:space="preserve"> map</w:t>
      </w:r>
      <w:r w:rsidR="00DF7E57">
        <w:rPr>
          <w:highlight w:val="white"/>
        </w:rPr>
        <w:t xml:space="preserve"> that </w:t>
      </w:r>
      <w:r w:rsidR="002E44D3">
        <w:rPr>
          <w:highlight w:val="white"/>
        </w:rPr>
        <w:t xml:space="preserve">maps the type sizes of the symbols to </w:t>
      </w:r>
      <w:r w:rsidR="00DF7E57">
        <w:rPr>
          <w:highlight w:val="white"/>
        </w:rPr>
        <w:t>assembly code operators.</w:t>
      </w:r>
    </w:p>
    <w:p w14:paraId="791FDA0B" w14:textId="1FF0F21C" w:rsidR="00530CE4" w:rsidRPr="00530CE4" w:rsidRDefault="00530CE4" w:rsidP="00530CE4">
      <w:pPr>
        <w:pStyle w:val="Code"/>
        <w:rPr>
          <w:highlight w:val="white"/>
        </w:rPr>
      </w:pPr>
      <w:r w:rsidRPr="00530CE4">
        <w:rPr>
          <w:highlight w:val="white"/>
        </w:rPr>
        <w:t xml:space="preserve">    public static IDictionary&lt;Sort, AssemblyOperator&gt; m_floatPushMap =</w:t>
      </w:r>
    </w:p>
    <w:p w14:paraId="55FCC9F6" w14:textId="77777777" w:rsidR="00530CE4" w:rsidRPr="00530CE4" w:rsidRDefault="00530CE4" w:rsidP="00530CE4">
      <w:pPr>
        <w:pStyle w:val="Code"/>
        <w:rPr>
          <w:highlight w:val="white"/>
        </w:rPr>
      </w:pPr>
      <w:r w:rsidRPr="00530CE4">
        <w:rPr>
          <w:highlight w:val="white"/>
        </w:rPr>
        <w:t xml:space="preserve">      new Dictionary&lt;Sort, AssemblyOperator&gt;() {</w:t>
      </w:r>
    </w:p>
    <w:p w14:paraId="5DDCC6D8" w14:textId="77777777" w:rsidR="00530CE4" w:rsidRPr="00530CE4" w:rsidRDefault="00530CE4" w:rsidP="00530CE4">
      <w:pPr>
        <w:pStyle w:val="Code"/>
        <w:rPr>
          <w:highlight w:val="white"/>
        </w:rPr>
      </w:pPr>
      <w:r w:rsidRPr="00530CE4">
        <w:rPr>
          <w:highlight w:val="white"/>
        </w:rPr>
        <w:t xml:space="preserve">        {Sort.Signed_Int, AssemblyOperator.fild_word},</w:t>
      </w:r>
    </w:p>
    <w:p w14:paraId="79C53C8F" w14:textId="77777777" w:rsidR="00530CE4" w:rsidRPr="00530CE4" w:rsidRDefault="00530CE4" w:rsidP="00530CE4">
      <w:pPr>
        <w:pStyle w:val="Code"/>
        <w:rPr>
          <w:highlight w:val="white"/>
        </w:rPr>
      </w:pPr>
      <w:r w:rsidRPr="00530CE4">
        <w:rPr>
          <w:highlight w:val="white"/>
        </w:rPr>
        <w:t xml:space="preserve">        {Sort.Unsigned_Int, AssemblyOperator.fild_word},</w:t>
      </w:r>
    </w:p>
    <w:p w14:paraId="1EB12FF7" w14:textId="77777777" w:rsidR="00530CE4" w:rsidRPr="00530CE4" w:rsidRDefault="00530CE4" w:rsidP="00530CE4">
      <w:pPr>
        <w:pStyle w:val="Code"/>
        <w:rPr>
          <w:highlight w:val="white"/>
        </w:rPr>
      </w:pPr>
      <w:r w:rsidRPr="00530CE4">
        <w:rPr>
          <w:highlight w:val="white"/>
        </w:rPr>
        <w:t xml:space="preserve">        {Sort.Signed_Long_Int, AssemblyOperator.fild_dword},</w:t>
      </w:r>
    </w:p>
    <w:p w14:paraId="0E89CD82" w14:textId="77777777" w:rsidR="00530CE4" w:rsidRPr="00530CE4" w:rsidRDefault="00530CE4" w:rsidP="00530CE4">
      <w:pPr>
        <w:pStyle w:val="Code"/>
        <w:rPr>
          <w:highlight w:val="white"/>
        </w:rPr>
      </w:pPr>
      <w:r w:rsidRPr="00530CE4">
        <w:rPr>
          <w:highlight w:val="white"/>
        </w:rPr>
        <w:t xml:space="preserve">        {Sort.Unsigned_Long_Int, AssemblyOperator.fild_dword},</w:t>
      </w:r>
    </w:p>
    <w:p w14:paraId="579D9F3C" w14:textId="77777777" w:rsidR="00530CE4" w:rsidRPr="00530CE4" w:rsidRDefault="00530CE4" w:rsidP="00530CE4">
      <w:pPr>
        <w:pStyle w:val="Code"/>
        <w:rPr>
          <w:highlight w:val="white"/>
        </w:rPr>
      </w:pPr>
      <w:r w:rsidRPr="00530CE4">
        <w:rPr>
          <w:highlight w:val="white"/>
        </w:rPr>
        <w:t xml:space="preserve">        {Sort.Float, AssemblyOperator.fld_dword},</w:t>
      </w:r>
    </w:p>
    <w:p w14:paraId="54F2A4AD" w14:textId="77777777" w:rsidR="00530CE4" w:rsidRPr="00530CE4" w:rsidRDefault="00530CE4" w:rsidP="00530CE4">
      <w:pPr>
        <w:pStyle w:val="Code"/>
        <w:rPr>
          <w:highlight w:val="white"/>
        </w:rPr>
      </w:pPr>
      <w:r w:rsidRPr="00530CE4">
        <w:rPr>
          <w:highlight w:val="white"/>
        </w:rPr>
        <w:t xml:space="preserve">        {Sort.Double, AssemblyOperator.fld_qword},</w:t>
      </w:r>
    </w:p>
    <w:p w14:paraId="7BA45F8E" w14:textId="77777777" w:rsidR="00530CE4" w:rsidRPr="00530CE4" w:rsidRDefault="00530CE4" w:rsidP="00530CE4">
      <w:pPr>
        <w:pStyle w:val="Code"/>
        <w:rPr>
          <w:highlight w:val="white"/>
        </w:rPr>
      </w:pPr>
      <w:r w:rsidRPr="00530CE4">
        <w:rPr>
          <w:highlight w:val="white"/>
        </w:rPr>
        <w:t xml:space="preserve">        {Sort.Long_Double, AssemblyOperator.fld_qword}</w:t>
      </w:r>
    </w:p>
    <w:p w14:paraId="6BF2BB33" w14:textId="77777777" w:rsidR="00530CE4" w:rsidRPr="00530CE4" w:rsidRDefault="00530CE4" w:rsidP="00530CE4">
      <w:pPr>
        <w:pStyle w:val="Code"/>
        <w:rPr>
          <w:highlight w:val="white"/>
        </w:rPr>
      </w:pPr>
      <w:r w:rsidRPr="00530CE4">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7D1F2121" w14:textId="085D3C11" w:rsidR="00530CE4" w:rsidRPr="00530CE4" w:rsidRDefault="00530CE4" w:rsidP="00530CE4">
      <w:pPr>
        <w:pStyle w:val="Code"/>
        <w:rPr>
          <w:highlight w:val="white"/>
        </w:rPr>
      </w:pPr>
      <w:r w:rsidRPr="00530CE4">
        <w:rPr>
          <w:highlight w:val="white"/>
        </w:rPr>
        <w:t xml:space="preserve">    public void PushSymbol(Symbol symbol)</w:t>
      </w:r>
      <w:r>
        <w:rPr>
          <w:highlight w:val="white"/>
        </w:rPr>
        <w:t xml:space="preserve"> </w:t>
      </w:r>
      <w:r w:rsidRPr="00530CE4">
        <w:rPr>
          <w:highlight w:val="white"/>
        </w:rPr>
        <w:t>{</w:t>
      </w:r>
    </w:p>
    <w:p w14:paraId="2E46E11B" w14:textId="77777777" w:rsidR="00530CE4" w:rsidRPr="00530CE4" w:rsidRDefault="00530CE4" w:rsidP="00530CE4">
      <w:pPr>
        <w:pStyle w:val="Code"/>
        <w:rPr>
          <w:highlight w:val="white"/>
        </w:rPr>
      </w:pPr>
      <w:r w:rsidRPr="00530CE4">
        <w:rPr>
          <w:highlight w:val="white"/>
        </w:rPr>
        <w:t xml:space="preserve">      Assert.ErrorXXX((++m_floatStackSize) &lt;= FloatingStackMaxSize);</w:t>
      </w:r>
    </w:p>
    <w:p w14:paraId="703694DC" w14:textId="77777777" w:rsidR="00530CE4" w:rsidRPr="00530CE4" w:rsidRDefault="00530CE4" w:rsidP="00530CE4">
      <w:pPr>
        <w:pStyle w:val="Code"/>
        <w:rPr>
          <w:highlight w:val="white"/>
        </w:rPr>
      </w:pPr>
      <w:r w:rsidRPr="00530CE4">
        <w:rPr>
          <w:highlight w:val="white"/>
        </w:rPr>
        <w:t xml:space="preserve">      AssemblyOperator objectOperator = m_floatPushMap[symbol.Type.Sort];</w:t>
      </w:r>
    </w:p>
    <w:p w14:paraId="78F9A3C5" w14:textId="77777777" w:rsidR="00530CE4" w:rsidRPr="00530CE4" w:rsidRDefault="00530CE4" w:rsidP="00530CE4">
      <w:pPr>
        <w:pStyle w:val="Code"/>
        <w:rPr>
          <w:highlight w:val="white"/>
        </w:rPr>
      </w:pPr>
      <w:r w:rsidRPr="00530CE4">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2E4E335A" w14:textId="77777777" w:rsidR="00530CE4" w:rsidRPr="00530CE4" w:rsidRDefault="00530CE4" w:rsidP="00530CE4">
      <w:pPr>
        <w:pStyle w:val="Code"/>
        <w:rPr>
          <w:highlight w:val="white"/>
        </w:rPr>
      </w:pPr>
      <w:r w:rsidRPr="00530CE4">
        <w:rPr>
          <w:highlight w:val="white"/>
        </w:rPr>
        <w:t xml:space="preserve">      if (((symbol.Value is BigInteger) &amp;&amp;</w:t>
      </w:r>
    </w:p>
    <w:p w14:paraId="0914C9FB" w14:textId="77777777" w:rsidR="00530CE4" w:rsidRPr="00530CE4" w:rsidRDefault="00530CE4" w:rsidP="00530CE4">
      <w:pPr>
        <w:pStyle w:val="Code"/>
        <w:rPr>
          <w:highlight w:val="white"/>
        </w:rPr>
      </w:pPr>
      <w:r w:rsidRPr="00530CE4">
        <w:rPr>
          <w:highlight w:val="white"/>
        </w:rPr>
        <w:t xml:space="preserve">          (((BigInteger) symbol.Value).IsZero)) ||</w:t>
      </w:r>
    </w:p>
    <w:p w14:paraId="7D956431" w14:textId="77777777" w:rsidR="00530CE4" w:rsidRPr="00530CE4" w:rsidRDefault="00530CE4" w:rsidP="00530CE4">
      <w:pPr>
        <w:pStyle w:val="Code"/>
        <w:rPr>
          <w:highlight w:val="white"/>
        </w:rPr>
      </w:pPr>
      <w:r w:rsidRPr="00530CE4">
        <w:rPr>
          <w:highlight w:val="white"/>
        </w:rPr>
        <w:t xml:space="preserve">          ((symbol.Value is decimal) &amp;&amp; (((decimal) symbol.Value) == 0))) {</w:t>
      </w:r>
    </w:p>
    <w:p w14:paraId="6731ACFA" w14:textId="77777777" w:rsidR="00530CE4" w:rsidRPr="00530CE4" w:rsidRDefault="00530CE4" w:rsidP="00530CE4">
      <w:pPr>
        <w:pStyle w:val="Code"/>
        <w:rPr>
          <w:highlight w:val="white"/>
        </w:rPr>
      </w:pPr>
      <w:r w:rsidRPr="00530CE4">
        <w:rPr>
          <w:highlight w:val="white"/>
        </w:rPr>
        <w:t xml:space="preserve">        AddAssemblyCode(AssemblyOperator.fldz);</w:t>
      </w:r>
    </w:p>
    <w:p w14:paraId="77C5D25A" w14:textId="77777777" w:rsidR="00530CE4" w:rsidRPr="00530CE4" w:rsidRDefault="00530CE4" w:rsidP="00530CE4">
      <w:pPr>
        <w:pStyle w:val="Code"/>
        <w:rPr>
          <w:highlight w:val="white"/>
        </w:rPr>
      </w:pPr>
      <w:r w:rsidRPr="00530CE4">
        <w:rPr>
          <w:highlight w:val="white"/>
        </w:rPr>
        <w:t xml:space="preserve">      }</w:t>
      </w:r>
    </w:p>
    <w:p w14:paraId="7B23B73C" w14:textId="77777777" w:rsidR="00530CE4" w:rsidRPr="00530CE4" w:rsidRDefault="00530CE4" w:rsidP="00530CE4">
      <w:pPr>
        <w:pStyle w:val="Code"/>
        <w:rPr>
          <w:highlight w:val="white"/>
        </w:rPr>
      </w:pPr>
      <w:r w:rsidRPr="00530CE4">
        <w:rPr>
          <w:highlight w:val="white"/>
        </w:rPr>
        <w:t xml:space="preserve">      else if (((symbol.Value is BigInteger) &amp;&amp;</w:t>
      </w:r>
    </w:p>
    <w:p w14:paraId="24397268" w14:textId="77777777" w:rsidR="00530CE4" w:rsidRPr="00530CE4" w:rsidRDefault="00530CE4" w:rsidP="00530CE4">
      <w:pPr>
        <w:pStyle w:val="Code"/>
        <w:rPr>
          <w:highlight w:val="white"/>
        </w:rPr>
      </w:pPr>
      <w:r w:rsidRPr="00530CE4">
        <w:rPr>
          <w:highlight w:val="white"/>
        </w:rPr>
        <w:lastRenderedPageBreak/>
        <w:t xml:space="preserve">                (((BigInteger) symbol.Value).IsOne)) ||</w:t>
      </w:r>
    </w:p>
    <w:p w14:paraId="4AE6D221" w14:textId="77777777" w:rsidR="00530CE4" w:rsidRPr="00530CE4" w:rsidRDefault="00530CE4" w:rsidP="00530CE4">
      <w:pPr>
        <w:pStyle w:val="Code"/>
        <w:rPr>
          <w:highlight w:val="white"/>
        </w:rPr>
      </w:pPr>
      <w:r w:rsidRPr="00530CE4">
        <w:rPr>
          <w:highlight w:val="white"/>
        </w:rPr>
        <w:t xml:space="preserve">               ((symbol.Value is decimal) &amp;&amp;</w:t>
      </w:r>
    </w:p>
    <w:p w14:paraId="1418075F" w14:textId="77777777" w:rsidR="00530CE4" w:rsidRPr="00530CE4" w:rsidRDefault="00530CE4" w:rsidP="00530CE4">
      <w:pPr>
        <w:pStyle w:val="Code"/>
        <w:rPr>
          <w:highlight w:val="white"/>
        </w:rPr>
      </w:pPr>
      <w:r w:rsidRPr="00530CE4">
        <w:rPr>
          <w:highlight w:val="white"/>
        </w:rPr>
        <w:t xml:space="preserve">                (((decimal) symbol.Value) == 1))) {</w:t>
      </w:r>
    </w:p>
    <w:p w14:paraId="78DF70A5" w14:textId="77777777" w:rsidR="00530CE4" w:rsidRPr="00530CE4" w:rsidRDefault="00530CE4" w:rsidP="00530CE4">
      <w:pPr>
        <w:pStyle w:val="Code"/>
        <w:rPr>
          <w:highlight w:val="white"/>
        </w:rPr>
      </w:pPr>
      <w:r w:rsidRPr="00530CE4">
        <w:rPr>
          <w:highlight w:val="white"/>
        </w:rPr>
        <w:t xml:space="preserve">        AddAssemblyCode(AssemblyOperator.fld1);</w:t>
      </w:r>
    </w:p>
    <w:p w14:paraId="2EF15F6E" w14:textId="2202D5D2" w:rsidR="00530CE4" w:rsidRDefault="00530CE4" w:rsidP="00530CE4">
      <w:pPr>
        <w:pStyle w:val="Code"/>
        <w:rPr>
          <w:highlight w:val="white"/>
        </w:rPr>
      </w:pPr>
      <w:r w:rsidRPr="00530CE4">
        <w:rPr>
          <w:highlight w:val="white"/>
        </w:rPr>
        <w:t xml:space="preserve">      }</w:t>
      </w:r>
    </w:p>
    <w:p w14:paraId="61D18CD7" w14:textId="6B687708" w:rsidR="004224B0" w:rsidRPr="00530CE4" w:rsidRDefault="00857422" w:rsidP="00C2308A">
      <w:pPr>
        <w:rPr>
          <w:highlight w:val="white"/>
        </w:rPr>
      </w:pPr>
      <w:r>
        <w:rPr>
          <w:highlight w:val="white"/>
        </w:rPr>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7CE6D19A" w14:textId="77777777" w:rsidR="00530CE4" w:rsidRPr="00530CE4" w:rsidRDefault="00530CE4" w:rsidP="00530CE4">
      <w:pPr>
        <w:pStyle w:val="Code"/>
        <w:rPr>
          <w:highlight w:val="white"/>
        </w:rPr>
      </w:pPr>
      <w:r w:rsidRPr="00530CE4">
        <w:rPr>
          <w:highlight w:val="white"/>
        </w:rPr>
        <w:t xml:space="preserve">      else if ((symbol.Value is BigInteger) || (symbol.Value is decimal)) {</w:t>
      </w:r>
    </w:p>
    <w:p w14:paraId="3CAF697A"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257D968B" w14:textId="77777777" w:rsidR="00997ACE" w:rsidRPr="00530CE4" w:rsidRDefault="00997ACE" w:rsidP="00997ACE">
      <w:pPr>
        <w:pStyle w:val="Code"/>
        <w:rPr>
          <w:highlight w:val="white"/>
        </w:rPr>
      </w:pPr>
      <w:r w:rsidRPr="00530CE4">
        <w:rPr>
          <w:highlight w:val="white"/>
        </w:rPr>
        <w:t xml:space="preserve">        AddAssemblyCode(objectOperator, symbol.UniqueName, 0);</w:t>
      </w:r>
    </w:p>
    <w:p w14:paraId="306E4BE2" w14:textId="21AB6139" w:rsidR="00530CE4" w:rsidRDefault="00530CE4" w:rsidP="00530CE4">
      <w:pPr>
        <w:pStyle w:val="Code"/>
        <w:rPr>
          <w:highlight w:val="white"/>
        </w:rPr>
      </w:pPr>
      <w:r w:rsidRPr="00530CE4">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1261D96C" w14:textId="77777777" w:rsidR="00530CE4" w:rsidRPr="00530CE4" w:rsidRDefault="00530CE4" w:rsidP="00530CE4">
      <w:pPr>
        <w:pStyle w:val="Code"/>
        <w:rPr>
          <w:highlight w:val="white"/>
        </w:rPr>
      </w:pPr>
      <w:r w:rsidRPr="00530CE4">
        <w:rPr>
          <w:highlight w:val="white"/>
        </w:rPr>
        <w:t xml:space="preserve">      else if (m_trackMap.TryGetValue(symbol, out track)) {</w:t>
      </w:r>
    </w:p>
    <w:p w14:paraId="4EDEC02D" w14:textId="1FA48249" w:rsidR="00530CE4" w:rsidRDefault="00530CE4" w:rsidP="00530CE4">
      <w:pPr>
        <w:pStyle w:val="Code"/>
        <w:rPr>
          <w:highlight w:val="white"/>
        </w:rPr>
      </w:pPr>
      <w:r w:rsidRPr="00530CE4">
        <w:rPr>
          <w:highlight w:val="white"/>
        </w:rPr>
        <w:t xml:space="preserve">        m_trackMap.Remove(symbol);</w:t>
      </w:r>
    </w:p>
    <w:p w14:paraId="4876EC22"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7C32E66A" w14:textId="47405251" w:rsidR="00530CE4" w:rsidRPr="00530CE4" w:rsidRDefault="00530CE4" w:rsidP="00530CE4">
      <w:pPr>
        <w:pStyle w:val="Code"/>
        <w:rPr>
          <w:highlight w:val="white"/>
        </w:rPr>
      </w:pPr>
      <w:r w:rsidRPr="00530CE4">
        <w:rPr>
          <w:highlight w:val="white"/>
        </w:rPr>
        <w:t xml:space="preserve">        AddAssemblyCode(AssemblyOperator.mov, </w:t>
      </w:r>
      <w:r w:rsidR="000242A0" w:rsidRPr="000242A0">
        <w:rPr>
          <w:highlight w:val="white"/>
        </w:rPr>
        <w:t>containerName</w:t>
      </w:r>
      <w:r w:rsidRPr="00530CE4">
        <w:rPr>
          <w:highlight w:val="white"/>
        </w:rPr>
        <w:t>, 0, track);</w:t>
      </w:r>
    </w:p>
    <w:p w14:paraId="47BE6911" w14:textId="193DCA5E"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6ED1950D" w14:textId="4ECEFEBF" w:rsidR="00530CE4" w:rsidRDefault="00530CE4" w:rsidP="00530CE4">
      <w:pPr>
        <w:pStyle w:val="Code"/>
        <w:rPr>
          <w:highlight w:val="white"/>
        </w:rPr>
      </w:pPr>
      <w:r w:rsidRPr="00530CE4">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 xml:space="preserve">loading the base address of the symbol to the integral storage. Then we add its </w:t>
      </w:r>
      <w:proofErr w:type="gramStart"/>
      <w:r w:rsidR="00631791">
        <w:rPr>
          <w:highlight w:val="white"/>
        </w:rPr>
        <w:t>offset, unless</w:t>
      </w:r>
      <w:proofErr w:type="gramEnd"/>
      <w:r w:rsidR="00631791">
        <w:rPr>
          <w:highlight w:val="white"/>
        </w:rPr>
        <w:t xml:space="preserve"> it is zero.</w:t>
      </w:r>
    </w:p>
    <w:p w14:paraId="2BF60710" w14:textId="77777777" w:rsidR="00530CE4" w:rsidRPr="00530CE4" w:rsidRDefault="00530CE4" w:rsidP="00530CE4">
      <w:pPr>
        <w:pStyle w:val="Code"/>
        <w:rPr>
          <w:highlight w:val="white"/>
        </w:rPr>
      </w:pPr>
      <w:r w:rsidRPr="00530CE4">
        <w:rPr>
          <w:highlight w:val="white"/>
        </w:rPr>
        <w:t xml:space="preserve">      else if (symbol.Type.IsArrayFunctionOrString()) {</w:t>
      </w:r>
    </w:p>
    <w:p w14:paraId="3C65D376"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1879C08A" w14:textId="24E87526" w:rsidR="00530CE4" w:rsidRPr="00530CE4" w:rsidRDefault="00530CE4" w:rsidP="00530CE4">
      <w:pPr>
        <w:pStyle w:val="Code"/>
        <w:rPr>
          <w:highlight w:val="white"/>
        </w:rPr>
      </w:pPr>
      <w:r w:rsidRPr="00530CE4">
        <w:rPr>
          <w:highlight w:val="white"/>
        </w:rPr>
        <w:t xml:space="preserve">        AddAssemblyCode(AssemblyOperator.mov, </w:t>
      </w:r>
      <w:r w:rsidR="00257E79">
        <w:rPr>
          <w:highlight w:val="white"/>
        </w:rPr>
        <w:t>containerName</w:t>
      </w:r>
      <w:r w:rsidRPr="00530CE4">
        <w:rPr>
          <w:highlight w:val="white"/>
        </w:rPr>
        <w:t>, 0,</w:t>
      </w:r>
    </w:p>
    <w:p w14:paraId="11DC2BCD" w14:textId="77777777" w:rsidR="00530CE4" w:rsidRPr="00530CE4" w:rsidRDefault="00530CE4" w:rsidP="00530CE4">
      <w:pPr>
        <w:pStyle w:val="Code"/>
        <w:rPr>
          <w:highlight w:val="white"/>
        </w:rPr>
      </w:pPr>
      <w:r w:rsidRPr="00530CE4">
        <w:rPr>
          <w:highlight w:val="white"/>
        </w:rPr>
        <w:t xml:space="preserve">                        Base(symbol), TypeSize.PointerSize);</w:t>
      </w:r>
    </w:p>
    <w:p w14:paraId="46891DC1" w14:textId="77777777" w:rsidR="00530CE4" w:rsidRPr="00530CE4" w:rsidRDefault="00530CE4" w:rsidP="00530CE4">
      <w:pPr>
        <w:pStyle w:val="Code"/>
        <w:rPr>
          <w:highlight w:val="white"/>
        </w:rPr>
      </w:pPr>
    </w:p>
    <w:p w14:paraId="15475D7E" w14:textId="77777777" w:rsidR="00530CE4" w:rsidRPr="00530CE4" w:rsidRDefault="00530CE4" w:rsidP="00530CE4">
      <w:pPr>
        <w:pStyle w:val="Code"/>
        <w:rPr>
          <w:highlight w:val="white"/>
        </w:rPr>
      </w:pPr>
      <w:r w:rsidRPr="00530CE4">
        <w:rPr>
          <w:highlight w:val="white"/>
        </w:rPr>
        <w:t xml:space="preserve">        int offset = Offset(symbol);</w:t>
      </w:r>
    </w:p>
    <w:p w14:paraId="6DDA5F39" w14:textId="77777777" w:rsidR="00530CE4" w:rsidRPr="00530CE4" w:rsidRDefault="00530CE4" w:rsidP="00530CE4">
      <w:pPr>
        <w:pStyle w:val="Code"/>
        <w:rPr>
          <w:highlight w:val="white"/>
        </w:rPr>
      </w:pPr>
      <w:r w:rsidRPr="00530CE4">
        <w:rPr>
          <w:highlight w:val="white"/>
        </w:rPr>
        <w:t xml:space="preserve">        if (offset != 0) {</w:t>
      </w:r>
    </w:p>
    <w:p w14:paraId="6D83ED3D" w14:textId="14607384" w:rsidR="00530CE4" w:rsidRPr="00530CE4" w:rsidRDefault="00530CE4" w:rsidP="00530CE4">
      <w:pPr>
        <w:pStyle w:val="Code"/>
        <w:rPr>
          <w:highlight w:val="white"/>
        </w:rPr>
      </w:pPr>
      <w:r w:rsidRPr="00530CE4">
        <w:rPr>
          <w:highlight w:val="white"/>
        </w:rPr>
        <w:t xml:space="preserve">          AddAssemblyCode(AssemblyOperator.add, </w:t>
      </w:r>
      <w:r w:rsidR="00257E79">
        <w:rPr>
          <w:highlight w:val="white"/>
        </w:rPr>
        <w:t>containerName</w:t>
      </w:r>
      <w:r w:rsidRPr="00530CE4">
        <w:rPr>
          <w:highlight w:val="white"/>
        </w:rPr>
        <w:t>, 0,</w:t>
      </w:r>
    </w:p>
    <w:p w14:paraId="79312DC6" w14:textId="77777777" w:rsidR="00530CE4" w:rsidRPr="00530CE4" w:rsidRDefault="00530CE4" w:rsidP="00530CE4">
      <w:pPr>
        <w:pStyle w:val="Code"/>
        <w:rPr>
          <w:highlight w:val="white"/>
        </w:rPr>
      </w:pPr>
      <w:r w:rsidRPr="00530CE4">
        <w:rPr>
          <w:highlight w:val="white"/>
        </w:rPr>
        <w:t xml:space="preserve">                          (BigInteger) offset, TypeSize.PointerSize);</w:t>
      </w:r>
    </w:p>
    <w:p w14:paraId="6EB6056E" w14:textId="77777777" w:rsidR="00530CE4" w:rsidRPr="00530CE4" w:rsidRDefault="00530CE4" w:rsidP="00530CE4">
      <w:pPr>
        <w:pStyle w:val="Code"/>
        <w:rPr>
          <w:highlight w:val="white"/>
        </w:rPr>
      </w:pPr>
      <w:r w:rsidRPr="00530CE4">
        <w:rPr>
          <w:highlight w:val="white"/>
        </w:rPr>
        <w:t xml:space="preserve">        }</w:t>
      </w:r>
    </w:p>
    <w:p w14:paraId="57FB3A94" w14:textId="77777777" w:rsidR="00530CE4" w:rsidRPr="00530CE4" w:rsidRDefault="00530CE4" w:rsidP="00530CE4">
      <w:pPr>
        <w:pStyle w:val="Code"/>
        <w:rPr>
          <w:highlight w:val="white"/>
        </w:rPr>
      </w:pPr>
    </w:p>
    <w:p w14:paraId="5C033613" w14:textId="490F902B"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023E6FD7" w14:textId="29BCA5A7" w:rsidR="00530CE4" w:rsidRDefault="00530CE4" w:rsidP="00530CE4">
      <w:pPr>
        <w:pStyle w:val="Code"/>
        <w:rPr>
          <w:highlight w:val="white"/>
        </w:rPr>
      </w:pPr>
      <w:r w:rsidRPr="00530CE4">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30554507" w14:textId="77777777" w:rsidR="00530CE4" w:rsidRPr="00530CE4" w:rsidRDefault="00530CE4" w:rsidP="00530CE4">
      <w:pPr>
        <w:pStyle w:val="Code"/>
        <w:rPr>
          <w:highlight w:val="white"/>
        </w:rPr>
      </w:pPr>
      <w:r w:rsidRPr="00530CE4">
        <w:rPr>
          <w:highlight w:val="white"/>
        </w:rPr>
        <w:t xml:space="preserve">      else {</w:t>
      </w:r>
    </w:p>
    <w:p w14:paraId="5245E0AE"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DC95A76" w14:textId="77777777" w:rsidR="00530CE4" w:rsidRPr="00530CE4" w:rsidRDefault="00530CE4" w:rsidP="00530CE4">
      <w:pPr>
        <w:pStyle w:val="Code"/>
        <w:rPr>
          <w:highlight w:val="white"/>
        </w:rPr>
      </w:pPr>
      <w:r w:rsidRPr="00530CE4">
        <w:rPr>
          <w:highlight w:val="white"/>
        </w:rPr>
        <w:t xml:space="preserve">      }</w:t>
      </w:r>
    </w:p>
    <w:p w14:paraId="10A04640" w14:textId="60CD7475" w:rsidR="00530CE4" w:rsidRDefault="00530CE4" w:rsidP="00530CE4">
      <w:pPr>
        <w:pStyle w:val="Code"/>
        <w:rPr>
          <w:highlight w:val="white"/>
        </w:rPr>
      </w:pPr>
      <w:r w:rsidRPr="00530CE4">
        <w:rPr>
          <w:highlight w:val="white"/>
        </w:rPr>
        <w:t xml:space="preserve">    }</w:t>
      </w:r>
    </w:p>
    <w:p w14:paraId="2A06E3E1" w14:textId="77777777" w:rsidR="00F8692E" w:rsidRDefault="00F8692E" w:rsidP="00F024B0">
      <w:pPr>
        <w:pStyle w:val="Code"/>
        <w:rPr>
          <w:highlight w:val="white"/>
        </w:rPr>
      </w:pPr>
    </w:p>
    <w:p w14:paraId="2E59EE62" w14:textId="43EB040B"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lastRenderedPageBreak/>
        <w:t xml:space="preserve">    }</w:t>
      </w:r>
    </w:p>
    <w:p w14:paraId="5CC85F9D" w14:textId="23FAD5E5"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 xml:space="preserve">the </w:t>
      </w:r>
      <w:r w:rsidR="00D702CD" w:rsidRPr="00D702CD">
        <w:rPr>
          <w:rStyle w:val="KeyWord0"/>
          <w:highlight w:val="white"/>
        </w:rPr>
        <w:t>m_floatPopMap</w:t>
      </w:r>
      <w:r w:rsidR="00D702CD">
        <w:rPr>
          <w:highlight w:val="white"/>
        </w:rPr>
        <w:t xml:space="preserve"> and </w:t>
      </w:r>
      <w:r w:rsidR="00D702CD" w:rsidRPr="00D702CD">
        <w:rPr>
          <w:rStyle w:val="KeyWord0"/>
          <w:highlight w:val="white"/>
        </w:rPr>
        <w:t>m_floatTopMap</w:t>
      </w:r>
      <w:r w:rsidR="00D702CD" w:rsidRPr="00530CE4">
        <w:rPr>
          <w:highlight w:val="white"/>
        </w:rPr>
        <w:t xml:space="preserve"> </w:t>
      </w:r>
      <w:r w:rsidR="002E44D3">
        <w:rPr>
          <w:highlight w:val="white"/>
        </w:rPr>
        <w:t xml:space="preserve">maps </w:t>
      </w:r>
      <w:r w:rsidR="00D702CD">
        <w:rPr>
          <w:highlight w:val="white"/>
        </w:rPr>
        <w:t>that maps from the type sizes of the symbols to assembly code instructions.</w:t>
      </w:r>
    </w:p>
    <w:p w14:paraId="5B60F926" w14:textId="77777777" w:rsidR="00530CE4" w:rsidRPr="00530CE4" w:rsidRDefault="00530CE4" w:rsidP="00530CE4">
      <w:pPr>
        <w:pStyle w:val="Code"/>
        <w:rPr>
          <w:highlight w:val="white"/>
        </w:rPr>
      </w:pPr>
      <w:r w:rsidRPr="00530CE4">
        <w:rPr>
          <w:highlight w:val="white"/>
        </w:rPr>
        <w:t xml:space="preserve">    public static IDictionary&lt;Sort, AssemblyOperator&gt; m_floatPopMap =</w:t>
      </w:r>
    </w:p>
    <w:p w14:paraId="32430870" w14:textId="77777777" w:rsidR="00530CE4" w:rsidRPr="00530CE4" w:rsidRDefault="00530CE4" w:rsidP="00530CE4">
      <w:pPr>
        <w:pStyle w:val="Code"/>
        <w:rPr>
          <w:highlight w:val="white"/>
        </w:rPr>
      </w:pPr>
      <w:r w:rsidRPr="00530CE4">
        <w:rPr>
          <w:highlight w:val="white"/>
        </w:rPr>
        <w:t xml:space="preserve">      new Dictionary&lt;Sort, AssemblyOperator&gt;() {</w:t>
      </w:r>
    </w:p>
    <w:p w14:paraId="50A77E2A" w14:textId="77777777" w:rsidR="00530CE4" w:rsidRPr="00530CE4" w:rsidRDefault="00530CE4" w:rsidP="00530CE4">
      <w:pPr>
        <w:pStyle w:val="Code"/>
        <w:rPr>
          <w:highlight w:val="white"/>
        </w:rPr>
      </w:pPr>
      <w:r w:rsidRPr="00530CE4">
        <w:rPr>
          <w:highlight w:val="white"/>
        </w:rPr>
        <w:t xml:space="preserve">        {Sort.Signed_Int, AssemblyOperator.fistp_word},</w:t>
      </w:r>
    </w:p>
    <w:p w14:paraId="449FE40E" w14:textId="77777777" w:rsidR="00530CE4" w:rsidRPr="00530CE4" w:rsidRDefault="00530CE4" w:rsidP="00530CE4">
      <w:pPr>
        <w:pStyle w:val="Code"/>
        <w:rPr>
          <w:highlight w:val="white"/>
        </w:rPr>
      </w:pPr>
      <w:r w:rsidRPr="00530CE4">
        <w:rPr>
          <w:highlight w:val="white"/>
        </w:rPr>
        <w:t xml:space="preserve">        {Sort.Unsigned_Int, AssemblyOperator.fistp_word},</w:t>
      </w:r>
    </w:p>
    <w:p w14:paraId="44FCBBE9" w14:textId="77777777" w:rsidR="00530CE4" w:rsidRPr="00530CE4" w:rsidRDefault="00530CE4" w:rsidP="00530CE4">
      <w:pPr>
        <w:pStyle w:val="Code"/>
        <w:rPr>
          <w:highlight w:val="white"/>
        </w:rPr>
      </w:pPr>
      <w:r w:rsidRPr="00530CE4">
        <w:rPr>
          <w:highlight w:val="white"/>
        </w:rPr>
        <w:t xml:space="preserve">        {Sort.Pointer, AssemblyOperator.fistp_word},</w:t>
      </w:r>
    </w:p>
    <w:p w14:paraId="2EC1B6C8" w14:textId="77777777" w:rsidR="00530CE4" w:rsidRPr="00530CE4" w:rsidRDefault="00530CE4" w:rsidP="00530CE4">
      <w:pPr>
        <w:pStyle w:val="Code"/>
        <w:rPr>
          <w:highlight w:val="white"/>
        </w:rPr>
      </w:pPr>
      <w:r w:rsidRPr="00530CE4">
        <w:rPr>
          <w:highlight w:val="white"/>
        </w:rPr>
        <w:t xml:space="preserve">        {Sort.Signed_Long_Int, AssemblyOperator.fistp_dword},</w:t>
      </w:r>
    </w:p>
    <w:p w14:paraId="588DE807" w14:textId="77777777" w:rsidR="00530CE4" w:rsidRPr="00530CE4" w:rsidRDefault="00530CE4" w:rsidP="00530CE4">
      <w:pPr>
        <w:pStyle w:val="Code"/>
        <w:rPr>
          <w:highlight w:val="white"/>
        </w:rPr>
      </w:pPr>
      <w:r w:rsidRPr="00530CE4">
        <w:rPr>
          <w:highlight w:val="white"/>
        </w:rPr>
        <w:t xml:space="preserve">        {Sort.Unsigned_Long_Int, AssemblyOperator.fistp_dword},</w:t>
      </w:r>
    </w:p>
    <w:p w14:paraId="570B386C" w14:textId="77777777" w:rsidR="00530CE4" w:rsidRPr="00530CE4" w:rsidRDefault="00530CE4" w:rsidP="00530CE4">
      <w:pPr>
        <w:pStyle w:val="Code"/>
        <w:rPr>
          <w:highlight w:val="white"/>
        </w:rPr>
      </w:pPr>
      <w:r w:rsidRPr="00530CE4">
        <w:rPr>
          <w:highlight w:val="white"/>
        </w:rPr>
        <w:t xml:space="preserve">        {Sort.Float, AssemblyOperator.fstp_dword},</w:t>
      </w:r>
    </w:p>
    <w:p w14:paraId="648065F1" w14:textId="77777777" w:rsidR="00530CE4" w:rsidRPr="00530CE4" w:rsidRDefault="00530CE4" w:rsidP="00530CE4">
      <w:pPr>
        <w:pStyle w:val="Code"/>
        <w:rPr>
          <w:highlight w:val="white"/>
        </w:rPr>
      </w:pPr>
      <w:r w:rsidRPr="00530CE4">
        <w:rPr>
          <w:highlight w:val="white"/>
        </w:rPr>
        <w:t xml:space="preserve">        {Sort.Double, AssemblyOperator.fstp_qword},</w:t>
      </w:r>
    </w:p>
    <w:p w14:paraId="2CD3BF2B" w14:textId="77777777" w:rsidR="00530CE4" w:rsidRPr="00530CE4" w:rsidRDefault="00530CE4" w:rsidP="00530CE4">
      <w:pPr>
        <w:pStyle w:val="Code"/>
        <w:rPr>
          <w:highlight w:val="white"/>
        </w:rPr>
      </w:pPr>
      <w:r w:rsidRPr="00530CE4">
        <w:rPr>
          <w:highlight w:val="white"/>
        </w:rPr>
        <w:t xml:space="preserve">        {Sort.Long_Double, AssemblyOperator.fstp_qword}</w:t>
      </w:r>
    </w:p>
    <w:p w14:paraId="5259AEAF" w14:textId="77777777" w:rsidR="00530CE4" w:rsidRPr="00530CE4" w:rsidRDefault="00530CE4" w:rsidP="00530CE4">
      <w:pPr>
        <w:pStyle w:val="Code"/>
        <w:rPr>
          <w:highlight w:val="white"/>
        </w:rPr>
      </w:pPr>
      <w:r w:rsidRPr="00530CE4">
        <w:rPr>
          <w:highlight w:val="white"/>
        </w:rPr>
        <w:t xml:space="preserve">      };</w:t>
      </w:r>
    </w:p>
    <w:p w14:paraId="558F5626" w14:textId="77777777" w:rsidR="00530CE4" w:rsidRPr="00530CE4" w:rsidRDefault="00530CE4" w:rsidP="00530CE4">
      <w:pPr>
        <w:pStyle w:val="Code"/>
        <w:rPr>
          <w:highlight w:val="white"/>
        </w:rPr>
      </w:pPr>
    </w:p>
    <w:p w14:paraId="76E8E331" w14:textId="77777777" w:rsidR="00530CE4" w:rsidRPr="00530CE4" w:rsidRDefault="00530CE4" w:rsidP="00530CE4">
      <w:pPr>
        <w:pStyle w:val="Code"/>
        <w:rPr>
          <w:highlight w:val="white"/>
        </w:rPr>
      </w:pPr>
      <w:r w:rsidRPr="00530CE4">
        <w:rPr>
          <w:highlight w:val="white"/>
        </w:rPr>
        <w:t xml:space="preserve">    public static IDictionary&lt;Sort, AssemblyOperator&gt; m_floatTopMap =</w:t>
      </w:r>
    </w:p>
    <w:p w14:paraId="5F60C483" w14:textId="77777777" w:rsidR="00530CE4" w:rsidRPr="00530CE4" w:rsidRDefault="00530CE4" w:rsidP="00530CE4">
      <w:pPr>
        <w:pStyle w:val="Code"/>
        <w:rPr>
          <w:highlight w:val="white"/>
        </w:rPr>
      </w:pPr>
      <w:r w:rsidRPr="00530CE4">
        <w:rPr>
          <w:highlight w:val="white"/>
        </w:rPr>
        <w:t xml:space="preserve">      new Dictionary&lt;Sort, AssemblyOperator&gt;() {</w:t>
      </w:r>
    </w:p>
    <w:p w14:paraId="1E5FBD38" w14:textId="77777777" w:rsidR="00530CE4" w:rsidRPr="00530CE4" w:rsidRDefault="00530CE4" w:rsidP="00530CE4">
      <w:pPr>
        <w:pStyle w:val="Code"/>
        <w:rPr>
          <w:highlight w:val="white"/>
        </w:rPr>
      </w:pPr>
      <w:r w:rsidRPr="00530CE4">
        <w:rPr>
          <w:highlight w:val="white"/>
        </w:rPr>
        <w:t xml:space="preserve">        {Sort.Signed_Int, AssemblyOperator.fist_word},</w:t>
      </w:r>
    </w:p>
    <w:p w14:paraId="59EAC8D6" w14:textId="77777777" w:rsidR="00530CE4" w:rsidRPr="00530CE4" w:rsidRDefault="00530CE4" w:rsidP="00530CE4">
      <w:pPr>
        <w:pStyle w:val="Code"/>
        <w:rPr>
          <w:highlight w:val="white"/>
        </w:rPr>
      </w:pPr>
      <w:r w:rsidRPr="00530CE4">
        <w:rPr>
          <w:highlight w:val="white"/>
        </w:rPr>
        <w:t xml:space="preserve">        {Sort.Unsigned_Int, AssemblyOperator.fist_word},</w:t>
      </w:r>
    </w:p>
    <w:p w14:paraId="1F279C20" w14:textId="77777777" w:rsidR="00530CE4" w:rsidRPr="00530CE4" w:rsidRDefault="00530CE4" w:rsidP="00530CE4">
      <w:pPr>
        <w:pStyle w:val="Code"/>
        <w:rPr>
          <w:highlight w:val="white"/>
        </w:rPr>
      </w:pPr>
      <w:r w:rsidRPr="00530CE4">
        <w:rPr>
          <w:highlight w:val="white"/>
        </w:rPr>
        <w:t xml:space="preserve">        {Sort.Pointer, AssemblyOperator.fist_word},</w:t>
      </w:r>
    </w:p>
    <w:p w14:paraId="4D9D3E0F" w14:textId="77777777" w:rsidR="00530CE4" w:rsidRPr="00530CE4" w:rsidRDefault="00530CE4" w:rsidP="00530CE4">
      <w:pPr>
        <w:pStyle w:val="Code"/>
        <w:rPr>
          <w:highlight w:val="white"/>
        </w:rPr>
      </w:pPr>
      <w:r w:rsidRPr="00530CE4">
        <w:rPr>
          <w:highlight w:val="white"/>
        </w:rPr>
        <w:t xml:space="preserve">        {Sort.Signed_Long_Int, AssemblyOperator.fist_dword},</w:t>
      </w:r>
    </w:p>
    <w:p w14:paraId="24629566" w14:textId="77777777" w:rsidR="00530CE4" w:rsidRPr="00530CE4" w:rsidRDefault="00530CE4" w:rsidP="00530CE4">
      <w:pPr>
        <w:pStyle w:val="Code"/>
        <w:rPr>
          <w:highlight w:val="white"/>
        </w:rPr>
      </w:pPr>
      <w:r w:rsidRPr="00530CE4">
        <w:rPr>
          <w:highlight w:val="white"/>
        </w:rPr>
        <w:t xml:space="preserve">        {Sort.Unsigned_Long_Int, AssemblyOperator.fist_dword},</w:t>
      </w:r>
    </w:p>
    <w:p w14:paraId="750A3C9F" w14:textId="77777777" w:rsidR="00530CE4" w:rsidRPr="00530CE4" w:rsidRDefault="00530CE4" w:rsidP="00530CE4">
      <w:pPr>
        <w:pStyle w:val="Code"/>
        <w:rPr>
          <w:highlight w:val="white"/>
        </w:rPr>
      </w:pPr>
      <w:r w:rsidRPr="00530CE4">
        <w:rPr>
          <w:highlight w:val="white"/>
        </w:rPr>
        <w:t xml:space="preserve">        {Sort.Float, AssemblyOperator.fst_dword},</w:t>
      </w:r>
    </w:p>
    <w:p w14:paraId="24C4A669" w14:textId="77777777" w:rsidR="00530CE4" w:rsidRPr="00530CE4" w:rsidRDefault="00530CE4" w:rsidP="00530CE4">
      <w:pPr>
        <w:pStyle w:val="Code"/>
        <w:rPr>
          <w:highlight w:val="white"/>
        </w:rPr>
      </w:pPr>
      <w:r w:rsidRPr="00530CE4">
        <w:rPr>
          <w:highlight w:val="white"/>
        </w:rPr>
        <w:t xml:space="preserve">        {Sort.Double, AssemblyOperator.fst_qword},</w:t>
      </w:r>
    </w:p>
    <w:p w14:paraId="2730CD5B" w14:textId="77777777" w:rsidR="00530CE4" w:rsidRPr="00530CE4" w:rsidRDefault="00530CE4" w:rsidP="00530CE4">
      <w:pPr>
        <w:pStyle w:val="Code"/>
        <w:rPr>
          <w:highlight w:val="white"/>
        </w:rPr>
      </w:pPr>
      <w:r w:rsidRPr="00530CE4">
        <w:rPr>
          <w:highlight w:val="white"/>
        </w:rPr>
        <w:t xml:space="preserve">        {Sort.Long_Double, AssemblyOperator.fst_qword}</w:t>
      </w:r>
    </w:p>
    <w:p w14:paraId="1642F347" w14:textId="77777777" w:rsidR="00530CE4" w:rsidRPr="00530CE4" w:rsidRDefault="00530CE4" w:rsidP="00530CE4">
      <w:pPr>
        <w:pStyle w:val="Code"/>
        <w:rPr>
          <w:highlight w:val="white"/>
        </w:rPr>
      </w:pPr>
      <w:r w:rsidRPr="00530CE4">
        <w:rPr>
          <w:highlight w:val="white"/>
        </w:rPr>
        <w:t xml:space="preserve">      };</w:t>
      </w:r>
    </w:p>
    <w:p w14:paraId="217BAEC1" w14:textId="77777777" w:rsidR="00530CE4" w:rsidRPr="00530CE4" w:rsidRDefault="00530CE4" w:rsidP="00530CE4">
      <w:pPr>
        <w:pStyle w:val="Code"/>
        <w:rPr>
          <w:highlight w:val="white"/>
        </w:rPr>
      </w:pPr>
    </w:p>
    <w:p w14:paraId="20EBF24A" w14:textId="77777777"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 xml:space="preserve">because we </w:t>
      </w:r>
      <w:proofErr w:type="gramStart"/>
      <w:r w:rsidR="009845E6">
        <w:rPr>
          <w:highlight w:val="white"/>
        </w:rPr>
        <w:t>have to</w:t>
      </w:r>
      <w:proofErr w:type="gramEnd"/>
      <w:r w:rsidR="009845E6">
        <w:rPr>
          <w:highlight w:val="white"/>
        </w:rPr>
        <w:t xml:space="preserve">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6EF781B0" w14:textId="77777777" w:rsidR="00530CE4" w:rsidRPr="00530CE4" w:rsidRDefault="00530CE4" w:rsidP="00530CE4">
      <w:pPr>
        <w:pStyle w:val="Code"/>
        <w:rPr>
          <w:highlight w:val="white"/>
        </w:rPr>
      </w:pPr>
      <w:r w:rsidRPr="00530CE4">
        <w:rPr>
          <w:highlight w:val="white"/>
        </w:rPr>
        <w:t xml:space="preserve">      AssemblyOperator objectOperator;</w:t>
      </w:r>
    </w:p>
    <w:p w14:paraId="28373B7E" w14:textId="0F0E05B8" w:rsidR="00530CE4" w:rsidRPr="00530CE4" w:rsidRDefault="00234B87" w:rsidP="00234B87">
      <w:pPr>
        <w:rPr>
          <w:highlight w:val="white"/>
        </w:rPr>
      </w:pPr>
      <w:r>
        <w:rPr>
          <w:highlight w:val="white"/>
        </w:rPr>
        <w:t xml:space="preserve">Depending on the value opf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0E4CDF" w:rsidRPr="000E4CDF">
        <w:rPr>
          <w:rStyle w:val="KeyWord0"/>
          <w:highlight w:val="white"/>
        </w:rPr>
        <w:t>m_floatPopMap</w:t>
      </w:r>
      <w:r w:rsidR="000E4CDF">
        <w:rPr>
          <w:highlight w:val="white"/>
        </w:rPr>
        <w:t xml:space="preserve"> or </w:t>
      </w:r>
      <w:r w:rsidR="000E4CDF" w:rsidRPr="000E4CDF">
        <w:rPr>
          <w:rStyle w:val="KeyWord0"/>
          <w:highlight w:val="white"/>
        </w:rPr>
        <w:t>m_floatTopMap</w:t>
      </w:r>
      <w:r w:rsidR="000E4CDF">
        <w:rPr>
          <w:highlight w:val="white"/>
        </w:rPr>
        <w:t xml:space="preserve"> map.</w:t>
      </w:r>
    </w:p>
    <w:p w14:paraId="69F222AB" w14:textId="77777777" w:rsidR="00530CE4" w:rsidRPr="00530CE4" w:rsidRDefault="00530CE4" w:rsidP="00530CE4">
      <w:pPr>
        <w:pStyle w:val="Code"/>
        <w:rPr>
          <w:highlight w:val="white"/>
        </w:rPr>
      </w:pPr>
      <w:r w:rsidRPr="00530CE4">
        <w:rPr>
          <w:highlight w:val="white"/>
        </w:rPr>
        <w:t xml:space="preserve">      if (topOrPop == TopOrPop.Pop) {</w:t>
      </w:r>
    </w:p>
    <w:p w14:paraId="0928E86B" w14:textId="77777777" w:rsidR="00530CE4" w:rsidRPr="00530CE4" w:rsidRDefault="00530CE4" w:rsidP="00530CE4">
      <w:pPr>
        <w:pStyle w:val="Code"/>
        <w:rPr>
          <w:highlight w:val="white"/>
        </w:rPr>
      </w:pPr>
      <w:r w:rsidRPr="00530CE4">
        <w:rPr>
          <w:highlight w:val="white"/>
        </w:rPr>
        <w:t xml:space="preserve">        objectOperator = m_floatPopMap[symbol.Type.Sort];</w:t>
      </w:r>
    </w:p>
    <w:p w14:paraId="016912BD" w14:textId="77777777" w:rsidR="00530CE4" w:rsidRPr="00530CE4" w:rsidRDefault="00530CE4" w:rsidP="00530CE4">
      <w:pPr>
        <w:pStyle w:val="Code"/>
        <w:rPr>
          <w:highlight w:val="white"/>
        </w:rPr>
      </w:pPr>
      <w:r w:rsidRPr="00530CE4">
        <w:rPr>
          <w:highlight w:val="white"/>
        </w:rPr>
        <w:t xml:space="preserve">        Assert.ErrorXXX((--m_floatStackSize) &gt;= 0);</w:t>
      </w:r>
    </w:p>
    <w:p w14:paraId="3700832D" w14:textId="640C8912" w:rsidR="00530CE4" w:rsidRDefault="00530CE4" w:rsidP="00530CE4">
      <w:pPr>
        <w:pStyle w:val="Code"/>
        <w:rPr>
          <w:highlight w:val="white"/>
        </w:rPr>
      </w:pPr>
      <w:r w:rsidRPr="00530CE4">
        <w:rPr>
          <w:highlight w:val="white"/>
        </w:rPr>
        <w:t xml:space="preserve">      }</w:t>
      </w:r>
    </w:p>
    <w:p w14:paraId="29B516C3" w14:textId="77777777" w:rsidR="00530CE4" w:rsidRPr="00530CE4" w:rsidRDefault="00530CE4" w:rsidP="00530CE4">
      <w:pPr>
        <w:pStyle w:val="Code"/>
        <w:rPr>
          <w:highlight w:val="white"/>
        </w:rPr>
      </w:pPr>
      <w:r w:rsidRPr="00530CE4">
        <w:rPr>
          <w:highlight w:val="white"/>
        </w:rPr>
        <w:t xml:space="preserve">      else {</w:t>
      </w:r>
    </w:p>
    <w:p w14:paraId="23370BBC" w14:textId="77777777" w:rsidR="00530CE4" w:rsidRPr="00530CE4" w:rsidRDefault="00530CE4" w:rsidP="00530CE4">
      <w:pPr>
        <w:pStyle w:val="Code"/>
        <w:rPr>
          <w:highlight w:val="white"/>
        </w:rPr>
      </w:pPr>
      <w:r w:rsidRPr="00530CE4">
        <w:rPr>
          <w:highlight w:val="white"/>
        </w:rPr>
        <w:t xml:space="preserve">        objectOperator = m_floatTopMap[symbol.Type.Sort];</w:t>
      </w:r>
    </w:p>
    <w:p w14:paraId="11C9FD6C" w14:textId="77777777" w:rsidR="00530CE4" w:rsidRPr="00530CE4" w:rsidRDefault="00530CE4" w:rsidP="00530CE4">
      <w:pPr>
        <w:pStyle w:val="Code"/>
        <w:rPr>
          <w:highlight w:val="white"/>
        </w:rPr>
      </w:pPr>
      <w:r w:rsidRPr="00530CE4">
        <w:rPr>
          <w:highlight w:val="white"/>
        </w:rPr>
        <w:t xml:space="preserve">      }</w:t>
      </w:r>
    </w:p>
    <w:p w14:paraId="5FEBAAEC" w14:textId="3984F3A7" w:rsidR="001924B9" w:rsidRDefault="00B16EE9" w:rsidP="00B16EE9">
      <w:pPr>
        <w:rPr>
          <w:highlight w:val="white"/>
        </w:rPr>
      </w:pPr>
      <w:r>
        <w:rPr>
          <w:highlight w:val="white"/>
        </w:rPr>
        <w:lastRenderedPageBreak/>
        <w:t xml:space="preserve">If the symbol is a temporary variable, we store </w:t>
      </w:r>
      <w:proofErr w:type="gramStart"/>
      <w:r>
        <w:rPr>
          <w:highlight w:val="white"/>
        </w:rPr>
        <w:t>it</w:t>
      </w:r>
      <w:r w:rsidR="004F2926">
        <w:rPr>
          <w:highlight w:val="white"/>
        </w:rPr>
        <w:t>s</w:t>
      </w:r>
      <w:proofErr w:type="gramEnd"/>
      <w:r>
        <w:rPr>
          <w:highlight w:val="white"/>
        </w:rPr>
        <w:t xml:space="preserve"> value in a register. </w:t>
      </w:r>
      <w:r w:rsidR="003E5B2E">
        <w:rPr>
          <w:highlight w:val="white"/>
        </w:rPr>
        <w:t xml:space="preserve"> However, we cannot store the value directly in a register. Therefore, </w:t>
      </w:r>
      <w:r w:rsidR="00010BA1">
        <w:rPr>
          <w:highlight w:val="white"/>
        </w:rPr>
        <w:t xml:space="preserve">we pop or top the value to the integral </w:t>
      </w:r>
      <w:proofErr w:type="gramStart"/>
      <w:r w:rsidR="00010BA1">
        <w:rPr>
          <w:highlight w:val="white"/>
        </w:rPr>
        <w:t>storage, and</w:t>
      </w:r>
      <w:proofErr w:type="gramEnd"/>
      <w:r w:rsidR="00010BA1">
        <w:rPr>
          <w:highlight w:val="white"/>
        </w:rPr>
        <w:t xml:space="preserve"> loads the value from there into the register.</w:t>
      </w:r>
    </w:p>
    <w:p w14:paraId="1905D19E" w14:textId="17D19FC9" w:rsidR="00530CE4" w:rsidRPr="00530CE4" w:rsidRDefault="00530CE4" w:rsidP="00530CE4">
      <w:pPr>
        <w:pStyle w:val="Code"/>
        <w:rPr>
          <w:highlight w:val="white"/>
        </w:rPr>
      </w:pPr>
      <w:r w:rsidRPr="00530CE4">
        <w:rPr>
          <w:highlight w:val="white"/>
        </w:rPr>
        <w:t xml:space="preserve">      if (symbol.IsTemporary() &amp;&amp; (symbol.AddressSymbol == null) &amp;&amp;</w:t>
      </w:r>
    </w:p>
    <w:p w14:paraId="0F476867" w14:textId="77777777" w:rsidR="00530CE4" w:rsidRPr="00530CE4" w:rsidRDefault="00530CE4" w:rsidP="00530CE4">
      <w:pPr>
        <w:pStyle w:val="Code"/>
        <w:rPr>
          <w:highlight w:val="white"/>
        </w:rPr>
      </w:pPr>
      <w:r w:rsidRPr="00530CE4">
        <w:rPr>
          <w:highlight w:val="white"/>
        </w:rPr>
        <w:t xml:space="preserve">          (symbol.Offset == 0)) {</w:t>
      </w:r>
    </w:p>
    <w:p w14:paraId="3C842183" w14:textId="77777777" w:rsidR="008072C8" w:rsidRPr="000242A0" w:rsidRDefault="008072C8" w:rsidP="008072C8">
      <w:pPr>
        <w:pStyle w:val="Code"/>
        <w:rPr>
          <w:highlight w:val="white"/>
        </w:rPr>
      </w:pPr>
      <w:r w:rsidRPr="000242A0">
        <w:rPr>
          <w:highlight w:val="white"/>
        </w:rPr>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r>
        <w:rPr>
          <w:highlight w:val="white"/>
        </w:rPr>
        <w:t>Type Conversion</w:t>
      </w:r>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w:t>
      </w:r>
      <w:proofErr w:type="gramStart"/>
      <w:r w:rsidR="00B20D15">
        <w:rPr>
          <w:highlight w:val="white"/>
        </w:rPr>
        <w:t>register, and</w:t>
      </w:r>
      <w:proofErr w:type="gramEnd"/>
      <w:r w:rsidR="00B20D15">
        <w:rPr>
          <w:highlight w:val="white"/>
        </w:rPr>
        <w:t xml:space="preserve">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lastRenderedPageBreak/>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t xml:space="preserve">If both the source type and target type is signed, we need to preserve the signed status throught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w:t>
      </w:r>
      <w:proofErr w:type="gramStart"/>
      <w:r w:rsidR="00116411">
        <w:rPr>
          <w:highlight w:val="white"/>
        </w:rPr>
        <w:t>holds</w:t>
      </w:r>
      <w:proofErr w:type="gramEnd"/>
      <w:r w:rsidR="00116411">
        <w:rPr>
          <w:highlight w:val="white"/>
        </w:rPr>
        <w:t xml:space="preserve">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r>
        <w:rPr>
          <w:highlight w:val="white"/>
        </w:rPr>
        <w:t>Struct and Union</w:t>
      </w:r>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lastRenderedPageBreak/>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3258BB4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 xml:space="preserve">In this way, is the value of the address symbol of the struct or union stored in the </w:t>
      </w:r>
      <w:proofErr w:type="gramStart"/>
      <w:r w:rsidR="008801EC">
        <w:rPr>
          <w:highlight w:val="white"/>
        </w:rPr>
        <w:t>track, and</w:t>
      </w:r>
      <w:proofErr w:type="gramEnd"/>
      <w:r w:rsidR="008801EC">
        <w:rPr>
          <w:highlight w:val="white"/>
        </w:rPr>
        <w:t xml:space="preserve">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3A4C7BAB"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(1 byte)</w:t>
      </w:r>
      <w:r w:rsidR="002E5628">
        <w:rPr>
          <w:highlight w:val="white"/>
        </w:rPr>
        <w:t xml:space="preserve"> for the count register, otherwise we use the integer type (more than one byte)</w:t>
      </w:r>
      <w:r w:rsidR="00C446B8">
        <w:rPr>
          <w:highlight w:val="white"/>
        </w:rPr>
        <w:t xml:space="preserve"> XX</w:t>
      </w:r>
      <w:r w:rsidR="00F85D1B">
        <w:rPr>
          <w:highlight w:val="white"/>
        </w:rPr>
        <w:t>X.</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We start by loading the size of the data block into the count register, the loop continues until it reaches zero.</w:t>
      </w:r>
    </w:p>
    <w:p w14:paraId="0AD83ABF" w14:textId="6F15E420" w:rsidR="00BB5595" w:rsidRDefault="00BB5595" w:rsidP="00BB5595">
      <w:pPr>
        <w:pStyle w:val="Code"/>
        <w:rPr>
          <w:highlight w:val="white"/>
        </w:rPr>
      </w:pPr>
      <w:r w:rsidRPr="00BB5595">
        <w:rPr>
          <w:highlight w:val="white"/>
        </w:rPr>
        <w:lastRenderedPageBreak/>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We decrement the count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448B1997" w:rsidR="006E5A84" w:rsidRPr="00BB5595" w:rsidRDefault="006E5A84" w:rsidP="006E5A84">
      <w:pPr>
        <w:rPr>
          <w:highlight w:val="white"/>
        </w:rPr>
      </w:pPr>
      <w:r>
        <w:rPr>
          <w:highlight w:val="white"/>
        </w:rPr>
        <w:t>If the count register does not euqla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r>
        <w:rPr>
          <w:highlight w:val="white"/>
        </w:rPr>
        <w:t>Initialization Code</w:t>
      </w:r>
    </w:p>
    <w:p w14:paraId="7027AB76" w14:textId="04E24488" w:rsidR="00510899" w:rsidRPr="00510899" w:rsidRDefault="00510899" w:rsidP="00510899">
      <w:pPr>
        <w:rPr>
          <w:highlight w:val="white"/>
        </w:rPr>
      </w:pPr>
      <w:r>
        <w:rPr>
          <w:highlight w:val="white"/>
        </w:rPr>
        <w:t>The initialization of data blocks differs between the Linux and Windows environment.</w:t>
      </w:r>
    </w:p>
    <w:p w14:paraId="195A7660" w14:textId="77777777" w:rsidR="006A0C3D" w:rsidRPr="006A0C3D" w:rsidRDefault="006A0C3D" w:rsidP="006A0C3D">
      <w:pPr>
        <w:pStyle w:val="Code"/>
        <w:rPr>
          <w:highlight w:val="white"/>
        </w:rPr>
      </w:pPr>
      <w:r w:rsidRPr="006A0C3D">
        <w:rPr>
          <w:highlight w:val="white"/>
        </w:rPr>
        <w:t xml:space="preserve">    public static void InitializerializationCodeList() {</w:t>
      </w:r>
    </w:p>
    <w:p w14:paraId="3E7C049C" w14:textId="77777777" w:rsidR="006A0C3D" w:rsidRPr="006A0C3D" w:rsidRDefault="006A0C3D" w:rsidP="006A0C3D">
      <w:pPr>
        <w:pStyle w:val="Code"/>
        <w:rPr>
          <w:highlight w:val="white"/>
        </w:rPr>
      </w:pPr>
      <w:r w:rsidRPr="006A0C3D">
        <w:rPr>
          <w:highlight w:val="white"/>
        </w:rPr>
        <w:t xml:space="preserve">      List&lt;AssemblyCode&gt; assemblyCodeList = new List&lt;AssemblyCode&gt;();</w:t>
      </w:r>
    </w:p>
    <w:p w14:paraId="36C9B64E"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73639BCF" w14:textId="77777777" w:rsidR="006A0C3D" w:rsidRPr="006A0C3D" w:rsidRDefault="006A0C3D" w:rsidP="006A0C3D">
      <w:pPr>
        <w:pStyle w:val="Code"/>
        <w:rPr>
          <w:highlight w:val="white"/>
        </w:rPr>
      </w:pPr>
      <w:r w:rsidRPr="006A0C3D">
        <w:rPr>
          <w:highlight w:val="white"/>
        </w:rPr>
        <w:t xml:space="preserve">                      "Initializerialize Stack Pointer");</w:t>
      </w:r>
    </w:p>
    <w:p w14:paraId="4F5D4D5C" w14:textId="77777777" w:rsidR="006A0C3D" w:rsidRPr="006A0C3D" w:rsidRDefault="006A0C3D" w:rsidP="006A0C3D">
      <w:pPr>
        <w:pStyle w:val="Code"/>
        <w:rPr>
          <w:highlight w:val="white"/>
        </w:rPr>
      </w:pPr>
      <w:r w:rsidRPr="006A0C3D">
        <w:rPr>
          <w:highlight w:val="white"/>
        </w:rPr>
        <w:t xml:space="preserve">      AddAssemblyCode(assemblyCodeList, AssemblyOperator.mov,</w:t>
      </w:r>
    </w:p>
    <w:p w14:paraId="496D9152" w14:textId="77777777" w:rsidR="006A0C3D" w:rsidRPr="006A0C3D" w:rsidRDefault="006A0C3D" w:rsidP="006A0C3D">
      <w:pPr>
        <w:pStyle w:val="Code"/>
        <w:rPr>
          <w:highlight w:val="white"/>
        </w:rPr>
      </w:pPr>
      <w:r w:rsidRPr="006A0C3D">
        <w:rPr>
          <w:highlight w:val="white"/>
        </w:rPr>
        <w:t xml:space="preserve">                 AssemblyCode.FrameRegister, LinkerWindows.StackTopName);</w:t>
      </w:r>
    </w:p>
    <w:p w14:paraId="0B6CDAE6" w14:textId="77777777" w:rsidR="006A0C3D" w:rsidRPr="006A0C3D" w:rsidRDefault="006A0C3D" w:rsidP="006A0C3D">
      <w:pPr>
        <w:pStyle w:val="Code"/>
        <w:rPr>
          <w:highlight w:val="white"/>
        </w:rPr>
      </w:pPr>
    </w:p>
    <w:p w14:paraId="6A165071" w14:textId="77777777" w:rsidR="006A0C3D" w:rsidRPr="006A0C3D" w:rsidRDefault="006A0C3D" w:rsidP="006A0C3D">
      <w:pPr>
        <w:pStyle w:val="Code"/>
        <w:rPr>
          <w:highlight w:val="white"/>
        </w:rPr>
      </w:pPr>
      <w:r w:rsidRPr="006A0C3D">
        <w:rPr>
          <w:highlight w:val="white"/>
        </w:rPr>
        <w:t xml:space="preserve">      if (Start.Windows) {</w:t>
      </w:r>
    </w:p>
    <w:p w14:paraId="7518E34D"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56D50286" w14:textId="77777777" w:rsidR="006A0C3D" w:rsidRPr="006A0C3D" w:rsidRDefault="006A0C3D" w:rsidP="006A0C3D">
      <w:pPr>
        <w:pStyle w:val="Code"/>
        <w:rPr>
          <w:highlight w:val="white"/>
        </w:rPr>
      </w:pPr>
      <w:r w:rsidRPr="006A0C3D">
        <w:rPr>
          <w:highlight w:val="white"/>
        </w:rPr>
        <w:t xml:space="preserve">                        "Initializerialize Heap Pointer");</w:t>
      </w:r>
    </w:p>
    <w:p w14:paraId="44CEAAC4" w14:textId="77777777" w:rsidR="006A0C3D" w:rsidRPr="006A0C3D" w:rsidRDefault="006A0C3D" w:rsidP="006A0C3D">
      <w:pPr>
        <w:pStyle w:val="Code"/>
        <w:rPr>
          <w:highlight w:val="white"/>
        </w:rPr>
      </w:pPr>
      <w:r w:rsidRPr="006A0C3D">
        <w:rPr>
          <w:highlight w:val="white"/>
        </w:rPr>
        <w:t xml:space="preserve">        AddAssemblyCode(assemblyCodeList, AssemblyOperator.mov_word,</w:t>
      </w:r>
    </w:p>
    <w:p w14:paraId="477A041C" w14:textId="77777777" w:rsidR="006A0C3D" w:rsidRPr="006A0C3D" w:rsidRDefault="006A0C3D" w:rsidP="006A0C3D">
      <w:pPr>
        <w:pStyle w:val="Code"/>
        <w:rPr>
          <w:highlight w:val="white"/>
        </w:rPr>
      </w:pPr>
      <w:r w:rsidRPr="006A0C3D">
        <w:rPr>
          <w:highlight w:val="white"/>
        </w:rPr>
        <w:t xml:space="preserve">                        null, 65534, (BigInteger) 65534);</w:t>
      </w:r>
    </w:p>
    <w:p w14:paraId="2EFC7705" w14:textId="77777777" w:rsidR="006A0C3D" w:rsidRPr="006A0C3D" w:rsidRDefault="006A0C3D" w:rsidP="006A0C3D">
      <w:pPr>
        <w:pStyle w:val="Code"/>
        <w:rPr>
          <w:highlight w:val="white"/>
        </w:rPr>
      </w:pPr>
      <w:r w:rsidRPr="006A0C3D">
        <w:rPr>
          <w:highlight w:val="white"/>
        </w:rPr>
        <w:t xml:space="preserve">      }</w:t>
      </w:r>
    </w:p>
    <w:p w14:paraId="266ED448" w14:textId="77777777" w:rsidR="006A0C3D" w:rsidRPr="006A0C3D" w:rsidRDefault="006A0C3D" w:rsidP="006A0C3D">
      <w:pPr>
        <w:pStyle w:val="Code"/>
        <w:rPr>
          <w:highlight w:val="white"/>
        </w:rPr>
      </w:pPr>
    </w:p>
    <w:p w14:paraId="04D2A35B" w14:textId="77777777" w:rsidR="006A0C3D" w:rsidRPr="006A0C3D" w:rsidRDefault="006A0C3D" w:rsidP="006A0C3D">
      <w:pPr>
        <w:pStyle w:val="Code"/>
        <w:rPr>
          <w:highlight w:val="white"/>
        </w:rPr>
      </w:pPr>
      <w:r w:rsidRPr="006A0C3D">
        <w:rPr>
          <w:highlight w:val="white"/>
        </w:rPr>
        <w:t xml:space="preserve">      if (Start.Linux) {</w:t>
      </w:r>
    </w:p>
    <w:p w14:paraId="1FD17B54"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427511DE" w14:textId="77777777" w:rsidR="006A0C3D" w:rsidRPr="006A0C3D" w:rsidRDefault="006A0C3D" w:rsidP="006A0C3D">
      <w:pPr>
        <w:pStyle w:val="Code"/>
        <w:rPr>
          <w:highlight w:val="white"/>
        </w:rPr>
      </w:pPr>
      <w:r w:rsidRPr="006A0C3D">
        <w:rPr>
          <w:highlight w:val="white"/>
        </w:rPr>
        <w:t xml:space="preserve">                        "Initializerialize Heap Pointer");</w:t>
      </w:r>
    </w:p>
    <w:p w14:paraId="203B4F03" w14:textId="77777777" w:rsidR="006A0C3D" w:rsidRPr="006A0C3D" w:rsidRDefault="006A0C3D" w:rsidP="006A0C3D">
      <w:pPr>
        <w:pStyle w:val="Code"/>
        <w:rPr>
          <w:highlight w:val="white"/>
        </w:rPr>
      </w:pPr>
      <w:r w:rsidRPr="006A0C3D">
        <w:rPr>
          <w:highlight w:val="white"/>
        </w:rPr>
        <w:t xml:space="preserve">        AddAssemblyCode(assemblyCodeList, AssemblyOperator.mov_dword,</w:t>
      </w:r>
    </w:p>
    <w:p w14:paraId="1E52E602" w14:textId="77777777" w:rsidR="006A0C3D" w:rsidRPr="006A0C3D" w:rsidRDefault="006A0C3D" w:rsidP="006A0C3D">
      <w:pPr>
        <w:pStyle w:val="Code"/>
        <w:rPr>
          <w:highlight w:val="white"/>
        </w:rPr>
      </w:pPr>
      <w:r w:rsidRPr="006A0C3D">
        <w:rPr>
          <w:highlight w:val="white"/>
        </w:rPr>
        <w:t xml:space="preserve">                        LinkerWindows.StackTopName, 65534,</w:t>
      </w:r>
    </w:p>
    <w:p w14:paraId="6D4E8BE1" w14:textId="77777777" w:rsidR="006A0C3D" w:rsidRPr="006A0C3D" w:rsidRDefault="006A0C3D" w:rsidP="006A0C3D">
      <w:pPr>
        <w:pStyle w:val="Code"/>
        <w:rPr>
          <w:highlight w:val="white"/>
        </w:rPr>
      </w:pPr>
      <w:r w:rsidRPr="006A0C3D">
        <w:rPr>
          <w:highlight w:val="white"/>
        </w:rPr>
        <w:t xml:space="preserve">                        LinkerWindows.StackTopName);</w:t>
      </w:r>
    </w:p>
    <w:p w14:paraId="79591692" w14:textId="77777777" w:rsidR="006A0C3D" w:rsidRPr="006A0C3D" w:rsidRDefault="006A0C3D" w:rsidP="006A0C3D">
      <w:pPr>
        <w:pStyle w:val="Code"/>
        <w:rPr>
          <w:highlight w:val="white"/>
        </w:rPr>
      </w:pPr>
      <w:r w:rsidRPr="006A0C3D">
        <w:rPr>
          <w:highlight w:val="white"/>
        </w:rPr>
        <w:t xml:space="preserve">        AddAssemblyCode(assemblyCodeList, AssemblyOperator.add_dword,</w:t>
      </w:r>
    </w:p>
    <w:p w14:paraId="69C3C52A" w14:textId="77777777" w:rsidR="006A0C3D" w:rsidRPr="006A0C3D" w:rsidRDefault="006A0C3D" w:rsidP="006A0C3D">
      <w:pPr>
        <w:pStyle w:val="Code"/>
        <w:rPr>
          <w:highlight w:val="white"/>
        </w:rPr>
      </w:pPr>
      <w:r w:rsidRPr="006A0C3D">
        <w:rPr>
          <w:highlight w:val="white"/>
        </w:rPr>
        <w:t xml:space="preserve">                        LinkerWindows.StackTopName, 65534,</w:t>
      </w:r>
    </w:p>
    <w:p w14:paraId="166FCC47" w14:textId="77777777" w:rsidR="006A0C3D" w:rsidRPr="006A0C3D" w:rsidRDefault="006A0C3D" w:rsidP="006A0C3D">
      <w:pPr>
        <w:pStyle w:val="Code"/>
        <w:rPr>
          <w:highlight w:val="white"/>
        </w:rPr>
      </w:pPr>
      <w:r w:rsidRPr="006A0C3D">
        <w:rPr>
          <w:highlight w:val="white"/>
        </w:rPr>
        <w:t xml:space="preserve">                        (BigInteger) 65534);</w:t>
      </w:r>
    </w:p>
    <w:p w14:paraId="59FC8879" w14:textId="77777777" w:rsidR="006A0C3D" w:rsidRPr="006A0C3D" w:rsidRDefault="006A0C3D" w:rsidP="006A0C3D">
      <w:pPr>
        <w:pStyle w:val="Code"/>
        <w:rPr>
          <w:highlight w:val="white"/>
        </w:rPr>
      </w:pPr>
      <w:r w:rsidRPr="006A0C3D">
        <w:rPr>
          <w:highlight w:val="white"/>
        </w:rPr>
        <w:t xml:space="preserve">      }</w:t>
      </w:r>
    </w:p>
    <w:p w14:paraId="480C6B24" w14:textId="77777777" w:rsidR="006A0C3D" w:rsidRPr="006A0C3D" w:rsidRDefault="006A0C3D" w:rsidP="006A0C3D">
      <w:pPr>
        <w:pStyle w:val="Code"/>
        <w:rPr>
          <w:highlight w:val="white"/>
        </w:rPr>
      </w:pPr>
    </w:p>
    <w:p w14:paraId="1F770E1C"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35650D55" w14:textId="77777777" w:rsidR="006A0C3D" w:rsidRPr="006A0C3D" w:rsidRDefault="006A0C3D" w:rsidP="006A0C3D">
      <w:pPr>
        <w:pStyle w:val="Code"/>
        <w:rPr>
          <w:highlight w:val="white"/>
        </w:rPr>
      </w:pPr>
      <w:r w:rsidRPr="006A0C3D">
        <w:rPr>
          <w:highlight w:val="white"/>
        </w:rPr>
        <w:lastRenderedPageBreak/>
        <w:t xml:space="preserve">                      "Initializerialize FPU Control Word, truncate mode " +</w:t>
      </w:r>
    </w:p>
    <w:p w14:paraId="00BD4276" w14:textId="77777777" w:rsidR="006A0C3D" w:rsidRPr="006A0C3D" w:rsidRDefault="006A0C3D" w:rsidP="006A0C3D">
      <w:pPr>
        <w:pStyle w:val="Code"/>
        <w:rPr>
          <w:highlight w:val="white"/>
        </w:rPr>
      </w:pPr>
      <w:r w:rsidRPr="006A0C3D">
        <w:rPr>
          <w:highlight w:val="white"/>
        </w:rPr>
        <w:t xml:space="preserve">                      "=&gt; set bit 10 and 11.");</w:t>
      </w:r>
    </w:p>
    <w:p w14:paraId="77AB4E67" w14:textId="77777777" w:rsidR="006A0C3D" w:rsidRPr="006A0C3D" w:rsidRDefault="006A0C3D" w:rsidP="006A0C3D">
      <w:pPr>
        <w:pStyle w:val="Code"/>
        <w:rPr>
          <w:highlight w:val="white"/>
        </w:rPr>
      </w:pPr>
      <w:r w:rsidRPr="006A0C3D">
        <w:rPr>
          <w:highlight w:val="white"/>
        </w:rPr>
        <w:t xml:space="preserve">      AddAssemblyCode(assemblyCodeList, AssemblyOperator.fstcw,</w:t>
      </w:r>
    </w:p>
    <w:p w14:paraId="01EBC5B3" w14:textId="77777777" w:rsidR="006A0C3D" w:rsidRPr="006A0C3D" w:rsidRDefault="006A0C3D" w:rsidP="006A0C3D">
      <w:pPr>
        <w:pStyle w:val="Code"/>
        <w:rPr>
          <w:highlight w:val="white"/>
        </w:rPr>
      </w:pPr>
      <w:r w:rsidRPr="006A0C3D">
        <w:rPr>
          <w:highlight w:val="white"/>
        </w:rPr>
        <w:t xml:space="preserve">                      AssemblyCode.FrameRegister, 0);</w:t>
      </w:r>
    </w:p>
    <w:p w14:paraId="4D0C21D8" w14:textId="77777777" w:rsidR="006A0C3D" w:rsidRPr="006A0C3D" w:rsidRDefault="006A0C3D" w:rsidP="006A0C3D">
      <w:pPr>
        <w:pStyle w:val="Code"/>
        <w:rPr>
          <w:highlight w:val="white"/>
        </w:rPr>
      </w:pPr>
      <w:r w:rsidRPr="006A0C3D">
        <w:rPr>
          <w:highlight w:val="white"/>
        </w:rPr>
        <w:t xml:space="preserve">      AddAssemblyCode(assemblyCodeList, AssemblyOperator.or_word,</w:t>
      </w:r>
    </w:p>
    <w:p w14:paraId="657B2FB0" w14:textId="77777777" w:rsidR="006A0C3D" w:rsidRPr="006A0C3D" w:rsidRDefault="006A0C3D" w:rsidP="006A0C3D">
      <w:pPr>
        <w:pStyle w:val="Code"/>
        <w:rPr>
          <w:highlight w:val="white"/>
        </w:rPr>
      </w:pPr>
      <w:r w:rsidRPr="006A0C3D">
        <w:rPr>
          <w:highlight w:val="white"/>
        </w:rPr>
        <w:t xml:space="preserve">                      AssemblyCode.FrameRegister, 0, (BigInteger) 0x0C00);</w:t>
      </w:r>
    </w:p>
    <w:p w14:paraId="41E16A13" w14:textId="77777777" w:rsidR="006A0C3D" w:rsidRPr="006A0C3D" w:rsidRDefault="006A0C3D" w:rsidP="006A0C3D">
      <w:pPr>
        <w:pStyle w:val="Code"/>
        <w:rPr>
          <w:highlight w:val="white"/>
        </w:rPr>
      </w:pPr>
      <w:r w:rsidRPr="006A0C3D">
        <w:rPr>
          <w:highlight w:val="white"/>
        </w:rPr>
        <w:t xml:space="preserve">      AddAssemblyCode(assemblyCodeList, AssemblyOperator.fldcw,</w:t>
      </w:r>
    </w:p>
    <w:p w14:paraId="7FAF2D65" w14:textId="77777777" w:rsidR="006A0C3D" w:rsidRPr="006A0C3D" w:rsidRDefault="006A0C3D" w:rsidP="006A0C3D">
      <w:pPr>
        <w:pStyle w:val="Code"/>
        <w:rPr>
          <w:highlight w:val="white"/>
        </w:rPr>
      </w:pPr>
      <w:r w:rsidRPr="006A0C3D">
        <w:rPr>
          <w:highlight w:val="white"/>
        </w:rPr>
        <w:t xml:space="preserve">                      AssemblyCode.FrameRegister, 0);</w:t>
      </w:r>
    </w:p>
    <w:p w14:paraId="7E6D7B5E" w14:textId="77777777" w:rsidR="006A0C3D" w:rsidRPr="00F164AC" w:rsidRDefault="006A0C3D" w:rsidP="00F164AC">
      <w:pPr>
        <w:pStyle w:val="Code"/>
        <w:rPr>
          <w:highlight w:val="white"/>
        </w:rPr>
      </w:pPr>
    </w:p>
    <w:p w14:paraId="59C67D04" w14:textId="77777777" w:rsidR="00F164AC" w:rsidRPr="00F164AC" w:rsidRDefault="00F164AC" w:rsidP="00F164AC">
      <w:pPr>
        <w:pStyle w:val="Code"/>
        <w:rPr>
          <w:highlight w:val="white"/>
        </w:rPr>
      </w:pPr>
      <w:r w:rsidRPr="00F164AC">
        <w:rPr>
          <w:highlight w:val="white"/>
        </w:rPr>
        <w:t xml:space="preserve">      if (Start.Linux) {</w:t>
      </w:r>
    </w:p>
    <w:p w14:paraId="2EB6E79C" w14:textId="77777777" w:rsidR="00F164AC" w:rsidRPr="00F164AC" w:rsidRDefault="00F164AC" w:rsidP="00F164AC">
      <w:pPr>
        <w:pStyle w:val="Code"/>
        <w:rPr>
          <w:highlight w:val="white"/>
        </w:rPr>
      </w:pPr>
      <w:r w:rsidRPr="00F164AC">
        <w:rPr>
          <w:highlight w:val="white"/>
        </w:rPr>
        <w:t xml:space="preserve">        List&lt;string&gt; textList = new List&lt;string&gt;();</w:t>
      </w:r>
    </w:p>
    <w:p w14:paraId="39E01E65" w14:textId="77777777" w:rsidR="00F164AC" w:rsidRPr="00F164AC" w:rsidRDefault="00F164AC" w:rsidP="00F164AC">
      <w:pPr>
        <w:pStyle w:val="Code"/>
        <w:rPr>
          <w:highlight w:val="white"/>
        </w:rPr>
      </w:pPr>
      <w:r w:rsidRPr="00F164AC">
        <w:rPr>
          <w:highlight w:val="white"/>
        </w:rPr>
        <w:t xml:space="preserve">        ISet&lt;string&gt; externSet = new HashSet&lt;string&gt;();</w:t>
      </w:r>
    </w:p>
    <w:p w14:paraId="65FAD08C" w14:textId="77777777" w:rsidR="00F164AC" w:rsidRPr="00F164AC" w:rsidRDefault="00F164AC" w:rsidP="00F164AC">
      <w:pPr>
        <w:pStyle w:val="Code"/>
        <w:rPr>
          <w:highlight w:val="white"/>
        </w:rPr>
      </w:pPr>
      <w:r w:rsidRPr="00F164AC">
        <w:rPr>
          <w:highlight w:val="white"/>
        </w:rPr>
        <w:t xml:space="preserve">        AssemblyCodeGenerator.TextList(assemblyCodeList, textList, externSet);</w:t>
      </w:r>
    </w:p>
    <w:p w14:paraId="621F6C1D" w14:textId="77777777" w:rsidR="00F164AC" w:rsidRPr="00F164AC" w:rsidRDefault="00F164AC" w:rsidP="00F164AC">
      <w:pPr>
        <w:pStyle w:val="Code"/>
        <w:rPr>
          <w:highlight w:val="white"/>
        </w:rPr>
      </w:pPr>
      <w:r w:rsidRPr="00F164AC">
        <w:rPr>
          <w:highlight w:val="white"/>
        </w:rPr>
        <w:t xml:space="preserve">        SymbolTable.StaticSet.Add(new StaticSymbolLinux</w:t>
      </w:r>
    </w:p>
    <w:p w14:paraId="6A838BE5" w14:textId="77777777" w:rsidR="00F164AC" w:rsidRPr="00F164AC" w:rsidRDefault="00F164AC" w:rsidP="00F164AC">
      <w:pPr>
        <w:pStyle w:val="Code"/>
        <w:rPr>
          <w:highlight w:val="white"/>
        </w:rPr>
      </w:pPr>
      <w:r w:rsidRPr="00F164AC">
        <w:rPr>
          <w:highlight w:val="white"/>
        </w:rPr>
        <w:t xml:space="preserve">          (StaticSymbolLinux.TextOrData.Text,</w:t>
      </w:r>
    </w:p>
    <w:p w14:paraId="539AB797" w14:textId="77777777" w:rsidR="00F164AC" w:rsidRPr="00F164AC" w:rsidRDefault="00F164AC" w:rsidP="00F164AC">
      <w:pPr>
        <w:pStyle w:val="Code"/>
        <w:rPr>
          <w:highlight w:val="white"/>
        </w:rPr>
      </w:pPr>
      <w:r w:rsidRPr="00F164AC">
        <w:rPr>
          <w:highlight w:val="white"/>
        </w:rPr>
        <w:t xml:space="preserve">           AssemblyCodeGenerator.InitializerName, textList, externSet));</w:t>
      </w:r>
    </w:p>
    <w:p w14:paraId="71820F2B" w14:textId="77777777" w:rsidR="00F164AC" w:rsidRPr="00F164AC" w:rsidRDefault="00F164AC" w:rsidP="00F164AC">
      <w:pPr>
        <w:pStyle w:val="Code"/>
        <w:rPr>
          <w:highlight w:val="white"/>
        </w:rPr>
      </w:pPr>
      <w:r w:rsidRPr="00F164AC">
        <w:rPr>
          <w:highlight w:val="white"/>
        </w:rPr>
        <w:t xml:space="preserve">      }</w:t>
      </w:r>
    </w:p>
    <w:p w14:paraId="258CD35E" w14:textId="77777777" w:rsidR="00F164AC" w:rsidRPr="00F164AC" w:rsidRDefault="00F164AC" w:rsidP="00F164AC">
      <w:pPr>
        <w:pStyle w:val="Code"/>
        <w:rPr>
          <w:highlight w:val="white"/>
        </w:rPr>
      </w:pPr>
    </w:p>
    <w:p w14:paraId="2695829C" w14:textId="77777777" w:rsidR="00F164AC" w:rsidRPr="00F164AC" w:rsidRDefault="00F164AC" w:rsidP="00F164AC">
      <w:pPr>
        <w:pStyle w:val="Code"/>
        <w:rPr>
          <w:highlight w:val="white"/>
        </w:rPr>
      </w:pPr>
      <w:r w:rsidRPr="00F164AC">
        <w:rPr>
          <w:highlight w:val="white"/>
        </w:rPr>
        <w:t xml:space="preserve">      if (Start.Windows) {</w:t>
      </w:r>
    </w:p>
    <w:p w14:paraId="50C05CC2" w14:textId="77777777" w:rsidR="00F164AC" w:rsidRPr="00F164AC" w:rsidRDefault="00F164AC" w:rsidP="00F164AC">
      <w:pPr>
        <w:pStyle w:val="Code"/>
        <w:rPr>
          <w:highlight w:val="white"/>
        </w:rPr>
      </w:pPr>
      <w:r w:rsidRPr="00F164AC">
        <w:rPr>
          <w:highlight w:val="white"/>
        </w:rPr>
        <w:t xml:space="preserve">        List&lt;byte&gt; byteList = new List&lt;byte&gt;();</w:t>
      </w:r>
    </w:p>
    <w:p w14:paraId="7EB36041" w14:textId="77777777" w:rsidR="00F164AC" w:rsidRPr="00F164AC" w:rsidRDefault="00F164AC" w:rsidP="00F164AC">
      <w:pPr>
        <w:pStyle w:val="Code"/>
        <w:rPr>
          <w:highlight w:val="white"/>
        </w:rPr>
      </w:pPr>
      <w:r w:rsidRPr="00F164AC">
        <w:rPr>
          <w:highlight w:val="white"/>
        </w:rPr>
        <w:t xml:space="preserve">        IDictionary&lt;int, string&gt; accessMap = new Dictionary&lt;int, string&gt;();</w:t>
      </w:r>
    </w:p>
    <w:p w14:paraId="42809F64" w14:textId="77777777" w:rsidR="00F164AC" w:rsidRPr="00F164AC" w:rsidRDefault="00F164AC" w:rsidP="00F164AC">
      <w:pPr>
        <w:pStyle w:val="Code"/>
        <w:rPr>
          <w:highlight w:val="white"/>
        </w:rPr>
      </w:pPr>
      <w:r w:rsidRPr="00F164AC">
        <w:rPr>
          <w:highlight w:val="white"/>
        </w:rPr>
        <w:t xml:space="preserve">        IDictionary&lt;int, string&gt; callMap = new Dictionary&lt;int, string&gt;();</w:t>
      </w:r>
    </w:p>
    <w:p w14:paraId="5B6F89E1" w14:textId="77777777" w:rsidR="00F164AC" w:rsidRPr="00F164AC" w:rsidRDefault="00F164AC" w:rsidP="00F164AC">
      <w:pPr>
        <w:pStyle w:val="Code"/>
        <w:rPr>
          <w:highlight w:val="white"/>
        </w:rPr>
      </w:pPr>
      <w:r w:rsidRPr="00F164AC">
        <w:rPr>
          <w:highlight w:val="white"/>
        </w:rPr>
        <w:t xml:space="preserve">        ISet&lt;int&gt; returnSet = new HashSet&lt;int&gt;();</w:t>
      </w:r>
    </w:p>
    <w:p w14:paraId="610972AC" w14:textId="77777777" w:rsidR="00F164AC" w:rsidRPr="00F164AC" w:rsidRDefault="00F164AC" w:rsidP="00F164AC">
      <w:pPr>
        <w:pStyle w:val="Code"/>
        <w:rPr>
          <w:highlight w:val="white"/>
        </w:rPr>
      </w:pPr>
      <w:r w:rsidRPr="00F164AC">
        <w:rPr>
          <w:highlight w:val="white"/>
        </w:rPr>
        <w:t xml:space="preserve">        AssemblyCodeGenerator.GenerateTargetWindows(assemblyCodeList,</w:t>
      </w:r>
    </w:p>
    <w:p w14:paraId="42812CF1" w14:textId="77777777" w:rsidR="00F164AC" w:rsidRPr="00F164AC" w:rsidRDefault="00F164AC" w:rsidP="00F164AC">
      <w:pPr>
        <w:pStyle w:val="Code"/>
        <w:rPr>
          <w:highlight w:val="white"/>
        </w:rPr>
      </w:pPr>
      <w:r w:rsidRPr="00F164AC">
        <w:rPr>
          <w:highlight w:val="white"/>
        </w:rPr>
        <w:t xml:space="preserve">                              byteList, accessMap, callMap, returnSet);</w:t>
      </w:r>
    </w:p>
    <w:p w14:paraId="70A5E813" w14:textId="77777777" w:rsidR="00F164AC" w:rsidRPr="00F164AC" w:rsidRDefault="00F164AC" w:rsidP="00F164AC">
      <w:pPr>
        <w:pStyle w:val="Code"/>
        <w:rPr>
          <w:highlight w:val="white"/>
        </w:rPr>
      </w:pPr>
      <w:r w:rsidRPr="00F164AC">
        <w:rPr>
          <w:highlight w:val="white"/>
        </w:rPr>
        <w:t xml:space="preserve">        StaticSymbol staticSymbol =</w:t>
      </w:r>
    </w:p>
    <w:p w14:paraId="27C50888" w14:textId="77777777" w:rsidR="00F164AC" w:rsidRPr="00F164AC" w:rsidRDefault="00F164AC" w:rsidP="00F164AC">
      <w:pPr>
        <w:pStyle w:val="Code"/>
        <w:rPr>
          <w:highlight w:val="white"/>
        </w:rPr>
      </w:pPr>
      <w:r w:rsidRPr="00F164AC">
        <w:rPr>
          <w:highlight w:val="white"/>
        </w:rPr>
        <w:t xml:space="preserve">          new StaticSymbolWindows(AssemblyCodeGenerator.InitializerName,</w:t>
      </w:r>
    </w:p>
    <w:p w14:paraId="4CE504F9" w14:textId="77777777" w:rsidR="00F164AC" w:rsidRPr="00F164AC" w:rsidRDefault="00F164AC" w:rsidP="00F164AC">
      <w:pPr>
        <w:pStyle w:val="Code"/>
        <w:rPr>
          <w:highlight w:val="white"/>
        </w:rPr>
      </w:pPr>
      <w:r w:rsidRPr="00F164AC">
        <w:rPr>
          <w:highlight w:val="white"/>
        </w:rPr>
        <w:t xml:space="preserve">                                  byteList, accessMap, callMap, returnSet);</w:t>
      </w:r>
    </w:p>
    <w:p w14:paraId="08FCADCF" w14:textId="77777777" w:rsidR="00F164AC" w:rsidRPr="00F164AC" w:rsidRDefault="00F164AC" w:rsidP="00F164AC">
      <w:pPr>
        <w:pStyle w:val="Code"/>
        <w:rPr>
          <w:highlight w:val="white"/>
        </w:rPr>
      </w:pPr>
      <w:r w:rsidRPr="00F164AC">
        <w:rPr>
          <w:highlight w:val="white"/>
        </w:rPr>
        <w:t xml:space="preserve">        SymbolTable.StaticSet.Add(staticSymbol);</w:t>
      </w:r>
    </w:p>
    <w:p w14:paraId="60A4A082" w14:textId="77777777" w:rsidR="00F164AC" w:rsidRPr="00F164AC" w:rsidRDefault="00F164AC" w:rsidP="00F164AC">
      <w:pPr>
        <w:pStyle w:val="Code"/>
        <w:rPr>
          <w:highlight w:val="white"/>
        </w:rPr>
      </w:pPr>
      <w:r w:rsidRPr="00F164AC">
        <w:rPr>
          <w:highlight w:val="white"/>
        </w:rPr>
        <w:t xml:space="preserve">      }</w:t>
      </w:r>
    </w:p>
    <w:p w14:paraId="1E588B7F" w14:textId="00974582" w:rsidR="006A0C3D" w:rsidRPr="006A0C3D" w:rsidRDefault="006A0C3D" w:rsidP="006A0C3D">
      <w:pPr>
        <w:pStyle w:val="Code"/>
        <w:rPr>
          <w:highlight w:val="white"/>
        </w:rPr>
      </w:pPr>
      <w:r w:rsidRPr="006A0C3D">
        <w:rPr>
          <w:highlight w:val="white"/>
        </w:rPr>
        <w:t xml:space="preserve">    }</w:t>
      </w:r>
    </w:p>
    <w:p w14:paraId="2C64163B" w14:textId="2D177E88" w:rsidR="00D935A0" w:rsidRDefault="00B84658" w:rsidP="00B84658">
      <w:pPr>
        <w:pStyle w:val="Rubrik3"/>
        <w:rPr>
          <w:highlight w:val="white"/>
        </w:rPr>
      </w:pPr>
      <w:r>
        <w:rPr>
          <w:highlight w:val="white"/>
        </w:rPr>
        <w:t>Command Line Arguments</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2E9E6500" w14:textId="77777777" w:rsidR="00B4734E" w:rsidRPr="00B4734E" w:rsidRDefault="00B4734E" w:rsidP="00B4734E">
      <w:pPr>
        <w:pStyle w:val="Code"/>
        <w:rPr>
          <w:highlight w:val="white"/>
        </w:rPr>
      </w:pPr>
      <w:r w:rsidRPr="00B4734E">
        <w:rPr>
          <w:highlight w:val="white"/>
        </w:rPr>
        <w:t xml:space="preserve">    public static void ArgumentCodeList() {</w:t>
      </w:r>
    </w:p>
    <w:p w14:paraId="0D957410" w14:textId="77777777" w:rsidR="00B4734E" w:rsidRPr="00B4734E" w:rsidRDefault="00B4734E" w:rsidP="00B4734E">
      <w:pPr>
        <w:pStyle w:val="Code"/>
        <w:rPr>
          <w:highlight w:val="white"/>
        </w:rPr>
      </w:pPr>
      <w:r w:rsidRPr="00B4734E">
        <w:rPr>
          <w:highlight w:val="white"/>
        </w:rPr>
        <w:t xml:space="preserve">      List&lt;AssemblyCode&gt; assemblyCodeList = new List&lt;AssemblyCode&gt;();</w:t>
      </w:r>
    </w:p>
    <w:p w14:paraId="39925318" w14:textId="77777777" w:rsidR="00B4734E" w:rsidRPr="00B4734E" w:rsidRDefault="00B4734E" w:rsidP="00B4734E">
      <w:pPr>
        <w:pStyle w:val="Code"/>
        <w:rPr>
          <w:highlight w:val="white"/>
        </w:rPr>
      </w:pPr>
    </w:p>
    <w:p w14:paraId="3D8A8BEC" w14:textId="77777777" w:rsidR="00B4734E" w:rsidRPr="00B4734E" w:rsidRDefault="00B4734E" w:rsidP="00B4734E">
      <w:pPr>
        <w:pStyle w:val="Code"/>
        <w:rPr>
          <w:highlight w:val="white"/>
        </w:rPr>
      </w:pPr>
      <w:r w:rsidRPr="00B4734E">
        <w:rPr>
          <w:highlight w:val="white"/>
        </w:rPr>
        <w:t xml:space="preserve">      if (Start.Linux) {</w:t>
      </w:r>
    </w:p>
    <w:p w14:paraId="0726AC2A" w14:textId="77777777" w:rsidR="00B4734E" w:rsidRPr="00B4734E" w:rsidRDefault="00B4734E" w:rsidP="00B4734E">
      <w:pPr>
        <w:pStyle w:val="Code"/>
        <w:rPr>
          <w:highlight w:val="white"/>
        </w:rPr>
      </w:pPr>
      <w:r w:rsidRPr="00B4734E">
        <w:rPr>
          <w:highlight w:val="white"/>
        </w:rPr>
        <w:t xml:space="preserve">        AddAssemblyCode(assemblyCodeList, AssemblyOperator.comment,</w:t>
      </w:r>
    </w:p>
    <w:p w14:paraId="71A7690C" w14:textId="77777777" w:rsidR="00B4734E" w:rsidRPr="00B4734E" w:rsidRDefault="00B4734E" w:rsidP="00B4734E">
      <w:pPr>
        <w:pStyle w:val="Code"/>
        <w:rPr>
          <w:highlight w:val="white"/>
        </w:rPr>
      </w:pPr>
      <w:r w:rsidRPr="00B4734E">
        <w:rPr>
          <w:highlight w:val="white"/>
        </w:rPr>
        <w:t xml:space="preserve">                        "Initializerialize Command Line Arguments");</w:t>
      </w:r>
    </w:p>
    <w:p w14:paraId="3E75EE7D" w14:textId="77777777" w:rsidR="00B4734E" w:rsidRPr="00B4734E" w:rsidRDefault="00B4734E" w:rsidP="00B4734E">
      <w:pPr>
        <w:pStyle w:val="Code"/>
        <w:rPr>
          <w:highlight w:val="white"/>
        </w:rPr>
      </w:pPr>
      <w:r w:rsidRPr="00B4734E">
        <w:rPr>
          <w:highlight w:val="white"/>
        </w:rPr>
        <w:t xml:space="preserve">        AddAssemblyCode(assemblyCodeList, AssemblyOperator.pop, Register.rbx);</w:t>
      </w:r>
    </w:p>
    <w:p w14:paraId="4D4B1870"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4F55129" w14:textId="77777777" w:rsidR="00B4734E" w:rsidRPr="00B4734E" w:rsidRDefault="00B4734E" w:rsidP="00B4734E">
      <w:pPr>
        <w:pStyle w:val="Code"/>
        <w:rPr>
          <w:highlight w:val="white"/>
        </w:rPr>
      </w:pPr>
      <w:r w:rsidRPr="00B4734E">
        <w:rPr>
          <w:highlight w:val="white"/>
        </w:rPr>
        <w:t xml:space="preserve">                        Register.rax, Register.rbx);</w:t>
      </w:r>
    </w:p>
    <w:p w14:paraId="62376EE1"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3A5978B" w14:textId="77777777" w:rsidR="00B4734E" w:rsidRPr="00B4734E" w:rsidRDefault="00B4734E" w:rsidP="00B4734E">
      <w:pPr>
        <w:pStyle w:val="Code"/>
        <w:rPr>
          <w:highlight w:val="white"/>
        </w:rPr>
      </w:pPr>
      <w:r w:rsidRPr="00B4734E">
        <w:rPr>
          <w:highlight w:val="white"/>
        </w:rPr>
        <w:t xml:space="preserve">                        Register.rdx, Register.rbp);</w:t>
      </w:r>
    </w:p>
    <w:p w14:paraId="02B34EE5" w14:textId="77777777" w:rsidR="00B4734E" w:rsidRPr="00B4734E" w:rsidRDefault="00B4734E" w:rsidP="00B4734E">
      <w:pPr>
        <w:pStyle w:val="Code"/>
        <w:rPr>
          <w:highlight w:val="white"/>
        </w:rPr>
      </w:pPr>
    </w:p>
    <w:p w14:paraId="33E65ECA"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27CF3CAF" w14:textId="77777777" w:rsidR="00B4734E" w:rsidRPr="00B4734E" w:rsidRDefault="00B4734E" w:rsidP="00B4734E">
      <w:pPr>
        <w:pStyle w:val="Code"/>
        <w:rPr>
          <w:highlight w:val="white"/>
        </w:rPr>
      </w:pPr>
      <w:r w:rsidRPr="00B4734E">
        <w:rPr>
          <w:highlight w:val="white"/>
        </w:rPr>
        <w:t xml:space="preserve">                        "$args$loop");</w:t>
      </w:r>
    </w:p>
    <w:p w14:paraId="5457D320"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484B4C64" w14:textId="77777777" w:rsidR="00B4734E" w:rsidRPr="00B4734E" w:rsidRDefault="00B4734E" w:rsidP="00B4734E">
      <w:pPr>
        <w:pStyle w:val="Code"/>
        <w:rPr>
          <w:highlight w:val="white"/>
        </w:rPr>
      </w:pPr>
      <w:r w:rsidRPr="00B4734E">
        <w:rPr>
          <w:highlight w:val="white"/>
        </w:rPr>
        <w:t xml:space="preserve">                        Register.rbx, BigInteger.Zero);</w:t>
      </w:r>
    </w:p>
    <w:p w14:paraId="0BBE6309"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1EA076B" w14:textId="77777777" w:rsidR="00B4734E" w:rsidRPr="00B4734E" w:rsidRDefault="00B4734E" w:rsidP="00B4734E">
      <w:pPr>
        <w:pStyle w:val="Code"/>
        <w:rPr>
          <w:highlight w:val="white"/>
        </w:rPr>
      </w:pPr>
      <w:r w:rsidRPr="00B4734E">
        <w:rPr>
          <w:highlight w:val="white"/>
        </w:rPr>
        <w:t xml:space="preserve">                        null, null, "$args$exit");</w:t>
      </w:r>
    </w:p>
    <w:p w14:paraId="2A2B61B9" w14:textId="77777777" w:rsidR="00B4734E" w:rsidRPr="00B4734E" w:rsidRDefault="00B4734E" w:rsidP="00B4734E">
      <w:pPr>
        <w:pStyle w:val="Code"/>
        <w:rPr>
          <w:highlight w:val="white"/>
        </w:rPr>
      </w:pPr>
    </w:p>
    <w:p w14:paraId="5D50C57B" w14:textId="77777777" w:rsidR="00B4734E" w:rsidRPr="00B4734E" w:rsidRDefault="00B4734E" w:rsidP="00B4734E">
      <w:pPr>
        <w:pStyle w:val="Code"/>
        <w:rPr>
          <w:highlight w:val="white"/>
        </w:rPr>
      </w:pPr>
      <w:r w:rsidRPr="00B4734E">
        <w:rPr>
          <w:highlight w:val="white"/>
        </w:rPr>
        <w:t xml:space="preserve">        AddAssemblyCode(assemblyCodeList, AssemblyOperator.pop, Register.rsi);</w:t>
      </w:r>
    </w:p>
    <w:p w14:paraId="7EB4E043"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7C0C6FB5" w14:textId="77777777" w:rsidR="00B4734E" w:rsidRPr="00B4734E" w:rsidRDefault="00B4734E" w:rsidP="00B4734E">
      <w:pPr>
        <w:pStyle w:val="Code"/>
        <w:rPr>
          <w:highlight w:val="white"/>
        </w:rPr>
      </w:pPr>
      <w:r w:rsidRPr="00B4734E">
        <w:rPr>
          <w:highlight w:val="white"/>
        </w:rPr>
        <w:lastRenderedPageBreak/>
        <w:t xml:space="preserve">                        Register.rbp, 0, Register.rsi);</w:t>
      </w:r>
    </w:p>
    <w:p w14:paraId="04267F40"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53EC5D8A" w14:textId="77777777" w:rsidR="00B4734E" w:rsidRPr="00B4734E" w:rsidRDefault="00B4734E" w:rsidP="00B4734E">
      <w:pPr>
        <w:pStyle w:val="Code"/>
        <w:rPr>
          <w:highlight w:val="white"/>
        </w:rPr>
      </w:pPr>
      <w:r w:rsidRPr="00B4734E">
        <w:rPr>
          <w:highlight w:val="white"/>
        </w:rPr>
        <w:t xml:space="preserve">                        (BigInteger) TypeSize.PointerSize);</w:t>
      </w:r>
    </w:p>
    <w:p w14:paraId="2DCD662E" w14:textId="77777777" w:rsidR="00B4734E" w:rsidRPr="00B4734E" w:rsidRDefault="00B4734E" w:rsidP="00B4734E">
      <w:pPr>
        <w:pStyle w:val="Code"/>
        <w:rPr>
          <w:highlight w:val="white"/>
        </w:rPr>
      </w:pPr>
      <w:r w:rsidRPr="00B4734E">
        <w:rPr>
          <w:highlight w:val="white"/>
        </w:rPr>
        <w:t xml:space="preserve">        AddAssemblyCode(assemblyCodeList, AssemblyOperator.dec, Register.rbx);</w:t>
      </w:r>
    </w:p>
    <w:p w14:paraId="3BD5AD88"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0F6F0470" w14:textId="77777777" w:rsidR="00B4734E" w:rsidRPr="00B4734E" w:rsidRDefault="00B4734E" w:rsidP="00B4734E">
      <w:pPr>
        <w:pStyle w:val="Code"/>
        <w:rPr>
          <w:highlight w:val="white"/>
        </w:rPr>
      </w:pPr>
      <w:r w:rsidRPr="00B4734E">
        <w:rPr>
          <w:highlight w:val="white"/>
        </w:rPr>
        <w:t xml:space="preserve">                        null, null, "$args$loop");</w:t>
      </w:r>
    </w:p>
    <w:p w14:paraId="310A01D9" w14:textId="77777777" w:rsidR="00B4734E" w:rsidRPr="00B4734E" w:rsidRDefault="00B4734E" w:rsidP="00B4734E">
      <w:pPr>
        <w:pStyle w:val="Code"/>
        <w:rPr>
          <w:highlight w:val="white"/>
        </w:rPr>
      </w:pPr>
    </w:p>
    <w:p w14:paraId="67F5AE68"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5730BE0C" w14:textId="77777777" w:rsidR="00B4734E" w:rsidRPr="00B4734E" w:rsidRDefault="00B4734E" w:rsidP="00B4734E">
      <w:pPr>
        <w:pStyle w:val="Code"/>
        <w:rPr>
          <w:highlight w:val="white"/>
        </w:rPr>
      </w:pPr>
      <w:r w:rsidRPr="00B4734E">
        <w:rPr>
          <w:highlight w:val="white"/>
        </w:rPr>
        <w:t xml:space="preserve">                        "$args$exit");</w:t>
      </w:r>
    </w:p>
    <w:p w14:paraId="03F7AC47" w14:textId="77777777" w:rsidR="00B4734E" w:rsidRPr="00B4734E" w:rsidRDefault="00B4734E" w:rsidP="00B4734E">
      <w:pPr>
        <w:pStyle w:val="Code"/>
        <w:rPr>
          <w:highlight w:val="white"/>
        </w:rPr>
      </w:pPr>
      <w:r w:rsidRPr="00B4734E">
        <w:rPr>
          <w:highlight w:val="white"/>
        </w:rPr>
        <w:t xml:space="preserve">        AddAssemblyCode(assemblyCodeList, AssemblyOperator.mov_qword,</w:t>
      </w:r>
    </w:p>
    <w:p w14:paraId="4F98D212" w14:textId="77777777" w:rsidR="00B4734E" w:rsidRPr="00B4734E" w:rsidRDefault="00B4734E" w:rsidP="00B4734E">
      <w:pPr>
        <w:pStyle w:val="Code"/>
        <w:rPr>
          <w:highlight w:val="white"/>
        </w:rPr>
      </w:pPr>
      <w:r w:rsidRPr="00B4734E">
        <w:rPr>
          <w:highlight w:val="white"/>
        </w:rPr>
        <w:t xml:space="preserve">                        Register.rbp, 0, BigInteger.Zero);</w:t>
      </w:r>
    </w:p>
    <w:p w14:paraId="34BFD1CF"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3DE0C0CD" w14:textId="77777777" w:rsidR="00B4734E" w:rsidRPr="00B4734E" w:rsidRDefault="00B4734E" w:rsidP="00B4734E">
      <w:pPr>
        <w:pStyle w:val="Code"/>
        <w:rPr>
          <w:highlight w:val="white"/>
        </w:rPr>
      </w:pPr>
      <w:r w:rsidRPr="00B4734E">
        <w:rPr>
          <w:highlight w:val="white"/>
        </w:rPr>
        <w:t xml:space="preserve">                        (BigInteger) TypeSize.PointerSize);</w:t>
      </w:r>
    </w:p>
    <w:p w14:paraId="725140B3"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322C1721" w14:textId="77777777" w:rsidR="00B4734E" w:rsidRPr="00B4734E" w:rsidRDefault="00B4734E" w:rsidP="00B4734E">
      <w:pPr>
        <w:pStyle w:val="Code"/>
        <w:rPr>
          <w:highlight w:val="white"/>
        </w:rPr>
      </w:pPr>
      <w:r w:rsidRPr="00B4734E">
        <w:rPr>
          <w:highlight w:val="white"/>
        </w:rPr>
        <w:t xml:space="preserve">                        SymbolTable.FunctionHeaderSize, Register.eax);</w:t>
      </w:r>
    </w:p>
    <w:p w14:paraId="60800974"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2AF79763" w14:textId="77777777" w:rsidR="00B4734E" w:rsidRPr="00B4734E" w:rsidRDefault="00B4734E" w:rsidP="00B4734E">
      <w:pPr>
        <w:pStyle w:val="Code"/>
        <w:rPr>
          <w:highlight w:val="white"/>
        </w:rPr>
      </w:pPr>
      <w:r w:rsidRPr="00B4734E">
        <w:rPr>
          <w:highlight w:val="white"/>
        </w:rPr>
        <w:t xml:space="preserve">                        SymbolTable.FunctionHeaderSize +</w:t>
      </w:r>
    </w:p>
    <w:p w14:paraId="7777682F" w14:textId="77777777" w:rsidR="00B4734E" w:rsidRPr="00B4734E" w:rsidRDefault="00B4734E" w:rsidP="00B4734E">
      <w:pPr>
        <w:pStyle w:val="Code"/>
        <w:rPr>
          <w:highlight w:val="white"/>
        </w:rPr>
      </w:pPr>
      <w:r w:rsidRPr="00B4734E">
        <w:rPr>
          <w:highlight w:val="white"/>
        </w:rPr>
        <w:t xml:space="preserve">                        TypeSize.SignedIntegerSize, Register.rdx);</w:t>
      </w:r>
    </w:p>
    <w:p w14:paraId="3AE4CE42" w14:textId="77777777" w:rsidR="00B4734E" w:rsidRPr="00B4734E" w:rsidRDefault="00B4734E" w:rsidP="00B4734E">
      <w:pPr>
        <w:pStyle w:val="Code"/>
        <w:rPr>
          <w:highlight w:val="white"/>
        </w:rPr>
      </w:pPr>
    </w:p>
    <w:p w14:paraId="76C98520" w14:textId="77777777" w:rsidR="00B4734E" w:rsidRPr="00B4734E" w:rsidRDefault="00B4734E" w:rsidP="00B4734E">
      <w:pPr>
        <w:pStyle w:val="Code"/>
        <w:rPr>
          <w:highlight w:val="white"/>
        </w:rPr>
      </w:pPr>
      <w:r w:rsidRPr="00B4734E">
        <w:rPr>
          <w:highlight w:val="white"/>
        </w:rPr>
        <w:t xml:space="preserve">        List&lt;string&gt; textList = new List&lt;string&gt;();</w:t>
      </w:r>
    </w:p>
    <w:p w14:paraId="2C0523F2" w14:textId="77777777" w:rsidR="00B4734E" w:rsidRPr="00B4734E" w:rsidRDefault="00B4734E" w:rsidP="00B4734E">
      <w:pPr>
        <w:pStyle w:val="Code"/>
        <w:rPr>
          <w:highlight w:val="white"/>
        </w:rPr>
      </w:pPr>
      <w:r w:rsidRPr="00B4734E">
        <w:rPr>
          <w:highlight w:val="white"/>
        </w:rPr>
        <w:t xml:space="preserve">        ISet&lt;string&gt; externSet = new HashSet&lt;string&gt;();</w:t>
      </w:r>
    </w:p>
    <w:p w14:paraId="5C40D68D" w14:textId="77777777" w:rsidR="00B4734E" w:rsidRPr="00B4734E" w:rsidRDefault="00B4734E" w:rsidP="00B4734E">
      <w:pPr>
        <w:pStyle w:val="Code"/>
        <w:rPr>
          <w:highlight w:val="white"/>
        </w:rPr>
      </w:pPr>
      <w:r w:rsidRPr="00B4734E">
        <w:rPr>
          <w:highlight w:val="white"/>
        </w:rPr>
        <w:t xml:space="preserve">        AssemblyCodeGenerator.TextList(assemblyCodeList, textList, externSet);</w:t>
      </w:r>
    </w:p>
    <w:p w14:paraId="3E73BEAF" w14:textId="77777777" w:rsidR="00B4734E" w:rsidRPr="00B4734E" w:rsidRDefault="00B4734E" w:rsidP="00B4734E">
      <w:pPr>
        <w:pStyle w:val="Code"/>
        <w:rPr>
          <w:highlight w:val="white"/>
        </w:rPr>
      </w:pPr>
      <w:r w:rsidRPr="00B4734E">
        <w:rPr>
          <w:highlight w:val="white"/>
        </w:rPr>
        <w:t xml:space="preserve">        SymbolTable.StaticSet.</w:t>
      </w:r>
    </w:p>
    <w:p w14:paraId="796702C8" w14:textId="77777777" w:rsidR="00B4734E" w:rsidRPr="00B4734E" w:rsidRDefault="00B4734E" w:rsidP="00B4734E">
      <w:pPr>
        <w:pStyle w:val="Code"/>
        <w:rPr>
          <w:highlight w:val="white"/>
        </w:rPr>
      </w:pPr>
      <w:r w:rsidRPr="00B4734E">
        <w:rPr>
          <w:highlight w:val="white"/>
        </w:rPr>
        <w:t xml:space="preserve">          Add(new StaticSymbolLinux(StaticSymbolLinux.TextOrData.Text,</w:t>
      </w:r>
    </w:p>
    <w:p w14:paraId="7FE2B03C" w14:textId="77777777" w:rsidR="00B4734E" w:rsidRPr="00B4734E" w:rsidRDefault="00B4734E" w:rsidP="00B4734E">
      <w:pPr>
        <w:pStyle w:val="Code"/>
        <w:rPr>
          <w:highlight w:val="white"/>
        </w:rPr>
      </w:pPr>
      <w:r w:rsidRPr="00B4734E">
        <w:rPr>
          <w:highlight w:val="white"/>
        </w:rPr>
        <w:t xml:space="preserve">                      AssemblyCodeGenerator.ArgsName, textList, externSet));</w:t>
      </w:r>
    </w:p>
    <w:p w14:paraId="368FD81F" w14:textId="77777777" w:rsidR="00B4734E" w:rsidRPr="00B4734E" w:rsidRDefault="00B4734E" w:rsidP="00B4734E">
      <w:pPr>
        <w:pStyle w:val="Code"/>
        <w:rPr>
          <w:highlight w:val="white"/>
        </w:rPr>
      </w:pPr>
      <w:r w:rsidRPr="00B4734E">
        <w:rPr>
          <w:highlight w:val="white"/>
        </w:rPr>
        <w:t xml:space="preserve">      }</w:t>
      </w:r>
    </w:p>
    <w:p w14:paraId="4762ED83" w14:textId="77777777" w:rsidR="00B4734E" w:rsidRPr="00B4734E" w:rsidRDefault="00B4734E" w:rsidP="00B4734E">
      <w:pPr>
        <w:pStyle w:val="Code"/>
        <w:rPr>
          <w:highlight w:val="white"/>
        </w:rPr>
      </w:pPr>
    </w:p>
    <w:p w14:paraId="393E82AC" w14:textId="77777777" w:rsidR="00B4734E" w:rsidRPr="00B4734E" w:rsidRDefault="00B4734E" w:rsidP="00B4734E">
      <w:pPr>
        <w:pStyle w:val="Code"/>
        <w:rPr>
          <w:highlight w:val="white"/>
        </w:rPr>
      </w:pPr>
      <w:r w:rsidRPr="00B4734E">
        <w:rPr>
          <w:highlight w:val="white"/>
        </w:rPr>
        <w:t xml:space="preserve">      if (Start.Windows) {</w:t>
      </w:r>
    </w:p>
    <w:p w14:paraId="2E27D049"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86E4527" w14:textId="77777777" w:rsidR="00B4734E" w:rsidRPr="00B4734E" w:rsidRDefault="00B4734E" w:rsidP="00B4734E">
      <w:pPr>
        <w:pStyle w:val="Code"/>
        <w:rPr>
          <w:highlight w:val="white"/>
        </w:rPr>
      </w:pPr>
      <w:r w:rsidRPr="00B4734E">
        <w:rPr>
          <w:highlight w:val="white"/>
        </w:rPr>
        <w:t xml:space="preserve">                        Register.si, Register.bp);</w:t>
      </w:r>
    </w:p>
    <w:p w14:paraId="495FD1B1"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BFC5C0C" w14:textId="77777777" w:rsidR="00B4734E" w:rsidRPr="00B4734E" w:rsidRDefault="00B4734E" w:rsidP="00B4734E">
      <w:pPr>
        <w:pStyle w:val="Code"/>
        <w:rPr>
          <w:highlight w:val="white"/>
        </w:rPr>
      </w:pPr>
      <w:r w:rsidRPr="00B4734E">
        <w:rPr>
          <w:highlight w:val="white"/>
        </w:rPr>
        <w:t xml:space="preserve">                        Register.bp, 0, AssemblyCodeGenerator.PathName);</w:t>
      </w:r>
    </w:p>
    <w:p w14:paraId="1B643604"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6E790274" w14:textId="77777777" w:rsidR="00B4734E" w:rsidRPr="00B4734E" w:rsidRDefault="00B4734E" w:rsidP="00B4734E">
      <w:pPr>
        <w:pStyle w:val="Code"/>
        <w:rPr>
          <w:highlight w:val="white"/>
        </w:rPr>
      </w:pPr>
      <w:r w:rsidRPr="00B4734E">
        <w:rPr>
          <w:highlight w:val="white"/>
        </w:rPr>
        <w:t xml:space="preserve">                        Register.bp, (BigInteger) 2);</w:t>
      </w:r>
    </w:p>
    <w:p w14:paraId="33601587"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826996A" w14:textId="77777777" w:rsidR="00B4734E" w:rsidRPr="00B4734E" w:rsidRDefault="00B4734E" w:rsidP="00B4734E">
      <w:pPr>
        <w:pStyle w:val="Code"/>
        <w:rPr>
          <w:highlight w:val="white"/>
        </w:rPr>
      </w:pPr>
      <w:r w:rsidRPr="00B4734E">
        <w:rPr>
          <w:highlight w:val="white"/>
        </w:rPr>
        <w:t xml:space="preserve">                        Register.ax, BigInteger.One);</w:t>
      </w:r>
    </w:p>
    <w:p w14:paraId="4BD821E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3D9A06DE" w14:textId="77777777" w:rsidR="00B4734E" w:rsidRPr="00B4734E" w:rsidRDefault="00B4734E" w:rsidP="00B4734E">
      <w:pPr>
        <w:pStyle w:val="Code"/>
        <w:rPr>
          <w:highlight w:val="white"/>
        </w:rPr>
      </w:pPr>
      <w:r w:rsidRPr="00B4734E">
        <w:rPr>
          <w:highlight w:val="white"/>
        </w:rPr>
        <w:t xml:space="preserve">                        Register.bx, (BigInteger) 129);</w:t>
      </w:r>
    </w:p>
    <w:p w14:paraId="59064BF6" w14:textId="77777777" w:rsidR="00B4734E" w:rsidRPr="00B4734E" w:rsidRDefault="00B4734E" w:rsidP="00B4734E">
      <w:pPr>
        <w:pStyle w:val="Code"/>
        <w:rPr>
          <w:highlight w:val="white"/>
        </w:rPr>
      </w:pPr>
    </w:p>
    <w:p w14:paraId="619D09FC"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6094FEC8" w14:textId="77777777" w:rsidR="00B4734E" w:rsidRPr="00B4734E" w:rsidRDefault="00B4734E" w:rsidP="00B4734E">
      <w:pPr>
        <w:pStyle w:val="Code"/>
        <w:rPr>
          <w:highlight w:val="white"/>
        </w:rPr>
      </w:pPr>
      <w:r w:rsidRPr="00B4734E">
        <w:rPr>
          <w:highlight w:val="white"/>
        </w:rPr>
        <w:t xml:space="preserve">                        Register.bx, 0, (BigInteger) 32);</w:t>
      </w:r>
    </w:p>
    <w:p w14:paraId="4EFF309F"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EF9282B" w14:textId="77777777" w:rsidR="00B4734E" w:rsidRPr="00B4734E" w:rsidRDefault="00B4734E" w:rsidP="00B4734E">
      <w:pPr>
        <w:pStyle w:val="Code"/>
        <w:rPr>
          <w:highlight w:val="white"/>
        </w:rPr>
      </w:pPr>
      <w:r w:rsidRPr="00B4734E">
        <w:rPr>
          <w:highlight w:val="white"/>
        </w:rPr>
        <w:t xml:space="preserve">                        null, assemblyCodeList.Count + 5);</w:t>
      </w:r>
    </w:p>
    <w:p w14:paraId="2786BC62"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6F5CF5E" w14:textId="77777777" w:rsidR="00B4734E" w:rsidRPr="00B4734E" w:rsidRDefault="00B4734E" w:rsidP="00B4734E">
      <w:pPr>
        <w:pStyle w:val="Code"/>
        <w:rPr>
          <w:highlight w:val="white"/>
        </w:rPr>
      </w:pPr>
      <w:r w:rsidRPr="00B4734E">
        <w:rPr>
          <w:highlight w:val="white"/>
        </w:rPr>
        <w:t xml:space="preserve">                        Register.bx, 0, (BigInteger) 13);</w:t>
      </w:r>
    </w:p>
    <w:p w14:paraId="4F214C33"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B750E87" w14:textId="77777777" w:rsidR="00B4734E" w:rsidRPr="00B4734E" w:rsidRDefault="00B4734E" w:rsidP="00B4734E">
      <w:pPr>
        <w:pStyle w:val="Code"/>
        <w:rPr>
          <w:highlight w:val="white"/>
        </w:rPr>
      </w:pPr>
      <w:r w:rsidRPr="00B4734E">
        <w:rPr>
          <w:highlight w:val="white"/>
        </w:rPr>
        <w:t xml:space="preserve">                        null, assemblyCodeList.Count + 13);</w:t>
      </w:r>
    </w:p>
    <w:p w14:paraId="64BB2E40"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7BEA4BF3"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6670AF66" w14:textId="77777777" w:rsidR="00B4734E" w:rsidRPr="00B4734E" w:rsidRDefault="00B4734E" w:rsidP="00B4734E">
      <w:pPr>
        <w:pStyle w:val="Code"/>
        <w:rPr>
          <w:highlight w:val="white"/>
        </w:rPr>
      </w:pPr>
      <w:r w:rsidRPr="00B4734E">
        <w:rPr>
          <w:highlight w:val="white"/>
        </w:rPr>
        <w:t xml:space="preserve">                        null, assemblyCodeList.Count - 5);</w:t>
      </w:r>
    </w:p>
    <w:p w14:paraId="0C05BB4B" w14:textId="77777777" w:rsidR="00B4734E" w:rsidRPr="00B4734E" w:rsidRDefault="00B4734E" w:rsidP="00B4734E">
      <w:pPr>
        <w:pStyle w:val="Code"/>
        <w:rPr>
          <w:highlight w:val="white"/>
        </w:rPr>
      </w:pPr>
    </w:p>
    <w:p w14:paraId="52EEDA8D"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304336CE" w14:textId="77777777" w:rsidR="00B4734E" w:rsidRPr="00B4734E" w:rsidRDefault="00B4734E" w:rsidP="00B4734E">
      <w:pPr>
        <w:pStyle w:val="Code"/>
        <w:rPr>
          <w:highlight w:val="white"/>
        </w:rPr>
      </w:pPr>
      <w:r w:rsidRPr="00B4734E">
        <w:rPr>
          <w:highlight w:val="white"/>
        </w:rPr>
        <w:t xml:space="preserve">                        Register.ax, BigInteger.One);</w:t>
      </w:r>
    </w:p>
    <w:p w14:paraId="1D9A3FAD"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1898439" w14:textId="77777777" w:rsidR="00B4734E" w:rsidRPr="00B4734E" w:rsidRDefault="00B4734E" w:rsidP="00B4734E">
      <w:pPr>
        <w:pStyle w:val="Code"/>
        <w:rPr>
          <w:highlight w:val="white"/>
        </w:rPr>
      </w:pPr>
      <w:r w:rsidRPr="00B4734E">
        <w:rPr>
          <w:highlight w:val="white"/>
        </w:rPr>
        <w:t xml:space="preserve">                        null, assemblyCodeList.Count + 2);</w:t>
      </w:r>
    </w:p>
    <w:p w14:paraId="53A25745" w14:textId="77777777" w:rsidR="00B4734E" w:rsidRPr="00B4734E" w:rsidRDefault="00B4734E" w:rsidP="00B4734E">
      <w:pPr>
        <w:pStyle w:val="Code"/>
        <w:rPr>
          <w:highlight w:val="white"/>
        </w:rPr>
      </w:pPr>
      <w:r w:rsidRPr="00B4734E">
        <w:rPr>
          <w:highlight w:val="white"/>
        </w:rPr>
        <w:t xml:space="preserve">        AddAssemblyCode(assemblyCodeList, AssemblyOperator.mov_byte,</w:t>
      </w:r>
    </w:p>
    <w:p w14:paraId="15FAE6BC" w14:textId="77777777" w:rsidR="00B4734E" w:rsidRPr="00B4734E" w:rsidRDefault="00B4734E" w:rsidP="00B4734E">
      <w:pPr>
        <w:pStyle w:val="Code"/>
        <w:rPr>
          <w:highlight w:val="white"/>
        </w:rPr>
      </w:pPr>
      <w:r w:rsidRPr="00B4734E">
        <w:rPr>
          <w:highlight w:val="white"/>
        </w:rPr>
        <w:t xml:space="preserve">                        Register.bx, 0, BigInteger.Zero);</w:t>
      </w:r>
    </w:p>
    <w:p w14:paraId="557266A7" w14:textId="77777777" w:rsidR="00B4734E" w:rsidRPr="00B4734E" w:rsidRDefault="00B4734E" w:rsidP="00B4734E">
      <w:pPr>
        <w:pStyle w:val="Code"/>
        <w:rPr>
          <w:highlight w:val="white"/>
        </w:rPr>
      </w:pPr>
    </w:p>
    <w:p w14:paraId="20D902E4"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40509FB9"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00C4D34" w14:textId="77777777" w:rsidR="00B4734E" w:rsidRPr="00B4734E" w:rsidRDefault="00B4734E" w:rsidP="00B4734E">
      <w:pPr>
        <w:pStyle w:val="Code"/>
        <w:rPr>
          <w:highlight w:val="white"/>
        </w:rPr>
      </w:pPr>
      <w:r w:rsidRPr="00B4734E">
        <w:rPr>
          <w:highlight w:val="white"/>
        </w:rPr>
        <w:t xml:space="preserve">                        Register.bx, 0, (BigInteger) 32);</w:t>
      </w:r>
    </w:p>
    <w:p w14:paraId="22FAAB4B"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058A2934" w14:textId="77777777" w:rsidR="00B4734E" w:rsidRPr="00B4734E" w:rsidRDefault="00B4734E" w:rsidP="00B4734E">
      <w:pPr>
        <w:pStyle w:val="Code"/>
        <w:rPr>
          <w:highlight w:val="white"/>
        </w:rPr>
      </w:pPr>
      <w:r w:rsidRPr="00B4734E">
        <w:rPr>
          <w:highlight w:val="white"/>
        </w:rPr>
        <w:t xml:space="preserve">                        null, assemblyCodeList.Count - 2);</w:t>
      </w:r>
    </w:p>
    <w:p w14:paraId="205B51E9" w14:textId="77777777" w:rsidR="00B4734E" w:rsidRPr="00B4734E" w:rsidRDefault="00B4734E" w:rsidP="00B4734E">
      <w:pPr>
        <w:pStyle w:val="Code"/>
        <w:rPr>
          <w:highlight w:val="white"/>
        </w:rPr>
      </w:pPr>
      <w:r w:rsidRPr="00B4734E">
        <w:rPr>
          <w:highlight w:val="white"/>
        </w:rPr>
        <w:t xml:space="preserve">    </w:t>
      </w:r>
    </w:p>
    <w:p w14:paraId="6A621CF3"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0FD9727" w14:textId="77777777" w:rsidR="00B4734E" w:rsidRPr="00B4734E" w:rsidRDefault="00B4734E" w:rsidP="00B4734E">
      <w:pPr>
        <w:pStyle w:val="Code"/>
        <w:rPr>
          <w:highlight w:val="white"/>
        </w:rPr>
      </w:pPr>
      <w:r w:rsidRPr="00B4734E">
        <w:rPr>
          <w:highlight w:val="white"/>
        </w:rPr>
        <w:t xml:space="preserve">                        Register.bp, 0, Register.bx);</w:t>
      </w:r>
    </w:p>
    <w:p w14:paraId="2B9C9D31"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32473B77" w14:textId="77777777" w:rsidR="00B4734E" w:rsidRPr="00B4734E" w:rsidRDefault="00B4734E" w:rsidP="00B4734E">
      <w:pPr>
        <w:pStyle w:val="Code"/>
        <w:rPr>
          <w:highlight w:val="white"/>
        </w:rPr>
      </w:pPr>
      <w:r w:rsidRPr="00B4734E">
        <w:rPr>
          <w:highlight w:val="white"/>
        </w:rPr>
        <w:t xml:space="preserve">                        Register.bp, (BigInteger) 2);</w:t>
      </w:r>
    </w:p>
    <w:p w14:paraId="71C115D3" w14:textId="77777777" w:rsidR="00B4734E" w:rsidRPr="00B4734E" w:rsidRDefault="00B4734E" w:rsidP="00B4734E">
      <w:pPr>
        <w:pStyle w:val="Code"/>
        <w:rPr>
          <w:highlight w:val="white"/>
        </w:rPr>
      </w:pPr>
      <w:r w:rsidRPr="00B4734E">
        <w:rPr>
          <w:highlight w:val="white"/>
        </w:rPr>
        <w:t xml:space="preserve">        AddAssemblyCode(assemblyCodeList, AssemblyOperator.inc, Register.ax);</w:t>
      </w:r>
    </w:p>
    <w:p w14:paraId="176F3871"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20D4F309" w14:textId="77777777" w:rsidR="00B4734E" w:rsidRPr="00B4734E" w:rsidRDefault="00B4734E" w:rsidP="00B4734E">
      <w:pPr>
        <w:pStyle w:val="Code"/>
        <w:rPr>
          <w:highlight w:val="white"/>
        </w:rPr>
      </w:pPr>
      <w:r w:rsidRPr="00B4734E">
        <w:rPr>
          <w:highlight w:val="white"/>
        </w:rPr>
        <w:t xml:space="preserve">                        null, assemblyCodeList.Count - 15);</w:t>
      </w:r>
    </w:p>
    <w:p w14:paraId="247C6BA6" w14:textId="77777777" w:rsidR="00B4734E" w:rsidRPr="00B4734E" w:rsidRDefault="00B4734E" w:rsidP="00B4734E">
      <w:pPr>
        <w:pStyle w:val="Code"/>
        <w:rPr>
          <w:highlight w:val="white"/>
        </w:rPr>
      </w:pPr>
    </w:p>
    <w:p w14:paraId="543A8ECD" w14:textId="77777777" w:rsidR="00B4734E" w:rsidRPr="00B4734E" w:rsidRDefault="00B4734E" w:rsidP="00B4734E">
      <w:pPr>
        <w:pStyle w:val="Code"/>
        <w:rPr>
          <w:highlight w:val="white"/>
        </w:rPr>
      </w:pPr>
      <w:r w:rsidRPr="00B4734E">
        <w:rPr>
          <w:highlight w:val="white"/>
        </w:rPr>
        <w:t xml:space="preserve">        AddAssemblyCode(assemblyCodeList, AssemblyOperator.mov_byte,</w:t>
      </w:r>
    </w:p>
    <w:p w14:paraId="658543F5" w14:textId="77777777" w:rsidR="00B4734E" w:rsidRPr="00B4734E" w:rsidRDefault="00B4734E" w:rsidP="00B4734E">
      <w:pPr>
        <w:pStyle w:val="Code"/>
        <w:rPr>
          <w:highlight w:val="white"/>
        </w:rPr>
      </w:pPr>
      <w:r w:rsidRPr="00B4734E">
        <w:rPr>
          <w:highlight w:val="white"/>
        </w:rPr>
        <w:t xml:space="preserve">                        Register.bx, 0, BigInteger.Zero);</w:t>
      </w:r>
    </w:p>
    <w:p w14:paraId="448D0703"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152E557" w14:textId="77777777" w:rsidR="00B4734E" w:rsidRPr="00B4734E" w:rsidRDefault="00B4734E" w:rsidP="00B4734E">
      <w:pPr>
        <w:pStyle w:val="Code"/>
        <w:rPr>
          <w:highlight w:val="white"/>
        </w:rPr>
      </w:pPr>
      <w:r w:rsidRPr="00B4734E">
        <w:rPr>
          <w:highlight w:val="white"/>
        </w:rPr>
        <w:t xml:space="preserve">                        Register.bp, 0, BigInteger.Zero);</w:t>
      </w:r>
    </w:p>
    <w:p w14:paraId="14351FFD"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5518D73E" w14:textId="77777777" w:rsidR="00B4734E" w:rsidRPr="00B4734E" w:rsidRDefault="00B4734E" w:rsidP="00B4734E">
      <w:pPr>
        <w:pStyle w:val="Code"/>
        <w:rPr>
          <w:highlight w:val="white"/>
        </w:rPr>
      </w:pPr>
      <w:r w:rsidRPr="00B4734E">
        <w:rPr>
          <w:highlight w:val="white"/>
        </w:rPr>
        <w:t xml:space="preserve">                        Register.bp, (BigInteger) 2);</w:t>
      </w:r>
    </w:p>
    <w:p w14:paraId="3506576A"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F545AF1" w14:textId="77777777" w:rsidR="00B4734E" w:rsidRPr="00B4734E" w:rsidRDefault="00B4734E" w:rsidP="00B4734E">
      <w:pPr>
        <w:pStyle w:val="Code"/>
        <w:rPr>
          <w:highlight w:val="white"/>
        </w:rPr>
      </w:pPr>
      <w:r w:rsidRPr="00B4734E">
        <w:rPr>
          <w:highlight w:val="white"/>
        </w:rPr>
        <w:t xml:space="preserve">                        Register.bp, 6, Register.ax);</w:t>
      </w:r>
    </w:p>
    <w:p w14:paraId="7231BCC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7924B180" w14:textId="77777777" w:rsidR="00B4734E" w:rsidRPr="00B4734E" w:rsidRDefault="00B4734E" w:rsidP="00B4734E">
      <w:pPr>
        <w:pStyle w:val="Code"/>
        <w:rPr>
          <w:highlight w:val="white"/>
        </w:rPr>
      </w:pPr>
      <w:r w:rsidRPr="00B4734E">
        <w:rPr>
          <w:highlight w:val="white"/>
        </w:rPr>
        <w:t xml:space="preserve">                        Register.bp, 8, Register.si);</w:t>
      </w:r>
    </w:p>
    <w:p w14:paraId="0FBA8226" w14:textId="77777777" w:rsidR="00B4734E" w:rsidRPr="00B4734E" w:rsidRDefault="00B4734E" w:rsidP="00B4734E">
      <w:pPr>
        <w:pStyle w:val="Code"/>
        <w:rPr>
          <w:highlight w:val="white"/>
        </w:rPr>
      </w:pPr>
    </w:p>
    <w:p w14:paraId="011FAF05" w14:textId="77777777" w:rsidR="00B4734E" w:rsidRPr="00B4734E" w:rsidRDefault="00B4734E" w:rsidP="00B4734E">
      <w:pPr>
        <w:pStyle w:val="Code"/>
        <w:rPr>
          <w:highlight w:val="white"/>
        </w:rPr>
      </w:pPr>
      <w:r w:rsidRPr="00B4734E">
        <w:rPr>
          <w:highlight w:val="white"/>
        </w:rPr>
        <w:t xml:space="preserve">        List&lt;byte&gt; byteList = new List&lt;byte&gt;();</w:t>
      </w:r>
    </w:p>
    <w:p w14:paraId="378A03AC" w14:textId="77777777" w:rsidR="00B4734E" w:rsidRPr="00B4734E" w:rsidRDefault="00B4734E" w:rsidP="00B4734E">
      <w:pPr>
        <w:pStyle w:val="Code"/>
        <w:rPr>
          <w:highlight w:val="white"/>
        </w:rPr>
      </w:pPr>
      <w:r w:rsidRPr="00B4734E">
        <w:rPr>
          <w:highlight w:val="white"/>
        </w:rPr>
        <w:t xml:space="preserve">        IDictionary&lt;int, string&gt; accessMap = new Dictionary&lt;int, string&gt;();</w:t>
      </w:r>
    </w:p>
    <w:p w14:paraId="44BBA172" w14:textId="77777777" w:rsidR="00B4734E" w:rsidRPr="00B4734E" w:rsidRDefault="00B4734E" w:rsidP="00B4734E">
      <w:pPr>
        <w:pStyle w:val="Code"/>
        <w:rPr>
          <w:highlight w:val="white"/>
        </w:rPr>
      </w:pPr>
      <w:r w:rsidRPr="00B4734E">
        <w:rPr>
          <w:highlight w:val="white"/>
        </w:rPr>
        <w:t xml:space="preserve">        IDictionary&lt;int, string&gt; callMap = new Dictionary&lt;int, string&gt;();</w:t>
      </w:r>
    </w:p>
    <w:p w14:paraId="6D2D6E0D" w14:textId="77777777" w:rsidR="00B4734E" w:rsidRPr="00B4734E" w:rsidRDefault="00B4734E" w:rsidP="00B4734E">
      <w:pPr>
        <w:pStyle w:val="Code"/>
        <w:rPr>
          <w:highlight w:val="white"/>
        </w:rPr>
      </w:pPr>
      <w:r w:rsidRPr="00B4734E">
        <w:rPr>
          <w:highlight w:val="white"/>
        </w:rPr>
        <w:t xml:space="preserve">        ISet&lt;int&gt; returnSet = new HashSet&lt;int&gt;();</w:t>
      </w:r>
    </w:p>
    <w:p w14:paraId="02E3C82F" w14:textId="77777777" w:rsidR="00B4734E" w:rsidRPr="00B4734E" w:rsidRDefault="00B4734E" w:rsidP="00B4734E">
      <w:pPr>
        <w:pStyle w:val="Code"/>
        <w:rPr>
          <w:highlight w:val="white"/>
        </w:rPr>
      </w:pPr>
      <w:r w:rsidRPr="00B4734E">
        <w:rPr>
          <w:highlight w:val="white"/>
        </w:rPr>
        <w:t xml:space="preserve">        AssemblyCodeGenerator.</w:t>
      </w:r>
    </w:p>
    <w:p w14:paraId="7783766F" w14:textId="77777777" w:rsidR="00B4734E" w:rsidRPr="00B4734E" w:rsidRDefault="00B4734E" w:rsidP="00B4734E">
      <w:pPr>
        <w:pStyle w:val="Code"/>
        <w:rPr>
          <w:highlight w:val="white"/>
        </w:rPr>
      </w:pPr>
      <w:r w:rsidRPr="00B4734E">
        <w:rPr>
          <w:highlight w:val="white"/>
        </w:rPr>
        <w:t xml:space="preserve">          GenerateTargetWindows(assemblyCodeList, byteList,</w:t>
      </w:r>
    </w:p>
    <w:p w14:paraId="0963657C" w14:textId="77777777" w:rsidR="00B4734E" w:rsidRPr="00B4734E" w:rsidRDefault="00B4734E" w:rsidP="00B4734E">
      <w:pPr>
        <w:pStyle w:val="Code"/>
        <w:rPr>
          <w:highlight w:val="white"/>
        </w:rPr>
      </w:pPr>
      <w:r w:rsidRPr="00B4734E">
        <w:rPr>
          <w:highlight w:val="white"/>
        </w:rPr>
        <w:t xml:space="preserve">                                accessMap, callMap, returnSet);</w:t>
      </w:r>
    </w:p>
    <w:p w14:paraId="4538F27B" w14:textId="77777777" w:rsidR="00B4734E" w:rsidRPr="00B4734E" w:rsidRDefault="00B4734E" w:rsidP="00B4734E">
      <w:pPr>
        <w:pStyle w:val="Code"/>
        <w:rPr>
          <w:highlight w:val="white"/>
        </w:rPr>
      </w:pPr>
      <w:r w:rsidRPr="00B4734E">
        <w:rPr>
          <w:highlight w:val="white"/>
        </w:rPr>
        <w:t xml:space="preserve">        StaticSymbol staticSymbol =</w:t>
      </w:r>
    </w:p>
    <w:p w14:paraId="34BB2782" w14:textId="77777777" w:rsidR="00B4734E" w:rsidRPr="00B4734E" w:rsidRDefault="00B4734E" w:rsidP="00B4734E">
      <w:pPr>
        <w:pStyle w:val="Code"/>
        <w:rPr>
          <w:highlight w:val="white"/>
        </w:rPr>
      </w:pPr>
      <w:r w:rsidRPr="00B4734E">
        <w:rPr>
          <w:highlight w:val="white"/>
        </w:rPr>
        <w:t xml:space="preserve">          new StaticSymbolWindows(AssemblyCodeGenerator.ArgsName, byteList,</w:t>
      </w:r>
    </w:p>
    <w:p w14:paraId="0AE7835E" w14:textId="77777777" w:rsidR="00B4734E" w:rsidRPr="00B4734E" w:rsidRDefault="00B4734E" w:rsidP="00B4734E">
      <w:pPr>
        <w:pStyle w:val="Code"/>
        <w:rPr>
          <w:highlight w:val="white"/>
        </w:rPr>
      </w:pPr>
      <w:r w:rsidRPr="00B4734E">
        <w:rPr>
          <w:highlight w:val="white"/>
        </w:rPr>
        <w:t xml:space="preserve">                                  accessMap, callMap, returnSet);</w:t>
      </w:r>
    </w:p>
    <w:p w14:paraId="6EA75828" w14:textId="77777777" w:rsidR="00B4734E" w:rsidRPr="00B4734E" w:rsidRDefault="00B4734E" w:rsidP="00B4734E">
      <w:pPr>
        <w:pStyle w:val="Code"/>
        <w:rPr>
          <w:highlight w:val="white"/>
        </w:rPr>
      </w:pPr>
      <w:r w:rsidRPr="00B4734E">
        <w:rPr>
          <w:highlight w:val="white"/>
        </w:rPr>
        <w:t xml:space="preserve">        SymbolTable.StaticSet.Add(staticSymbol);</w:t>
      </w:r>
    </w:p>
    <w:p w14:paraId="24EDDA6A" w14:textId="77777777" w:rsidR="00B4734E" w:rsidRPr="00B4734E" w:rsidRDefault="00B4734E" w:rsidP="00B4734E">
      <w:pPr>
        <w:pStyle w:val="Code"/>
        <w:rPr>
          <w:highlight w:val="white"/>
        </w:rPr>
      </w:pPr>
      <w:r w:rsidRPr="00B4734E">
        <w:rPr>
          <w:highlight w:val="white"/>
        </w:rPr>
        <w:t xml:space="preserve">      }</w:t>
      </w:r>
    </w:p>
    <w:p w14:paraId="53E0CCEE" w14:textId="77777777" w:rsidR="00B4734E" w:rsidRPr="00B4734E" w:rsidRDefault="00B4734E" w:rsidP="00B4734E">
      <w:pPr>
        <w:pStyle w:val="Code"/>
        <w:rPr>
          <w:highlight w:val="white"/>
        </w:rPr>
      </w:pPr>
      <w:r w:rsidRPr="00B4734E">
        <w:rPr>
          <w:highlight w:val="white"/>
        </w:rPr>
        <w:t xml:space="preserve">    }</w:t>
      </w:r>
    </w:p>
    <w:p w14:paraId="19904AA6" w14:textId="2C5F21D3" w:rsidR="00D935A0" w:rsidRDefault="007B2BDE" w:rsidP="007B2BDE">
      <w:pPr>
        <w:pStyle w:val="Rubrik3"/>
        <w:rPr>
          <w:highlight w:val="white"/>
        </w:rPr>
      </w:pPr>
      <w:r>
        <w:rPr>
          <w:highlight w:val="white"/>
        </w:rPr>
        <w:t>Jump Info</w:t>
      </w:r>
    </w:p>
    <w:p w14:paraId="58A16FF2" w14:textId="08D95EB4" w:rsidR="008610D2" w:rsidRPr="008610D2" w:rsidRDefault="008610D2" w:rsidP="008610D2">
      <w:pPr>
        <w:rPr>
          <w:highlight w:val="white"/>
        </w:rPr>
      </w:pPr>
      <w:r>
        <w:rPr>
          <w:highlight w:val="white"/>
        </w:rPr>
        <w:t xml:space="preserve">The </w:t>
      </w:r>
      <w:r w:rsidRPr="008610D2">
        <w:rPr>
          <w:rStyle w:val="KeyWord0"/>
          <w:highlight w:val="white"/>
        </w:rPr>
        <w:t>JumpInfo</w:t>
      </w:r>
      <w:r>
        <w:rPr>
          <w:highlight w:val="white"/>
        </w:rPr>
        <w:t xml:space="preserve"> method</w:t>
      </w:r>
      <w:r w:rsidR="008C050B">
        <w:rPr>
          <w:highlight w:val="white"/>
        </w:rPr>
        <w:t xml:space="preserve"> changes the jump addresses from middle code line numbers to assembly code line numbers, and then to relative byte size addresses.</w:t>
      </w:r>
      <w:r w:rsidR="00575D74">
        <w:rPr>
          <w:highlight w:val="white"/>
        </w:rPr>
        <w:t xml:space="preserve"> To begin with we need the </w:t>
      </w:r>
      <w:r w:rsidR="00575D74" w:rsidRPr="00575D74">
        <w:rPr>
          <w:rStyle w:val="KeyWord0"/>
          <w:highlight w:val="white"/>
        </w:rPr>
        <w:t>middleToAssemblyMap</w:t>
      </w:r>
      <w:r w:rsidR="00575D74">
        <w:rPr>
          <w:highlight w:val="white"/>
        </w:rPr>
        <w:t xml:space="preserve"> map to keep track of the assembly code addresses.</w:t>
      </w:r>
    </w:p>
    <w:p w14:paraId="1187E02D" w14:textId="77777777" w:rsidR="00B4734E" w:rsidRPr="00B4734E" w:rsidRDefault="00B4734E" w:rsidP="00B4734E">
      <w:pPr>
        <w:pStyle w:val="Code"/>
        <w:rPr>
          <w:highlight w:val="white"/>
        </w:rPr>
      </w:pPr>
      <w:r w:rsidRPr="00B4734E">
        <w:rPr>
          <w:highlight w:val="white"/>
        </w:rPr>
        <w:t xml:space="preserve">    private void JumpInfo() {</w:t>
      </w:r>
    </w:p>
    <w:p w14:paraId="24AFE874" w14:textId="77777777" w:rsidR="00B4734E" w:rsidRPr="00B4734E" w:rsidRDefault="00B4734E" w:rsidP="00B4734E">
      <w:pPr>
        <w:pStyle w:val="Code"/>
        <w:rPr>
          <w:highlight w:val="white"/>
        </w:rPr>
      </w:pPr>
      <w:r w:rsidRPr="00B4734E">
        <w:rPr>
          <w:highlight w:val="white"/>
        </w:rPr>
        <w:t xml:space="preserve">      IDictionary&lt;int,int&gt; middleToAssemblyMap = new Dictionary&lt;int,int&gt;();</w:t>
      </w:r>
    </w:p>
    <w:p w14:paraId="0B757645" w14:textId="7864D17A" w:rsidR="00B4734E" w:rsidRPr="00B4734E" w:rsidRDefault="00132640" w:rsidP="00392BA4">
      <w:pPr>
        <w:rPr>
          <w:highlight w:val="white"/>
        </w:rPr>
      </w:pPr>
      <w:r>
        <w:rPr>
          <w:highlight w:val="white"/>
        </w:rPr>
        <w:t xml:space="preserve">We iterate throught the </w:t>
      </w:r>
      <w:r w:rsidR="00392BA4">
        <w:rPr>
          <w:highlight w:val="white"/>
        </w:rPr>
        <w:t xml:space="preserve">assembly code list and add the middle code line number the assembly code line number each time we encounter a </w:t>
      </w:r>
      <w:r w:rsidR="00DE2810">
        <w:rPr>
          <w:highlight w:val="white"/>
        </w:rPr>
        <w:t xml:space="preserve">new-middle-code instruction. We really need just the line numbers of first of the assembly line </w:t>
      </w:r>
      <w:r w:rsidR="00023A45">
        <w:rPr>
          <w:highlight w:val="white"/>
        </w:rPr>
        <w:t>that corresponds to a middle code instruction, since all jumps are to those addresses.</w:t>
      </w:r>
      <w:r w:rsidR="00D04C7F">
        <w:rPr>
          <w:highlight w:val="white"/>
        </w:rPr>
        <w:t xml:space="preserve"> </w:t>
      </w:r>
    </w:p>
    <w:p w14:paraId="3446FD86" w14:textId="77777777" w:rsidR="00B4734E" w:rsidRPr="00B4734E" w:rsidRDefault="00B4734E" w:rsidP="00B4734E">
      <w:pPr>
        <w:pStyle w:val="Code"/>
        <w:rPr>
          <w:highlight w:val="white"/>
        </w:rPr>
      </w:pPr>
      <w:r w:rsidRPr="00B4734E">
        <w:rPr>
          <w:highlight w:val="white"/>
        </w:rPr>
        <w:t xml:space="preserve">      for (int assemblyIndex = 0;</w:t>
      </w:r>
    </w:p>
    <w:p w14:paraId="2278C9F5" w14:textId="77777777" w:rsidR="00B4734E" w:rsidRPr="00B4734E" w:rsidRDefault="00B4734E" w:rsidP="00B4734E">
      <w:pPr>
        <w:pStyle w:val="Code"/>
        <w:rPr>
          <w:highlight w:val="white"/>
        </w:rPr>
      </w:pPr>
      <w:r w:rsidRPr="00B4734E">
        <w:rPr>
          <w:highlight w:val="white"/>
        </w:rPr>
        <w:t xml:space="preserve">           assemblyIndex &lt; m_assemblyCodeList.Count; ++assemblyIndex) {</w:t>
      </w:r>
    </w:p>
    <w:p w14:paraId="0EE89266" w14:textId="77777777" w:rsidR="00B4734E" w:rsidRPr="00B4734E" w:rsidRDefault="00B4734E" w:rsidP="00B4734E">
      <w:pPr>
        <w:pStyle w:val="Code"/>
        <w:rPr>
          <w:highlight w:val="white"/>
        </w:rPr>
      </w:pPr>
      <w:r w:rsidRPr="00B4734E">
        <w:rPr>
          <w:highlight w:val="white"/>
        </w:rPr>
        <w:t xml:space="preserve">        AssemblyCode assemblyCode = m_assemblyCodeList[assemblyIndex];</w:t>
      </w:r>
    </w:p>
    <w:p w14:paraId="0B451718" w14:textId="77777777" w:rsidR="00B4734E" w:rsidRPr="00B4734E" w:rsidRDefault="00B4734E" w:rsidP="00B4734E">
      <w:pPr>
        <w:pStyle w:val="Code"/>
        <w:rPr>
          <w:highlight w:val="white"/>
        </w:rPr>
      </w:pPr>
    </w:p>
    <w:p w14:paraId="7493A47F" w14:textId="77777777" w:rsidR="00B4734E" w:rsidRPr="00B4734E" w:rsidRDefault="00B4734E" w:rsidP="00B4734E">
      <w:pPr>
        <w:pStyle w:val="Code"/>
        <w:rPr>
          <w:highlight w:val="white"/>
        </w:rPr>
      </w:pPr>
      <w:r w:rsidRPr="00B4734E">
        <w:rPr>
          <w:highlight w:val="white"/>
        </w:rPr>
        <w:t xml:space="preserve">        if (assemblyCode.Operator == AssemblyOperator.new_middle_code) {</w:t>
      </w:r>
    </w:p>
    <w:p w14:paraId="5F1A7F7D" w14:textId="77777777" w:rsidR="00B4734E" w:rsidRPr="00B4734E" w:rsidRDefault="00B4734E" w:rsidP="00B4734E">
      <w:pPr>
        <w:pStyle w:val="Code"/>
        <w:rPr>
          <w:highlight w:val="white"/>
        </w:rPr>
      </w:pPr>
      <w:r w:rsidRPr="00B4734E">
        <w:rPr>
          <w:highlight w:val="white"/>
        </w:rPr>
        <w:t xml:space="preserve">          int middleIndex = (int) assemblyCode[0];</w:t>
      </w:r>
    </w:p>
    <w:p w14:paraId="1699D938" w14:textId="77777777" w:rsidR="00B4734E" w:rsidRPr="00B4734E" w:rsidRDefault="00B4734E" w:rsidP="00B4734E">
      <w:pPr>
        <w:pStyle w:val="Code"/>
        <w:rPr>
          <w:highlight w:val="white"/>
        </w:rPr>
      </w:pPr>
      <w:r w:rsidRPr="00B4734E">
        <w:rPr>
          <w:highlight w:val="white"/>
        </w:rPr>
        <w:t xml:space="preserve">          middleToAssemblyMap.Add(middleIndex, assemblyIndex);</w:t>
      </w:r>
    </w:p>
    <w:p w14:paraId="272F0805" w14:textId="77777777" w:rsidR="00B4734E" w:rsidRPr="00B4734E" w:rsidRDefault="00B4734E" w:rsidP="00B4734E">
      <w:pPr>
        <w:pStyle w:val="Code"/>
        <w:rPr>
          <w:highlight w:val="white"/>
        </w:rPr>
      </w:pPr>
      <w:r w:rsidRPr="00B4734E">
        <w:rPr>
          <w:highlight w:val="white"/>
        </w:rPr>
        <w:t xml:space="preserve">          assemblyCode.Operator = AssemblyOperator.empty;</w:t>
      </w:r>
    </w:p>
    <w:p w14:paraId="52537704" w14:textId="77777777" w:rsidR="00B4734E" w:rsidRPr="00B4734E" w:rsidRDefault="00B4734E" w:rsidP="00B4734E">
      <w:pPr>
        <w:pStyle w:val="Code"/>
        <w:rPr>
          <w:highlight w:val="white"/>
        </w:rPr>
      </w:pPr>
      <w:r w:rsidRPr="00B4734E">
        <w:rPr>
          <w:highlight w:val="white"/>
        </w:rPr>
        <w:t xml:space="preserve">        }</w:t>
      </w:r>
    </w:p>
    <w:p w14:paraId="6709AE11" w14:textId="77777777" w:rsidR="00B4734E" w:rsidRPr="00B4734E" w:rsidRDefault="00B4734E" w:rsidP="00B4734E">
      <w:pPr>
        <w:pStyle w:val="Code"/>
        <w:rPr>
          <w:highlight w:val="white"/>
        </w:rPr>
      </w:pPr>
      <w:r w:rsidRPr="00B4734E">
        <w:rPr>
          <w:highlight w:val="white"/>
        </w:rPr>
        <w:t xml:space="preserve">      }</w:t>
      </w:r>
    </w:p>
    <w:p w14:paraId="7967A54D" w14:textId="46EC1758" w:rsidR="00B4734E" w:rsidRPr="00B4734E" w:rsidRDefault="00E51F98" w:rsidP="00E51F98">
      <w:pPr>
        <w:rPr>
          <w:highlight w:val="white"/>
        </w:rPr>
      </w:pPr>
      <w:r>
        <w:rPr>
          <w:highlight w:val="white"/>
        </w:rPr>
        <w:t xml:space="preserve">Then we iterate throught the assembly code list and </w:t>
      </w:r>
      <w:r w:rsidR="00CF29D9">
        <w:rPr>
          <w:highlight w:val="white"/>
        </w:rPr>
        <w:t xml:space="preserve">change all jump targets from middle code line numbers to assembly code line numbers. Note that </w:t>
      </w:r>
      <w:r w:rsidR="00BB012C">
        <w:rPr>
          <w:highlight w:val="white"/>
        </w:rPr>
        <w:t>the middle code line number was stored in the third position (index 2) of the instruction, and that we set the assembly line number to the second position (index 1).</w:t>
      </w:r>
    </w:p>
    <w:p w14:paraId="183D8717" w14:textId="77777777" w:rsidR="00B4734E" w:rsidRPr="00B4734E" w:rsidRDefault="00B4734E" w:rsidP="00B4734E">
      <w:pPr>
        <w:pStyle w:val="Code"/>
        <w:rPr>
          <w:highlight w:val="white"/>
        </w:rPr>
      </w:pPr>
      <w:r w:rsidRPr="00B4734E">
        <w:rPr>
          <w:highlight w:val="white"/>
        </w:rPr>
        <w:t xml:space="preserve">      for (int line = 0; line &lt; m_assemblyCodeList.Count; ++line) {</w:t>
      </w:r>
    </w:p>
    <w:p w14:paraId="0B744A9C" w14:textId="77777777" w:rsidR="00B4734E" w:rsidRPr="00B4734E" w:rsidRDefault="00B4734E" w:rsidP="00B4734E">
      <w:pPr>
        <w:pStyle w:val="Code"/>
        <w:rPr>
          <w:highlight w:val="white"/>
        </w:rPr>
      </w:pPr>
      <w:r w:rsidRPr="00B4734E">
        <w:rPr>
          <w:highlight w:val="white"/>
        </w:rPr>
        <w:t xml:space="preserve">        AssemblyCode assemblyCode = m_assemblyCodeList[line];</w:t>
      </w:r>
    </w:p>
    <w:p w14:paraId="075F0091" w14:textId="77777777" w:rsidR="00B4734E" w:rsidRPr="00B4734E" w:rsidRDefault="00B4734E" w:rsidP="00B4734E">
      <w:pPr>
        <w:pStyle w:val="Code"/>
        <w:rPr>
          <w:highlight w:val="white"/>
        </w:rPr>
      </w:pPr>
    </w:p>
    <w:p w14:paraId="62A56F80" w14:textId="77777777" w:rsidR="00B4734E" w:rsidRPr="00B4734E" w:rsidRDefault="00B4734E" w:rsidP="00B4734E">
      <w:pPr>
        <w:pStyle w:val="Code"/>
        <w:rPr>
          <w:highlight w:val="white"/>
        </w:rPr>
      </w:pPr>
      <w:r w:rsidRPr="00B4734E">
        <w:rPr>
          <w:highlight w:val="white"/>
        </w:rPr>
        <w:t xml:space="preserve">        if (assemblyCode.IsRelationNotRegister() ||</w:t>
      </w:r>
    </w:p>
    <w:p w14:paraId="7FB35D82" w14:textId="77777777" w:rsidR="00B4734E" w:rsidRPr="00B4734E" w:rsidRDefault="00B4734E" w:rsidP="00B4734E">
      <w:pPr>
        <w:pStyle w:val="Code"/>
        <w:rPr>
          <w:highlight w:val="white"/>
        </w:rPr>
      </w:pPr>
      <w:r w:rsidRPr="00B4734E">
        <w:rPr>
          <w:highlight w:val="white"/>
        </w:rPr>
        <w:t xml:space="preserve">            assemblyCode.IsJumpNotRegister()) {</w:t>
      </w:r>
    </w:p>
    <w:p w14:paraId="1F174687" w14:textId="77777777" w:rsidR="00B4734E" w:rsidRPr="00B4734E" w:rsidRDefault="00B4734E" w:rsidP="00B4734E">
      <w:pPr>
        <w:pStyle w:val="Code"/>
        <w:rPr>
          <w:highlight w:val="white"/>
        </w:rPr>
      </w:pPr>
      <w:r w:rsidRPr="00B4734E">
        <w:rPr>
          <w:highlight w:val="white"/>
        </w:rPr>
        <w:t xml:space="preserve">          if (!(assemblyCode[1] is int)) {</w:t>
      </w:r>
    </w:p>
    <w:p w14:paraId="5AF97E16" w14:textId="77777777" w:rsidR="00B4734E" w:rsidRPr="00B4734E" w:rsidRDefault="00B4734E" w:rsidP="00B4734E">
      <w:pPr>
        <w:pStyle w:val="Code"/>
        <w:rPr>
          <w:highlight w:val="white"/>
        </w:rPr>
      </w:pPr>
      <w:r w:rsidRPr="00B4734E">
        <w:rPr>
          <w:highlight w:val="white"/>
        </w:rPr>
        <w:t xml:space="preserve">            int middleTarget = (int) assemblyCode[2];</w:t>
      </w:r>
    </w:p>
    <w:p w14:paraId="3066F20D" w14:textId="77777777" w:rsidR="00B4734E" w:rsidRPr="00B4734E" w:rsidRDefault="00B4734E" w:rsidP="00B4734E">
      <w:pPr>
        <w:pStyle w:val="Code"/>
        <w:rPr>
          <w:highlight w:val="white"/>
        </w:rPr>
      </w:pPr>
      <w:r w:rsidRPr="00B4734E">
        <w:rPr>
          <w:highlight w:val="white"/>
        </w:rPr>
        <w:t xml:space="preserve">            assemblyCode[1] = middleToAssemblyMap[middleTarget];</w:t>
      </w:r>
    </w:p>
    <w:p w14:paraId="7860B150" w14:textId="77777777" w:rsidR="00B4734E" w:rsidRPr="00B4734E" w:rsidRDefault="00B4734E" w:rsidP="00B4734E">
      <w:pPr>
        <w:pStyle w:val="Code"/>
        <w:rPr>
          <w:highlight w:val="white"/>
        </w:rPr>
      </w:pPr>
      <w:r w:rsidRPr="00B4734E">
        <w:rPr>
          <w:highlight w:val="white"/>
        </w:rPr>
        <w:t xml:space="preserve">          }</w:t>
      </w:r>
    </w:p>
    <w:p w14:paraId="307F4D0A" w14:textId="77777777" w:rsidR="00B4734E" w:rsidRPr="00B4734E" w:rsidRDefault="00B4734E" w:rsidP="00B4734E">
      <w:pPr>
        <w:pStyle w:val="Code"/>
        <w:rPr>
          <w:highlight w:val="white"/>
        </w:rPr>
      </w:pPr>
      <w:r w:rsidRPr="00B4734E">
        <w:rPr>
          <w:highlight w:val="white"/>
        </w:rPr>
        <w:t xml:space="preserve">        }</w:t>
      </w:r>
    </w:p>
    <w:p w14:paraId="1EBB3F98" w14:textId="77777777" w:rsidR="00B4734E" w:rsidRPr="00B4734E" w:rsidRDefault="00B4734E" w:rsidP="00B4734E">
      <w:pPr>
        <w:pStyle w:val="Code"/>
        <w:rPr>
          <w:highlight w:val="white"/>
        </w:rPr>
      </w:pPr>
      <w:r w:rsidRPr="00B4734E">
        <w:rPr>
          <w:highlight w:val="white"/>
        </w:rPr>
        <w:t xml:space="preserve">      }</w:t>
      </w:r>
    </w:p>
    <w:p w14:paraId="10835E39" w14:textId="3AC58259" w:rsidR="00B4734E" w:rsidRDefault="00F82BB4" w:rsidP="0053044F">
      <w:pPr>
        <w:rPr>
          <w:highlight w:val="white"/>
        </w:rPr>
      </w:pPr>
      <w:r>
        <w:rPr>
          <w:highlight w:val="white"/>
        </w:rPr>
        <w:t>When we have changed the jump targets from middle code line number</w:t>
      </w:r>
      <w:r w:rsidR="00F70190">
        <w:rPr>
          <w:highlight w:val="white"/>
        </w:rPr>
        <w:t>s</w:t>
      </w:r>
      <w:r>
        <w:rPr>
          <w:highlight w:val="white"/>
        </w:rPr>
        <w:t xml:space="preserve"> to </w:t>
      </w:r>
      <w:r w:rsidR="00F70190">
        <w:rPr>
          <w:highlight w:val="white"/>
        </w:rPr>
        <w:t xml:space="preserve">assembly code line numbers, the second step is to change the </w:t>
      </w:r>
      <w:r w:rsidR="0053044F">
        <w:rPr>
          <w:highlight w:val="white"/>
        </w:rPr>
        <w:t>targets into the number of bytes between the next assembly instruction (the instruction following the current instruction)</w:t>
      </w:r>
      <w:r w:rsidR="00C24376">
        <w:rPr>
          <w:highlight w:val="white"/>
        </w:rPr>
        <w:t xml:space="preserve"> and the target instruction, which is a negativ</w:t>
      </w:r>
      <w:r w:rsidR="00D30E3C">
        <w:rPr>
          <w:highlight w:val="white"/>
        </w:rPr>
        <w:t>e</w:t>
      </w:r>
      <w:r w:rsidR="00C24376">
        <w:rPr>
          <w:highlight w:val="white"/>
        </w:rPr>
        <w:t xml:space="preserve"> value in case of backward jumps.</w:t>
      </w:r>
    </w:p>
    <w:p w14:paraId="462656D7" w14:textId="7D7B2EEF" w:rsidR="006B0E0A" w:rsidRPr="00B4734E" w:rsidRDefault="006B0E0A" w:rsidP="0053044F">
      <w:pPr>
        <w:rPr>
          <w:highlight w:val="white"/>
        </w:rPr>
      </w:pPr>
      <w:r>
        <w:rPr>
          <w:highlight w:val="white"/>
        </w:rPr>
        <w:t>First</w:t>
      </w:r>
      <w:r w:rsidR="004730D5">
        <w:rPr>
          <w:highlight w:val="white"/>
        </w:rPr>
        <w:t>,</w:t>
      </w:r>
      <w:r>
        <w:rPr>
          <w:highlight w:val="white"/>
        </w:rPr>
        <w:t xml:space="preserve"> we need the </w:t>
      </w:r>
      <w:r w:rsidRPr="006B0E0A">
        <w:rPr>
          <w:rStyle w:val="KeyWord0"/>
          <w:highlight w:val="white"/>
        </w:rPr>
        <w:t>assemblyToByteMap</w:t>
      </w:r>
      <w:r>
        <w:rPr>
          <w:highlight w:val="white"/>
        </w:rPr>
        <w:t xml:space="preserve"> map to keep track of </w:t>
      </w:r>
      <w:r w:rsidR="004730D5">
        <w:rPr>
          <w:highlight w:val="white"/>
        </w:rPr>
        <w:t xml:space="preserve">the </w:t>
      </w:r>
      <w:r w:rsidR="00C42309">
        <w:rPr>
          <w:highlight w:val="white"/>
        </w:rPr>
        <w:t>address of each assembly code instruction, counted in bytes from the beginning of th4e code</w:t>
      </w:r>
      <w:r w:rsidR="004730D5">
        <w:rPr>
          <w:highlight w:val="white"/>
        </w:rPr>
        <w:t>.</w:t>
      </w:r>
      <w:r w:rsidR="00817756">
        <w:rPr>
          <w:highlight w:val="white"/>
        </w:rPr>
        <w:t xml:space="preserve"> Then we iterate through the </w:t>
      </w:r>
      <w:r w:rsidR="00E87119">
        <w:rPr>
          <w:highlight w:val="white"/>
        </w:rPr>
        <w:t>assembly code list and add the byte</w:t>
      </w:r>
      <w:r w:rsidR="00C42309">
        <w:rPr>
          <w:highlight w:val="white"/>
        </w:rPr>
        <w:t xml:space="preserve"> addresses</w:t>
      </w:r>
      <w:r w:rsidR="00E87119">
        <w:rPr>
          <w:highlight w:val="white"/>
        </w:rPr>
        <w:t xml:space="preserve"> each instruction.</w:t>
      </w:r>
      <w:r w:rsidR="00216847">
        <w:rPr>
          <w:highlight w:val="white"/>
        </w:rPr>
        <w:t xml:space="preserve"> At the moment</w:t>
      </w:r>
      <w:r w:rsidR="009E5667">
        <w:rPr>
          <w:highlight w:val="white"/>
        </w:rPr>
        <w:t>,</w:t>
      </w:r>
      <w:r w:rsidR="00216847">
        <w:rPr>
          <w:highlight w:val="white"/>
        </w:rPr>
        <w:t xml:space="preserve"> all jump instruction </w:t>
      </w:r>
      <w:proofErr w:type="gramStart"/>
      <w:r w:rsidR="00216847">
        <w:rPr>
          <w:highlight w:val="white"/>
        </w:rPr>
        <w:t>are</w:t>
      </w:r>
      <w:proofErr w:type="gramEnd"/>
      <w:r w:rsidR="00216847">
        <w:rPr>
          <w:highlight w:val="white"/>
        </w:rPr>
        <w:t xml:space="preserve"> equally large (in bytes), but that may change later on.</w:t>
      </w:r>
    </w:p>
    <w:p w14:paraId="1AC2666F" w14:textId="77777777" w:rsidR="00B4734E" w:rsidRPr="00B4734E" w:rsidRDefault="00B4734E" w:rsidP="00B4734E">
      <w:pPr>
        <w:pStyle w:val="Code"/>
        <w:rPr>
          <w:highlight w:val="white"/>
        </w:rPr>
      </w:pPr>
      <w:r w:rsidRPr="00B4734E">
        <w:rPr>
          <w:highlight w:val="white"/>
        </w:rPr>
        <w:t xml:space="preserve">      IDictionary&lt;int,int&gt; assemblyToByteMap = new Dictionary&lt;int,int&gt;();</w:t>
      </w:r>
    </w:p>
    <w:p w14:paraId="2EE06CDE" w14:textId="77777777" w:rsidR="00B4734E" w:rsidRPr="00B4734E" w:rsidRDefault="00B4734E" w:rsidP="00B4734E">
      <w:pPr>
        <w:pStyle w:val="Code"/>
        <w:rPr>
          <w:highlight w:val="white"/>
        </w:rPr>
      </w:pPr>
    </w:p>
    <w:p w14:paraId="72BD517E" w14:textId="77777777" w:rsidR="00B4734E" w:rsidRPr="00B4734E" w:rsidRDefault="00B4734E" w:rsidP="00B4734E">
      <w:pPr>
        <w:pStyle w:val="Code"/>
        <w:rPr>
          <w:highlight w:val="white"/>
        </w:rPr>
      </w:pPr>
      <w:r w:rsidRPr="00B4734E">
        <w:rPr>
          <w:highlight w:val="white"/>
        </w:rPr>
        <w:t xml:space="preserve">      { int byteSize = 0, line = 0;</w:t>
      </w:r>
    </w:p>
    <w:p w14:paraId="63EC4E99" w14:textId="77777777" w:rsidR="00B4734E" w:rsidRPr="00B4734E" w:rsidRDefault="00B4734E" w:rsidP="00B4734E">
      <w:pPr>
        <w:pStyle w:val="Code"/>
        <w:rPr>
          <w:highlight w:val="white"/>
        </w:rPr>
      </w:pPr>
      <w:r w:rsidRPr="00B4734E">
        <w:rPr>
          <w:highlight w:val="white"/>
        </w:rPr>
        <w:t xml:space="preserve">        foreach (AssemblyCode assemblyCode in m_assemblyCodeList) {</w:t>
      </w:r>
    </w:p>
    <w:p w14:paraId="7B903F49" w14:textId="77777777" w:rsidR="00B4734E" w:rsidRPr="00B4734E" w:rsidRDefault="00B4734E" w:rsidP="00B4734E">
      <w:pPr>
        <w:pStyle w:val="Code"/>
        <w:rPr>
          <w:highlight w:val="white"/>
        </w:rPr>
      </w:pPr>
      <w:r w:rsidRPr="00B4734E">
        <w:rPr>
          <w:highlight w:val="white"/>
        </w:rPr>
        <w:t xml:space="preserve">          assemblyToByteMap.Add(line++, byteSize);</w:t>
      </w:r>
    </w:p>
    <w:p w14:paraId="67D8CF73" w14:textId="77777777" w:rsidR="00B4734E" w:rsidRPr="00B4734E" w:rsidRDefault="00B4734E" w:rsidP="00B4734E">
      <w:pPr>
        <w:pStyle w:val="Code"/>
        <w:rPr>
          <w:highlight w:val="white"/>
        </w:rPr>
      </w:pPr>
      <w:r w:rsidRPr="00B4734E">
        <w:rPr>
          <w:highlight w:val="white"/>
        </w:rPr>
        <w:t xml:space="preserve">  </w:t>
      </w:r>
    </w:p>
    <w:p w14:paraId="039B5968" w14:textId="77777777" w:rsidR="00B4734E" w:rsidRPr="00B4734E" w:rsidRDefault="00B4734E" w:rsidP="00B4734E">
      <w:pPr>
        <w:pStyle w:val="Code"/>
        <w:rPr>
          <w:highlight w:val="white"/>
        </w:rPr>
      </w:pPr>
      <w:r w:rsidRPr="00B4734E">
        <w:rPr>
          <w:highlight w:val="white"/>
        </w:rPr>
        <w:t xml:space="preserve">          if (!(assemblyCode.IsRelationNotRegister() ||</w:t>
      </w:r>
    </w:p>
    <w:p w14:paraId="79C18A19" w14:textId="77777777" w:rsidR="00B4734E" w:rsidRPr="00B4734E" w:rsidRDefault="00B4734E" w:rsidP="00B4734E">
      <w:pPr>
        <w:pStyle w:val="Code"/>
        <w:rPr>
          <w:highlight w:val="white"/>
        </w:rPr>
      </w:pPr>
      <w:r w:rsidRPr="00B4734E">
        <w:rPr>
          <w:highlight w:val="white"/>
        </w:rPr>
        <w:t xml:space="preserve">                assemblyCode.IsJumpNotRegister())) {</w:t>
      </w:r>
    </w:p>
    <w:p w14:paraId="10DBDE71" w14:textId="77777777" w:rsidR="00B4734E" w:rsidRPr="00B4734E" w:rsidRDefault="00B4734E" w:rsidP="00B4734E">
      <w:pPr>
        <w:pStyle w:val="Code"/>
        <w:rPr>
          <w:highlight w:val="white"/>
        </w:rPr>
      </w:pPr>
      <w:r w:rsidRPr="00B4734E">
        <w:rPr>
          <w:highlight w:val="white"/>
        </w:rPr>
        <w:t xml:space="preserve">            byteSize += assemblyCode.ByteList().Count;</w:t>
      </w:r>
    </w:p>
    <w:p w14:paraId="5DF1442E" w14:textId="77777777" w:rsidR="00B4734E" w:rsidRPr="00B4734E" w:rsidRDefault="00B4734E" w:rsidP="00B4734E">
      <w:pPr>
        <w:pStyle w:val="Code"/>
        <w:rPr>
          <w:highlight w:val="white"/>
        </w:rPr>
      </w:pPr>
      <w:r w:rsidRPr="00B4734E">
        <w:rPr>
          <w:highlight w:val="white"/>
        </w:rPr>
        <w:t xml:space="preserve">          }</w:t>
      </w:r>
    </w:p>
    <w:p w14:paraId="0BD17C38" w14:textId="77777777" w:rsidR="00B4734E" w:rsidRPr="00B4734E" w:rsidRDefault="00B4734E" w:rsidP="00B4734E">
      <w:pPr>
        <w:pStyle w:val="Code"/>
        <w:rPr>
          <w:highlight w:val="white"/>
        </w:rPr>
      </w:pPr>
      <w:r w:rsidRPr="00B4734E">
        <w:rPr>
          <w:highlight w:val="white"/>
        </w:rPr>
        <w:t xml:space="preserve">        }</w:t>
      </w:r>
    </w:p>
    <w:p w14:paraId="7E972C35" w14:textId="77777777" w:rsidR="00B4734E" w:rsidRPr="00B4734E" w:rsidRDefault="00B4734E" w:rsidP="00B4734E">
      <w:pPr>
        <w:pStyle w:val="Code"/>
        <w:rPr>
          <w:highlight w:val="white"/>
        </w:rPr>
      </w:pPr>
      <w:r w:rsidRPr="00B4734E">
        <w:rPr>
          <w:highlight w:val="white"/>
        </w:rPr>
        <w:t xml:space="preserve">        assemblyToByteMap.Add(m_assemblyCodeList.Count, byteSize);</w:t>
      </w:r>
    </w:p>
    <w:p w14:paraId="0887F27B" w14:textId="77777777" w:rsidR="00B4734E" w:rsidRPr="00B4734E" w:rsidRDefault="00B4734E" w:rsidP="00B4734E">
      <w:pPr>
        <w:pStyle w:val="Code"/>
        <w:rPr>
          <w:highlight w:val="white"/>
        </w:rPr>
      </w:pPr>
      <w:r w:rsidRPr="00B4734E">
        <w:rPr>
          <w:highlight w:val="white"/>
        </w:rPr>
        <w:t xml:space="preserve">      }</w:t>
      </w:r>
    </w:p>
    <w:p w14:paraId="626E0AA9" w14:textId="6E86F82C" w:rsidR="00B4734E" w:rsidRPr="00B4734E" w:rsidRDefault="00E87119" w:rsidP="00E87119">
      <w:pPr>
        <w:rPr>
          <w:highlight w:val="white"/>
        </w:rPr>
      </w:pPr>
      <w:r>
        <w:rPr>
          <w:highlight w:val="white"/>
        </w:rPr>
        <w:t xml:space="preserve">When we </w:t>
      </w:r>
      <w:r w:rsidR="00A31B2F">
        <w:rPr>
          <w:highlight w:val="white"/>
        </w:rPr>
        <w:t>change the assembly code targets to relative byte targets</w:t>
      </w:r>
      <w:r w:rsidR="006B1985">
        <w:rPr>
          <w:highlight w:val="white"/>
        </w:rPr>
        <w:t>,</w:t>
      </w:r>
      <w:r w:rsidR="008546FB">
        <w:rPr>
          <w:highlight w:val="white"/>
        </w:rPr>
        <w:t xml:space="preserve"> we may have to iterate several times because short jumps (between -128 </w:t>
      </w:r>
      <w:r w:rsidR="00216847">
        <w:rPr>
          <w:highlight w:val="white"/>
        </w:rPr>
        <w:t>and</w:t>
      </w:r>
      <w:r w:rsidR="008546FB">
        <w:rPr>
          <w:highlight w:val="white"/>
        </w:rPr>
        <w:t xml:space="preserve"> 127, inclusive) instructions are smaller than </w:t>
      </w:r>
      <w:r w:rsidR="003D281C">
        <w:rPr>
          <w:highlight w:val="white"/>
        </w:rPr>
        <w:t>long</w:t>
      </w:r>
      <w:r w:rsidR="008546FB">
        <w:rPr>
          <w:highlight w:val="white"/>
        </w:rPr>
        <w:t xml:space="preserve"> jumps instructions</w:t>
      </w:r>
      <w:r w:rsidR="00216847">
        <w:rPr>
          <w:highlight w:val="white"/>
        </w:rPr>
        <w:t>.</w:t>
      </w:r>
      <w:r w:rsidR="00331651">
        <w:rPr>
          <w:highlight w:val="white"/>
        </w:rPr>
        <w:t xml:space="preserve"> At the beginning, all jumps are </w:t>
      </w:r>
      <w:r w:rsidR="003D281C">
        <w:rPr>
          <w:highlight w:val="white"/>
        </w:rPr>
        <w:t>long</w:t>
      </w:r>
      <w:r w:rsidR="00331651">
        <w:rPr>
          <w:highlight w:val="white"/>
        </w:rPr>
        <w:t xml:space="preserve"> jumps, but some of them may be chan</w:t>
      </w:r>
      <w:r w:rsidR="003D281C">
        <w:rPr>
          <w:highlight w:val="white"/>
        </w:rPr>
        <w:t>g</w:t>
      </w:r>
      <w:r w:rsidR="00331651">
        <w:rPr>
          <w:highlight w:val="white"/>
        </w:rPr>
        <w:t xml:space="preserve">ed to </w:t>
      </w:r>
      <w:r w:rsidR="003D281C">
        <w:rPr>
          <w:highlight w:val="white"/>
        </w:rPr>
        <w:t>short jump during the iteration.</w:t>
      </w:r>
    </w:p>
    <w:p w14:paraId="329BD527" w14:textId="77777777" w:rsidR="00B4734E" w:rsidRPr="00B4734E" w:rsidRDefault="00B4734E" w:rsidP="00B4734E">
      <w:pPr>
        <w:pStyle w:val="Code"/>
        <w:rPr>
          <w:highlight w:val="white"/>
        </w:rPr>
      </w:pPr>
      <w:r w:rsidRPr="00B4734E">
        <w:rPr>
          <w:highlight w:val="white"/>
        </w:rPr>
        <w:t xml:space="preserve">      while (true) {</w:t>
      </w:r>
    </w:p>
    <w:p w14:paraId="1F4D1841" w14:textId="77777777" w:rsidR="00B4734E" w:rsidRPr="00B4734E" w:rsidRDefault="00B4734E" w:rsidP="00B4734E">
      <w:pPr>
        <w:pStyle w:val="Code"/>
        <w:rPr>
          <w:highlight w:val="white"/>
        </w:rPr>
      </w:pPr>
      <w:r w:rsidRPr="00B4734E">
        <w:rPr>
          <w:highlight w:val="white"/>
        </w:rPr>
        <w:t xml:space="preserve">        for (int line = 0; line &lt; (m_assemblyCodeList.Count - 1); ++line) {</w:t>
      </w:r>
    </w:p>
    <w:p w14:paraId="6BA83C58" w14:textId="77777777" w:rsidR="00B4734E" w:rsidRPr="00B4734E" w:rsidRDefault="00B4734E" w:rsidP="00B4734E">
      <w:pPr>
        <w:pStyle w:val="Code"/>
        <w:rPr>
          <w:highlight w:val="white"/>
        </w:rPr>
      </w:pPr>
      <w:r w:rsidRPr="00B4734E">
        <w:rPr>
          <w:highlight w:val="white"/>
        </w:rPr>
        <w:t xml:space="preserve">          AssemblyCode thisCode = m_assemblyCodeList[line],</w:t>
      </w:r>
    </w:p>
    <w:p w14:paraId="301FE7CB" w14:textId="77777777" w:rsidR="00B4734E" w:rsidRPr="00B4734E" w:rsidRDefault="00B4734E" w:rsidP="00B4734E">
      <w:pPr>
        <w:pStyle w:val="Code"/>
        <w:rPr>
          <w:highlight w:val="white"/>
        </w:rPr>
      </w:pPr>
      <w:r w:rsidRPr="00B4734E">
        <w:rPr>
          <w:highlight w:val="white"/>
        </w:rPr>
        <w:t xml:space="preserve">                       nextCode = m_assemblyCodeList[line + 1];</w:t>
      </w:r>
    </w:p>
    <w:p w14:paraId="530C18E8" w14:textId="77777777" w:rsidR="00B4734E" w:rsidRPr="00B4734E" w:rsidRDefault="00B4734E" w:rsidP="00B4734E">
      <w:pPr>
        <w:pStyle w:val="Code"/>
        <w:rPr>
          <w:highlight w:val="white"/>
        </w:rPr>
      </w:pPr>
    </w:p>
    <w:p w14:paraId="12246509" w14:textId="77777777" w:rsidR="00B4734E" w:rsidRPr="00B4734E" w:rsidRDefault="00B4734E" w:rsidP="00B4734E">
      <w:pPr>
        <w:pStyle w:val="Code"/>
        <w:rPr>
          <w:highlight w:val="white"/>
        </w:rPr>
      </w:pPr>
      <w:r w:rsidRPr="00B4734E">
        <w:rPr>
          <w:highlight w:val="white"/>
        </w:rPr>
        <w:t xml:space="preserve">          if (thisCode.IsRelationNotRegister() ||</w:t>
      </w:r>
    </w:p>
    <w:p w14:paraId="1944BB33" w14:textId="77777777" w:rsidR="00B4734E" w:rsidRPr="00B4734E" w:rsidRDefault="00B4734E" w:rsidP="00B4734E">
      <w:pPr>
        <w:pStyle w:val="Code"/>
        <w:rPr>
          <w:highlight w:val="white"/>
        </w:rPr>
      </w:pPr>
      <w:r w:rsidRPr="00B4734E">
        <w:rPr>
          <w:highlight w:val="white"/>
        </w:rPr>
        <w:t xml:space="preserve">              thisCode.IsJumpNotRegister()) {</w:t>
      </w:r>
    </w:p>
    <w:p w14:paraId="7CCE5E74" w14:textId="77777777" w:rsidR="00B4734E" w:rsidRPr="00B4734E" w:rsidRDefault="00B4734E" w:rsidP="00B4734E">
      <w:pPr>
        <w:pStyle w:val="Code"/>
        <w:rPr>
          <w:highlight w:val="white"/>
        </w:rPr>
      </w:pPr>
      <w:r w:rsidRPr="00B4734E">
        <w:rPr>
          <w:highlight w:val="white"/>
        </w:rPr>
        <w:t xml:space="preserve">            int assemblyTarget = (int) thisCode[1];</w:t>
      </w:r>
    </w:p>
    <w:p w14:paraId="4AEB9A3B" w14:textId="0D6D314D" w:rsidR="0012157F" w:rsidRPr="00B4734E" w:rsidRDefault="0012157F" w:rsidP="0012157F">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is the byte address of the target assembly instruction following the current instruction, the byteTarget is the byte address of the target instruction</w:t>
      </w:r>
      <w:r w:rsidR="00C73C17">
        <w:rPr>
          <w:highlight w:val="white"/>
        </w:rPr>
        <w:t xml:space="preserve">, and </w:t>
      </w:r>
      <w:r w:rsidR="00C73C17" w:rsidRPr="00C73C17">
        <w:rPr>
          <w:rStyle w:val="KeyWord0"/>
          <w:highlight w:val="white"/>
        </w:rPr>
        <w:t>byteDistance</w:t>
      </w:r>
      <w:r w:rsidR="00C73C17">
        <w:rPr>
          <w:highlight w:val="white"/>
        </w:rPr>
        <w:t xml:space="preserve"> is </w:t>
      </w:r>
      <w:r w:rsidR="00A23741">
        <w:rPr>
          <w:highlight w:val="white"/>
        </w:rPr>
        <w:t xml:space="preserve">difference between </w:t>
      </w:r>
      <w:r w:rsidR="00A23741" w:rsidRPr="00A23741">
        <w:rPr>
          <w:rStyle w:val="KeyWord0"/>
          <w:highlight w:val="white"/>
        </w:rPr>
        <w:t>byteTarget</w:t>
      </w:r>
      <w:r w:rsidR="00A23741">
        <w:rPr>
          <w:highlight w:val="white"/>
        </w:rPr>
        <w:t xml:space="preserve"> and </w:t>
      </w:r>
      <w:r w:rsidR="00A23741" w:rsidRPr="00A23741">
        <w:rPr>
          <w:rStyle w:val="KeyWord0"/>
          <w:highlight w:val="white"/>
        </w:rPr>
        <w:t>byteSource</w:t>
      </w:r>
      <w:r w:rsidR="00A23741">
        <w:rPr>
          <w:highlight w:val="white"/>
        </w:rPr>
        <w:t>, which becomes the final target address.</w:t>
      </w:r>
    </w:p>
    <w:p w14:paraId="140A7A8F" w14:textId="77777777" w:rsidR="00B4734E" w:rsidRPr="00B4734E" w:rsidRDefault="00B4734E" w:rsidP="00B4734E">
      <w:pPr>
        <w:pStyle w:val="Code"/>
        <w:rPr>
          <w:highlight w:val="white"/>
        </w:rPr>
      </w:pPr>
      <w:r w:rsidRPr="00B4734E">
        <w:rPr>
          <w:highlight w:val="white"/>
        </w:rPr>
        <w:t xml:space="preserve">            int byteSource = assemblyToByteMap[line + 1],</w:t>
      </w:r>
    </w:p>
    <w:p w14:paraId="710C8182" w14:textId="77777777" w:rsidR="00B4734E" w:rsidRPr="00B4734E" w:rsidRDefault="00B4734E" w:rsidP="00B4734E">
      <w:pPr>
        <w:pStyle w:val="Code"/>
        <w:rPr>
          <w:highlight w:val="white"/>
        </w:rPr>
      </w:pPr>
      <w:r w:rsidRPr="00B4734E">
        <w:rPr>
          <w:highlight w:val="white"/>
        </w:rPr>
        <w:t xml:space="preserve">                byteTarget = assemblyToByteMap[assemblyTarget];</w:t>
      </w:r>
    </w:p>
    <w:p w14:paraId="07D155F6" w14:textId="77777777" w:rsidR="00B4734E" w:rsidRPr="00B4734E" w:rsidRDefault="00B4734E" w:rsidP="00B4734E">
      <w:pPr>
        <w:pStyle w:val="Code"/>
        <w:rPr>
          <w:highlight w:val="white"/>
        </w:rPr>
      </w:pPr>
      <w:r w:rsidRPr="00B4734E">
        <w:rPr>
          <w:highlight w:val="white"/>
        </w:rPr>
        <w:t xml:space="preserve">            int byteDistance = byteTarget - byteSource;</w:t>
      </w:r>
    </w:p>
    <w:p w14:paraId="04DB6A0E" w14:textId="77777777" w:rsidR="00B4734E" w:rsidRPr="00B4734E" w:rsidRDefault="00B4734E" w:rsidP="00B4734E">
      <w:pPr>
        <w:pStyle w:val="Code"/>
        <w:rPr>
          <w:highlight w:val="white"/>
        </w:rPr>
      </w:pPr>
      <w:r w:rsidRPr="00B4734E">
        <w:rPr>
          <w:highlight w:val="white"/>
        </w:rPr>
        <w:t xml:space="preserve">            Assert.ErrorXXX(byteDistance != 0);</w:t>
      </w:r>
    </w:p>
    <w:p w14:paraId="70804A96" w14:textId="77777777" w:rsidR="00B4734E" w:rsidRPr="00B4734E" w:rsidRDefault="00B4734E" w:rsidP="00B4734E">
      <w:pPr>
        <w:pStyle w:val="Code"/>
        <w:rPr>
          <w:highlight w:val="white"/>
        </w:rPr>
      </w:pPr>
      <w:r w:rsidRPr="00B4734E">
        <w:rPr>
          <w:highlight w:val="white"/>
        </w:rPr>
        <w:t xml:space="preserve">            thisCode[0] = byteDistance;</w:t>
      </w:r>
    </w:p>
    <w:p w14:paraId="04BA62D8" w14:textId="77777777" w:rsidR="00B4734E" w:rsidRPr="00B4734E" w:rsidRDefault="00B4734E" w:rsidP="00B4734E">
      <w:pPr>
        <w:pStyle w:val="Code"/>
        <w:rPr>
          <w:highlight w:val="white"/>
        </w:rPr>
      </w:pPr>
      <w:r w:rsidRPr="00B4734E">
        <w:rPr>
          <w:highlight w:val="white"/>
        </w:rPr>
        <w:t xml:space="preserve">          }</w:t>
      </w:r>
    </w:p>
    <w:p w14:paraId="7D6E9FCD" w14:textId="77777777" w:rsidR="00B4734E" w:rsidRPr="00B4734E" w:rsidRDefault="00B4734E" w:rsidP="00B4734E">
      <w:pPr>
        <w:pStyle w:val="Code"/>
        <w:rPr>
          <w:highlight w:val="white"/>
        </w:rPr>
      </w:pPr>
      <w:r w:rsidRPr="00B4734E">
        <w:rPr>
          <w:highlight w:val="white"/>
        </w:rPr>
        <w:t xml:space="preserve">        }</w:t>
      </w:r>
    </w:p>
    <w:p w14:paraId="17F5898A" w14:textId="1163FBE8" w:rsidR="00B4734E" w:rsidRPr="00B4734E" w:rsidRDefault="00A23741" w:rsidP="00536134">
      <w:pPr>
        <w:rPr>
          <w:highlight w:val="white"/>
        </w:rPr>
      </w:pPr>
      <w:r>
        <w:rPr>
          <w:highlight w:val="white"/>
        </w:rPr>
        <w:t xml:space="preserve">When the </w:t>
      </w:r>
      <w:r w:rsidR="00FF4510">
        <w:rPr>
          <w:highlight w:val="white"/>
        </w:rPr>
        <w:t>jump instruction has been given proper target address, w</w:t>
      </w:r>
      <w:r w:rsidR="00C43406">
        <w:rPr>
          <w:highlight w:val="white"/>
        </w:rPr>
        <w:t>e iterate through the assembly lis</w:t>
      </w:r>
      <w:r w:rsidR="00536134">
        <w:rPr>
          <w:highlight w:val="white"/>
        </w:rPr>
        <w:t xml:space="preserve">t and update the </w:t>
      </w:r>
      <w:r w:rsidR="00536134" w:rsidRPr="00A877E5">
        <w:rPr>
          <w:rStyle w:val="KeyWord0"/>
          <w:highlight w:val="white"/>
        </w:rPr>
        <w:t>assemblyToByteMap</w:t>
      </w:r>
      <w:r w:rsidR="00536134">
        <w:rPr>
          <w:highlight w:val="white"/>
        </w:rPr>
        <w:t xml:space="preserve">. </w:t>
      </w:r>
      <w:r w:rsidR="00FF4510">
        <w:rPr>
          <w:highlight w:val="white"/>
        </w:rPr>
        <w:t xml:space="preserve">Some byte address may have been changed because some long jump instructions have been changed to short jump instructions. </w:t>
      </w:r>
      <w:r w:rsidR="00536134">
        <w:rPr>
          <w:highlight w:val="white"/>
        </w:rPr>
        <w:t>I</w:t>
      </w:r>
      <w:r w:rsidR="00816C26">
        <w:rPr>
          <w:highlight w:val="white"/>
        </w:rPr>
        <w:t>f</w:t>
      </w:r>
      <w:r w:rsidR="00536134">
        <w:rPr>
          <w:highlight w:val="white"/>
        </w:rPr>
        <w:t xml:space="preserve"> any </w:t>
      </w:r>
      <w:r w:rsidR="00FF4510">
        <w:rPr>
          <w:highlight w:val="white"/>
        </w:rPr>
        <w:t xml:space="preserve">address </w:t>
      </w:r>
      <w:r w:rsidR="00536134">
        <w:rPr>
          <w:highlight w:val="white"/>
        </w:rPr>
        <w:t xml:space="preserve">has been changed, </w:t>
      </w:r>
      <w:r w:rsidR="00536134" w:rsidRPr="00FF4510">
        <w:rPr>
          <w:rStyle w:val="KeyWord0"/>
          <w:highlight w:val="white"/>
        </w:rPr>
        <w:t>update</w:t>
      </w:r>
      <w:r w:rsidR="00536134">
        <w:rPr>
          <w:highlight w:val="white"/>
        </w:rPr>
        <w:t xml:space="preserve"> is set to true and the overall loop will perform another iteration.</w:t>
      </w:r>
    </w:p>
    <w:p w14:paraId="41AA3598" w14:textId="77777777" w:rsidR="00B4734E" w:rsidRPr="00B4734E" w:rsidRDefault="00B4734E" w:rsidP="00B4734E">
      <w:pPr>
        <w:pStyle w:val="Code"/>
        <w:rPr>
          <w:highlight w:val="white"/>
        </w:rPr>
      </w:pPr>
      <w:r w:rsidRPr="00B4734E">
        <w:rPr>
          <w:highlight w:val="white"/>
        </w:rPr>
        <w:t xml:space="preserve">        bool update = false;</w:t>
      </w:r>
    </w:p>
    <w:p w14:paraId="39D6E67B" w14:textId="77777777" w:rsidR="00B4734E" w:rsidRPr="00B4734E" w:rsidRDefault="00B4734E" w:rsidP="00B4734E">
      <w:pPr>
        <w:pStyle w:val="Code"/>
        <w:rPr>
          <w:highlight w:val="white"/>
        </w:rPr>
      </w:pPr>
      <w:r w:rsidRPr="00B4734E">
        <w:rPr>
          <w:highlight w:val="white"/>
        </w:rPr>
        <w:t xml:space="preserve">        { int byteSize = 0, line = 0;</w:t>
      </w:r>
    </w:p>
    <w:p w14:paraId="0454C37F" w14:textId="77777777" w:rsidR="00B4734E" w:rsidRPr="00B4734E" w:rsidRDefault="00B4734E" w:rsidP="00B4734E">
      <w:pPr>
        <w:pStyle w:val="Code"/>
        <w:rPr>
          <w:highlight w:val="white"/>
        </w:rPr>
      </w:pPr>
      <w:r w:rsidRPr="00B4734E">
        <w:rPr>
          <w:highlight w:val="white"/>
        </w:rPr>
        <w:t xml:space="preserve">          foreach (AssemblyCode objectCode in m_assemblyCodeList) {</w:t>
      </w:r>
    </w:p>
    <w:p w14:paraId="42DC8533" w14:textId="77777777" w:rsidR="00B4734E" w:rsidRPr="00B4734E" w:rsidRDefault="00B4734E" w:rsidP="00B4734E">
      <w:pPr>
        <w:pStyle w:val="Code"/>
        <w:rPr>
          <w:highlight w:val="white"/>
        </w:rPr>
      </w:pPr>
      <w:r w:rsidRPr="00B4734E">
        <w:rPr>
          <w:highlight w:val="white"/>
        </w:rPr>
        <w:t xml:space="preserve">            if (assemblyToByteMap[line] != byteSize) {</w:t>
      </w:r>
    </w:p>
    <w:p w14:paraId="20EED9DC" w14:textId="77777777" w:rsidR="00B4734E" w:rsidRPr="00B4734E" w:rsidRDefault="00B4734E" w:rsidP="00B4734E">
      <w:pPr>
        <w:pStyle w:val="Code"/>
        <w:rPr>
          <w:highlight w:val="white"/>
        </w:rPr>
      </w:pPr>
      <w:r w:rsidRPr="00B4734E">
        <w:rPr>
          <w:highlight w:val="white"/>
        </w:rPr>
        <w:t xml:space="preserve">              assemblyToByteMap[line] = byteSize;</w:t>
      </w:r>
    </w:p>
    <w:p w14:paraId="062888B8" w14:textId="77777777" w:rsidR="00B4734E" w:rsidRPr="00B4734E" w:rsidRDefault="00B4734E" w:rsidP="00B4734E">
      <w:pPr>
        <w:pStyle w:val="Code"/>
        <w:rPr>
          <w:highlight w:val="white"/>
        </w:rPr>
      </w:pPr>
      <w:r w:rsidRPr="00B4734E">
        <w:rPr>
          <w:highlight w:val="white"/>
        </w:rPr>
        <w:t xml:space="preserve">              update = true;</w:t>
      </w:r>
    </w:p>
    <w:p w14:paraId="5C11AC5F" w14:textId="77777777" w:rsidR="00B4734E" w:rsidRPr="00B4734E" w:rsidRDefault="00B4734E" w:rsidP="00B4734E">
      <w:pPr>
        <w:pStyle w:val="Code"/>
        <w:rPr>
          <w:highlight w:val="white"/>
        </w:rPr>
      </w:pPr>
      <w:r w:rsidRPr="00B4734E">
        <w:rPr>
          <w:highlight w:val="white"/>
        </w:rPr>
        <w:t xml:space="preserve">            }</w:t>
      </w:r>
    </w:p>
    <w:p w14:paraId="2D0E94D3" w14:textId="77777777" w:rsidR="00B4734E" w:rsidRPr="00B4734E" w:rsidRDefault="00B4734E" w:rsidP="00B4734E">
      <w:pPr>
        <w:pStyle w:val="Code"/>
        <w:rPr>
          <w:highlight w:val="white"/>
        </w:rPr>
      </w:pPr>
      <w:r w:rsidRPr="00B4734E">
        <w:rPr>
          <w:highlight w:val="white"/>
        </w:rPr>
        <w:t xml:space="preserve">            </w:t>
      </w:r>
    </w:p>
    <w:p w14:paraId="2370341A" w14:textId="77777777" w:rsidR="00B4734E" w:rsidRPr="00B4734E" w:rsidRDefault="00B4734E" w:rsidP="00B4734E">
      <w:pPr>
        <w:pStyle w:val="Code"/>
        <w:rPr>
          <w:highlight w:val="white"/>
        </w:rPr>
      </w:pPr>
      <w:r w:rsidRPr="00B4734E">
        <w:rPr>
          <w:highlight w:val="white"/>
        </w:rPr>
        <w:t xml:space="preserve">            byteSize += objectCode.ByteList().Count;</w:t>
      </w:r>
    </w:p>
    <w:p w14:paraId="228B8DEF" w14:textId="77777777" w:rsidR="00B4734E" w:rsidRPr="00B4734E" w:rsidRDefault="00B4734E" w:rsidP="00B4734E">
      <w:pPr>
        <w:pStyle w:val="Code"/>
        <w:rPr>
          <w:highlight w:val="white"/>
        </w:rPr>
      </w:pPr>
      <w:r w:rsidRPr="00B4734E">
        <w:rPr>
          <w:highlight w:val="white"/>
        </w:rPr>
        <w:t xml:space="preserve">            ++line;</w:t>
      </w:r>
    </w:p>
    <w:p w14:paraId="5ED0BE0C" w14:textId="77777777" w:rsidR="00B4734E" w:rsidRPr="00B4734E" w:rsidRDefault="00B4734E" w:rsidP="00B4734E">
      <w:pPr>
        <w:pStyle w:val="Code"/>
        <w:rPr>
          <w:highlight w:val="white"/>
        </w:rPr>
      </w:pPr>
      <w:r w:rsidRPr="00B4734E">
        <w:rPr>
          <w:highlight w:val="white"/>
        </w:rPr>
        <w:t xml:space="preserve">          }</w:t>
      </w:r>
    </w:p>
    <w:p w14:paraId="0917C35B" w14:textId="77777777" w:rsidR="00B4734E" w:rsidRPr="00B4734E" w:rsidRDefault="00B4734E" w:rsidP="00B4734E">
      <w:pPr>
        <w:pStyle w:val="Code"/>
        <w:rPr>
          <w:highlight w:val="white"/>
        </w:rPr>
      </w:pPr>
      <w:r w:rsidRPr="00B4734E">
        <w:rPr>
          <w:highlight w:val="white"/>
        </w:rPr>
        <w:t xml:space="preserve">        }</w:t>
      </w:r>
    </w:p>
    <w:p w14:paraId="6FAE2A3C" w14:textId="72786F78" w:rsidR="00B4734E" w:rsidRPr="00B4734E" w:rsidRDefault="00C43406" w:rsidP="00C43406">
      <w:pPr>
        <w:rPr>
          <w:highlight w:val="white"/>
        </w:rPr>
      </w:pPr>
      <w:r>
        <w:rPr>
          <w:highlight w:val="white"/>
        </w:rPr>
        <w:t xml:space="preserve">If nothing has been changed from the previous iteration, </w:t>
      </w:r>
      <w:r w:rsidR="00536134">
        <w:rPr>
          <w:highlight w:val="white"/>
        </w:rPr>
        <w:t xml:space="preserve">every assembly jump instruction holds the correct target address and </w:t>
      </w:r>
      <w:r>
        <w:rPr>
          <w:highlight w:val="white"/>
        </w:rPr>
        <w:t>we break the loop.</w:t>
      </w:r>
    </w:p>
    <w:p w14:paraId="07973823" w14:textId="77777777" w:rsidR="00B4734E" w:rsidRPr="00B4734E" w:rsidRDefault="00B4734E" w:rsidP="00B4734E">
      <w:pPr>
        <w:pStyle w:val="Code"/>
        <w:rPr>
          <w:highlight w:val="white"/>
        </w:rPr>
      </w:pPr>
      <w:r w:rsidRPr="00B4734E">
        <w:rPr>
          <w:highlight w:val="white"/>
        </w:rPr>
        <w:t xml:space="preserve">        if (!update) {</w:t>
      </w:r>
    </w:p>
    <w:p w14:paraId="4F513F66" w14:textId="77777777" w:rsidR="00B4734E" w:rsidRPr="00B4734E" w:rsidRDefault="00B4734E" w:rsidP="00B4734E">
      <w:pPr>
        <w:pStyle w:val="Code"/>
        <w:rPr>
          <w:highlight w:val="white"/>
        </w:rPr>
      </w:pPr>
      <w:r w:rsidRPr="00B4734E">
        <w:rPr>
          <w:highlight w:val="white"/>
        </w:rPr>
        <w:t xml:space="preserve">          break;</w:t>
      </w:r>
    </w:p>
    <w:p w14:paraId="7AFA1E18" w14:textId="77777777" w:rsidR="00B4734E" w:rsidRPr="00B4734E" w:rsidRDefault="00B4734E" w:rsidP="00B4734E">
      <w:pPr>
        <w:pStyle w:val="Code"/>
        <w:rPr>
          <w:highlight w:val="white"/>
        </w:rPr>
      </w:pPr>
      <w:r w:rsidRPr="00B4734E">
        <w:rPr>
          <w:highlight w:val="white"/>
        </w:rPr>
        <w:t xml:space="preserve">        }</w:t>
      </w:r>
    </w:p>
    <w:p w14:paraId="68616A17" w14:textId="77777777" w:rsidR="00B4734E" w:rsidRPr="00B4734E" w:rsidRDefault="00B4734E" w:rsidP="00B4734E">
      <w:pPr>
        <w:pStyle w:val="Code"/>
        <w:rPr>
          <w:highlight w:val="white"/>
        </w:rPr>
      </w:pPr>
      <w:r w:rsidRPr="00B4734E">
        <w:rPr>
          <w:highlight w:val="white"/>
        </w:rPr>
        <w:t xml:space="preserve">      }</w:t>
      </w:r>
    </w:p>
    <w:p w14:paraId="7C2FD96E" w14:textId="303D9D87" w:rsidR="00B4734E" w:rsidRPr="00B4734E" w:rsidRDefault="00816C26" w:rsidP="00816C26">
      <w:pPr>
        <w:rPr>
          <w:highlight w:val="white"/>
        </w:rPr>
      </w:pPr>
      <w:r>
        <w:rPr>
          <w:highlight w:val="white"/>
        </w:rPr>
        <w:t xml:space="preserve">Finally, </w:t>
      </w:r>
      <w:r w:rsidR="003D281C">
        <w:rPr>
          <w:highlight w:val="white"/>
        </w:rPr>
        <w:t xml:space="preserve">we </w:t>
      </w:r>
      <w:r w:rsidR="00FF4510">
        <w:rPr>
          <w:highlight w:val="white"/>
        </w:rPr>
        <w:t xml:space="preserve">need to </w:t>
      </w:r>
      <w:r w:rsidR="003071E8">
        <w:rPr>
          <w:highlight w:val="white"/>
        </w:rPr>
        <w:t xml:space="preserve">iterate through the assembly code list, and </w:t>
      </w:r>
      <w:r w:rsidR="003D281C">
        <w:rPr>
          <w:highlight w:val="white"/>
        </w:rPr>
        <w:t xml:space="preserve">change the </w:t>
      </w:r>
      <w:r w:rsidR="00303CCD">
        <w:rPr>
          <w:highlight w:val="white"/>
        </w:rPr>
        <w:t xml:space="preserve">return addresses in the same way as the byte target addresses above. </w:t>
      </w:r>
    </w:p>
    <w:p w14:paraId="52B55270" w14:textId="77777777" w:rsidR="00B4734E" w:rsidRPr="00B4734E" w:rsidRDefault="00B4734E" w:rsidP="00B4734E">
      <w:pPr>
        <w:pStyle w:val="Code"/>
        <w:rPr>
          <w:highlight w:val="white"/>
        </w:rPr>
      </w:pPr>
      <w:r w:rsidRPr="00B4734E">
        <w:rPr>
          <w:highlight w:val="white"/>
        </w:rPr>
        <w:t xml:space="preserve">      for (int line = 0; line &lt; (m_assemblyCodeList.Count - 1); ++line) {</w:t>
      </w:r>
    </w:p>
    <w:p w14:paraId="112867BC" w14:textId="77777777" w:rsidR="00B4734E" w:rsidRPr="00B4734E" w:rsidRDefault="00B4734E" w:rsidP="00B4734E">
      <w:pPr>
        <w:pStyle w:val="Code"/>
        <w:rPr>
          <w:highlight w:val="white"/>
        </w:rPr>
      </w:pPr>
      <w:r w:rsidRPr="00B4734E">
        <w:rPr>
          <w:highlight w:val="white"/>
        </w:rPr>
        <w:t xml:space="preserve">        AssemblyCode assemblyCode = m_assemblyCodeList[line];</w:t>
      </w:r>
    </w:p>
    <w:p w14:paraId="562050FE" w14:textId="77777777" w:rsidR="00B4734E" w:rsidRPr="00B4734E" w:rsidRDefault="00B4734E" w:rsidP="00B4734E">
      <w:pPr>
        <w:pStyle w:val="Code"/>
        <w:rPr>
          <w:highlight w:val="white"/>
        </w:rPr>
      </w:pPr>
    </w:p>
    <w:p w14:paraId="30CFF4DE" w14:textId="77777777" w:rsidR="00B4734E" w:rsidRPr="00B4734E" w:rsidRDefault="00B4734E" w:rsidP="00B4734E">
      <w:pPr>
        <w:pStyle w:val="Code"/>
        <w:rPr>
          <w:highlight w:val="white"/>
        </w:rPr>
      </w:pPr>
      <w:r w:rsidRPr="00B4734E">
        <w:rPr>
          <w:highlight w:val="white"/>
        </w:rPr>
        <w:t xml:space="preserve">        if (assemblyCode.Operator == AssemblyOperator.address_return) {</w:t>
      </w:r>
    </w:p>
    <w:p w14:paraId="34F1C543" w14:textId="77777777" w:rsidR="00B4734E" w:rsidRPr="00B4734E" w:rsidRDefault="00B4734E" w:rsidP="00B4734E">
      <w:pPr>
        <w:pStyle w:val="Code"/>
        <w:rPr>
          <w:highlight w:val="white"/>
        </w:rPr>
      </w:pPr>
      <w:r w:rsidRPr="00B4734E">
        <w:rPr>
          <w:highlight w:val="white"/>
        </w:rPr>
        <w:t xml:space="preserve">          int middleAddress = (int) ((BigInteger) assemblyCode[2]);</w:t>
      </w:r>
    </w:p>
    <w:p w14:paraId="3A29624C" w14:textId="00115E6C" w:rsidR="00B4734E" w:rsidRDefault="00B4734E" w:rsidP="00B4734E">
      <w:pPr>
        <w:pStyle w:val="Code"/>
        <w:rPr>
          <w:highlight w:val="white"/>
        </w:rPr>
      </w:pPr>
      <w:r w:rsidRPr="00B4734E">
        <w:rPr>
          <w:highlight w:val="white"/>
        </w:rPr>
        <w:t xml:space="preserve">          int assemblyAddress = middleToAssemblyMap[middleAddress];</w:t>
      </w:r>
    </w:p>
    <w:p w14:paraId="60ACD7F9" w14:textId="3928BAA3" w:rsidR="00B4734E" w:rsidRPr="00B4734E" w:rsidRDefault="00B4734E" w:rsidP="00B4734E">
      <w:pPr>
        <w:pStyle w:val="Code"/>
        <w:rPr>
          <w:highlight w:val="white"/>
        </w:rPr>
      </w:pPr>
      <w:r w:rsidRPr="00B4734E">
        <w:rPr>
          <w:highlight w:val="white"/>
        </w:rPr>
        <w:t xml:space="preserve">          int </w:t>
      </w:r>
      <w:r w:rsidR="00B00146">
        <w:rPr>
          <w:highlight w:val="white"/>
        </w:rPr>
        <w:t>target</w:t>
      </w:r>
      <w:r w:rsidRPr="00B4734E">
        <w:rPr>
          <w:highlight w:val="white"/>
        </w:rPr>
        <w:t>Address = assemblyToByteMap[assemblyAddress];</w:t>
      </w:r>
    </w:p>
    <w:p w14:paraId="61E6478B" w14:textId="46D117D0" w:rsidR="00B4734E" w:rsidRDefault="00B4734E" w:rsidP="00B4734E">
      <w:pPr>
        <w:pStyle w:val="Code"/>
        <w:rPr>
          <w:highlight w:val="white"/>
        </w:rPr>
      </w:pPr>
      <w:r w:rsidRPr="00B4734E">
        <w:rPr>
          <w:highlight w:val="white"/>
        </w:rPr>
        <w:t xml:space="preserve">          int nextAddress = assemblyToByteMap[line + 1];</w:t>
      </w:r>
    </w:p>
    <w:p w14:paraId="5E8B633F" w14:textId="522CCE9C" w:rsidR="00303CCD" w:rsidRPr="00B4734E" w:rsidRDefault="00303CCD" w:rsidP="00303CCD">
      <w:pPr>
        <w:rPr>
          <w:highlight w:val="white"/>
        </w:rPr>
      </w:pPr>
      <w:r>
        <w:rPr>
          <w:highlight w:val="white"/>
        </w:rPr>
        <w:t xml:space="preserve">The return address is the difference </w:t>
      </w:r>
      <w:r w:rsidR="00B00146">
        <w:rPr>
          <w:highlight w:val="white"/>
        </w:rPr>
        <w:t>between</w:t>
      </w:r>
      <w:r>
        <w:rPr>
          <w:highlight w:val="white"/>
        </w:rPr>
        <w:t xml:space="preserve"> the</w:t>
      </w:r>
      <w:r w:rsidR="00B00146">
        <w:rPr>
          <w:highlight w:val="white"/>
        </w:rPr>
        <w:t xml:space="preserve"> address of the target and the address of the next instruction, plus the size of a pointer.</w:t>
      </w:r>
    </w:p>
    <w:p w14:paraId="5A538266" w14:textId="77777777" w:rsidR="00B4734E" w:rsidRPr="00B4734E" w:rsidRDefault="00B4734E" w:rsidP="00B4734E">
      <w:pPr>
        <w:pStyle w:val="Code"/>
        <w:rPr>
          <w:highlight w:val="white"/>
        </w:rPr>
      </w:pPr>
      <w:r w:rsidRPr="00B4734E">
        <w:rPr>
          <w:highlight w:val="white"/>
        </w:rPr>
        <w:t xml:space="preserve">          BigInteger byteReturn = byteAddress - nextAddress +</w:t>
      </w:r>
    </w:p>
    <w:p w14:paraId="50BE7A44" w14:textId="77777777" w:rsidR="00B4734E" w:rsidRPr="00B4734E" w:rsidRDefault="00B4734E" w:rsidP="00B4734E">
      <w:pPr>
        <w:pStyle w:val="Code"/>
        <w:rPr>
          <w:highlight w:val="white"/>
        </w:rPr>
      </w:pPr>
      <w:r w:rsidRPr="00B4734E">
        <w:rPr>
          <w:highlight w:val="white"/>
        </w:rPr>
        <w:lastRenderedPageBreak/>
        <w:t xml:space="preserve">                                  TypeSize.PointerSize;</w:t>
      </w:r>
    </w:p>
    <w:p w14:paraId="36655C2B" w14:textId="77777777" w:rsidR="00B4734E" w:rsidRPr="00B4734E" w:rsidRDefault="00B4734E" w:rsidP="00B4734E">
      <w:pPr>
        <w:pStyle w:val="Code"/>
        <w:rPr>
          <w:highlight w:val="white"/>
        </w:rPr>
      </w:pPr>
      <w:r w:rsidRPr="00B4734E">
        <w:rPr>
          <w:highlight w:val="white"/>
        </w:rPr>
        <w:t xml:space="preserve">          assemblyCode[2] = byteReturn;</w:t>
      </w:r>
    </w:p>
    <w:p w14:paraId="698DB2D0" w14:textId="77777777" w:rsidR="00B4734E" w:rsidRPr="00B4734E" w:rsidRDefault="00B4734E" w:rsidP="00B4734E">
      <w:pPr>
        <w:pStyle w:val="Code"/>
        <w:rPr>
          <w:highlight w:val="white"/>
        </w:rPr>
      </w:pPr>
      <w:r w:rsidRPr="00B4734E">
        <w:rPr>
          <w:highlight w:val="white"/>
        </w:rPr>
        <w:t xml:space="preserve">        }</w:t>
      </w:r>
    </w:p>
    <w:p w14:paraId="7C11C38E" w14:textId="77777777" w:rsidR="00B4734E" w:rsidRPr="00B4734E" w:rsidRDefault="00B4734E" w:rsidP="00B4734E">
      <w:pPr>
        <w:pStyle w:val="Code"/>
        <w:rPr>
          <w:highlight w:val="white"/>
        </w:rPr>
      </w:pPr>
      <w:r w:rsidRPr="00B4734E">
        <w:rPr>
          <w:highlight w:val="white"/>
        </w:rPr>
        <w:t xml:space="preserve">      }</w:t>
      </w:r>
    </w:p>
    <w:p w14:paraId="5088114D" w14:textId="77777777" w:rsidR="00B4734E" w:rsidRPr="00B4734E" w:rsidRDefault="00B4734E" w:rsidP="00B4734E">
      <w:pPr>
        <w:pStyle w:val="Code"/>
        <w:rPr>
          <w:highlight w:val="white"/>
        </w:rPr>
      </w:pPr>
      <w:r w:rsidRPr="00B4734E">
        <w:rPr>
          <w:highlight w:val="white"/>
        </w:rPr>
        <w:t xml:space="preserve">    }</w:t>
      </w:r>
    </w:p>
    <w:p w14:paraId="2E90EE24" w14:textId="35FFAAF0" w:rsidR="00D935A0" w:rsidRDefault="007B2BDE" w:rsidP="007B2BDE">
      <w:pPr>
        <w:pStyle w:val="Rubrik3"/>
        <w:rPr>
          <w:highlight w:val="white"/>
        </w:rPr>
      </w:pPr>
      <w:r>
        <w:rPr>
          <w:highlight w:val="white"/>
        </w:rPr>
        <w:t>Text List</w:t>
      </w:r>
    </w:p>
    <w:p w14:paraId="523EC9DB" w14:textId="77777777" w:rsidR="00B4734E" w:rsidRPr="00B4734E" w:rsidRDefault="00B4734E" w:rsidP="00B4734E">
      <w:pPr>
        <w:pStyle w:val="Code"/>
        <w:rPr>
          <w:highlight w:val="white"/>
        </w:rPr>
      </w:pPr>
      <w:r w:rsidRPr="00B4734E">
        <w:rPr>
          <w:highlight w:val="white"/>
        </w:rPr>
        <w:t xml:space="preserve">    public static void TextList(IList&lt;AssemblyCode&gt; assemblyCodeList,</w:t>
      </w:r>
    </w:p>
    <w:p w14:paraId="4DD2BD5C" w14:textId="77777777" w:rsidR="00B4734E" w:rsidRPr="00B4734E" w:rsidRDefault="00B4734E" w:rsidP="00B4734E">
      <w:pPr>
        <w:pStyle w:val="Code"/>
        <w:rPr>
          <w:highlight w:val="white"/>
        </w:rPr>
      </w:pPr>
      <w:r w:rsidRPr="00B4734E">
        <w:rPr>
          <w:highlight w:val="white"/>
        </w:rPr>
        <w:t xml:space="preserve">                                IList&lt;string&gt; textList,</w:t>
      </w:r>
    </w:p>
    <w:p w14:paraId="28B7545B" w14:textId="77777777" w:rsidR="00B4734E" w:rsidRPr="00B4734E" w:rsidRDefault="00B4734E" w:rsidP="00B4734E">
      <w:pPr>
        <w:pStyle w:val="Code"/>
        <w:rPr>
          <w:highlight w:val="white"/>
        </w:rPr>
      </w:pPr>
      <w:r w:rsidRPr="00B4734E">
        <w:rPr>
          <w:highlight w:val="white"/>
        </w:rPr>
        <w:t xml:space="preserve">                                ISet&lt;string&gt; externSet) {</w:t>
      </w:r>
    </w:p>
    <w:p w14:paraId="1C2BEA0C" w14:textId="77777777" w:rsidR="00B4734E" w:rsidRPr="00B4734E" w:rsidRDefault="00B4734E" w:rsidP="00B4734E">
      <w:pPr>
        <w:pStyle w:val="Code"/>
        <w:rPr>
          <w:highlight w:val="white"/>
        </w:rPr>
      </w:pPr>
      <w:r w:rsidRPr="00B4734E">
        <w:rPr>
          <w:highlight w:val="white"/>
        </w:rPr>
        <w:t xml:space="preserve">      foreach (AssemblyCode assemblyCode in assemblyCodeList) {</w:t>
      </w:r>
    </w:p>
    <w:p w14:paraId="5BBE90AB" w14:textId="77777777" w:rsidR="00B4734E" w:rsidRPr="00B4734E" w:rsidRDefault="00B4734E" w:rsidP="00B4734E">
      <w:pPr>
        <w:pStyle w:val="Code"/>
        <w:rPr>
          <w:highlight w:val="white"/>
        </w:rPr>
      </w:pPr>
      <w:r w:rsidRPr="00B4734E">
        <w:rPr>
          <w:highlight w:val="white"/>
        </w:rPr>
        <w:t xml:space="preserve">        AssemblyOperator assemblyOperator = assemblyCode.Operator;</w:t>
      </w:r>
    </w:p>
    <w:p w14:paraId="38C0E6CF" w14:textId="77777777" w:rsidR="00B4734E" w:rsidRPr="00B4734E" w:rsidRDefault="00B4734E" w:rsidP="00B4734E">
      <w:pPr>
        <w:pStyle w:val="Code"/>
        <w:rPr>
          <w:highlight w:val="white"/>
        </w:rPr>
      </w:pPr>
      <w:r w:rsidRPr="00B4734E">
        <w:rPr>
          <w:highlight w:val="white"/>
        </w:rPr>
        <w:t xml:space="preserve">        object operand0 = assemblyCode[0],</w:t>
      </w:r>
    </w:p>
    <w:p w14:paraId="5B63623F" w14:textId="77777777" w:rsidR="00B4734E" w:rsidRPr="00B4734E" w:rsidRDefault="00B4734E" w:rsidP="00B4734E">
      <w:pPr>
        <w:pStyle w:val="Code"/>
        <w:rPr>
          <w:highlight w:val="white"/>
        </w:rPr>
      </w:pPr>
      <w:r w:rsidRPr="00B4734E">
        <w:rPr>
          <w:highlight w:val="white"/>
        </w:rPr>
        <w:t xml:space="preserve">               operand1 = assemblyCode[1],</w:t>
      </w:r>
    </w:p>
    <w:p w14:paraId="0EBCFCEE" w14:textId="77777777" w:rsidR="00B4734E" w:rsidRPr="00B4734E" w:rsidRDefault="00B4734E" w:rsidP="00B4734E">
      <w:pPr>
        <w:pStyle w:val="Code"/>
        <w:rPr>
          <w:highlight w:val="white"/>
        </w:rPr>
      </w:pPr>
      <w:r w:rsidRPr="00B4734E">
        <w:rPr>
          <w:highlight w:val="white"/>
        </w:rPr>
        <w:t xml:space="preserve">               operand2 = assemblyCode[2];</w:t>
      </w:r>
    </w:p>
    <w:p w14:paraId="033FFB79" w14:textId="77777777" w:rsidR="00B4734E" w:rsidRPr="00B4734E" w:rsidRDefault="00B4734E" w:rsidP="00B4734E">
      <w:pPr>
        <w:pStyle w:val="Code"/>
        <w:rPr>
          <w:highlight w:val="white"/>
        </w:rPr>
      </w:pPr>
    </w:p>
    <w:p w14:paraId="489F0F99" w14:textId="77777777" w:rsidR="00B4734E" w:rsidRPr="00B4734E" w:rsidRDefault="00B4734E" w:rsidP="00B4734E">
      <w:pPr>
        <w:pStyle w:val="Code"/>
        <w:rPr>
          <w:highlight w:val="white"/>
        </w:rPr>
      </w:pPr>
      <w:r w:rsidRPr="00B4734E">
        <w:rPr>
          <w:highlight w:val="white"/>
        </w:rPr>
        <w:t xml:space="preserve">        if (assemblyOperator == AssemblyOperator.define_value) {</w:t>
      </w:r>
    </w:p>
    <w:p w14:paraId="192634BB" w14:textId="77777777" w:rsidR="00B4734E" w:rsidRPr="00B4734E" w:rsidRDefault="00B4734E" w:rsidP="00B4734E">
      <w:pPr>
        <w:pStyle w:val="Code"/>
        <w:rPr>
          <w:highlight w:val="white"/>
        </w:rPr>
      </w:pPr>
      <w:r w:rsidRPr="00B4734E">
        <w:rPr>
          <w:highlight w:val="white"/>
        </w:rPr>
        <w:t xml:space="preserve">          Sort sort = (Sort) operand0;</w:t>
      </w:r>
    </w:p>
    <w:p w14:paraId="69C1B3BC" w14:textId="77777777" w:rsidR="00B4734E" w:rsidRPr="00B4734E" w:rsidRDefault="00B4734E" w:rsidP="00B4734E">
      <w:pPr>
        <w:pStyle w:val="Code"/>
        <w:rPr>
          <w:highlight w:val="white"/>
        </w:rPr>
      </w:pPr>
    </w:p>
    <w:p w14:paraId="47193047" w14:textId="77777777" w:rsidR="00B4734E" w:rsidRPr="00B4734E" w:rsidRDefault="00B4734E" w:rsidP="00B4734E">
      <w:pPr>
        <w:pStyle w:val="Code"/>
        <w:rPr>
          <w:highlight w:val="white"/>
        </w:rPr>
      </w:pPr>
      <w:r w:rsidRPr="00B4734E">
        <w:rPr>
          <w:highlight w:val="white"/>
        </w:rPr>
        <w:t xml:space="preserve">          if ((sort != Sort.String) &amp;&amp; (operand1 is string)) {</w:t>
      </w:r>
    </w:p>
    <w:p w14:paraId="2C5DECBC" w14:textId="77777777" w:rsidR="00B4734E" w:rsidRPr="00B4734E" w:rsidRDefault="00B4734E" w:rsidP="00B4734E">
      <w:pPr>
        <w:pStyle w:val="Code"/>
        <w:rPr>
          <w:highlight w:val="white"/>
        </w:rPr>
      </w:pPr>
      <w:r w:rsidRPr="00B4734E">
        <w:rPr>
          <w:highlight w:val="white"/>
        </w:rPr>
        <w:t xml:space="preserve">            string name1 = (string) operand1;</w:t>
      </w:r>
    </w:p>
    <w:p w14:paraId="2A4FB314" w14:textId="77777777" w:rsidR="00B4734E" w:rsidRPr="00B4734E" w:rsidRDefault="00B4734E" w:rsidP="00B4734E">
      <w:pPr>
        <w:pStyle w:val="Code"/>
        <w:rPr>
          <w:highlight w:val="white"/>
        </w:rPr>
      </w:pPr>
      <w:r w:rsidRPr="00B4734E">
        <w:rPr>
          <w:highlight w:val="white"/>
        </w:rPr>
        <w:t xml:space="preserve">               </w:t>
      </w:r>
    </w:p>
    <w:p w14:paraId="4E95C461" w14:textId="77777777" w:rsidR="00B4734E" w:rsidRPr="00B4734E" w:rsidRDefault="00B4734E" w:rsidP="00B4734E">
      <w:pPr>
        <w:pStyle w:val="Code"/>
        <w:rPr>
          <w:highlight w:val="white"/>
        </w:rPr>
      </w:pPr>
      <w:r w:rsidRPr="00B4734E">
        <w:rPr>
          <w:highlight w:val="white"/>
        </w:rPr>
        <w:t xml:space="preserve">            if (!name1.Contains(Symbol.SeparatorId)) {</w:t>
      </w:r>
    </w:p>
    <w:p w14:paraId="629BAD54" w14:textId="77777777" w:rsidR="00B4734E" w:rsidRPr="00B4734E" w:rsidRDefault="00B4734E" w:rsidP="00B4734E">
      <w:pPr>
        <w:pStyle w:val="Code"/>
        <w:rPr>
          <w:highlight w:val="white"/>
        </w:rPr>
      </w:pPr>
      <w:r w:rsidRPr="00B4734E">
        <w:rPr>
          <w:highlight w:val="white"/>
        </w:rPr>
        <w:t xml:space="preserve">              externSet.Add(name1);</w:t>
      </w:r>
    </w:p>
    <w:p w14:paraId="09556588" w14:textId="77777777" w:rsidR="00B4734E" w:rsidRPr="00B4734E" w:rsidRDefault="00B4734E" w:rsidP="00B4734E">
      <w:pPr>
        <w:pStyle w:val="Code"/>
        <w:rPr>
          <w:highlight w:val="white"/>
        </w:rPr>
      </w:pPr>
      <w:r w:rsidRPr="00B4734E">
        <w:rPr>
          <w:highlight w:val="white"/>
        </w:rPr>
        <w:t xml:space="preserve">            }</w:t>
      </w:r>
    </w:p>
    <w:p w14:paraId="2C24C91B" w14:textId="77777777" w:rsidR="00B4734E" w:rsidRPr="00B4734E" w:rsidRDefault="00B4734E" w:rsidP="00B4734E">
      <w:pPr>
        <w:pStyle w:val="Code"/>
        <w:rPr>
          <w:highlight w:val="white"/>
        </w:rPr>
      </w:pPr>
      <w:r w:rsidRPr="00B4734E">
        <w:rPr>
          <w:highlight w:val="white"/>
        </w:rPr>
        <w:t xml:space="preserve">          }</w:t>
      </w:r>
    </w:p>
    <w:p w14:paraId="1A43DB37" w14:textId="77777777" w:rsidR="00B4734E" w:rsidRPr="00B4734E" w:rsidRDefault="00B4734E" w:rsidP="00B4734E">
      <w:pPr>
        <w:pStyle w:val="Code"/>
        <w:rPr>
          <w:highlight w:val="white"/>
        </w:rPr>
      </w:pPr>
      <w:r w:rsidRPr="00B4734E">
        <w:rPr>
          <w:highlight w:val="white"/>
        </w:rPr>
        <w:t xml:space="preserve">        }</w:t>
      </w:r>
    </w:p>
    <w:p w14:paraId="383D8E9E" w14:textId="77777777" w:rsidR="00B4734E" w:rsidRPr="00B4734E" w:rsidRDefault="00B4734E" w:rsidP="00B4734E">
      <w:pPr>
        <w:pStyle w:val="Code"/>
        <w:rPr>
          <w:highlight w:val="white"/>
        </w:rPr>
      </w:pPr>
      <w:r w:rsidRPr="00B4734E">
        <w:rPr>
          <w:highlight w:val="white"/>
        </w:rPr>
        <w:t xml:space="preserve">        else if ((assemblyOperator != AssemblyOperator.label) &amp;&amp;</w:t>
      </w:r>
    </w:p>
    <w:p w14:paraId="2C9521BC" w14:textId="77777777" w:rsidR="00B4734E" w:rsidRPr="00B4734E" w:rsidRDefault="00B4734E" w:rsidP="00B4734E">
      <w:pPr>
        <w:pStyle w:val="Code"/>
        <w:rPr>
          <w:highlight w:val="white"/>
        </w:rPr>
      </w:pPr>
      <w:r w:rsidRPr="00B4734E">
        <w:rPr>
          <w:highlight w:val="white"/>
        </w:rPr>
        <w:t xml:space="preserve">                 (assemblyOperator != AssemblyOperator.comment)) {</w:t>
      </w:r>
    </w:p>
    <w:p w14:paraId="703BF712" w14:textId="77777777" w:rsidR="00B4734E" w:rsidRPr="00B4734E" w:rsidRDefault="00B4734E" w:rsidP="00B4734E">
      <w:pPr>
        <w:pStyle w:val="Code"/>
        <w:rPr>
          <w:highlight w:val="white"/>
        </w:rPr>
      </w:pPr>
      <w:r w:rsidRPr="00B4734E">
        <w:rPr>
          <w:highlight w:val="white"/>
        </w:rPr>
        <w:t xml:space="preserve">          if (operand0 is string) {</w:t>
      </w:r>
    </w:p>
    <w:p w14:paraId="47825C35" w14:textId="77777777" w:rsidR="00B4734E" w:rsidRPr="00B4734E" w:rsidRDefault="00B4734E" w:rsidP="00B4734E">
      <w:pPr>
        <w:pStyle w:val="Code"/>
        <w:rPr>
          <w:highlight w:val="white"/>
        </w:rPr>
      </w:pPr>
      <w:r w:rsidRPr="00B4734E">
        <w:rPr>
          <w:highlight w:val="white"/>
        </w:rPr>
        <w:t xml:space="preserve">            string name0 = (string) operand0;</w:t>
      </w:r>
    </w:p>
    <w:p w14:paraId="6F184208" w14:textId="77777777" w:rsidR="00B4734E" w:rsidRPr="00B4734E" w:rsidRDefault="00B4734E" w:rsidP="00B4734E">
      <w:pPr>
        <w:pStyle w:val="Code"/>
        <w:rPr>
          <w:highlight w:val="white"/>
        </w:rPr>
      </w:pPr>
      <w:r w:rsidRPr="00B4734E">
        <w:rPr>
          <w:highlight w:val="white"/>
        </w:rPr>
        <w:t xml:space="preserve">               </w:t>
      </w:r>
    </w:p>
    <w:p w14:paraId="10AA1283" w14:textId="77777777" w:rsidR="00B4734E" w:rsidRPr="00B4734E" w:rsidRDefault="00B4734E" w:rsidP="00B4734E">
      <w:pPr>
        <w:pStyle w:val="Code"/>
        <w:rPr>
          <w:highlight w:val="white"/>
        </w:rPr>
      </w:pPr>
      <w:r w:rsidRPr="00B4734E">
        <w:rPr>
          <w:highlight w:val="white"/>
        </w:rPr>
        <w:t xml:space="preserve">            if (!name0.Contains(Symbol.SeparatorId)) {</w:t>
      </w:r>
    </w:p>
    <w:p w14:paraId="6794EAC1" w14:textId="77777777" w:rsidR="00B4734E" w:rsidRPr="00B4734E" w:rsidRDefault="00B4734E" w:rsidP="00B4734E">
      <w:pPr>
        <w:pStyle w:val="Code"/>
        <w:rPr>
          <w:highlight w:val="white"/>
        </w:rPr>
      </w:pPr>
      <w:r w:rsidRPr="00B4734E">
        <w:rPr>
          <w:highlight w:val="white"/>
        </w:rPr>
        <w:t xml:space="preserve">              externSet.Add(name0);</w:t>
      </w:r>
    </w:p>
    <w:p w14:paraId="56FECCAC" w14:textId="77777777" w:rsidR="00B4734E" w:rsidRPr="00B4734E" w:rsidRDefault="00B4734E" w:rsidP="00B4734E">
      <w:pPr>
        <w:pStyle w:val="Code"/>
        <w:rPr>
          <w:highlight w:val="white"/>
        </w:rPr>
      </w:pPr>
      <w:r w:rsidRPr="00B4734E">
        <w:rPr>
          <w:highlight w:val="white"/>
        </w:rPr>
        <w:t xml:space="preserve">            }</w:t>
      </w:r>
    </w:p>
    <w:p w14:paraId="07FEC52B" w14:textId="77777777" w:rsidR="00B4734E" w:rsidRPr="00B4734E" w:rsidRDefault="00B4734E" w:rsidP="00B4734E">
      <w:pPr>
        <w:pStyle w:val="Code"/>
        <w:rPr>
          <w:highlight w:val="white"/>
        </w:rPr>
      </w:pPr>
      <w:r w:rsidRPr="00B4734E">
        <w:rPr>
          <w:highlight w:val="white"/>
        </w:rPr>
        <w:t xml:space="preserve">          }</w:t>
      </w:r>
    </w:p>
    <w:p w14:paraId="53DEBE90" w14:textId="77777777" w:rsidR="00B4734E" w:rsidRPr="00B4734E" w:rsidRDefault="00B4734E" w:rsidP="00B4734E">
      <w:pPr>
        <w:pStyle w:val="Code"/>
        <w:rPr>
          <w:highlight w:val="white"/>
        </w:rPr>
      </w:pPr>
    </w:p>
    <w:p w14:paraId="23418024" w14:textId="77777777" w:rsidR="00B4734E" w:rsidRPr="00B4734E" w:rsidRDefault="00B4734E" w:rsidP="00B4734E">
      <w:pPr>
        <w:pStyle w:val="Code"/>
        <w:rPr>
          <w:highlight w:val="white"/>
        </w:rPr>
      </w:pPr>
      <w:r w:rsidRPr="00B4734E">
        <w:rPr>
          <w:highlight w:val="white"/>
        </w:rPr>
        <w:t xml:space="preserve">          if (operand1 is string) {</w:t>
      </w:r>
    </w:p>
    <w:p w14:paraId="22DDB926" w14:textId="77777777" w:rsidR="00B4734E" w:rsidRPr="00B4734E" w:rsidRDefault="00B4734E" w:rsidP="00B4734E">
      <w:pPr>
        <w:pStyle w:val="Code"/>
        <w:rPr>
          <w:highlight w:val="white"/>
        </w:rPr>
      </w:pPr>
      <w:r w:rsidRPr="00B4734E">
        <w:rPr>
          <w:highlight w:val="white"/>
        </w:rPr>
        <w:t xml:space="preserve">            string name1 = (string) operand1;</w:t>
      </w:r>
    </w:p>
    <w:p w14:paraId="2F14B901" w14:textId="77777777" w:rsidR="00B4734E" w:rsidRPr="00B4734E" w:rsidRDefault="00B4734E" w:rsidP="00B4734E">
      <w:pPr>
        <w:pStyle w:val="Code"/>
        <w:rPr>
          <w:highlight w:val="white"/>
        </w:rPr>
      </w:pPr>
      <w:r w:rsidRPr="00B4734E">
        <w:rPr>
          <w:highlight w:val="white"/>
        </w:rPr>
        <w:t xml:space="preserve">               </w:t>
      </w:r>
    </w:p>
    <w:p w14:paraId="490A18CE" w14:textId="77777777" w:rsidR="00B4734E" w:rsidRPr="00B4734E" w:rsidRDefault="00B4734E" w:rsidP="00B4734E">
      <w:pPr>
        <w:pStyle w:val="Code"/>
        <w:rPr>
          <w:highlight w:val="white"/>
        </w:rPr>
      </w:pPr>
      <w:r w:rsidRPr="00B4734E">
        <w:rPr>
          <w:highlight w:val="white"/>
        </w:rPr>
        <w:t xml:space="preserve">            if (!name1.Contains(Symbol.SeparatorId)) {</w:t>
      </w:r>
    </w:p>
    <w:p w14:paraId="23666E94" w14:textId="77777777" w:rsidR="00B4734E" w:rsidRPr="00B4734E" w:rsidRDefault="00B4734E" w:rsidP="00B4734E">
      <w:pPr>
        <w:pStyle w:val="Code"/>
        <w:rPr>
          <w:highlight w:val="white"/>
        </w:rPr>
      </w:pPr>
      <w:r w:rsidRPr="00B4734E">
        <w:rPr>
          <w:highlight w:val="white"/>
        </w:rPr>
        <w:t xml:space="preserve">              externSet.Add(name1);</w:t>
      </w:r>
    </w:p>
    <w:p w14:paraId="2BACF224" w14:textId="77777777" w:rsidR="00B4734E" w:rsidRPr="00B4734E" w:rsidRDefault="00B4734E" w:rsidP="00B4734E">
      <w:pPr>
        <w:pStyle w:val="Code"/>
        <w:rPr>
          <w:highlight w:val="white"/>
        </w:rPr>
      </w:pPr>
      <w:r w:rsidRPr="00B4734E">
        <w:rPr>
          <w:highlight w:val="white"/>
        </w:rPr>
        <w:t xml:space="preserve">            }</w:t>
      </w:r>
    </w:p>
    <w:p w14:paraId="24D228C5" w14:textId="77777777" w:rsidR="00B4734E" w:rsidRPr="00B4734E" w:rsidRDefault="00B4734E" w:rsidP="00B4734E">
      <w:pPr>
        <w:pStyle w:val="Code"/>
        <w:rPr>
          <w:highlight w:val="white"/>
        </w:rPr>
      </w:pPr>
      <w:r w:rsidRPr="00B4734E">
        <w:rPr>
          <w:highlight w:val="white"/>
        </w:rPr>
        <w:t xml:space="preserve">          }</w:t>
      </w:r>
    </w:p>
    <w:p w14:paraId="2D72D14E" w14:textId="77777777" w:rsidR="00B4734E" w:rsidRPr="00B4734E" w:rsidRDefault="00B4734E" w:rsidP="00B4734E">
      <w:pPr>
        <w:pStyle w:val="Code"/>
        <w:rPr>
          <w:highlight w:val="white"/>
        </w:rPr>
      </w:pPr>
    </w:p>
    <w:p w14:paraId="28D4589B" w14:textId="77777777" w:rsidR="00B4734E" w:rsidRPr="00B4734E" w:rsidRDefault="00B4734E" w:rsidP="00B4734E">
      <w:pPr>
        <w:pStyle w:val="Code"/>
        <w:rPr>
          <w:highlight w:val="white"/>
        </w:rPr>
      </w:pPr>
      <w:r w:rsidRPr="00B4734E">
        <w:rPr>
          <w:highlight w:val="white"/>
        </w:rPr>
        <w:t xml:space="preserve">          if (operand2 is string) {</w:t>
      </w:r>
    </w:p>
    <w:p w14:paraId="7557FFC8" w14:textId="77777777" w:rsidR="00B4734E" w:rsidRPr="00B4734E" w:rsidRDefault="00B4734E" w:rsidP="00B4734E">
      <w:pPr>
        <w:pStyle w:val="Code"/>
        <w:rPr>
          <w:highlight w:val="white"/>
        </w:rPr>
      </w:pPr>
      <w:r w:rsidRPr="00B4734E">
        <w:rPr>
          <w:highlight w:val="white"/>
        </w:rPr>
        <w:t xml:space="preserve">            string name2 = (string) operand2;</w:t>
      </w:r>
    </w:p>
    <w:p w14:paraId="4BFC94D1" w14:textId="77777777" w:rsidR="00B4734E" w:rsidRPr="00B4734E" w:rsidRDefault="00B4734E" w:rsidP="00B4734E">
      <w:pPr>
        <w:pStyle w:val="Code"/>
        <w:rPr>
          <w:highlight w:val="white"/>
        </w:rPr>
      </w:pPr>
      <w:r w:rsidRPr="00B4734E">
        <w:rPr>
          <w:highlight w:val="white"/>
        </w:rPr>
        <w:t xml:space="preserve">               </w:t>
      </w:r>
    </w:p>
    <w:p w14:paraId="33E5E4D4" w14:textId="77777777" w:rsidR="00B4734E" w:rsidRPr="00B4734E" w:rsidRDefault="00B4734E" w:rsidP="00B4734E">
      <w:pPr>
        <w:pStyle w:val="Code"/>
        <w:rPr>
          <w:highlight w:val="white"/>
        </w:rPr>
      </w:pPr>
      <w:r w:rsidRPr="00B4734E">
        <w:rPr>
          <w:highlight w:val="white"/>
        </w:rPr>
        <w:t xml:space="preserve">            if (!name2.Contains(Symbol.SeparatorId)) {</w:t>
      </w:r>
    </w:p>
    <w:p w14:paraId="158856C2" w14:textId="77777777" w:rsidR="00B4734E" w:rsidRPr="00B4734E" w:rsidRDefault="00B4734E" w:rsidP="00B4734E">
      <w:pPr>
        <w:pStyle w:val="Code"/>
        <w:rPr>
          <w:highlight w:val="white"/>
        </w:rPr>
      </w:pPr>
      <w:r w:rsidRPr="00B4734E">
        <w:rPr>
          <w:highlight w:val="white"/>
        </w:rPr>
        <w:t xml:space="preserve">              externSet.Add(name2);</w:t>
      </w:r>
    </w:p>
    <w:p w14:paraId="2A751DBB" w14:textId="77777777" w:rsidR="00B4734E" w:rsidRPr="00B4734E" w:rsidRDefault="00B4734E" w:rsidP="00B4734E">
      <w:pPr>
        <w:pStyle w:val="Code"/>
        <w:rPr>
          <w:highlight w:val="white"/>
        </w:rPr>
      </w:pPr>
      <w:r w:rsidRPr="00B4734E">
        <w:rPr>
          <w:highlight w:val="white"/>
        </w:rPr>
        <w:t xml:space="preserve">            }</w:t>
      </w:r>
    </w:p>
    <w:p w14:paraId="6A024CD2" w14:textId="77777777" w:rsidR="00B4734E" w:rsidRPr="00B4734E" w:rsidRDefault="00B4734E" w:rsidP="00B4734E">
      <w:pPr>
        <w:pStyle w:val="Code"/>
        <w:rPr>
          <w:highlight w:val="white"/>
        </w:rPr>
      </w:pPr>
      <w:r w:rsidRPr="00B4734E">
        <w:rPr>
          <w:highlight w:val="white"/>
        </w:rPr>
        <w:t xml:space="preserve">          }</w:t>
      </w:r>
    </w:p>
    <w:p w14:paraId="754A15D6" w14:textId="77777777" w:rsidR="00B4734E" w:rsidRPr="00B4734E" w:rsidRDefault="00B4734E" w:rsidP="00B4734E">
      <w:pPr>
        <w:pStyle w:val="Code"/>
        <w:rPr>
          <w:highlight w:val="white"/>
        </w:rPr>
      </w:pPr>
      <w:r w:rsidRPr="00B4734E">
        <w:rPr>
          <w:highlight w:val="white"/>
        </w:rPr>
        <w:t xml:space="preserve">        }</w:t>
      </w:r>
    </w:p>
    <w:p w14:paraId="3634B51E" w14:textId="77777777" w:rsidR="00B4734E" w:rsidRPr="00B4734E" w:rsidRDefault="00B4734E" w:rsidP="00B4734E">
      <w:pPr>
        <w:pStyle w:val="Code"/>
        <w:rPr>
          <w:highlight w:val="white"/>
        </w:rPr>
      </w:pPr>
    </w:p>
    <w:p w14:paraId="1F151BD6" w14:textId="77777777" w:rsidR="00B4734E" w:rsidRPr="00B4734E" w:rsidRDefault="00B4734E" w:rsidP="00B4734E">
      <w:pPr>
        <w:pStyle w:val="Code"/>
        <w:rPr>
          <w:highlight w:val="white"/>
        </w:rPr>
      </w:pPr>
      <w:r w:rsidRPr="00B4734E">
        <w:rPr>
          <w:highlight w:val="white"/>
        </w:rPr>
        <w:t xml:space="preserve">        string text = assemblyCode.ToString();</w:t>
      </w:r>
    </w:p>
    <w:p w14:paraId="07D9B5B7" w14:textId="77777777" w:rsidR="00B4734E" w:rsidRPr="00B4734E" w:rsidRDefault="00B4734E" w:rsidP="00B4734E">
      <w:pPr>
        <w:pStyle w:val="Code"/>
        <w:rPr>
          <w:highlight w:val="white"/>
        </w:rPr>
      </w:pPr>
      <w:r w:rsidRPr="00B4734E">
        <w:rPr>
          <w:highlight w:val="white"/>
        </w:rPr>
        <w:t xml:space="preserve">        if (text != null) {</w:t>
      </w:r>
    </w:p>
    <w:p w14:paraId="461CE035" w14:textId="77777777" w:rsidR="00B4734E" w:rsidRPr="00B4734E" w:rsidRDefault="00B4734E" w:rsidP="00B4734E">
      <w:pPr>
        <w:pStyle w:val="Code"/>
        <w:rPr>
          <w:highlight w:val="white"/>
        </w:rPr>
      </w:pPr>
      <w:r w:rsidRPr="00B4734E">
        <w:rPr>
          <w:highlight w:val="white"/>
        </w:rPr>
        <w:lastRenderedPageBreak/>
        <w:t xml:space="preserve">          textList.Add(text);</w:t>
      </w:r>
    </w:p>
    <w:p w14:paraId="5CD229F8" w14:textId="77777777" w:rsidR="00B4734E" w:rsidRPr="00B4734E" w:rsidRDefault="00B4734E" w:rsidP="00B4734E">
      <w:pPr>
        <w:pStyle w:val="Code"/>
        <w:rPr>
          <w:highlight w:val="white"/>
        </w:rPr>
      </w:pPr>
      <w:r w:rsidRPr="00B4734E">
        <w:rPr>
          <w:highlight w:val="white"/>
        </w:rPr>
        <w:t xml:space="preserve">        }</w:t>
      </w:r>
    </w:p>
    <w:p w14:paraId="05A0EB56" w14:textId="77777777" w:rsidR="00B4734E" w:rsidRPr="00B4734E" w:rsidRDefault="00B4734E" w:rsidP="00B4734E">
      <w:pPr>
        <w:pStyle w:val="Code"/>
        <w:rPr>
          <w:highlight w:val="white"/>
        </w:rPr>
      </w:pPr>
      <w:r w:rsidRPr="00B4734E">
        <w:rPr>
          <w:highlight w:val="white"/>
        </w:rPr>
        <w:t xml:space="preserve">      }</w:t>
      </w:r>
    </w:p>
    <w:p w14:paraId="0970E65C" w14:textId="77777777" w:rsidR="00B4734E" w:rsidRPr="00B4734E" w:rsidRDefault="00B4734E" w:rsidP="00B4734E">
      <w:pPr>
        <w:pStyle w:val="Code"/>
        <w:rPr>
          <w:highlight w:val="white"/>
        </w:rPr>
      </w:pPr>
      <w:r w:rsidRPr="00B4734E">
        <w:rPr>
          <w:highlight w:val="white"/>
        </w:rPr>
        <w:t xml:space="preserve">    }</w:t>
      </w:r>
    </w:p>
    <w:p w14:paraId="0D08DA7B" w14:textId="47E58EA0" w:rsidR="00D935A0" w:rsidRDefault="007B2BDE" w:rsidP="007B2BDE">
      <w:pPr>
        <w:pStyle w:val="Rubrik3"/>
        <w:rPr>
          <w:highlight w:val="white"/>
        </w:rPr>
      </w:pPr>
      <w:r>
        <w:rPr>
          <w:highlight w:val="white"/>
        </w:rPr>
        <w:t>Target Byte List</w:t>
      </w:r>
    </w:p>
    <w:p w14:paraId="55982BA7" w14:textId="77777777" w:rsidR="007A5FFB" w:rsidRPr="007A5FFB" w:rsidRDefault="007A5FFB" w:rsidP="007A5FFB">
      <w:pPr>
        <w:pStyle w:val="Code"/>
        <w:rPr>
          <w:highlight w:val="white"/>
        </w:rPr>
      </w:pPr>
      <w:r w:rsidRPr="007A5FFB">
        <w:rPr>
          <w:highlight w:val="white"/>
        </w:rPr>
        <w:t xml:space="preserve">    private void TargetByteList(List&lt;byte&gt; byteList,</w:t>
      </w:r>
    </w:p>
    <w:p w14:paraId="49CF95AF" w14:textId="77777777" w:rsidR="007A5FFB" w:rsidRPr="007A5FFB" w:rsidRDefault="007A5FFB" w:rsidP="007A5FFB">
      <w:pPr>
        <w:pStyle w:val="Code"/>
        <w:rPr>
          <w:highlight w:val="white"/>
        </w:rPr>
      </w:pPr>
      <w:r w:rsidRPr="007A5FFB">
        <w:rPr>
          <w:highlight w:val="white"/>
        </w:rPr>
        <w:t xml:space="preserve">                       IDictionary&lt;int,string&gt; accessMap,</w:t>
      </w:r>
    </w:p>
    <w:p w14:paraId="3BAE499E" w14:textId="77777777" w:rsidR="007A5FFB" w:rsidRPr="007A5FFB" w:rsidRDefault="007A5FFB" w:rsidP="007A5FFB">
      <w:pPr>
        <w:pStyle w:val="Code"/>
        <w:rPr>
          <w:highlight w:val="white"/>
        </w:rPr>
      </w:pPr>
      <w:r w:rsidRPr="007A5FFB">
        <w:rPr>
          <w:highlight w:val="white"/>
        </w:rPr>
        <w:t xml:space="preserve">                       IDictionary&lt;int,string&gt; callMap, ISet&lt;int&gt; returnSet) {</w:t>
      </w:r>
    </w:p>
    <w:p w14:paraId="284B1395" w14:textId="77777777" w:rsidR="007A5FFB" w:rsidRPr="007A5FFB" w:rsidRDefault="007A5FFB" w:rsidP="007A5FFB">
      <w:pPr>
        <w:pStyle w:val="Code"/>
        <w:rPr>
          <w:highlight w:val="white"/>
        </w:rPr>
      </w:pPr>
      <w:r w:rsidRPr="007A5FFB">
        <w:rPr>
          <w:highlight w:val="white"/>
        </w:rPr>
        <w:t xml:space="preserve">      int lastSize = 0;</w:t>
      </w:r>
    </w:p>
    <w:p w14:paraId="633B0528" w14:textId="77777777" w:rsidR="007A5FFB" w:rsidRPr="007A5FFB" w:rsidRDefault="007A5FFB" w:rsidP="007A5FFB">
      <w:pPr>
        <w:pStyle w:val="Code"/>
        <w:rPr>
          <w:highlight w:val="white"/>
        </w:rPr>
      </w:pPr>
      <w:r w:rsidRPr="007A5FFB">
        <w:rPr>
          <w:highlight w:val="white"/>
        </w:rPr>
        <w:t xml:space="preserve">      for (int line = 0; line &lt; m_assemblyCodeList.Count; ++line) {</w:t>
      </w:r>
    </w:p>
    <w:p w14:paraId="6A41BB0D" w14:textId="77777777" w:rsidR="007A5FFB" w:rsidRPr="007A5FFB" w:rsidRDefault="007A5FFB" w:rsidP="007A5FFB">
      <w:pPr>
        <w:pStyle w:val="Code"/>
        <w:rPr>
          <w:highlight w:val="white"/>
        </w:rPr>
      </w:pPr>
      <w:r w:rsidRPr="007A5FFB">
        <w:rPr>
          <w:highlight w:val="white"/>
        </w:rPr>
        <w:t xml:space="preserve">        AssemblyCode assemblyCode = m_assemblyCodeList[line];</w:t>
      </w:r>
    </w:p>
    <w:p w14:paraId="76B1D4A9" w14:textId="77777777" w:rsidR="007A5FFB" w:rsidRPr="007A5FFB" w:rsidRDefault="007A5FFB" w:rsidP="007A5FFB">
      <w:pPr>
        <w:pStyle w:val="Code"/>
        <w:rPr>
          <w:highlight w:val="white"/>
        </w:rPr>
      </w:pPr>
    </w:p>
    <w:p w14:paraId="1F3849AA" w14:textId="77777777" w:rsidR="007A5FFB" w:rsidRPr="007A5FFB" w:rsidRDefault="007A5FFB" w:rsidP="007A5FFB">
      <w:pPr>
        <w:pStyle w:val="Code"/>
        <w:rPr>
          <w:highlight w:val="white"/>
        </w:rPr>
      </w:pPr>
      <w:r w:rsidRPr="007A5FFB">
        <w:rPr>
          <w:highlight w:val="white"/>
        </w:rPr>
        <w:t xml:space="preserve">        byteList.AddRange(assemblyCode.ByteList());</w:t>
      </w:r>
    </w:p>
    <w:p w14:paraId="4D6EB262" w14:textId="77777777" w:rsidR="007A5FFB" w:rsidRPr="007A5FFB" w:rsidRDefault="007A5FFB" w:rsidP="007A5FFB">
      <w:pPr>
        <w:pStyle w:val="Code"/>
        <w:rPr>
          <w:highlight w:val="white"/>
        </w:rPr>
      </w:pPr>
      <w:r w:rsidRPr="007A5FFB">
        <w:rPr>
          <w:highlight w:val="white"/>
        </w:rPr>
        <w:t xml:space="preserve">        int codeSize = byteList.Count - lastSize;</w:t>
      </w:r>
    </w:p>
    <w:p w14:paraId="2ABE3936" w14:textId="77777777" w:rsidR="007A5FFB" w:rsidRPr="007A5FFB" w:rsidRDefault="007A5FFB" w:rsidP="007A5FFB">
      <w:pPr>
        <w:pStyle w:val="Code"/>
        <w:rPr>
          <w:highlight w:val="white"/>
        </w:rPr>
      </w:pPr>
      <w:r w:rsidRPr="007A5FFB">
        <w:rPr>
          <w:highlight w:val="white"/>
        </w:rPr>
        <w:t xml:space="preserve">        lastSize = byteList.Count;</w:t>
      </w:r>
    </w:p>
    <w:p w14:paraId="5EA59DC3" w14:textId="77777777" w:rsidR="007A5FFB" w:rsidRPr="007A5FFB" w:rsidRDefault="007A5FFB" w:rsidP="007A5FFB">
      <w:pPr>
        <w:pStyle w:val="Code"/>
        <w:rPr>
          <w:highlight w:val="white"/>
        </w:rPr>
      </w:pPr>
      <w:r w:rsidRPr="007A5FFB">
        <w:rPr>
          <w:highlight w:val="white"/>
        </w:rPr>
        <w:t xml:space="preserve">    </w:t>
      </w:r>
    </w:p>
    <w:p w14:paraId="12A2372E" w14:textId="77777777" w:rsidR="007A5FFB" w:rsidRPr="007A5FFB" w:rsidRDefault="007A5FFB" w:rsidP="007A5FFB">
      <w:pPr>
        <w:pStyle w:val="Code"/>
        <w:rPr>
          <w:highlight w:val="white"/>
        </w:rPr>
      </w:pPr>
      <w:r w:rsidRPr="007A5FFB">
        <w:rPr>
          <w:highlight w:val="white"/>
        </w:rPr>
        <w:t xml:space="preserve">        AssemblyOperator objectOp = assemblyCode.Operator;</w:t>
      </w:r>
    </w:p>
    <w:p w14:paraId="742BA46B" w14:textId="77777777" w:rsidR="007A5FFB" w:rsidRPr="007A5FFB" w:rsidRDefault="007A5FFB" w:rsidP="007A5FFB">
      <w:pPr>
        <w:pStyle w:val="Code"/>
        <w:rPr>
          <w:highlight w:val="white"/>
        </w:rPr>
      </w:pPr>
      <w:r w:rsidRPr="007A5FFB">
        <w:rPr>
          <w:highlight w:val="white"/>
        </w:rPr>
        <w:t xml:space="preserve">        object operand0 = assemblyCode[0],</w:t>
      </w:r>
    </w:p>
    <w:p w14:paraId="494F8C5D" w14:textId="77777777" w:rsidR="007A5FFB" w:rsidRPr="007A5FFB" w:rsidRDefault="007A5FFB" w:rsidP="007A5FFB">
      <w:pPr>
        <w:pStyle w:val="Code"/>
        <w:rPr>
          <w:highlight w:val="white"/>
        </w:rPr>
      </w:pPr>
      <w:r w:rsidRPr="007A5FFB">
        <w:rPr>
          <w:highlight w:val="white"/>
        </w:rPr>
        <w:t xml:space="preserve">               operand1 = assemblyCode[1],</w:t>
      </w:r>
    </w:p>
    <w:p w14:paraId="0BC8B06B" w14:textId="77777777" w:rsidR="007A5FFB" w:rsidRPr="007A5FFB" w:rsidRDefault="007A5FFB" w:rsidP="007A5FFB">
      <w:pPr>
        <w:pStyle w:val="Code"/>
        <w:rPr>
          <w:highlight w:val="white"/>
        </w:rPr>
      </w:pPr>
      <w:r w:rsidRPr="007A5FFB">
        <w:rPr>
          <w:highlight w:val="white"/>
        </w:rPr>
        <w:t xml:space="preserve">               operand2 = assemblyCode[2];</w:t>
      </w:r>
    </w:p>
    <w:p w14:paraId="2D24AA2D" w14:textId="77777777" w:rsidR="007A5FFB" w:rsidRPr="007A5FFB" w:rsidRDefault="007A5FFB" w:rsidP="007A5FFB">
      <w:pPr>
        <w:pStyle w:val="Code"/>
        <w:rPr>
          <w:highlight w:val="white"/>
        </w:rPr>
      </w:pPr>
    </w:p>
    <w:p w14:paraId="72A147C0" w14:textId="77777777" w:rsidR="007A5FFB" w:rsidRPr="007A5FFB" w:rsidRDefault="007A5FFB" w:rsidP="007A5FFB">
      <w:pPr>
        <w:pStyle w:val="Code"/>
        <w:rPr>
          <w:highlight w:val="white"/>
        </w:rPr>
      </w:pPr>
      <w:r w:rsidRPr="007A5FFB">
        <w:rPr>
          <w:highlight w:val="white"/>
        </w:rPr>
        <w:t xml:space="preserve">        if ((assemblyCode.Operator != AssemblyOperator.label) &amp;&amp;</w:t>
      </w:r>
    </w:p>
    <w:p w14:paraId="304A94ED" w14:textId="77777777" w:rsidR="007A5FFB" w:rsidRPr="007A5FFB" w:rsidRDefault="007A5FFB" w:rsidP="007A5FFB">
      <w:pPr>
        <w:pStyle w:val="Code"/>
        <w:rPr>
          <w:highlight w:val="white"/>
        </w:rPr>
      </w:pPr>
      <w:r w:rsidRPr="007A5FFB">
        <w:rPr>
          <w:highlight w:val="white"/>
        </w:rPr>
        <w:t xml:space="preserve">            (assemblyCode.Operator != AssemblyOperator.comment) &amp;&amp;</w:t>
      </w:r>
    </w:p>
    <w:p w14:paraId="38400B76" w14:textId="77777777" w:rsidR="007A5FFB" w:rsidRPr="007A5FFB" w:rsidRDefault="007A5FFB" w:rsidP="007A5FFB">
      <w:pPr>
        <w:pStyle w:val="Code"/>
        <w:rPr>
          <w:highlight w:val="white"/>
        </w:rPr>
      </w:pPr>
      <w:r w:rsidRPr="007A5FFB">
        <w:rPr>
          <w:highlight w:val="white"/>
        </w:rPr>
        <w:t xml:space="preserve">            (assemblyCode.Operator != AssemblyOperator.define_zero_sequence)){</w:t>
      </w:r>
    </w:p>
    <w:p w14:paraId="0C046CA9" w14:textId="77777777" w:rsidR="007A5FFB" w:rsidRPr="007A5FFB" w:rsidRDefault="007A5FFB" w:rsidP="007A5FFB">
      <w:pPr>
        <w:pStyle w:val="Code"/>
        <w:rPr>
          <w:highlight w:val="white"/>
        </w:rPr>
      </w:pPr>
      <w:r w:rsidRPr="007A5FFB">
        <w:rPr>
          <w:highlight w:val="white"/>
        </w:rPr>
        <w:t xml:space="preserve">           if (assemblyCode.Operator == AssemblyOperator.define_address) {</w:t>
      </w:r>
    </w:p>
    <w:p w14:paraId="20C94B1D" w14:textId="77777777" w:rsidR="007A5FFB" w:rsidRPr="007A5FFB" w:rsidRDefault="007A5FFB" w:rsidP="007A5FFB">
      <w:pPr>
        <w:pStyle w:val="Code"/>
        <w:rPr>
          <w:highlight w:val="white"/>
        </w:rPr>
      </w:pPr>
      <w:r w:rsidRPr="007A5FFB">
        <w:rPr>
          <w:highlight w:val="white"/>
        </w:rPr>
        <w:t xml:space="preserve">            string name = (string) assemblyCode[0];</w:t>
      </w:r>
    </w:p>
    <w:p w14:paraId="65536875" w14:textId="77777777" w:rsidR="007A5FFB" w:rsidRPr="007A5FFB" w:rsidRDefault="007A5FFB" w:rsidP="007A5FFB">
      <w:pPr>
        <w:pStyle w:val="Code"/>
        <w:rPr>
          <w:highlight w:val="white"/>
        </w:rPr>
      </w:pPr>
      <w:r w:rsidRPr="007A5FFB">
        <w:rPr>
          <w:highlight w:val="white"/>
        </w:rPr>
        <w:t xml:space="preserve">            accessMap.Add(byteList.Count - TypeSize.PointerSize, name);</w:t>
      </w:r>
    </w:p>
    <w:p w14:paraId="4BDB30F0" w14:textId="77777777" w:rsidR="007A5FFB" w:rsidRPr="007A5FFB" w:rsidRDefault="007A5FFB" w:rsidP="007A5FFB">
      <w:pPr>
        <w:pStyle w:val="Code"/>
        <w:rPr>
          <w:highlight w:val="white"/>
        </w:rPr>
      </w:pPr>
      <w:r w:rsidRPr="007A5FFB">
        <w:rPr>
          <w:highlight w:val="white"/>
        </w:rPr>
        <w:t xml:space="preserve">          }</w:t>
      </w:r>
    </w:p>
    <w:p w14:paraId="32F13843" w14:textId="77777777" w:rsidR="007A5FFB" w:rsidRPr="007A5FFB" w:rsidRDefault="007A5FFB" w:rsidP="007A5FFB">
      <w:pPr>
        <w:pStyle w:val="Code"/>
        <w:rPr>
          <w:highlight w:val="white"/>
        </w:rPr>
      </w:pPr>
      <w:r w:rsidRPr="007A5FFB">
        <w:rPr>
          <w:highlight w:val="white"/>
        </w:rPr>
        <w:t xml:space="preserve">          else if (assemblyCode.Operator == AssemblyOperator.define_value) {</w:t>
      </w:r>
    </w:p>
    <w:p w14:paraId="6B082A58" w14:textId="77777777" w:rsidR="007A5FFB" w:rsidRPr="007A5FFB" w:rsidRDefault="007A5FFB" w:rsidP="007A5FFB">
      <w:pPr>
        <w:pStyle w:val="Code"/>
        <w:rPr>
          <w:highlight w:val="white"/>
        </w:rPr>
      </w:pPr>
      <w:r w:rsidRPr="007A5FFB">
        <w:rPr>
          <w:highlight w:val="white"/>
        </w:rPr>
        <w:t xml:space="preserve">            Sort sort = (Sort) assemblyCode[0];</w:t>
      </w:r>
    </w:p>
    <w:p w14:paraId="334D612A" w14:textId="77777777" w:rsidR="007A5FFB" w:rsidRPr="007A5FFB" w:rsidRDefault="007A5FFB" w:rsidP="007A5FFB">
      <w:pPr>
        <w:pStyle w:val="Code"/>
        <w:rPr>
          <w:highlight w:val="white"/>
        </w:rPr>
      </w:pPr>
      <w:r w:rsidRPr="007A5FFB">
        <w:rPr>
          <w:highlight w:val="white"/>
        </w:rPr>
        <w:t xml:space="preserve">            object value = assemblyCode[1];</w:t>
      </w:r>
    </w:p>
    <w:p w14:paraId="3A955104" w14:textId="77777777" w:rsidR="007A5FFB" w:rsidRPr="007A5FFB" w:rsidRDefault="007A5FFB" w:rsidP="007A5FFB">
      <w:pPr>
        <w:pStyle w:val="Code"/>
        <w:rPr>
          <w:highlight w:val="white"/>
        </w:rPr>
      </w:pPr>
    </w:p>
    <w:p w14:paraId="0D51C83E" w14:textId="77777777" w:rsidR="007A5FFB" w:rsidRPr="007A5FFB" w:rsidRDefault="007A5FFB" w:rsidP="007A5FFB">
      <w:pPr>
        <w:pStyle w:val="Code"/>
        <w:rPr>
          <w:highlight w:val="white"/>
        </w:rPr>
      </w:pPr>
      <w:r w:rsidRPr="007A5FFB">
        <w:rPr>
          <w:highlight w:val="white"/>
        </w:rPr>
        <w:t xml:space="preserve">            if (sort == Sort.Pointer) {</w:t>
      </w:r>
    </w:p>
    <w:p w14:paraId="157BB86F" w14:textId="77777777" w:rsidR="007A5FFB" w:rsidRPr="007A5FFB" w:rsidRDefault="007A5FFB" w:rsidP="007A5FFB">
      <w:pPr>
        <w:pStyle w:val="Code"/>
        <w:rPr>
          <w:highlight w:val="white"/>
        </w:rPr>
      </w:pPr>
      <w:r w:rsidRPr="007A5FFB">
        <w:rPr>
          <w:highlight w:val="white"/>
        </w:rPr>
        <w:t xml:space="preserve">              if (value is string) {</w:t>
      </w:r>
    </w:p>
    <w:p w14:paraId="465F3FDC" w14:textId="77777777" w:rsidR="007A5FFB" w:rsidRPr="007A5FFB" w:rsidRDefault="007A5FFB" w:rsidP="007A5FFB">
      <w:pPr>
        <w:pStyle w:val="Code"/>
        <w:rPr>
          <w:highlight w:val="white"/>
        </w:rPr>
      </w:pPr>
      <w:r w:rsidRPr="007A5FFB">
        <w:rPr>
          <w:highlight w:val="white"/>
        </w:rPr>
        <w:t xml:space="preserve">                accessMap.Add(byteList.Count - TypeSize.PointerSize,</w:t>
      </w:r>
    </w:p>
    <w:p w14:paraId="4F21A3FA" w14:textId="77777777" w:rsidR="007A5FFB" w:rsidRPr="007A5FFB" w:rsidRDefault="007A5FFB" w:rsidP="007A5FFB">
      <w:pPr>
        <w:pStyle w:val="Code"/>
        <w:rPr>
          <w:highlight w:val="white"/>
        </w:rPr>
      </w:pPr>
      <w:r w:rsidRPr="007A5FFB">
        <w:rPr>
          <w:highlight w:val="white"/>
        </w:rPr>
        <w:t xml:space="preserve">                              (string) value);</w:t>
      </w:r>
    </w:p>
    <w:p w14:paraId="589C8B7B" w14:textId="77777777" w:rsidR="007A5FFB" w:rsidRPr="007A5FFB" w:rsidRDefault="007A5FFB" w:rsidP="007A5FFB">
      <w:pPr>
        <w:pStyle w:val="Code"/>
        <w:rPr>
          <w:highlight w:val="white"/>
        </w:rPr>
      </w:pPr>
      <w:r w:rsidRPr="007A5FFB">
        <w:rPr>
          <w:highlight w:val="white"/>
        </w:rPr>
        <w:t xml:space="preserve">              }</w:t>
      </w:r>
    </w:p>
    <w:p w14:paraId="089FC979" w14:textId="77777777" w:rsidR="007A5FFB" w:rsidRPr="007A5FFB" w:rsidRDefault="007A5FFB" w:rsidP="007A5FFB">
      <w:pPr>
        <w:pStyle w:val="Code"/>
        <w:rPr>
          <w:highlight w:val="white"/>
        </w:rPr>
      </w:pPr>
      <w:r w:rsidRPr="007A5FFB">
        <w:rPr>
          <w:highlight w:val="white"/>
        </w:rPr>
        <w:t xml:space="preserve">              else if (value is StaticAddress) {</w:t>
      </w:r>
    </w:p>
    <w:p w14:paraId="7500EDFC" w14:textId="77777777" w:rsidR="007A5FFB" w:rsidRPr="007A5FFB" w:rsidRDefault="007A5FFB" w:rsidP="007A5FFB">
      <w:pPr>
        <w:pStyle w:val="Code"/>
        <w:rPr>
          <w:highlight w:val="white"/>
        </w:rPr>
      </w:pPr>
      <w:r w:rsidRPr="007A5FFB">
        <w:rPr>
          <w:highlight w:val="white"/>
        </w:rPr>
        <w:t xml:space="preserve">                StaticAddress staticAddress = (StaticAddress) value;</w:t>
      </w:r>
    </w:p>
    <w:p w14:paraId="3FB6E43E" w14:textId="77777777" w:rsidR="007A5FFB" w:rsidRPr="007A5FFB" w:rsidRDefault="007A5FFB" w:rsidP="007A5FFB">
      <w:pPr>
        <w:pStyle w:val="Code"/>
        <w:rPr>
          <w:highlight w:val="white"/>
        </w:rPr>
      </w:pPr>
      <w:r w:rsidRPr="007A5FFB">
        <w:rPr>
          <w:highlight w:val="white"/>
        </w:rPr>
        <w:t xml:space="preserve">                accessMap.Add(byteList.Count - TypeSize.PointerSize,</w:t>
      </w:r>
    </w:p>
    <w:p w14:paraId="665EF690" w14:textId="77777777" w:rsidR="007A5FFB" w:rsidRPr="007A5FFB" w:rsidRDefault="007A5FFB" w:rsidP="007A5FFB">
      <w:pPr>
        <w:pStyle w:val="Code"/>
        <w:rPr>
          <w:highlight w:val="white"/>
        </w:rPr>
      </w:pPr>
      <w:r w:rsidRPr="007A5FFB">
        <w:rPr>
          <w:highlight w:val="white"/>
        </w:rPr>
        <w:t xml:space="preserve">                              staticAddress.UniqueName);</w:t>
      </w:r>
    </w:p>
    <w:p w14:paraId="6425DC8F" w14:textId="77777777" w:rsidR="007A5FFB" w:rsidRPr="007A5FFB" w:rsidRDefault="007A5FFB" w:rsidP="007A5FFB">
      <w:pPr>
        <w:pStyle w:val="Code"/>
        <w:rPr>
          <w:highlight w:val="white"/>
        </w:rPr>
      </w:pPr>
      <w:r w:rsidRPr="007A5FFB">
        <w:rPr>
          <w:highlight w:val="white"/>
        </w:rPr>
        <w:t xml:space="preserve">              }</w:t>
      </w:r>
    </w:p>
    <w:p w14:paraId="1B8B4985" w14:textId="77777777" w:rsidR="007A5FFB" w:rsidRPr="007A5FFB" w:rsidRDefault="007A5FFB" w:rsidP="007A5FFB">
      <w:pPr>
        <w:pStyle w:val="Code"/>
        <w:rPr>
          <w:highlight w:val="white"/>
        </w:rPr>
      </w:pPr>
      <w:r w:rsidRPr="007A5FFB">
        <w:rPr>
          <w:highlight w:val="white"/>
        </w:rPr>
        <w:t xml:space="preserve">            }</w:t>
      </w:r>
    </w:p>
    <w:p w14:paraId="4990388D" w14:textId="77777777" w:rsidR="007A5FFB" w:rsidRPr="007A5FFB" w:rsidRDefault="007A5FFB" w:rsidP="007A5FFB">
      <w:pPr>
        <w:pStyle w:val="Code"/>
        <w:rPr>
          <w:highlight w:val="white"/>
        </w:rPr>
      </w:pPr>
      <w:r w:rsidRPr="007A5FFB">
        <w:rPr>
          <w:highlight w:val="white"/>
        </w:rPr>
        <w:t xml:space="preserve">          }</w:t>
      </w:r>
    </w:p>
    <w:p w14:paraId="3CD64CC5" w14:textId="77777777" w:rsidR="007A5FFB" w:rsidRPr="007A5FFB" w:rsidRDefault="007A5FFB" w:rsidP="007A5FFB">
      <w:pPr>
        <w:pStyle w:val="Code"/>
        <w:rPr>
          <w:highlight w:val="white"/>
        </w:rPr>
      </w:pPr>
      <w:r w:rsidRPr="007A5FFB">
        <w:rPr>
          <w:highlight w:val="white"/>
        </w:rPr>
        <w:t xml:space="preserve">          else if ((assemblyCode.Operator == AssemblyOperator.call) &amp;&amp;</w:t>
      </w:r>
    </w:p>
    <w:p w14:paraId="044BE95A" w14:textId="77777777" w:rsidR="007A5FFB" w:rsidRPr="007A5FFB" w:rsidRDefault="007A5FFB" w:rsidP="007A5FFB">
      <w:pPr>
        <w:pStyle w:val="Code"/>
        <w:rPr>
          <w:highlight w:val="white"/>
        </w:rPr>
      </w:pPr>
      <w:r w:rsidRPr="007A5FFB">
        <w:rPr>
          <w:highlight w:val="white"/>
        </w:rPr>
        <w:t xml:space="preserve">                   (assemblyCode[0] is string)) {</w:t>
      </w:r>
    </w:p>
    <w:p w14:paraId="6F43D59E" w14:textId="77777777" w:rsidR="007A5FFB" w:rsidRPr="007A5FFB" w:rsidRDefault="007A5FFB" w:rsidP="007A5FFB">
      <w:pPr>
        <w:pStyle w:val="Code"/>
        <w:rPr>
          <w:highlight w:val="white"/>
        </w:rPr>
      </w:pPr>
      <w:r w:rsidRPr="007A5FFB">
        <w:rPr>
          <w:highlight w:val="white"/>
        </w:rPr>
        <w:t xml:space="preserve">            string calleeName = (string) assemblyCode[0];</w:t>
      </w:r>
    </w:p>
    <w:p w14:paraId="186709E2"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43F2E3C4" w14:textId="77777777" w:rsidR="007A5FFB" w:rsidRPr="007A5FFB" w:rsidRDefault="007A5FFB" w:rsidP="007A5FFB">
      <w:pPr>
        <w:pStyle w:val="Code"/>
        <w:rPr>
          <w:highlight w:val="white"/>
        </w:rPr>
      </w:pPr>
      <w:r w:rsidRPr="007A5FFB">
        <w:rPr>
          <w:highlight w:val="white"/>
        </w:rPr>
        <w:t xml:space="preserve">            callMap.Add(address, calleeName);</w:t>
      </w:r>
    </w:p>
    <w:p w14:paraId="5818A6AD" w14:textId="77777777" w:rsidR="007A5FFB" w:rsidRPr="007A5FFB" w:rsidRDefault="007A5FFB" w:rsidP="007A5FFB">
      <w:pPr>
        <w:pStyle w:val="Code"/>
        <w:rPr>
          <w:highlight w:val="white"/>
        </w:rPr>
      </w:pPr>
      <w:r w:rsidRPr="007A5FFB">
        <w:rPr>
          <w:highlight w:val="white"/>
        </w:rPr>
        <w:t xml:space="preserve">          }</w:t>
      </w:r>
    </w:p>
    <w:p w14:paraId="44BF17D5" w14:textId="77777777" w:rsidR="007A5FFB" w:rsidRPr="007A5FFB" w:rsidRDefault="007A5FFB" w:rsidP="007A5FFB">
      <w:pPr>
        <w:pStyle w:val="Code"/>
        <w:rPr>
          <w:highlight w:val="white"/>
        </w:rPr>
      </w:pPr>
      <w:r w:rsidRPr="007A5FFB">
        <w:rPr>
          <w:highlight w:val="white"/>
        </w:rPr>
        <w:t xml:space="preserve">          else if (assemblyCode.Operator == AssemblyOperator.address_return) {</w:t>
      </w:r>
    </w:p>
    <w:p w14:paraId="7202302D"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58FF1A78" w14:textId="77777777" w:rsidR="007A5FFB" w:rsidRPr="007A5FFB" w:rsidRDefault="007A5FFB" w:rsidP="007A5FFB">
      <w:pPr>
        <w:pStyle w:val="Code"/>
        <w:rPr>
          <w:highlight w:val="white"/>
        </w:rPr>
      </w:pPr>
      <w:r w:rsidRPr="007A5FFB">
        <w:rPr>
          <w:highlight w:val="white"/>
        </w:rPr>
        <w:t xml:space="preserve">            returnSet.Add(address);</w:t>
      </w:r>
    </w:p>
    <w:p w14:paraId="4DA74BA1" w14:textId="77777777" w:rsidR="007A5FFB" w:rsidRPr="007A5FFB" w:rsidRDefault="007A5FFB" w:rsidP="007A5FFB">
      <w:pPr>
        <w:pStyle w:val="Code"/>
        <w:rPr>
          <w:highlight w:val="white"/>
        </w:rPr>
      </w:pPr>
      <w:r w:rsidRPr="007A5FFB">
        <w:rPr>
          <w:highlight w:val="white"/>
        </w:rPr>
        <w:t xml:space="preserve">          }</w:t>
      </w:r>
    </w:p>
    <w:p w14:paraId="260D37C1" w14:textId="77777777" w:rsidR="007A5FFB" w:rsidRPr="007A5FFB" w:rsidRDefault="007A5FFB" w:rsidP="007A5FFB">
      <w:pPr>
        <w:pStyle w:val="Code"/>
        <w:rPr>
          <w:highlight w:val="white"/>
        </w:rPr>
      </w:pPr>
      <w:r w:rsidRPr="007A5FFB">
        <w:rPr>
          <w:highlight w:val="white"/>
        </w:rPr>
        <w:t xml:space="preserve">          else if (operand0 is string) { // Add [g + 1], 2</w:t>
      </w:r>
    </w:p>
    <w:p w14:paraId="6420BFE7" w14:textId="77777777" w:rsidR="007A5FFB" w:rsidRPr="007A5FFB" w:rsidRDefault="007A5FFB" w:rsidP="007A5FFB">
      <w:pPr>
        <w:pStyle w:val="Code"/>
        <w:rPr>
          <w:highlight w:val="white"/>
        </w:rPr>
      </w:pPr>
      <w:r w:rsidRPr="007A5FFB">
        <w:rPr>
          <w:highlight w:val="white"/>
        </w:rPr>
        <w:lastRenderedPageBreak/>
        <w:t xml:space="preserve">            int size = 0;</w:t>
      </w:r>
    </w:p>
    <w:p w14:paraId="576EE41F" w14:textId="77777777" w:rsidR="007A5FFB" w:rsidRPr="007A5FFB" w:rsidRDefault="007A5FFB" w:rsidP="007A5FFB">
      <w:pPr>
        <w:pStyle w:val="Code"/>
        <w:rPr>
          <w:highlight w:val="white"/>
        </w:rPr>
      </w:pPr>
      <w:r w:rsidRPr="007A5FFB">
        <w:rPr>
          <w:highlight w:val="white"/>
        </w:rPr>
        <w:t xml:space="preserve">            if (operand2 is BigInteger) {</w:t>
      </w:r>
    </w:p>
    <w:p w14:paraId="543265FB" w14:textId="77777777" w:rsidR="007A5FFB" w:rsidRPr="007A5FFB" w:rsidRDefault="007A5FFB" w:rsidP="007A5FFB">
      <w:pPr>
        <w:pStyle w:val="Code"/>
        <w:rPr>
          <w:highlight w:val="white"/>
        </w:rPr>
      </w:pPr>
      <w:r w:rsidRPr="007A5FFB">
        <w:rPr>
          <w:highlight w:val="white"/>
        </w:rPr>
        <w:t xml:space="preserve">               size = AssemblyCode.SizeOfValue((BigInteger) operand2,</w:t>
      </w:r>
    </w:p>
    <w:p w14:paraId="2C7F3D87" w14:textId="77777777" w:rsidR="007A5FFB" w:rsidRPr="007A5FFB" w:rsidRDefault="007A5FFB" w:rsidP="007A5FFB">
      <w:pPr>
        <w:pStyle w:val="Code"/>
        <w:rPr>
          <w:highlight w:val="white"/>
        </w:rPr>
      </w:pPr>
      <w:r w:rsidRPr="007A5FFB">
        <w:rPr>
          <w:highlight w:val="white"/>
        </w:rPr>
        <w:t xml:space="preserve">                                               assemblyCode.Operator);</w:t>
      </w:r>
    </w:p>
    <w:p w14:paraId="28683ABD" w14:textId="77777777" w:rsidR="007A5FFB" w:rsidRPr="007A5FFB" w:rsidRDefault="007A5FFB" w:rsidP="007A5FFB">
      <w:pPr>
        <w:pStyle w:val="Code"/>
        <w:rPr>
          <w:highlight w:val="white"/>
        </w:rPr>
      </w:pPr>
      <w:r w:rsidRPr="007A5FFB">
        <w:rPr>
          <w:highlight w:val="white"/>
        </w:rPr>
        <w:t xml:space="preserve">            }</w:t>
      </w:r>
    </w:p>
    <w:p w14:paraId="41A21E35" w14:textId="77777777" w:rsidR="007A5FFB" w:rsidRPr="007A5FFB" w:rsidRDefault="007A5FFB" w:rsidP="007A5FFB">
      <w:pPr>
        <w:pStyle w:val="Code"/>
        <w:rPr>
          <w:highlight w:val="white"/>
        </w:rPr>
      </w:pPr>
      <w:r w:rsidRPr="007A5FFB">
        <w:rPr>
          <w:highlight w:val="white"/>
        </w:rPr>
        <w:t xml:space="preserve">          </w:t>
      </w:r>
    </w:p>
    <w:p w14:paraId="036D9DEA" w14:textId="77777777" w:rsidR="007A5FFB" w:rsidRPr="007A5FFB" w:rsidRDefault="007A5FFB" w:rsidP="007A5FFB">
      <w:pPr>
        <w:pStyle w:val="Code"/>
        <w:rPr>
          <w:highlight w:val="white"/>
        </w:rPr>
      </w:pPr>
      <w:r w:rsidRPr="007A5FFB">
        <w:rPr>
          <w:highlight w:val="white"/>
        </w:rPr>
        <w:t xml:space="preserve">            int address = byteList.Count - TypeSize.PointerSize - size;</w:t>
      </w:r>
    </w:p>
    <w:p w14:paraId="1F4FD880" w14:textId="77777777" w:rsidR="007A5FFB" w:rsidRPr="007A5FFB" w:rsidRDefault="007A5FFB" w:rsidP="007A5FFB">
      <w:pPr>
        <w:pStyle w:val="Code"/>
        <w:rPr>
          <w:highlight w:val="white"/>
        </w:rPr>
      </w:pPr>
      <w:r w:rsidRPr="007A5FFB">
        <w:rPr>
          <w:highlight w:val="white"/>
        </w:rPr>
        <w:t xml:space="preserve">            accessMap.Add(address, (string) operand0);</w:t>
      </w:r>
    </w:p>
    <w:p w14:paraId="55316CB5" w14:textId="77777777" w:rsidR="007A5FFB" w:rsidRPr="007A5FFB" w:rsidRDefault="007A5FFB" w:rsidP="007A5FFB">
      <w:pPr>
        <w:pStyle w:val="Code"/>
        <w:rPr>
          <w:highlight w:val="white"/>
        </w:rPr>
      </w:pPr>
      <w:r w:rsidRPr="007A5FFB">
        <w:rPr>
          <w:highlight w:val="white"/>
        </w:rPr>
        <w:t xml:space="preserve">          }</w:t>
      </w:r>
    </w:p>
    <w:p w14:paraId="64243D29" w14:textId="77777777" w:rsidR="007A5FFB" w:rsidRPr="007A5FFB" w:rsidRDefault="007A5FFB" w:rsidP="007A5FFB">
      <w:pPr>
        <w:pStyle w:val="Code"/>
        <w:rPr>
          <w:highlight w:val="white"/>
        </w:rPr>
      </w:pPr>
      <w:r w:rsidRPr="007A5FFB">
        <w:rPr>
          <w:highlight w:val="white"/>
        </w:rPr>
        <w:t xml:space="preserve">          else if (operand1 is string) {</w:t>
      </w:r>
    </w:p>
    <w:p w14:paraId="5D4B2CD4" w14:textId="77777777" w:rsidR="007A5FFB" w:rsidRPr="007A5FFB" w:rsidRDefault="007A5FFB" w:rsidP="007A5FFB">
      <w:pPr>
        <w:pStyle w:val="Code"/>
        <w:rPr>
          <w:highlight w:val="white"/>
        </w:rPr>
      </w:pPr>
      <w:r w:rsidRPr="007A5FFB">
        <w:rPr>
          <w:highlight w:val="white"/>
        </w:rPr>
        <w:t xml:space="preserve">            if (operand2 is int) { // mov ax, [g + 1]</w:t>
      </w:r>
    </w:p>
    <w:p w14:paraId="2803A02D"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2E24AC0D" w14:textId="77777777" w:rsidR="007A5FFB" w:rsidRPr="007A5FFB" w:rsidRDefault="007A5FFB" w:rsidP="007A5FFB">
      <w:pPr>
        <w:pStyle w:val="Code"/>
        <w:rPr>
          <w:highlight w:val="white"/>
        </w:rPr>
      </w:pPr>
      <w:r w:rsidRPr="007A5FFB">
        <w:rPr>
          <w:highlight w:val="white"/>
        </w:rPr>
        <w:t xml:space="preserve">              accessMap.Add(address, (string) operand1);</w:t>
      </w:r>
    </w:p>
    <w:p w14:paraId="4FE9300F" w14:textId="77777777" w:rsidR="007A5FFB" w:rsidRPr="007A5FFB" w:rsidRDefault="007A5FFB" w:rsidP="007A5FFB">
      <w:pPr>
        <w:pStyle w:val="Code"/>
        <w:rPr>
          <w:highlight w:val="white"/>
        </w:rPr>
      </w:pPr>
      <w:r w:rsidRPr="007A5FFB">
        <w:rPr>
          <w:highlight w:val="white"/>
        </w:rPr>
        <w:t xml:space="preserve">            }</w:t>
      </w:r>
    </w:p>
    <w:p w14:paraId="3FE59846" w14:textId="77777777" w:rsidR="007A5FFB" w:rsidRPr="007A5FFB" w:rsidRDefault="007A5FFB" w:rsidP="007A5FFB">
      <w:pPr>
        <w:pStyle w:val="Code"/>
        <w:rPr>
          <w:highlight w:val="white"/>
        </w:rPr>
      </w:pPr>
      <w:r w:rsidRPr="007A5FFB">
        <w:rPr>
          <w:highlight w:val="white"/>
        </w:rPr>
        <w:t xml:space="preserve">            else { // mov ax, g</w:t>
      </w:r>
    </w:p>
    <w:p w14:paraId="660F93B0"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7EA1B41B" w14:textId="77777777" w:rsidR="007A5FFB" w:rsidRPr="007A5FFB" w:rsidRDefault="007A5FFB" w:rsidP="007A5FFB">
      <w:pPr>
        <w:pStyle w:val="Code"/>
        <w:rPr>
          <w:highlight w:val="white"/>
        </w:rPr>
      </w:pPr>
      <w:r w:rsidRPr="007A5FFB">
        <w:rPr>
          <w:highlight w:val="white"/>
        </w:rPr>
        <w:t xml:space="preserve">              accessMap.Add(address, (string) operand1);</w:t>
      </w:r>
    </w:p>
    <w:p w14:paraId="1C87629A" w14:textId="77777777" w:rsidR="007A5FFB" w:rsidRPr="007A5FFB" w:rsidRDefault="007A5FFB" w:rsidP="007A5FFB">
      <w:pPr>
        <w:pStyle w:val="Code"/>
        <w:rPr>
          <w:highlight w:val="white"/>
        </w:rPr>
      </w:pPr>
      <w:r w:rsidRPr="007A5FFB">
        <w:rPr>
          <w:highlight w:val="white"/>
        </w:rPr>
        <w:t xml:space="preserve">            }</w:t>
      </w:r>
    </w:p>
    <w:p w14:paraId="10DE6BEA" w14:textId="77777777" w:rsidR="007A5FFB" w:rsidRPr="007A5FFB" w:rsidRDefault="007A5FFB" w:rsidP="007A5FFB">
      <w:pPr>
        <w:pStyle w:val="Code"/>
        <w:rPr>
          <w:highlight w:val="white"/>
        </w:rPr>
      </w:pPr>
      <w:r w:rsidRPr="007A5FFB">
        <w:rPr>
          <w:highlight w:val="white"/>
        </w:rPr>
        <w:t xml:space="preserve">          }</w:t>
      </w:r>
    </w:p>
    <w:p w14:paraId="3FDEABCD" w14:textId="77777777" w:rsidR="007A5FFB" w:rsidRPr="007A5FFB" w:rsidRDefault="007A5FFB" w:rsidP="007A5FFB">
      <w:pPr>
        <w:pStyle w:val="Code"/>
        <w:rPr>
          <w:highlight w:val="white"/>
        </w:rPr>
      </w:pPr>
      <w:r w:rsidRPr="007A5FFB">
        <w:rPr>
          <w:highlight w:val="white"/>
        </w:rPr>
        <w:t xml:space="preserve">          else if (operand2 is string) { // Add [bp + 2], g</w:t>
      </w:r>
    </w:p>
    <w:p w14:paraId="5C71AF5D"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10615F1A" w14:textId="77777777" w:rsidR="007A5FFB" w:rsidRPr="007A5FFB" w:rsidRDefault="007A5FFB" w:rsidP="007A5FFB">
      <w:pPr>
        <w:pStyle w:val="Code"/>
        <w:rPr>
          <w:highlight w:val="white"/>
        </w:rPr>
      </w:pPr>
      <w:r w:rsidRPr="007A5FFB">
        <w:rPr>
          <w:highlight w:val="white"/>
        </w:rPr>
        <w:t xml:space="preserve">            accessMap.Add(address, (string) operand2);</w:t>
      </w:r>
    </w:p>
    <w:p w14:paraId="028A1388" w14:textId="77777777" w:rsidR="007A5FFB" w:rsidRPr="007A5FFB" w:rsidRDefault="007A5FFB" w:rsidP="007A5FFB">
      <w:pPr>
        <w:pStyle w:val="Code"/>
        <w:rPr>
          <w:highlight w:val="white"/>
        </w:rPr>
      </w:pPr>
      <w:r w:rsidRPr="007A5FFB">
        <w:rPr>
          <w:highlight w:val="white"/>
        </w:rPr>
        <w:t xml:space="preserve">          }</w:t>
      </w:r>
    </w:p>
    <w:p w14:paraId="061C0CE5" w14:textId="77777777" w:rsidR="007A5FFB" w:rsidRPr="007A5FFB" w:rsidRDefault="007A5FFB" w:rsidP="007A5FFB">
      <w:pPr>
        <w:pStyle w:val="Code"/>
        <w:rPr>
          <w:highlight w:val="white"/>
        </w:rPr>
      </w:pPr>
      <w:r w:rsidRPr="007A5FFB">
        <w:rPr>
          <w:highlight w:val="white"/>
        </w:rPr>
        <w:t xml:space="preserve">        }</w:t>
      </w:r>
    </w:p>
    <w:p w14:paraId="7D27616A" w14:textId="77777777" w:rsidR="007A5FFB" w:rsidRPr="007A5FFB" w:rsidRDefault="007A5FFB" w:rsidP="007A5FFB">
      <w:pPr>
        <w:pStyle w:val="Code"/>
        <w:rPr>
          <w:highlight w:val="white"/>
        </w:rPr>
      </w:pPr>
      <w:r w:rsidRPr="007A5FFB">
        <w:rPr>
          <w:highlight w:val="white"/>
        </w:rPr>
        <w:t xml:space="preserve">      }</w:t>
      </w:r>
    </w:p>
    <w:p w14:paraId="6AD1277E" w14:textId="77777777" w:rsidR="007A5FFB" w:rsidRPr="007A5FFB" w:rsidRDefault="007A5FFB" w:rsidP="007A5FFB">
      <w:pPr>
        <w:pStyle w:val="Code"/>
        <w:rPr>
          <w:highlight w:val="white"/>
        </w:rPr>
      </w:pPr>
      <w:r w:rsidRPr="007A5FFB">
        <w:rPr>
          <w:highlight w:val="white"/>
        </w:rPr>
        <w:t xml:space="preserve">    }</w:t>
      </w:r>
    </w:p>
    <w:p w14:paraId="74E4F166" w14:textId="77777777" w:rsidR="007A5FFB" w:rsidRPr="007A5FFB" w:rsidRDefault="007A5FFB" w:rsidP="007A5FFB">
      <w:pPr>
        <w:pStyle w:val="Code"/>
        <w:rPr>
          <w:highlight w:val="white"/>
        </w:rPr>
      </w:pPr>
      <w:r w:rsidRPr="007A5FFB">
        <w:rPr>
          <w:highlight w:val="white"/>
        </w:rPr>
        <w:t xml:space="preserve">  }</w:t>
      </w:r>
    </w:p>
    <w:p w14:paraId="4C9D7B46" w14:textId="2E299F1B" w:rsidR="00B4734E" w:rsidRPr="007A5FFB" w:rsidRDefault="007A5FFB" w:rsidP="007A5FFB">
      <w:pPr>
        <w:pStyle w:val="Code"/>
        <w:rPr>
          <w:highlight w:val="white"/>
        </w:rPr>
      </w:pPr>
      <w:r w:rsidRPr="007A5FFB">
        <w:rPr>
          <w:highlight w:val="white"/>
        </w:rPr>
        <w:t>}</w:t>
      </w:r>
    </w:p>
    <w:p w14:paraId="497A438F" w14:textId="3517315A" w:rsidR="00565A0A" w:rsidRPr="00EC76D5" w:rsidRDefault="00565A0A" w:rsidP="00565A0A">
      <w:pPr>
        <w:pStyle w:val="Rubrik2"/>
      </w:pPr>
      <w:r w:rsidRPr="00EC76D5">
        <w:t>Generation</w:t>
      </w:r>
      <w:bookmarkEnd w:id="584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lastRenderedPageBreak/>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843" w:name="_Ref418278230"/>
      <w:bookmarkStart w:id="5844" w:name="_Toc481936425"/>
      <w:r w:rsidRPr="00EC76D5">
        <w:t>Base Blocks Generation</w:t>
      </w:r>
      <w:bookmarkEnd w:id="5843"/>
      <w:bookmarkEnd w:id="5844"/>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The idea is that we shall be able to trust that the registers hold the expected values thorugh the base block.</w:t>
      </w:r>
      <w:r w:rsidR="001E0C73" w:rsidRPr="00EC76D5">
        <w:t xml:space="preserve"> </w:t>
      </w:r>
      <w:r w:rsidRPr="00EC76D5">
        <w:t xml:space="preserve">In the first step, we </w:t>
      </w:r>
      <w:proofErr w:type="gramStart"/>
      <w:r w:rsidRPr="00EC76D5">
        <w:t>look into</w:t>
      </w:r>
      <w:proofErr w:type="gramEnd"/>
      <w:r w:rsidRPr="00EC76D5">
        <w:t xml:space="preserve">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lastRenderedPageBreak/>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845" w:name="_Toc481936426"/>
      <w:r w:rsidRPr="00EC76D5">
        <w:t>Live Sets Generation</w:t>
      </w:r>
      <w:bookmarkEnd w:id="5845"/>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lastRenderedPageBreak/>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846" w:name="_Toc481936427"/>
      <w:r w:rsidRPr="00EC76D5">
        <w:t>Path Sets</w:t>
      </w:r>
      <w:bookmarkEnd w:id="5846"/>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lastRenderedPageBreak/>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lastRenderedPageBreak/>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lastRenderedPageBreak/>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847" w:name="_Toc481936428"/>
      <w:r w:rsidRPr="00EC76D5">
        <w:t xml:space="preserve">Removal of </w:t>
      </w:r>
      <w:r w:rsidR="00BA6016" w:rsidRPr="00EC76D5">
        <w:t>Unused Code</w:t>
      </w:r>
      <w:bookmarkEnd w:id="5847"/>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848" w:name="_Toc481936429"/>
      <w:bookmarkStart w:id="5849" w:name="_Ref419628490"/>
      <w:r w:rsidRPr="00EC76D5">
        <w:lastRenderedPageBreak/>
        <w:t>Object Code Preparation</w:t>
      </w:r>
      <w:bookmarkEnd w:id="5848"/>
    </w:p>
    <w:p w14:paraId="754899A5" w14:textId="0065A2EE" w:rsidR="007E1080" w:rsidRPr="00EC76D5" w:rsidRDefault="001111A0" w:rsidP="00406266">
      <w:pPr>
        <w:pStyle w:val="Rubrik2"/>
      </w:pPr>
      <w:bookmarkStart w:id="5850" w:name="_Toc481936430"/>
      <w:r w:rsidRPr="00EC76D5">
        <w:t>Register</w:t>
      </w:r>
      <w:r w:rsidR="007E1080" w:rsidRPr="00EC76D5">
        <w:t xml:space="preserve"> Preparation</w:t>
      </w:r>
      <w:bookmarkEnd w:id="5850"/>
    </w:p>
    <w:p w14:paraId="5628298D" w14:textId="7AACA180" w:rsidR="00605CC1" w:rsidRPr="00EC76D5" w:rsidRDefault="00D215CA" w:rsidP="00661487">
      <w:pPr>
        <w:pStyle w:val="CodeListing"/>
      </w:pPr>
      <w:r w:rsidRPr="00EC76D5">
        <w:t>RegisterPreparator.java</w:t>
      </w:r>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0E61AD1B" w:rsidR="006929AD" w:rsidRPr="00EC76D5" w:rsidRDefault="006929AD" w:rsidP="006929AD">
      <w:pPr>
        <w:pStyle w:val="Code"/>
      </w:pPr>
      <w:r w:rsidRPr="00EC76D5">
        <w:t xml:space="preserve">  public static final Map&lt;Integer,Register&gt; </w:t>
      </w:r>
      <w:r w:rsidR="00495BE2">
        <w:t>LeftQuotientMap</w:t>
      </w:r>
      <w:r w:rsidRPr="00EC76D5">
        <w:t xml:space="preserve"> = new ListMap&lt;&gt;(),</w:t>
      </w:r>
    </w:p>
    <w:p w14:paraId="617364E7" w14:textId="2CEBFA24" w:rsidR="006929AD" w:rsidRPr="00EC76D5" w:rsidRDefault="006929AD" w:rsidP="006929AD">
      <w:pPr>
        <w:pStyle w:val="Code"/>
      </w:pPr>
      <w:r w:rsidRPr="00EC76D5">
        <w:t xml:space="preserve">                                            </w:t>
      </w:r>
      <w:r w:rsidR="00495BE2">
        <w:t>ClearRemainderMap</w:t>
      </w:r>
      <w:r w:rsidRPr="00EC76D5">
        <w:t xml:space="preserve">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69919BED" w:rsidR="006929AD" w:rsidRPr="00EC76D5" w:rsidRDefault="006929AD" w:rsidP="006929AD">
      <w:pPr>
        <w:pStyle w:val="Code"/>
      </w:pPr>
      <w:r w:rsidRPr="00EC76D5">
        <w:t xml:space="preserve">    </w:t>
      </w:r>
      <w:r w:rsidR="00495BE2">
        <w:t>LeftQuotientMap</w:t>
      </w:r>
      <w:r w:rsidRPr="00EC76D5">
        <w:t>.put(Type.ShortSize, Register.al);</w:t>
      </w:r>
    </w:p>
    <w:p w14:paraId="797E664A" w14:textId="36378C79" w:rsidR="006929AD" w:rsidRPr="00EC76D5" w:rsidRDefault="006929AD" w:rsidP="006929AD">
      <w:pPr>
        <w:pStyle w:val="Code"/>
      </w:pPr>
      <w:r w:rsidRPr="00EC76D5">
        <w:t xml:space="preserve">    </w:t>
      </w:r>
      <w:r w:rsidR="00495BE2">
        <w:t>LeftQuotientMap</w:t>
      </w:r>
      <w:r w:rsidRPr="00EC76D5">
        <w:t>.put(Type.IntegerSize, Register.ax);</w:t>
      </w:r>
    </w:p>
    <w:p w14:paraId="012714AE" w14:textId="1787B4B2" w:rsidR="006929AD" w:rsidRPr="00EC76D5" w:rsidRDefault="006929AD" w:rsidP="006929AD">
      <w:pPr>
        <w:pStyle w:val="Code"/>
      </w:pPr>
      <w:r w:rsidRPr="00EC76D5">
        <w:t xml:space="preserve">    </w:t>
      </w:r>
      <w:r w:rsidR="00495BE2">
        <w:t>LeftQuotientMap</w:t>
      </w:r>
      <w:r w:rsidRPr="00EC76D5">
        <w:t>.put(Type.LongSize, Register.eax);</w:t>
      </w:r>
    </w:p>
    <w:p w14:paraId="53510AFC" w14:textId="77777777" w:rsidR="006929AD" w:rsidRPr="00EC76D5" w:rsidRDefault="006929AD" w:rsidP="006929AD">
      <w:pPr>
        <w:pStyle w:val="Code"/>
      </w:pPr>
    </w:p>
    <w:p w14:paraId="671F5317" w14:textId="2696534C" w:rsidR="006929AD" w:rsidRPr="00EC76D5" w:rsidRDefault="006929AD" w:rsidP="006929AD">
      <w:pPr>
        <w:pStyle w:val="Code"/>
      </w:pPr>
      <w:r w:rsidRPr="00EC76D5">
        <w:t xml:space="preserve">    </w:t>
      </w:r>
      <w:r w:rsidR="00495BE2">
        <w:t>ClearRemainderMap</w:t>
      </w:r>
      <w:r w:rsidRPr="00EC76D5">
        <w:t>.put(Type.ShortSize,Register.ah);</w:t>
      </w:r>
    </w:p>
    <w:p w14:paraId="37C39417" w14:textId="3F1D6EE6" w:rsidR="006929AD" w:rsidRPr="00EC76D5" w:rsidRDefault="006929AD" w:rsidP="006929AD">
      <w:pPr>
        <w:pStyle w:val="Code"/>
      </w:pPr>
      <w:r w:rsidRPr="00EC76D5">
        <w:t xml:space="preserve">    </w:t>
      </w:r>
      <w:r w:rsidR="00495BE2">
        <w:t>ClearRemainderMap</w:t>
      </w:r>
      <w:r w:rsidRPr="00EC76D5">
        <w:t>.put(Type.IntegerSize, Register.dx);</w:t>
      </w:r>
    </w:p>
    <w:p w14:paraId="6514FE0F" w14:textId="5C953480" w:rsidR="006929AD" w:rsidRPr="00EC76D5" w:rsidRDefault="006929AD" w:rsidP="006929AD">
      <w:pPr>
        <w:pStyle w:val="Code"/>
      </w:pPr>
      <w:r w:rsidRPr="00EC76D5">
        <w:t xml:space="preserve">    </w:t>
      </w:r>
      <w:r w:rsidR="00495BE2">
        <w:t>ClearRemainderMap</w:t>
      </w:r>
      <w:r w:rsidRPr="00EC76D5">
        <w:t>.put(Type.LongSize,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49914266" w:rsidR="006929AD" w:rsidRPr="00EC76D5" w:rsidRDefault="006929AD" w:rsidP="006929AD">
      <w:pPr>
        <w:pStyle w:val="Code"/>
      </w:pPr>
      <w:r w:rsidRPr="00EC76D5">
        <w:t xml:space="preserve">              Register axRegister = </w:t>
      </w:r>
      <w:r w:rsidR="00495BE2">
        <w:t>LeftQuotientMap</w:t>
      </w:r>
      <w:r w:rsidRPr="00EC76D5">
        <w:t>.get(typeSize);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5B42D99B" w:rsidR="006929AD" w:rsidRPr="00EC76D5" w:rsidRDefault="006929AD" w:rsidP="006929AD">
      <w:pPr>
        <w:pStyle w:val="Code"/>
      </w:pPr>
      <w:r w:rsidRPr="00EC76D5">
        <w:t xml:space="preserve">              Register dxRegister = </w:t>
      </w:r>
      <w:r w:rsidR="00495BE2">
        <w:t>ClearRemainderMap</w:t>
      </w:r>
      <w:r w:rsidRPr="00EC76D5">
        <w:t>.get(typeSize);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851" w:name="_Toc481936431"/>
      <w:r w:rsidRPr="00EC76D5">
        <w:lastRenderedPageBreak/>
        <w:t>Register Allocation</w:t>
      </w:r>
      <w:bookmarkEnd w:id="5851"/>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xml:space="preserve">, where we sort the vertices into a list and for each </w:t>
      </w:r>
      <w:proofErr w:type="gramStart"/>
      <w:r w:rsidRPr="00EC76D5">
        <w:t>vertices</w:t>
      </w:r>
      <w:proofErr w:type="gramEnd"/>
      <w:r w:rsidRPr="00EC76D5">
        <w:t xml:space="preserve"> try to found a register not already allocated by any of its neighbors. If we cannot find such </w:t>
      </w:r>
      <w:proofErr w:type="gramStart"/>
      <w:r w:rsidRPr="00EC76D5">
        <w:t>register</w:t>
      </w:r>
      <w:proofErr w:type="gramEnd"/>
      <w:r w:rsidRPr="00EC76D5">
        <w:t xml:space="preserve">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 xml:space="preserve">If the deep search does not </w:t>
      </w:r>
      <w:proofErr w:type="gramStart"/>
      <w:r w:rsidRPr="00EC76D5">
        <w:t>found</w:t>
      </w:r>
      <w:proofErr w:type="gramEnd"/>
      <w:r w:rsidRPr="00EC76D5">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EC76D5">
        <w:t>have to</w:t>
      </w:r>
      <w:proofErr w:type="gramEnd"/>
      <w:r w:rsidRPr="00EC76D5">
        <w:t xml:space="preserve"> share we one register and that we have to add store and load instruction for the code to work. When we need to remove an </w:t>
      </w:r>
      <w:proofErr w:type="gramStart"/>
      <w:r w:rsidRPr="00EC76D5">
        <w:t>edge</w:t>
      </w:r>
      <w:proofErr w:type="gramEnd"/>
      <w:r w:rsidRPr="00EC76D5">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r w:rsidRPr="00EC76D5">
        <w:t>RegisterAllocator.java</w:t>
      </w:r>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6F8C5ECA" w:rsidR="00AD7B52" w:rsidRPr="00EC76D5" w:rsidRDefault="00526593" w:rsidP="006A31DF">
      <w:pPr>
        <w:pStyle w:val="Rubrik1"/>
      </w:pPr>
      <w:bookmarkStart w:id="5852" w:name="_Toc481936432"/>
      <w:r w:rsidRPr="00EC76D5">
        <w:lastRenderedPageBreak/>
        <w:t>Object</w:t>
      </w:r>
      <w:r w:rsidR="00AD7B52" w:rsidRPr="00EC76D5">
        <w:t xml:space="preserve"> Code Generation</w:t>
      </w:r>
      <w:bookmarkEnd w:id="5849"/>
      <w:bookmarkEnd w:id="5852"/>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853" w:name="_Toc481936433"/>
      <w:r w:rsidRPr="00EC76D5">
        <w:t xml:space="preserve">The </w:t>
      </w:r>
      <w:r w:rsidR="00C339AA" w:rsidRPr="00EC76D5">
        <w:t>Object</w:t>
      </w:r>
      <w:r w:rsidRPr="00EC76D5">
        <w:t xml:space="preserve"> Operator</w:t>
      </w:r>
      <w:bookmarkEnd w:id="5853"/>
    </w:p>
    <w:p w14:paraId="5FC4293E" w14:textId="1F67F37F" w:rsidR="00090F04" w:rsidRPr="00EC76D5" w:rsidRDefault="00946DC7" w:rsidP="00201C51">
      <w:pPr>
        <w:pStyle w:val="CodeHeader"/>
      </w:pPr>
      <w:r w:rsidRPr="00EC76D5">
        <w:t>Object</w:t>
      </w:r>
      <w:r w:rsidR="00090F04" w:rsidRPr="00EC76D5">
        <w:t>Operator.java</w:t>
      </w:r>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854" w:name="_Toc481936434"/>
      <w:r w:rsidRPr="00EC76D5">
        <w:t xml:space="preserve">The </w:t>
      </w:r>
      <w:r w:rsidR="00CA4231" w:rsidRPr="00EC76D5">
        <w:t>Object</w:t>
      </w:r>
      <w:r w:rsidRPr="00EC76D5">
        <w:t xml:space="preserve"> Code</w:t>
      </w:r>
      <w:bookmarkEnd w:id="5854"/>
    </w:p>
    <w:p w14:paraId="6C34442B" w14:textId="191902C7" w:rsidR="00201C51" w:rsidRPr="00EC76D5" w:rsidRDefault="00162AA9" w:rsidP="00201C51">
      <w:pPr>
        <w:pStyle w:val="CodeHeader"/>
      </w:pPr>
      <w:r w:rsidRPr="00EC76D5">
        <w:t>ObjectCode</w:t>
      </w:r>
      <w:r w:rsidR="00201C51" w:rsidRPr="00EC76D5">
        <w:t>.java</w:t>
      </w:r>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855" w:name="_Toc481936435"/>
      <w:r w:rsidRPr="00EC76D5">
        <w:t>Object</w:t>
      </w:r>
      <w:r w:rsidR="00663AEB" w:rsidRPr="00EC76D5">
        <w:t xml:space="preserve"> Code</w:t>
      </w:r>
      <w:r w:rsidR="00884B6D" w:rsidRPr="00EC76D5">
        <w:t xml:space="preserve"> </w:t>
      </w:r>
      <w:r w:rsidRPr="00EC76D5">
        <w:t>Generation</w:t>
      </w:r>
      <w:bookmarkEnd w:id="5855"/>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r w:rsidRPr="00EC76D5">
              <w:t>mov_wordX</w:t>
            </w:r>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856" w:name="_Ref419650505"/>
      <w:bookmarkStart w:id="5857" w:name="_Ref419653264"/>
      <w:bookmarkStart w:id="5858" w:name="_Toc481936436"/>
      <w:r w:rsidRPr="00EC76D5">
        <w:t>Object Code Generation</w:t>
      </w:r>
      <w:bookmarkEnd w:id="5856"/>
      <w:bookmarkEnd w:id="5857"/>
      <w:bookmarkEnd w:id="5858"/>
    </w:p>
    <w:p w14:paraId="0FC6F58B" w14:textId="27666DE9" w:rsidR="001702F3" w:rsidRPr="00EC76D5" w:rsidRDefault="00E72C1B" w:rsidP="002759C1">
      <w:pPr>
        <w:pStyle w:val="CodeListing"/>
      </w:pPr>
      <w:r w:rsidRPr="00EC76D5">
        <w:t>ObjectCodeGenerator.java</w:t>
      </w:r>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1D6C1F61" w:rsidR="002759C1" w:rsidRPr="00EC76D5" w:rsidRDefault="002759C1" w:rsidP="002759C1">
      <w:pPr>
        <w:pStyle w:val="Code"/>
      </w:pPr>
      <w:r w:rsidRPr="00EC76D5">
        <w:t xml:space="preserve">          boolean </w:t>
      </w:r>
      <w:r w:rsidR="00F73611">
        <w:t>callerType.IsEllipse()</w:t>
      </w:r>
      <w:r w:rsidRPr="00EC76D5">
        <w:t xml:space="preserve"> = Main.FuncSymbol.getType().isEllipse(),</w:t>
      </w:r>
    </w:p>
    <w:p w14:paraId="178AEE03" w14:textId="16D566B6" w:rsidR="002759C1" w:rsidRPr="00EC76D5" w:rsidRDefault="002759C1" w:rsidP="002759C1">
      <w:pPr>
        <w:pStyle w:val="Code"/>
      </w:pPr>
      <w:r w:rsidRPr="00EC76D5">
        <w:t xml:space="preserve">                  </w:t>
      </w:r>
      <w:r w:rsidR="00F73611">
        <w:t>calleeType.IsEllipse()</w:t>
      </w:r>
      <w:r w:rsidRPr="00EC76D5">
        <w:t xml:space="preserv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lastRenderedPageBreak/>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0FF83BE9" w:rsidR="002759C1" w:rsidRPr="00EC76D5" w:rsidRDefault="002759C1" w:rsidP="002759C1">
      <w:pPr>
        <w:pStyle w:val="Code"/>
      </w:pPr>
      <w:r w:rsidRPr="00EC76D5">
        <w:t xml:space="preserve">          if (</w:t>
      </w:r>
      <w:r w:rsidR="00F73611">
        <w:t>callerType.IsEllipse()</w:t>
      </w:r>
      <w:r w:rsidRPr="00EC76D5">
        <w:t>)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lastRenderedPageBreak/>
        <w:t xml:space="preserve">              byteSize += addCountObjectCode(ObjectOperator.mov_byte, ObjectCode.FrameRegister,</w:t>
      </w:r>
    </w:p>
    <w:p w14:paraId="4414632F" w14:textId="77777777" w:rsidR="002759C1" w:rsidRPr="00EC76D5" w:rsidRDefault="002759C1" w:rsidP="002759C1">
      <w:pPr>
        <w:pStyle w:val="Code"/>
      </w:pPr>
      <w:r w:rsidRPr="00EC76D5">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E098667" w:rsidR="002759C1" w:rsidRPr="00EC76D5" w:rsidRDefault="002759C1" w:rsidP="002759C1">
      <w:pPr>
        <w:pStyle w:val="Code"/>
      </w:pPr>
      <w:r w:rsidRPr="00EC76D5">
        <w:t xml:space="preserve">            if (</w:t>
      </w:r>
      <w:r w:rsidR="00F73611">
        <w:t>calleeType.IsEllipse()</w:t>
      </w:r>
      <w:r w:rsidRPr="00EC76D5">
        <w:t>)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5F91EC92" w:rsidR="002759C1" w:rsidRPr="00EC76D5" w:rsidRDefault="002759C1" w:rsidP="002759C1">
      <w:pPr>
        <w:pStyle w:val="Code"/>
      </w:pPr>
      <w:r w:rsidRPr="00EC76D5">
        <w:t xml:space="preserve">              if (</w:t>
      </w:r>
      <w:r w:rsidR="00F73611">
        <w:t>callerType.IsEllipse()</w:t>
      </w:r>
      <w:r w:rsidRPr="00EC76D5">
        <w:t xml:space="preserv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lastRenderedPageBreak/>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lastRenderedPageBreak/>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lastRenderedPageBreak/>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lastRenderedPageBreak/>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lastRenderedPageBreak/>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lastRenderedPageBreak/>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lastRenderedPageBreak/>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lastRenderedPageBreak/>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lastRenderedPageBreak/>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lastRenderedPageBreak/>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lastRenderedPageBreak/>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lastRenderedPageBreak/>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112AAC9" w:rsidR="002759C1" w:rsidRPr="00EC76D5" w:rsidRDefault="002759C1" w:rsidP="002759C1">
      <w:pPr>
        <w:pStyle w:val="Code"/>
      </w:pPr>
      <w:r w:rsidRPr="00EC76D5">
        <w:t xml:space="preserve">          Register axRegister = RegisterPreparator.</w:t>
      </w:r>
      <w:r w:rsidR="00495BE2">
        <w:t>LeftQuotientMap</w:t>
      </w:r>
      <w:r w:rsidRPr="00EC76D5">
        <w:t>.get(typeSize),</w:t>
      </w:r>
    </w:p>
    <w:p w14:paraId="75AD7C63" w14:textId="508F11A7" w:rsidR="002759C1" w:rsidRPr="00EC76D5" w:rsidRDefault="002759C1" w:rsidP="002759C1">
      <w:pPr>
        <w:pStyle w:val="Code"/>
      </w:pPr>
      <w:r w:rsidRPr="00EC76D5">
        <w:t xml:space="preserve">                   dxRegister = RegisterPreparator.</w:t>
      </w:r>
      <w:r w:rsidR="00495BE2">
        <w:t>ClearRemainderMap</w:t>
      </w:r>
      <w:r w:rsidRPr="00EC76D5">
        <w:t>.get(typeSize);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lastRenderedPageBreak/>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lastRenderedPageBreak/>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lastRenderedPageBreak/>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lastRenderedPageBreak/>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lastRenderedPageBreak/>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lastRenderedPageBreak/>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lastRenderedPageBreak/>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lastRenderedPageBreak/>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lastRenderedPageBreak/>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lastRenderedPageBreak/>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lastRenderedPageBreak/>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lastRenderedPageBreak/>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lastRenderedPageBreak/>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lastRenderedPageBreak/>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lastRenderedPageBreak/>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lastRenderedPageBreak/>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lastRenderedPageBreak/>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lastRenderedPageBreak/>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lastRenderedPageBreak/>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029F264C" w:rsidR="00AD7B52" w:rsidRPr="00EC76D5" w:rsidRDefault="001D1BEE" w:rsidP="00AD7B52">
      <w:pPr>
        <w:pStyle w:val="Rubrik1"/>
      </w:pPr>
      <w:bookmarkStart w:id="5859" w:name="_Ref420874022"/>
      <w:bookmarkStart w:id="5860" w:name="_Toc481936437"/>
      <w:r w:rsidRPr="00EC76D5">
        <w:lastRenderedPageBreak/>
        <w:t>The Linker</w:t>
      </w:r>
      <w:bookmarkEnd w:id="5859"/>
      <w:bookmarkEnd w:id="5860"/>
    </w:p>
    <w:p w14:paraId="08D8D409" w14:textId="58588CDE" w:rsidR="00DB29D5" w:rsidRPr="00EC76D5" w:rsidRDefault="00DB29D5" w:rsidP="00276387">
      <w:pPr>
        <w:pStyle w:val="Rubrik2"/>
      </w:pPr>
      <w:bookmarkStart w:id="5861" w:name="_Ref419646553"/>
      <w:bookmarkStart w:id="5862" w:name="_Toc481936438"/>
      <w:r w:rsidRPr="00EC76D5">
        <w:t>The Linker Class</w:t>
      </w:r>
      <w:bookmarkEnd w:id="5861"/>
      <w:bookmarkEnd w:id="5862"/>
    </w:p>
    <w:p w14:paraId="6E403FB9" w14:textId="7D798A20" w:rsidR="007503AC" w:rsidRPr="00EC76D5" w:rsidRDefault="007503AC" w:rsidP="007503AC">
      <w:r w:rsidRPr="00EC76D5">
        <w:t xml:space="preserve">The </w:t>
      </w:r>
      <w:r w:rsidRPr="00EC76D5">
        <w:rPr>
          <w:rStyle w:val="CodeInText"/>
        </w:rPr>
        <w:t>LinkerInfo</w:t>
      </w:r>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proofErr w:type="gramStart"/>
      <w:r w:rsidRPr="00EC76D5">
        <w:t>First</w:t>
      </w:r>
      <w:proofErr w:type="gramEnd"/>
      <w:r w:rsidRPr="00EC76D5">
        <w:t xml:space="preserve">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 xml:space="preserve">global </w:t>
      </w:r>
      <w:proofErr w:type="gramStart"/>
      <w:r w:rsidR="00B50D7B" w:rsidRPr="00EC76D5">
        <w:t>variable</w:t>
      </w:r>
      <w:proofErr w:type="gramEnd"/>
      <w:r w:rsidR="00B50D7B" w:rsidRPr="00EC76D5">
        <w:t xml:space="preserv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t>m_entryMap</w:t>
      </w:r>
      <w:r w:rsidRPr="00EC76D5">
        <w:t xml:space="preserve"> holds the entry point of each function.</w:t>
      </w:r>
      <w:r w:rsidR="00DB458B" w:rsidRPr="00EC76D5">
        <w:rPr>
          <w:rStyle w:val="Fotnotsreferens"/>
        </w:rPr>
        <w:footnoteReference w:id="11"/>
      </w:r>
    </w:p>
    <w:p w14:paraId="0BA3F6F8" w14:textId="77777777" w:rsidR="001D1BEE" w:rsidRPr="00EC76D5" w:rsidRDefault="001D1BEE" w:rsidP="00666E2F">
      <w:pPr>
        <w:pStyle w:val="CodeHeader"/>
      </w:pPr>
      <w:r w:rsidRPr="00EC76D5">
        <w:t>Linker.java</w:t>
      </w:r>
    </w:p>
    <w:p w14:paraId="32A7E6D3" w14:textId="77777777" w:rsidR="004A3919" w:rsidRPr="00EC76D5" w:rsidRDefault="004A3919" w:rsidP="004A3919">
      <w:pPr>
        <w:pStyle w:val="Code"/>
      </w:pPr>
      <w:r w:rsidRPr="00EC76D5">
        <w:t>package c_compiler;</w:t>
      </w:r>
    </w:p>
    <w:p w14:paraId="6E4EEBAA" w14:textId="77777777" w:rsidR="004A3919" w:rsidRPr="00EC76D5" w:rsidRDefault="004A3919" w:rsidP="004A3919">
      <w:pPr>
        <w:pStyle w:val="Code"/>
      </w:pPr>
      <w:r w:rsidRPr="00EC76D5">
        <w:lastRenderedPageBreak/>
        <w:t>import java.io.*;</w:t>
      </w:r>
    </w:p>
    <w:p w14:paraId="64B3CFBE" w14:textId="77777777" w:rsidR="004A3919" w:rsidRPr="00EC76D5" w:rsidRDefault="004A3919" w:rsidP="004A3919">
      <w:pPr>
        <w:pStyle w:val="Code"/>
      </w:pPr>
      <w:r w:rsidRPr="00EC76D5">
        <w:t>import java.util.*;</w:t>
      </w:r>
    </w:p>
    <w:p w14:paraId="613596F2" w14:textId="77777777" w:rsidR="004A3919" w:rsidRPr="00EC76D5" w:rsidRDefault="004A3919" w:rsidP="004A3919">
      <w:pPr>
        <w:pStyle w:val="Code"/>
      </w:pPr>
    </w:p>
    <w:p w14:paraId="5FECA378" w14:textId="77777777" w:rsidR="004A3919" w:rsidRPr="00EC76D5" w:rsidRDefault="004A3919" w:rsidP="004A3919">
      <w:pPr>
        <w:pStyle w:val="Code"/>
      </w:pPr>
      <w:r w:rsidRPr="00EC76D5">
        <w:t>public class Linker {</w:t>
      </w:r>
    </w:p>
    <w:p w14:paraId="14481F78" w14:textId="77777777" w:rsidR="004A3919" w:rsidRPr="00EC76D5" w:rsidRDefault="004A3919" w:rsidP="004A3919">
      <w:pPr>
        <w:pStyle w:val="Code"/>
      </w:pPr>
      <w:r w:rsidRPr="00EC76D5">
        <w:t xml:space="preserve">  private int m_totalSize = 256;</w:t>
      </w:r>
    </w:p>
    <w:p w14:paraId="2DEBEF26" w14:textId="77777777" w:rsidR="004A3919" w:rsidRPr="00EC76D5" w:rsidRDefault="004A3919" w:rsidP="004A3919">
      <w:pPr>
        <w:pStyle w:val="Code"/>
      </w:pPr>
      <w:r w:rsidRPr="00EC76D5">
        <w:t xml:space="preserve">  </w:t>
      </w:r>
    </w:p>
    <w:p w14:paraId="4F425341" w14:textId="77777777" w:rsidR="004A3919" w:rsidRPr="00EC76D5" w:rsidRDefault="004A3919" w:rsidP="004A3919">
      <w:pPr>
        <w:pStyle w:val="Code"/>
      </w:pPr>
      <w:r w:rsidRPr="00EC76D5">
        <w:t xml:space="preserve">  private Map&lt;String,Symbol&gt; m_globalMap = new ListMap&lt;&gt;();</w:t>
      </w:r>
    </w:p>
    <w:p w14:paraId="3E80C545" w14:textId="77777777" w:rsidR="004A3919" w:rsidRPr="00EC76D5" w:rsidRDefault="004A3919" w:rsidP="004A3919">
      <w:pPr>
        <w:pStyle w:val="Code"/>
      </w:pPr>
      <w:r w:rsidRPr="00EC76D5">
        <w:t xml:space="preserve">  private List&lt;Symbol&gt; m_globalList = new LinkedList&lt;&gt;();</w:t>
      </w:r>
    </w:p>
    <w:p w14:paraId="6D1CCE0B" w14:textId="77777777" w:rsidR="004A3919" w:rsidRPr="00EC76D5" w:rsidRDefault="004A3919" w:rsidP="004A3919">
      <w:pPr>
        <w:pStyle w:val="Code"/>
      </w:pPr>
      <w:r w:rsidRPr="00EC76D5">
        <w:t xml:space="preserve">  private Map&lt;String,Integer&gt; m_addressMap = new ListMap&lt;&gt;(),</w:t>
      </w:r>
    </w:p>
    <w:p w14:paraId="05195E02" w14:textId="77777777" w:rsidR="004A3919" w:rsidRPr="00EC76D5" w:rsidRDefault="004A3919" w:rsidP="004A3919">
      <w:pPr>
        <w:pStyle w:val="Code"/>
      </w:pPr>
      <w:r w:rsidRPr="00EC76D5">
        <w:t xml:space="preserve">                              m_entryMap = new ListMap&lt;&gt;();</w:t>
      </w:r>
    </w:p>
    <w:p w14:paraId="39381651" w14:textId="77777777" w:rsidR="004A3919" w:rsidRPr="00EC76D5" w:rsidRDefault="004A3919" w:rsidP="00963102">
      <w:pPr>
        <w:pStyle w:val="Code"/>
      </w:pPr>
      <w:r w:rsidRPr="00EC76D5">
        <w:t xml:space="preserve">  private Symbol m_stackTop = null;</w:t>
      </w:r>
    </w:p>
    <w:p w14:paraId="03C82FA2" w14:textId="77777777" w:rsidR="004A3919" w:rsidRPr="00EC76D5" w:rsidRDefault="004A3919" w:rsidP="00963102">
      <w:pPr>
        <w:pStyle w:val="Code"/>
      </w:pPr>
      <w:r w:rsidRPr="00EC76D5">
        <w:t xml:space="preserve">  private File m_comFile, m_asmFile;</w:t>
      </w:r>
    </w:p>
    <w:p w14:paraId="366F7703" w14:textId="77777777" w:rsidR="00963102" w:rsidRPr="00EC76D5" w:rsidRDefault="00963102" w:rsidP="00963102">
      <w:pPr>
        <w:pStyle w:val="Code"/>
      </w:pPr>
    </w:p>
    <w:p w14:paraId="27936B5E" w14:textId="7DEADEBA" w:rsidR="00963102" w:rsidRPr="00EC76D5" w:rsidRDefault="00963102" w:rsidP="00963102">
      <w:pPr>
        <w:pStyle w:val="Code"/>
      </w:pPr>
      <w:r w:rsidRPr="00EC76D5">
        <w:t xml:space="preserve">  public Linker(File comFile, File asmFile) {</w:t>
      </w:r>
    </w:p>
    <w:p w14:paraId="5D8AC35F" w14:textId="77777777" w:rsidR="00963102" w:rsidRPr="00EC76D5" w:rsidRDefault="00963102" w:rsidP="00963102">
      <w:pPr>
        <w:pStyle w:val="Code"/>
      </w:pPr>
      <w:r w:rsidRPr="00EC76D5">
        <w:t xml:space="preserve">    m_comFile = comFile;</w:t>
      </w:r>
    </w:p>
    <w:p w14:paraId="2F7605A1" w14:textId="77777777" w:rsidR="00963102" w:rsidRPr="00EC76D5" w:rsidRDefault="00963102" w:rsidP="00963102">
      <w:pPr>
        <w:pStyle w:val="Code"/>
      </w:pPr>
      <w:r w:rsidRPr="00EC76D5">
        <w:t xml:space="preserve">    m_asmFile = asmFile;</w:t>
      </w:r>
    </w:p>
    <w:p w14:paraId="6AACB00D" w14:textId="77777777" w:rsidR="00963102" w:rsidRPr="00EC76D5" w:rsidRDefault="00963102" w:rsidP="00963102">
      <w:pPr>
        <w:pStyle w:val="Code"/>
      </w:pPr>
      <w:r w:rsidRPr="00EC76D5">
        <w:t xml:space="preserve">  }</w:t>
      </w:r>
    </w:p>
    <w:p w14:paraId="1535310A" w14:textId="11D3838B" w:rsidR="000F66B0" w:rsidRPr="00EC76D5" w:rsidRDefault="000F66B0" w:rsidP="00963102">
      <w:r w:rsidRPr="00EC76D5">
        <w:t xml:space="preserve">To begin with, </w:t>
      </w:r>
      <w:r w:rsidR="000B4E53" w:rsidRPr="00EC76D5">
        <w:rPr>
          <w:rStyle w:val="CodeInText"/>
        </w:rPr>
        <w:t>addAll</w:t>
      </w:r>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r w:rsidRPr="00EC76D5">
        <w:rPr>
          <w:rStyle w:val="CodeInText"/>
        </w:rPr>
        <w:t>m_globalMap</w:t>
      </w:r>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12CD5F6E" w14:textId="25296099" w:rsidR="00F5536D" w:rsidRPr="00EC76D5" w:rsidRDefault="00F5536D" w:rsidP="00BA6016">
      <w:pPr>
        <w:pStyle w:val="Rubrik3"/>
      </w:pPr>
      <w:bookmarkStart w:id="5863" w:name="_Toc481936439"/>
      <w:r w:rsidRPr="00EC76D5">
        <w:t>Generation</w:t>
      </w:r>
      <w:bookmarkEnd w:id="5863"/>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proofErr w:type="gramStart"/>
      <w:r w:rsidRPr="00EC76D5">
        <w:rPr>
          <w:rStyle w:val="CodeInText"/>
        </w:rPr>
        <w:t>generateTrace</w:t>
      </w:r>
      <w:r w:rsidRPr="00EC76D5">
        <w:t>, and</w:t>
      </w:r>
      <w:proofErr w:type="gramEnd"/>
      <w:r w:rsidRPr="00EC76D5">
        <w:t xml:space="preserve"> sets the total size of the code at the beginning of the main code </w:t>
      </w:r>
      <w:r w:rsidR="00F15437" w:rsidRPr="00EC76D5">
        <w:t>to</w:t>
      </w:r>
      <w:r w:rsidRPr="00EC76D5">
        <w:t xml:space="preserve"> </w:t>
      </w:r>
      <w:r w:rsidR="002F35C1">
        <w:t>initializer</w:t>
      </w:r>
      <w:r w:rsidRPr="00EC76D5">
        <w:t>ialize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lastRenderedPageBreak/>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864" w:name="_Toc481936440"/>
      <w:r w:rsidRPr="00EC76D5">
        <w:lastRenderedPageBreak/>
        <w:t>Main Trace Generation</w:t>
      </w:r>
      <w:bookmarkEnd w:id="5864"/>
    </w:p>
    <w:p w14:paraId="4CA5F832" w14:textId="116FDFAD" w:rsidR="00A657D1" w:rsidRPr="00EC76D5" w:rsidRDefault="009D4E10" w:rsidP="009D4E10">
      <w:r w:rsidRPr="00EC76D5">
        <w:t xml:space="preserve">The </w:t>
      </w:r>
      <w:r w:rsidRPr="00EC76D5">
        <w:rPr>
          <w:rStyle w:val="CodeInText"/>
        </w:rPr>
        <w:t>generateTrace</w:t>
      </w:r>
      <w:r w:rsidRPr="00EC76D5">
        <w:t xml:space="preserve"> method looks into the </w:t>
      </w:r>
      <w:r w:rsidRPr="00EC76D5">
        <w:rPr>
          <w:rStyle w:val="CodeInText"/>
        </w:rPr>
        <w:t>globalInfo</w:t>
      </w:r>
      <w:r w:rsidRPr="00EC76D5">
        <w:t xml:space="preserve"> </w:t>
      </w:r>
      <w:proofErr w:type="gramStart"/>
      <w:r w:rsidRPr="00EC76D5">
        <w:t>parameter, and</w:t>
      </w:r>
      <w:proofErr w:type="gramEnd"/>
      <w:r w:rsidRPr="00EC76D5">
        <w:t xml:space="preserve"> adds it to </w:t>
      </w:r>
      <w:r w:rsidRPr="00EC76D5">
        <w:rPr>
          <w:rStyle w:val="CodeInText"/>
        </w:rPr>
        <w:t>m_globalList</w:t>
      </w:r>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w:t>
      </w:r>
      <w:proofErr w:type="gramStart"/>
      <w:r w:rsidR="00EC1389" w:rsidRPr="00EC76D5">
        <w:t>address</w:t>
      </w:r>
      <w:proofErr w:type="gramEnd"/>
      <w:r w:rsidR="00EC1389" w:rsidRPr="00EC76D5">
        <w:t xml:space="preserve"> and entry point of the element </w:t>
      </w:r>
      <w:r w:rsidR="00D170B4" w:rsidRPr="00EC76D5">
        <w:t xml:space="preserve">is added </w:t>
      </w:r>
      <w:r w:rsidRPr="00EC76D5">
        <w:rPr>
          <w:rStyle w:val="CodeInText"/>
        </w:rPr>
        <w:t>m_addressMap</w:t>
      </w:r>
      <w:r w:rsidRPr="00EC76D5">
        <w:t xml:space="preserve"> </w:t>
      </w:r>
      <w:r w:rsidR="00BD450D" w:rsidRPr="00EC76D5">
        <w:t xml:space="preserve">and </w:t>
      </w:r>
      <w:r w:rsidRPr="00EC76D5">
        <w:rPr>
          <w:rStyle w:val="CodeInText"/>
        </w:rPr>
        <w:t>m_entryMap</w:t>
      </w:r>
      <w:r w:rsidR="00BD450D" w:rsidRPr="00EC76D5">
        <w:t xml:space="preserve">, respectively. </w:t>
      </w:r>
      <w:r w:rsidR="00A657D1" w:rsidRPr="00EC76D5">
        <w:t xml:space="preserve">The </w:t>
      </w:r>
      <w:r w:rsidR="00A657D1" w:rsidRPr="00EC76D5">
        <w:rPr>
          <w:rStyle w:val="CodeInText"/>
        </w:rPr>
        <w:t>m_totalSize</w:t>
      </w:r>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r w:rsidRPr="00EC76D5">
        <w:rPr>
          <w:rStyle w:val="CodeInText"/>
        </w:rPr>
        <w:t>generateTrace</w:t>
      </w:r>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r w:rsidR="00C858CE" w:rsidRPr="00EC76D5">
        <w:rPr>
          <w:rStyle w:val="CodeInText"/>
        </w:rPr>
        <w:t>generateAccess</w:t>
      </w:r>
      <w:r w:rsidR="00C858CE" w:rsidRPr="00EC76D5">
        <w:t xml:space="preserve">, </w:t>
      </w:r>
      <w:r w:rsidR="00C858CE" w:rsidRPr="00EC76D5">
        <w:rPr>
          <w:rStyle w:val="CodeInText"/>
        </w:rPr>
        <w:t>generateCall</w:t>
      </w:r>
      <w:r w:rsidR="00C858CE" w:rsidRPr="00EC76D5">
        <w:t xml:space="preserve">, and </w:t>
      </w:r>
      <w:r w:rsidR="00C858CE" w:rsidRPr="00EC76D5">
        <w:rPr>
          <w:rStyle w:val="CodeInText"/>
        </w:rPr>
        <w:t>generateReturn</w:t>
      </w:r>
      <w:r w:rsidR="00C858CE" w:rsidRPr="00EC76D5">
        <w:t>, resp</w:t>
      </w:r>
      <w:r w:rsidR="00FE15B3" w:rsidRPr="00EC76D5">
        <w:t>e</w:t>
      </w:r>
      <w:r w:rsidR="00C858CE" w:rsidRPr="00EC76D5">
        <w:t>ctivly.</w:t>
      </w:r>
    </w:p>
    <w:p w14:paraId="09DD3A29" w14:textId="243F581C" w:rsidR="00A81889" w:rsidRPr="00EC76D5" w:rsidRDefault="008308A0" w:rsidP="006527BD">
      <w:pPr>
        <w:rPr>
          <w:rStyle w:val="CodeInText"/>
        </w:rPr>
      </w:pPr>
      <w:r w:rsidRPr="00EC76D5">
        <w:t xml:space="preserve">The </w:t>
      </w:r>
      <w:r w:rsidRPr="00EC76D5">
        <w:rPr>
          <w:rStyle w:val="CodeInText"/>
        </w:rPr>
        <w:t>generateAccess</w:t>
      </w:r>
      <w:r w:rsidRPr="00EC76D5">
        <w:t xml:space="preserve"> method</w:t>
      </w:r>
      <w:r w:rsidR="00A81889" w:rsidRPr="00EC76D5">
        <w:t xml:space="preserve"> looks up the name and address of each global access.</w:t>
      </w:r>
      <w:r w:rsidR="00135F7C" w:rsidRPr="00EC76D5">
        <w:t xml:space="preserve"> The address of the name is looked up in </w:t>
      </w:r>
      <w:r w:rsidR="00BB378F" w:rsidRPr="00EC76D5">
        <w:rPr>
          <w:rStyle w:val="CodeInText"/>
        </w:rPr>
        <w:t>accessMap</w:t>
      </w:r>
      <w:r w:rsidR="00BB378F" w:rsidRPr="00EC76D5">
        <w:t>, and original address is calculated by adding the low an</w:t>
      </w:r>
      <w:r w:rsidR="00307F09" w:rsidRPr="00EC76D5">
        <w:t>a</w:t>
      </w:r>
      <w:r w:rsidR="00BB378F" w:rsidRPr="00EC76D5">
        <w:t xml:space="preserve">d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arithmentic with a static pointer and constant integer. In the code below, </w:t>
      </w:r>
      <w:r w:rsidR="00FC4FC7" w:rsidRPr="00EC76D5">
        <w:t xml:space="preserve">the </w:t>
      </w:r>
      <w:r w:rsidR="002F35C1">
        <w:t>initializer</w:t>
      </w:r>
      <w:r w:rsidR="00FC4FC7" w:rsidRPr="00EC76D5">
        <w:t xml:space="preserve">ial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r w:rsidR="00EB3045" w:rsidRPr="00EC76D5">
        <w:rPr>
          <w:rStyle w:val="CodeInText"/>
        </w:rPr>
        <w:t>generateAccess</w:t>
      </w:r>
      <w:r w:rsidR="00EB3045" w:rsidRPr="00EC76D5">
        <w:t xml:space="preserve"> will then look up and add the address of </w:t>
      </w:r>
      <w:proofErr w:type="gramStart"/>
      <w:r w:rsidR="00EB3045" w:rsidRPr="00EC76D5">
        <w:rPr>
          <w:rStyle w:val="CodeInText"/>
        </w:rPr>
        <w:t>a</w:t>
      </w:r>
      <w:r w:rsidR="00EB3045" w:rsidRPr="00EC76D5">
        <w:t xml:space="preserve"> in order to</w:t>
      </w:r>
      <w:proofErr w:type="gramEnd"/>
      <w:r w:rsidR="00EB3045" w:rsidRPr="00EC76D5">
        <w:t xml:space="preserve"> properly </w:t>
      </w:r>
      <w:r w:rsidR="002F35C1">
        <w:t>initializer</w:t>
      </w:r>
      <w:r w:rsidR="00EB3045" w:rsidRPr="00EC76D5">
        <w:t xml:space="preserve">ialize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r w:rsidRPr="00EC76D5">
        <w:rPr>
          <w:rStyle w:val="CodeInText"/>
        </w:rPr>
        <w:t>generateCall</w:t>
      </w:r>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w:t>
      </w:r>
      <w:proofErr w:type="gramStart"/>
      <w:r w:rsidR="00831709" w:rsidRPr="00EC76D5">
        <w:t>relative</w:t>
      </w:r>
      <w:proofErr w:type="gramEnd"/>
      <w:r w:rsidR="00831709" w:rsidRPr="00EC76D5">
        <w:t xml:space="preser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r w:rsidR="00B01240" w:rsidRPr="00EC76D5">
        <w:rPr>
          <w:rStyle w:val="CodeInText"/>
        </w:rPr>
        <w:t>callMap</w:t>
      </w:r>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r w:rsidR="00C77F48" w:rsidRPr="00EC76D5">
        <w:rPr>
          <w:rStyle w:val="CodeInText"/>
        </w:rPr>
        <w:t>ObjectCodeGenerator</w:t>
      </w:r>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r w:rsidR="00615CDB" w:rsidRPr="00EC76D5">
        <w:rPr>
          <w:rStyle w:val="CodeInText"/>
        </w:rPr>
        <w:t>nop</w:t>
      </w:r>
      <w:r w:rsidR="00615CDB" w:rsidRPr="00EC76D5">
        <w:t xml:space="preserve"> instruction </w:t>
      </w:r>
      <w:proofErr w:type="gramStart"/>
      <w:r w:rsidR="00615CDB" w:rsidRPr="00EC76D5">
        <w:t>in order to</w:t>
      </w:r>
      <w:proofErr w:type="gramEnd"/>
      <w:r w:rsidR="00615CDB" w:rsidRPr="00EC76D5">
        <w:t xml:space="preserve">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r w:rsidR="004F3EA3" w:rsidRPr="00EC76D5">
        <w:rPr>
          <w:rStyle w:val="CodeInText"/>
        </w:rPr>
        <w:t>nop</w:t>
      </w:r>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r w:rsidRPr="00EC76D5">
        <w:rPr>
          <w:rStyle w:val="CodeInText"/>
        </w:rPr>
        <w:t>generateReturn</w:t>
      </w:r>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r w:rsidR="00545E00" w:rsidRPr="00EC76D5">
        <w:rPr>
          <w:b/>
          <w:bCs/>
        </w:rPr>
        <w:t>Fel! Hittar inte referenskälla.</w:t>
      </w:r>
      <w:r w:rsidR="006376F5" w:rsidRPr="00EC76D5">
        <w:fldChar w:fldCharType="end"/>
      </w:r>
      <w:r w:rsidR="006376F5" w:rsidRPr="00EC76D5">
        <w:t xml:space="preserve">, </w:t>
      </w:r>
      <w:r w:rsidR="00564BC1" w:rsidRPr="00EC76D5">
        <w:t xml:space="preserve">the return assignment address is relative to the assignment </w:t>
      </w:r>
      <w:proofErr w:type="gramStart"/>
      <w:r w:rsidR="00564BC1" w:rsidRPr="00EC76D5">
        <w:t>itself,</w:t>
      </w:r>
      <w:proofErr w:type="gramEnd"/>
      <w:r w:rsidR="00564BC1" w:rsidRPr="00EC76D5">
        <w:t xml:space="preserve">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865" w:name="_Toc481936441"/>
      <w:r w:rsidRPr="00EC76D5">
        <w:lastRenderedPageBreak/>
        <w:t>Auxiliary Classes</w:t>
      </w:r>
      <w:bookmarkEnd w:id="5865"/>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866" w:name="_Toc481936442"/>
      <w:r w:rsidRPr="00EC76D5">
        <w:t>Error Handling</w:t>
      </w:r>
      <w:bookmarkEnd w:id="5866"/>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w:t>
      </w:r>
      <w:proofErr w:type="gramStart"/>
      <w:r w:rsidRPr="00EC76D5">
        <w:t>application</w:t>
      </w:r>
      <w:proofErr w:type="gramEnd"/>
      <w:r w:rsidRPr="00EC76D5">
        <w:t xml:space="preserve"> we imitate that macro by defining a class with the corresponding behav</w:t>
      </w:r>
      <w:r w:rsidR="00414C74">
        <w:t>or</w:t>
      </w:r>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r w:rsidRPr="00EC76D5">
        <w:t>Assert.java</w:t>
      </w:r>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867" w:name="_Toc481936443"/>
      <w:r w:rsidRPr="00EC76D5">
        <w:t>Container Classes</w:t>
      </w:r>
      <w:bookmarkEnd w:id="5867"/>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868" w:name="_Toc481936444"/>
      <w:r w:rsidRPr="00EC76D5">
        <w:t xml:space="preserve">Ordered </w:t>
      </w:r>
      <w:r w:rsidR="004C5DAE" w:rsidRPr="00EC76D5">
        <w:t>Pair</w:t>
      </w:r>
      <w:bookmarkEnd w:id="5868"/>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r w:rsidRPr="00EC76D5">
        <w:t>Pair.java</w:t>
      </w:r>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ar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869" w:name="_Toc481936445"/>
      <w:r w:rsidRPr="00EC76D5">
        <w:t>Unordered Pair</w:t>
      </w:r>
      <w:bookmarkEnd w:id="5869"/>
    </w:p>
    <w:p w14:paraId="583E65F7" w14:textId="77777777" w:rsidR="00002B58" w:rsidRPr="00EC76D5" w:rsidRDefault="00002B58" w:rsidP="00002B58">
      <w:r w:rsidRPr="00EC76D5">
        <w:rPr>
          <w:rStyle w:val="CodeInText"/>
        </w:rPr>
        <w:t>UnPair</w:t>
      </w:r>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r w:rsidRPr="00EC76D5">
        <w:t>Un</w:t>
      </w:r>
      <w:r w:rsidR="0078290E" w:rsidRPr="00EC76D5">
        <w:t>orderd</w:t>
      </w:r>
      <w:r w:rsidRPr="00EC76D5">
        <w:t>Pair.java</w:t>
      </w:r>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870" w:name="_Toc481936446"/>
      <w:r w:rsidRPr="00EC76D5">
        <w:t>Triple</w:t>
      </w:r>
      <w:bookmarkEnd w:id="5870"/>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r w:rsidRPr="00EC76D5">
        <w:t>Triple.java</w:t>
      </w:r>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871" w:name="_Toc481936447"/>
      <w:r w:rsidRPr="00EC76D5">
        <w:t>Tuple</w:t>
      </w:r>
      <w:bookmarkEnd w:id="5871"/>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r w:rsidRPr="00EC76D5">
        <w:t>Tuple.java</w:t>
      </w:r>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872" w:name="_Toc481936448"/>
      <w:r w:rsidRPr="00EC76D5">
        <w:t xml:space="preserve">Undirected </w:t>
      </w:r>
      <w:r w:rsidR="004C5DAE" w:rsidRPr="00EC76D5">
        <w:t>Graph</w:t>
      </w:r>
      <w:bookmarkEnd w:id="5872"/>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r w:rsidRPr="00EC76D5">
        <w:t>Graph.java</w:t>
      </w:r>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r w:rsidRPr="00EC76D5">
        <w:rPr>
          <w:rStyle w:val="CodeInText"/>
        </w:rPr>
        <w:t>neighbourSet</w:t>
      </w:r>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873" w:name="_Toc481936449"/>
      <w:r w:rsidRPr="00EC76D5">
        <w:t>Addition and Removal of Vertices and Edges</w:t>
      </w:r>
      <w:bookmarkEnd w:id="5873"/>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874" w:name="_Toc481936450"/>
      <w:r w:rsidRPr="00EC76D5">
        <w:t>Graph Partition</w:t>
      </w:r>
      <w:bookmarkEnd w:id="5874"/>
    </w:p>
    <w:p w14:paraId="14F54252" w14:textId="77777777" w:rsidR="006C6632" w:rsidRPr="00EC76D5" w:rsidRDefault="006C6632" w:rsidP="008B7E8E">
      <w:r w:rsidRPr="00EC76D5">
        <w:t xml:space="preserve">The method </w:t>
      </w:r>
      <w:r w:rsidRPr="00EC76D5">
        <w:rPr>
          <w:rStyle w:val="CodeInText"/>
        </w:rPr>
        <w:t>partitionate</w:t>
      </w:r>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w:t>
      </w:r>
      <w:proofErr w:type="gramStart"/>
      <w:r w:rsidR="001417DE" w:rsidRPr="00EC76D5">
        <w:t>First</w:t>
      </w:r>
      <w:proofErr w:type="gramEnd"/>
      <w:r w:rsidR="001417DE" w:rsidRPr="00EC76D5">
        <w:t xml:space="preserve">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02958B5C" w:rsidR="00327206" w:rsidRPr="00EC76D5" w:rsidRDefault="00327206" w:rsidP="00327206">
      <w:pPr>
        <w:pStyle w:val="Code"/>
      </w:pPr>
      <w:r w:rsidRPr="00EC76D5">
        <w:t xml:space="preserve">      </w:t>
      </w:r>
      <w:r w:rsidR="00D03DAF">
        <w:t>DeepFirstSearch</w:t>
      </w:r>
      <w:r w:rsidRPr="00EC76D5">
        <w:t>(vertex,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67BD584" w:rsidR="007844A1" w:rsidRPr="00EC76D5" w:rsidRDefault="00703A3A" w:rsidP="00327206">
      <w:r w:rsidRPr="00EC76D5">
        <w:t xml:space="preserve">The </w:t>
      </w:r>
      <w:r w:rsidR="00D03DAF">
        <w:rPr>
          <w:rStyle w:val="CodeInText"/>
        </w:rPr>
        <w:t>DeepFirstSearch</w:t>
      </w:r>
      <w:r w:rsidRPr="00EC76D5">
        <w:t xml:space="preserve"> </w:t>
      </w:r>
      <w:r w:rsidR="002C1E59" w:rsidRPr="00EC76D5">
        <w:t xml:space="preserve">method </w:t>
      </w:r>
      <w:r w:rsidR="00C10672" w:rsidRPr="00EC76D5">
        <w:t xml:space="preserve">search </w:t>
      </w:r>
      <w:r w:rsidR="002C1E59" w:rsidRPr="00EC76D5">
        <w:t xml:space="preserve">recursively through the graph </w:t>
      </w:r>
      <w:proofErr w:type="gramStart"/>
      <w:r w:rsidR="00831F25" w:rsidRPr="00EC76D5">
        <w:t>in order to</w:t>
      </w:r>
      <w:proofErr w:type="gramEnd"/>
      <w:r w:rsidR="00831F25" w:rsidRPr="00EC76D5">
        <w:t xml:space="preserve">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388FE3A6" w:rsidR="00B81692" w:rsidRPr="00EC76D5" w:rsidRDefault="00B81692" w:rsidP="00B81692">
      <w:pPr>
        <w:pStyle w:val="Code"/>
      </w:pPr>
      <w:r w:rsidRPr="00EC76D5">
        <w:t xml:space="preserve">  private void </w:t>
      </w:r>
      <w:r w:rsidR="00D03DAF">
        <w:t>DeepFirstSearch</w:t>
      </w:r>
      <w:r w:rsidRPr="00EC76D5">
        <w:t>(VertexType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1060BC39" w:rsidR="00B81692" w:rsidRPr="00EC76D5" w:rsidRDefault="00B81692" w:rsidP="00B81692">
      <w:pPr>
        <w:pStyle w:val="Code"/>
      </w:pPr>
      <w:r w:rsidRPr="00EC76D5">
        <w:t xml:space="preserve">        </w:t>
      </w:r>
      <w:r w:rsidR="00D03DAF">
        <w:t>DeepFirstSearch</w:t>
      </w:r>
      <w:r w:rsidRPr="00EC76D5">
        <w:t>(neighbour,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875" w:name="_Toc481936451"/>
      <w:r w:rsidRPr="00EC76D5">
        <w:t xml:space="preserve">Directed </w:t>
      </w:r>
      <w:r w:rsidR="00163CD4" w:rsidRPr="00EC76D5">
        <w:t>Graph</w:t>
      </w:r>
      <w:bookmarkEnd w:id="5875"/>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r w:rsidRPr="00EC76D5">
        <w:t>DirectedGraph.java</w:t>
      </w:r>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23E753F1" w:rsidR="00F96565" w:rsidRPr="00EC76D5" w:rsidRDefault="00F96565" w:rsidP="00F96565">
      <w:pPr>
        <w:pStyle w:val="Code"/>
      </w:pPr>
      <w:r w:rsidRPr="00EC76D5">
        <w:t xml:space="preserve">      </w:t>
      </w:r>
      <w:r w:rsidR="00D03DAF">
        <w:t>DeepFirstSearch</w:t>
      </w:r>
      <w:r w:rsidRPr="00EC76D5">
        <w:t>(vertex,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222405CB" w:rsidR="00F96565" w:rsidRPr="00EC76D5" w:rsidRDefault="00F96565" w:rsidP="00F96565">
      <w:pPr>
        <w:pStyle w:val="Code"/>
      </w:pPr>
      <w:r w:rsidRPr="00EC76D5">
        <w:t xml:space="preserve">  private void </w:t>
      </w:r>
      <w:r w:rsidR="00D03DAF">
        <w:t>DeepFirstSearch</w:t>
      </w:r>
      <w:r w:rsidRPr="00EC76D5">
        <w:t>(VertexType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0352355D" w:rsidR="00F96565" w:rsidRPr="00EC76D5" w:rsidRDefault="00F96565" w:rsidP="00F96565">
      <w:pPr>
        <w:pStyle w:val="Code"/>
      </w:pPr>
      <w:r w:rsidRPr="00EC76D5">
        <w:t xml:space="preserve">        </w:t>
      </w:r>
      <w:r w:rsidR="00D03DAF">
        <w:t>DeepFirstSearch</w:t>
      </w:r>
      <w:r w:rsidRPr="00EC76D5">
        <w:t>(outNeighbour,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876" w:name="_Toc481936452"/>
      <w:r w:rsidRPr="00EC76D5">
        <w:t xml:space="preserve">The </w:t>
      </w:r>
      <w:r w:rsidR="002554E1" w:rsidRPr="00EC76D5">
        <w:t>Standard Library</w:t>
      </w:r>
      <w:bookmarkEnd w:id="5876"/>
    </w:p>
    <w:p w14:paraId="21B660CB" w14:textId="0EAC07D4" w:rsidR="00EE220E" w:rsidRPr="00EC76D5" w:rsidRDefault="00503728" w:rsidP="00265BDF">
      <w:pPr>
        <w:pStyle w:val="Rubrik2"/>
      </w:pPr>
      <w:bookmarkStart w:id="5877" w:name="_Toc481936453"/>
      <w:r w:rsidRPr="00EC76D5">
        <w:t>Integral and Floating Limits</w:t>
      </w:r>
      <w:bookmarkEnd w:id="5877"/>
    </w:p>
    <w:p w14:paraId="2F6FA423" w14:textId="77777777" w:rsidR="003D1398" w:rsidRPr="00EC76D5" w:rsidRDefault="003D1398" w:rsidP="003D1398">
      <w:pPr>
        <w:pStyle w:val="CodeListing"/>
        <w:rPr>
          <w:highlight w:val="white"/>
        </w:rPr>
      </w:pPr>
      <w:r w:rsidRPr="00EC76D5">
        <w:rPr>
          <w:highlight w:val="white"/>
        </w:rPr>
        <w:t>Limits.h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r w:rsidRPr="00EC76D5">
        <w:t>Float.h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878" w:name="_Toc481936454"/>
      <w:r w:rsidRPr="00EC76D5">
        <w:t>The A</w:t>
      </w:r>
      <w:r w:rsidR="00EE220E" w:rsidRPr="00EC76D5">
        <w:t>sser</w:t>
      </w:r>
      <w:r w:rsidR="008E5D1A" w:rsidRPr="00EC76D5">
        <w:t>t</w:t>
      </w:r>
      <w:r w:rsidRPr="00EC76D5">
        <w:t xml:space="preserve"> Macro</w:t>
      </w:r>
      <w:bookmarkEnd w:id="5878"/>
    </w:p>
    <w:p w14:paraId="492C07C6" w14:textId="0D69B5A8" w:rsidR="00F65771" w:rsidRPr="00EC76D5" w:rsidRDefault="00F65771" w:rsidP="00F65771">
      <w:pPr>
        <w:pStyle w:val="CodeListing"/>
      </w:pPr>
      <w:r w:rsidRPr="00EC76D5">
        <w:t>Assert.h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879" w:name="_Toc481936455"/>
      <w:r w:rsidRPr="00EC76D5">
        <w:t>Locale Data</w:t>
      </w:r>
      <w:bookmarkEnd w:id="5879"/>
    </w:p>
    <w:p w14:paraId="21A3CEC1" w14:textId="0F9ADEBB" w:rsidR="00265BDF" w:rsidRPr="00EC76D5" w:rsidRDefault="0062113D" w:rsidP="0062113D">
      <w:pPr>
        <w:pStyle w:val="CodeListing"/>
      </w:pPr>
      <w:r w:rsidRPr="00EC76D5">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r w:rsidRPr="00EC76D5">
        <w:t>Locale.c</w:t>
      </w:r>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880" w:name="_Toc481936456"/>
      <w:r w:rsidRPr="00EC76D5">
        <w:t>Character Types</w:t>
      </w:r>
      <w:bookmarkEnd w:id="5880"/>
    </w:p>
    <w:p w14:paraId="243F8CAB" w14:textId="55164455" w:rsidR="00EE220E" w:rsidRPr="00EC76D5" w:rsidRDefault="00B15CBB" w:rsidP="00B15CBB">
      <w:pPr>
        <w:pStyle w:val="CodeListing"/>
      </w:pPr>
      <w:r w:rsidRPr="00EC76D5">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r w:rsidRPr="00EC76D5">
        <w:t>CType.c</w:t>
      </w:r>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881" w:name="_Toc481936457"/>
      <w:r w:rsidRPr="00EC76D5">
        <w:t>S</w:t>
      </w:r>
      <w:r w:rsidR="00EE220E" w:rsidRPr="00EC76D5">
        <w:t>tring</w:t>
      </w:r>
      <w:r w:rsidRPr="00EC76D5">
        <w:t>s</w:t>
      </w:r>
      <w:bookmarkEnd w:id="5881"/>
    </w:p>
    <w:p w14:paraId="14ACCA1E" w14:textId="75D42039" w:rsidR="0078214F" w:rsidRPr="00EC76D5" w:rsidRDefault="0078214F" w:rsidP="0078214F">
      <w:pPr>
        <w:pStyle w:val="CodeListing"/>
      </w:pPr>
      <w:r w:rsidRPr="00EC76D5">
        <w:t>String.h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r w:rsidRPr="00EC76D5">
        <w:t>String.c</w:t>
      </w:r>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882" w:name="_Toc481936458"/>
      <w:r w:rsidRPr="00EC76D5">
        <w:t>Long Jumps</w:t>
      </w:r>
      <w:bookmarkEnd w:id="5882"/>
    </w:p>
    <w:p w14:paraId="00D8C1C3" w14:textId="69CB4E73" w:rsidR="00D62A8B" w:rsidRPr="00EC76D5" w:rsidRDefault="0004451D" w:rsidP="0004451D">
      <w:pPr>
        <w:pStyle w:val="CodeListing"/>
      </w:pPr>
      <w:r w:rsidRPr="00EC76D5">
        <w:t>SetJ</w:t>
      </w:r>
      <w:r w:rsidR="00D62A8B" w:rsidRPr="00EC76D5">
        <w:t>mp.h</w:t>
      </w:r>
    </w:p>
    <w:p w14:paraId="6EFB224F" w14:textId="77777777" w:rsidR="0004451D" w:rsidRPr="00EC76D5" w:rsidRDefault="0004451D" w:rsidP="0004451D">
      <w:pPr>
        <w:pStyle w:val="Code"/>
        <w:rPr>
          <w:highlight w:val="white"/>
        </w:rPr>
      </w:pPr>
      <w:r w:rsidRPr="00EC76D5">
        <w:rPr>
          <w:highlight w:val="white"/>
        </w:rPr>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r w:rsidRPr="00EC76D5">
        <w:t>SetJmp.c</w:t>
      </w:r>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883" w:name="_Toc481936459"/>
      <w:r w:rsidRPr="00EC76D5">
        <w:t>Mathematical Functions</w:t>
      </w:r>
      <w:bookmarkEnd w:id="5883"/>
    </w:p>
    <w:p w14:paraId="168DFE01" w14:textId="38A4EFE8" w:rsidR="00D62A8B" w:rsidRPr="00EC76D5" w:rsidRDefault="00555D55" w:rsidP="00555D55">
      <w:pPr>
        <w:pStyle w:val="CodeListing"/>
      </w:pPr>
      <w:r w:rsidRPr="00EC76D5">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r w:rsidRPr="00EC76D5">
        <w:rPr>
          <w:highlight w:val="white"/>
        </w:rPr>
        <w:t>Math.c</w:t>
      </w:r>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884" w:name="_Toc481936460"/>
      <w:r w:rsidRPr="00EC76D5">
        <w:t>Standard Input/Output</w:t>
      </w:r>
      <w:bookmarkEnd w:id="5884"/>
    </w:p>
    <w:p w14:paraId="3C220EF3" w14:textId="5E83221D" w:rsidR="00F67D04" w:rsidRPr="00EC76D5" w:rsidRDefault="00F67D04" w:rsidP="00F67D04">
      <w:pPr>
        <w:pStyle w:val="CodeListing"/>
      </w:pPr>
      <w:r w:rsidRPr="00EC76D5">
        <w:t>StdIO.h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885" w:name="_Toc481936461"/>
      <w:r w:rsidRPr="00EC76D5">
        <w:t>Printing</w:t>
      </w:r>
      <w:bookmarkEnd w:id="5885"/>
    </w:p>
    <w:p w14:paraId="07321D9D" w14:textId="58D08412" w:rsidR="00F67D04" w:rsidRPr="00EC76D5" w:rsidRDefault="00957919" w:rsidP="00957919">
      <w:pPr>
        <w:pStyle w:val="CodeListing"/>
      </w:pPr>
      <w:r w:rsidRPr="00EC76D5">
        <w:t>Printf.h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r w:rsidRPr="00EC76D5">
        <w:t>Printf.c</w:t>
      </w:r>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886" w:name="_Toc481936462"/>
      <w:r w:rsidRPr="00EC76D5">
        <w:t>Scanning</w:t>
      </w:r>
      <w:bookmarkEnd w:id="5886"/>
    </w:p>
    <w:p w14:paraId="29AFA940" w14:textId="00F6E791" w:rsidR="00594DB0" w:rsidRPr="00EC76D5" w:rsidRDefault="00594DB0" w:rsidP="00594DB0">
      <w:pPr>
        <w:pStyle w:val="CodeListing"/>
      </w:pPr>
      <w:r w:rsidRPr="00EC76D5">
        <w:t>Scanf.h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r w:rsidRPr="00EC76D5">
        <w:t>Scanf.c</w:t>
      </w:r>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887" w:name="_Toc481936463"/>
      <w:r w:rsidRPr="00EC76D5">
        <w:t>F</w:t>
      </w:r>
      <w:r w:rsidR="00AF06D6" w:rsidRPr="00EC76D5">
        <w:t xml:space="preserve">ile </w:t>
      </w:r>
      <w:r w:rsidRPr="00EC76D5">
        <w:t>H</w:t>
      </w:r>
      <w:r w:rsidR="00AF06D6" w:rsidRPr="00EC76D5">
        <w:t>andling</w:t>
      </w:r>
      <w:bookmarkEnd w:id="5887"/>
    </w:p>
    <w:p w14:paraId="174C04F8" w14:textId="43A51BB5" w:rsidR="00577582" w:rsidRPr="00EC76D5" w:rsidRDefault="006217C5" w:rsidP="006217C5">
      <w:pPr>
        <w:pStyle w:val="CodeListing"/>
      </w:pPr>
      <w:r w:rsidRPr="00EC76D5">
        <w:t>File.h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r w:rsidRPr="00EC76D5">
        <w:t>File.c</w:t>
      </w:r>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888" w:name="_Toc481936464"/>
      <w:r w:rsidRPr="00EC76D5">
        <w:t>The Standard Library</w:t>
      </w:r>
      <w:bookmarkEnd w:id="5888"/>
    </w:p>
    <w:p w14:paraId="6289FDFB" w14:textId="30681A00" w:rsidR="003420EA" w:rsidRPr="00EC76D5" w:rsidRDefault="003420EA" w:rsidP="003420EA">
      <w:pPr>
        <w:pStyle w:val="CodeListing"/>
      </w:pPr>
      <w:r w:rsidRPr="00EC76D5">
        <w:t>StdLib.h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r w:rsidRPr="00EC76D5">
        <w:t>StdLib.c</w:t>
      </w:r>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889" w:name="_Toc481936465"/>
      <w:r w:rsidRPr="00EC76D5">
        <w:t>T</w:t>
      </w:r>
      <w:r w:rsidR="00D62A8B" w:rsidRPr="00EC76D5">
        <w:t>ime</w:t>
      </w:r>
      <w:bookmarkEnd w:id="5889"/>
    </w:p>
    <w:p w14:paraId="4B568326" w14:textId="58C5640B" w:rsidR="00487292" w:rsidRPr="00EC76D5" w:rsidRDefault="00966D02" w:rsidP="00733EAC">
      <w:pPr>
        <w:pStyle w:val="CodeListing"/>
      </w:pPr>
      <w:r w:rsidRPr="00EC76D5">
        <w:t>T</w:t>
      </w:r>
      <w:r w:rsidR="00487292" w:rsidRPr="00EC76D5">
        <w:t>ime</w:t>
      </w:r>
      <w:r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r w:rsidRPr="00EC76D5">
        <w:t>Time.c</w:t>
      </w:r>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890" w:name="_Ref418406175"/>
      <w:bookmarkStart w:id="5891" w:name="_Toc481936466"/>
      <w:r w:rsidRPr="00EC76D5">
        <w:t>Main</w:t>
      </w:r>
      <w:r w:rsidR="001B32C0" w:rsidRPr="00EC76D5">
        <w:t>.java</w:t>
      </w:r>
      <w:bookmarkEnd w:id="5890"/>
      <w:bookmarkEnd w:id="5891"/>
    </w:p>
    <w:p w14:paraId="5A67EAB2" w14:textId="77777777" w:rsidR="007D596B" w:rsidRPr="00EC76D5" w:rsidRDefault="007D596B" w:rsidP="006A31DF">
      <w:pPr>
        <w:pStyle w:val="Rubrik1"/>
      </w:pPr>
      <w:bookmarkStart w:id="5892" w:name="_Ref417644950"/>
      <w:bookmarkStart w:id="5893" w:name="_Toc481936467"/>
      <w:r w:rsidRPr="00EC76D5">
        <w:t>The C Grammar</w:t>
      </w:r>
      <w:bookmarkEnd w:id="5892"/>
      <w:bookmarkEnd w:id="5893"/>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894" w:name="_Toc481936468"/>
      <w:r w:rsidRPr="00EC76D5">
        <w:t>The Preprocessor Grammar</w:t>
      </w:r>
      <w:bookmarkEnd w:id="5894"/>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895" w:name="_Toc481936469"/>
      <w:r w:rsidRPr="00EC76D5">
        <w:t xml:space="preserve">The </w:t>
      </w:r>
      <w:r w:rsidR="001C7B67" w:rsidRPr="00EC76D5">
        <w:t>Language</w:t>
      </w:r>
      <w:r w:rsidRPr="00EC76D5">
        <w:t xml:space="preserve"> Grammar</w:t>
      </w:r>
      <w:bookmarkEnd w:id="5895"/>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896" w:name="_Toc481936470"/>
      <w:r w:rsidRPr="00EC76D5">
        <w:t>A</w:t>
      </w:r>
      <w:r w:rsidR="00281D34" w:rsidRPr="00EC76D5">
        <w:t xml:space="preserve"> Crash Course in C</w:t>
      </w:r>
      <w:bookmarkEnd w:id="5896"/>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w:t>
      </w:r>
      <w:proofErr w:type="gramStart"/>
      <w:r w:rsidRPr="00EC76D5">
        <w:t>in order to</w:t>
      </w:r>
      <w:proofErr w:type="gramEnd"/>
      <w:r w:rsidRPr="00EC76D5">
        <w:t xml:space="preserve">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97" w:name="_Toc320485572"/>
      <w:bookmarkStart w:id="5898" w:name="_Toc323656681"/>
      <w:bookmarkStart w:id="5899" w:name="_Toc324085419"/>
      <w:bookmarkStart w:id="5900" w:name="_Toc383781071"/>
      <w:bookmarkStart w:id="5901" w:name="_Toc481936471"/>
      <w:r w:rsidRPr="00EC76D5">
        <w:t>The Compiler and the Linker</w:t>
      </w:r>
      <w:bookmarkEnd w:id="5897"/>
      <w:bookmarkEnd w:id="5898"/>
      <w:bookmarkEnd w:id="5899"/>
      <w:bookmarkEnd w:id="5900"/>
      <w:bookmarkEnd w:id="590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B44CD0" w:rsidRPr="003F7CF1" w:rsidRDefault="00B44CD0"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B44CD0" w:rsidRPr="003F7CF1" w:rsidRDefault="00B44CD0"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B44CD0" w:rsidRPr="003F7CF1" w:rsidRDefault="00B44CD0"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B44CD0" w:rsidRPr="003F7CF1" w:rsidRDefault="00B44CD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B44CD0" w:rsidRPr="003F7CF1" w:rsidRDefault="00B44CD0"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B44CD0" w:rsidRPr="003F7CF1" w:rsidRDefault="00B44CD0"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B44CD0" w:rsidRPr="003F7CF1" w:rsidRDefault="00B44CD0"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B44CD0" w:rsidRPr="003F7CF1" w:rsidRDefault="00B44CD0"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B44CD0" w:rsidRPr="003F7CF1" w:rsidRDefault="00B44CD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B44CD0" w:rsidRPr="003F7CF1" w:rsidRDefault="00B44CD0"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B44CD0" w:rsidRPr="003F7CF1" w:rsidRDefault="00B44CD0"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B44CD0" w:rsidRPr="003F7CF1" w:rsidRDefault="00B44CD0"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B44CD0" w:rsidRPr="003F7CF1" w:rsidRDefault="00B44CD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B44CD0" w:rsidRPr="003F7CF1" w:rsidRDefault="00B44CD0"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B44CD0" w:rsidRPr="003F7CF1" w:rsidRDefault="00B44CD0"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B44CD0" w:rsidRPr="003F7CF1" w:rsidRDefault="00B44CD0"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B44CD0" w:rsidRPr="003F7CF1" w:rsidRDefault="00B44CD0"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B44CD0" w:rsidRPr="003F7CF1" w:rsidRDefault="00B44CD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w:t>
      </w:r>
      <w:proofErr w:type="gramStart"/>
      <w:r w:rsidRPr="00EC76D5">
        <w:t>error</w:t>
      </w:r>
      <w:proofErr w:type="gramEnd"/>
      <w:r w:rsidRPr="00EC76D5">
        <w:t xml:space="preserve">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902" w:name="_Toc320485573"/>
      <w:bookmarkStart w:id="5903" w:name="_Toc323656682"/>
      <w:bookmarkStart w:id="5904" w:name="_Toc324085420"/>
      <w:bookmarkStart w:id="5905" w:name="_Toc383781072"/>
      <w:bookmarkStart w:id="5906" w:name="_Toc481936472"/>
      <w:r w:rsidRPr="00EC76D5">
        <w:t>The Hello-World Program</w:t>
      </w:r>
      <w:bookmarkEnd w:id="5902"/>
      <w:bookmarkEnd w:id="5903"/>
      <w:bookmarkEnd w:id="5904"/>
      <w:bookmarkEnd w:id="5905"/>
      <w:bookmarkEnd w:id="590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07" w:name="_Toc320485574"/>
      <w:bookmarkStart w:id="5908" w:name="_Toc323656683"/>
      <w:bookmarkStart w:id="5909" w:name="_Toc324085421"/>
      <w:bookmarkStart w:id="5910" w:name="_Toc383781073"/>
      <w:bookmarkStart w:id="5911" w:name="_Toc481936473"/>
      <w:r w:rsidRPr="00EC76D5">
        <w:t>Comments</w:t>
      </w:r>
      <w:bookmarkEnd w:id="5907"/>
      <w:bookmarkEnd w:id="5908"/>
      <w:bookmarkEnd w:id="5909"/>
      <w:bookmarkEnd w:id="5910"/>
      <w:bookmarkEnd w:id="591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w:t>
      </w:r>
      <w:proofErr w:type="gramStart"/>
      <w:r w:rsidRPr="00EC76D5">
        <w:t>comments, and</w:t>
      </w:r>
      <w:proofErr w:type="gramEnd"/>
      <w:r w:rsidRPr="00EC76D5">
        <w:t xml:space="preserve">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91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913" w:author="Stefan Björnander" w:date="2012-05-06T23:23:00Z">
          <w:pPr>
            <w:pStyle w:val="Rubrik2"/>
          </w:pPr>
        </w:pPrChange>
      </w:pPr>
      <w:bookmarkStart w:id="5914" w:name="_Toc323656684"/>
      <w:bookmarkStart w:id="5915" w:name="_Toc324085422"/>
      <w:bookmarkStart w:id="5916" w:name="_Toc383781074"/>
      <w:bookmarkStart w:id="5917" w:name="_Toc481936474"/>
      <w:r w:rsidRPr="00EC76D5">
        <w:t>Types and Variables</w:t>
      </w:r>
      <w:bookmarkEnd w:id="5912"/>
      <w:bookmarkEnd w:id="5914"/>
      <w:bookmarkEnd w:id="5915"/>
      <w:bookmarkEnd w:id="5916"/>
      <w:bookmarkEnd w:id="591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18" w:name="_Toc320485576"/>
      <w:bookmarkStart w:id="5919" w:name="_Toc323656685"/>
      <w:bookmarkStart w:id="5920" w:name="_Toc324085423"/>
      <w:bookmarkStart w:id="5921" w:name="_Toc383781075"/>
      <w:bookmarkStart w:id="5922" w:name="_Ref383781525"/>
      <w:bookmarkStart w:id="5923" w:name="_Toc481936475"/>
      <w:r w:rsidRPr="00EC76D5">
        <w:t>Simple Types</w:t>
      </w:r>
      <w:bookmarkEnd w:id="5918"/>
      <w:bookmarkEnd w:id="5919"/>
      <w:bookmarkEnd w:id="5920"/>
      <w:bookmarkEnd w:id="5921"/>
      <w:bookmarkEnd w:id="5922"/>
      <w:bookmarkEnd w:id="592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proofErr w:type="gramStart"/>
      <w:r w:rsidRPr="00EC76D5">
        <w:rPr>
          <w:rStyle w:val="CodeInText0"/>
        </w:rPr>
        <w:t>double</w:t>
      </w:r>
      <w:r w:rsidRPr="00EC76D5">
        <w:t>;</w:t>
      </w:r>
      <w:proofErr w:type="gramEnd"/>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4" w:name="_Toc320485577"/>
      <w:bookmarkStart w:id="5925" w:name="_Toc323656686"/>
      <w:bookmarkStart w:id="5926" w:name="_Toc324085424"/>
      <w:bookmarkStart w:id="5927" w:name="_Toc383781076"/>
      <w:bookmarkStart w:id="5928" w:name="_Toc481936476"/>
      <w:r w:rsidRPr="00EC76D5">
        <w:t>Variables</w:t>
      </w:r>
      <w:bookmarkEnd w:id="5924"/>
      <w:bookmarkEnd w:id="5925"/>
      <w:bookmarkEnd w:id="5926"/>
      <w:bookmarkEnd w:id="5927"/>
      <w:bookmarkEnd w:id="5928"/>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2F35C1">
        <w:t>initializer</w:t>
      </w:r>
      <w:r w:rsidRPr="00EC76D5">
        <w:t>ialize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B44CD0" w:rsidRPr="003F7CF1" w:rsidRDefault="00B44CD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B44CD0" w:rsidRPr="003F7CF1" w:rsidRDefault="00B44CD0"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B44CD0" w:rsidRPr="003F7CF1" w:rsidRDefault="00B44CD0"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B44CD0" w:rsidRPr="003F7CF1" w:rsidRDefault="00B44CD0"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B44CD0" w:rsidRPr="003F7CF1" w:rsidRDefault="00B44CD0"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B44CD0" w:rsidRPr="003F7CF1" w:rsidRDefault="00B44CD0"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B44CD0" w:rsidRPr="003F7CF1" w:rsidRDefault="00B44CD0"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B44CD0" w:rsidRPr="003F7CF1" w:rsidRDefault="00B44CD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B44CD0" w:rsidRPr="003F7CF1" w:rsidRDefault="00B44CD0"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B44CD0" w:rsidRPr="003F7CF1" w:rsidRDefault="00B44CD0"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B44CD0" w:rsidRPr="003F7CF1" w:rsidRDefault="00B44CD0"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B44CD0" w:rsidRPr="003F7CF1" w:rsidRDefault="00B44CD0"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B44CD0" w:rsidRPr="003F7CF1" w:rsidRDefault="00B44CD0"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B44CD0" w:rsidRPr="003F7CF1" w:rsidRDefault="00B44CD0"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B44CD0" w:rsidRPr="003F7CF1" w:rsidRDefault="00B44CD0"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B44CD0" w:rsidRPr="003F7CF1" w:rsidRDefault="00B44CD0"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9" w:name="_Toc320485578"/>
      <w:bookmarkStart w:id="5930" w:name="_Toc323656687"/>
      <w:bookmarkStart w:id="5931" w:name="_Toc324085425"/>
      <w:bookmarkStart w:id="5932" w:name="_Toc383781077"/>
      <w:bookmarkStart w:id="5933" w:name="_Toc481936477"/>
      <w:bookmarkStart w:id="5934" w:name="_Toc320485579"/>
      <w:r w:rsidRPr="00EC76D5">
        <w:t>Constants</w:t>
      </w:r>
      <w:bookmarkEnd w:id="5929"/>
      <w:bookmarkEnd w:id="5930"/>
      <w:bookmarkEnd w:id="5931"/>
      <w:bookmarkEnd w:id="5932"/>
      <w:bookmarkEnd w:id="593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5" w:name="_Toc323656688"/>
      <w:bookmarkStart w:id="5936" w:name="_Toc324085426"/>
      <w:bookmarkStart w:id="5937" w:name="_Toc383781078"/>
      <w:bookmarkStart w:id="5938" w:name="_Toc481936478"/>
      <w:r w:rsidRPr="00EC76D5">
        <w:t>Output</w:t>
      </w:r>
      <w:bookmarkEnd w:id="5934"/>
      <w:bookmarkEnd w:id="5935"/>
      <w:bookmarkEnd w:id="5936"/>
      <w:bookmarkEnd w:id="5937"/>
      <w:bookmarkEnd w:id="5938"/>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w:t>
      </w:r>
      <w:proofErr w:type="gramStart"/>
      <w:r w:rsidRPr="00EC76D5">
        <w:t>new-line</w:t>
      </w:r>
      <w:proofErr w:type="gramEnd"/>
      <w:r w:rsidRPr="00EC76D5">
        <w:t>.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9" w:name="_Toc320485580"/>
      <w:bookmarkStart w:id="5940" w:name="_Toc323656689"/>
      <w:bookmarkStart w:id="5941" w:name="_Toc324085427"/>
      <w:bookmarkStart w:id="5942" w:name="_Toc383781079"/>
      <w:bookmarkStart w:id="5943" w:name="_Toc481936479"/>
      <w:r w:rsidRPr="00EC76D5">
        <w:t>Input</w:t>
      </w:r>
      <w:bookmarkEnd w:id="5939"/>
      <w:bookmarkEnd w:id="5940"/>
      <w:bookmarkEnd w:id="5941"/>
      <w:bookmarkEnd w:id="5942"/>
      <w:bookmarkEnd w:id="5943"/>
    </w:p>
    <w:p w14:paraId="299686DD" w14:textId="77777777" w:rsidR="00E80032" w:rsidRPr="00EC76D5" w:rsidRDefault="00E80032" w:rsidP="00E80032">
      <w:r w:rsidRPr="00EC76D5">
        <w:t xml:space="preserve">The standard functions for input </w:t>
      </w:r>
      <w:proofErr w:type="gramStart"/>
      <w:r w:rsidRPr="00EC76D5">
        <w:t>is</w:t>
      </w:r>
      <w:proofErr w:type="gramEnd"/>
      <w:r w:rsidRPr="00EC76D5">
        <w:t xml:space="preserve">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proofErr w:type="gramStart"/>
      <w:r w:rsidRPr="00EC76D5">
        <w:t>Similar to</w:t>
      </w:r>
      <w:proofErr w:type="gramEnd"/>
      <w:r w:rsidRPr="00EC76D5">
        <w:t xml:space="preserve">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944"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94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6" w:name="_Toc323656690"/>
      <w:bookmarkStart w:id="5947" w:name="_Toc324085428"/>
      <w:bookmarkStart w:id="5948" w:name="_Toc383781080"/>
      <w:bookmarkStart w:id="5949" w:name="_Toc481936480"/>
      <w:r w:rsidRPr="00EC76D5">
        <w:t>Enumerations</w:t>
      </w:r>
      <w:bookmarkEnd w:id="5944"/>
      <w:bookmarkEnd w:id="5946"/>
      <w:bookmarkEnd w:id="5947"/>
      <w:bookmarkEnd w:id="5948"/>
      <w:bookmarkEnd w:id="594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0" w:name="_Toc320485582"/>
      <w:bookmarkStart w:id="5951" w:name="_Toc323656691"/>
      <w:bookmarkStart w:id="5952" w:name="_Toc324085429"/>
      <w:bookmarkStart w:id="5953" w:name="_Toc383781081"/>
      <w:bookmarkStart w:id="5954" w:name="_Toc481936481"/>
      <w:r w:rsidRPr="00EC76D5">
        <w:t>Arrays</w:t>
      </w:r>
      <w:bookmarkEnd w:id="5950"/>
      <w:bookmarkEnd w:id="5951"/>
      <w:bookmarkEnd w:id="5952"/>
      <w:bookmarkEnd w:id="5953"/>
      <w:bookmarkEnd w:id="595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B44CD0" w:rsidRPr="003F7CF1" w:rsidRDefault="00B44CD0"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B44CD0" w:rsidRPr="003F7CF1" w:rsidRDefault="00B44CD0"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B44CD0" w:rsidRPr="003F7CF1" w:rsidRDefault="00B44CD0"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B44CD0" w:rsidRPr="003F7CF1" w:rsidRDefault="00B44CD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B44CD0" w:rsidRPr="003F7CF1" w:rsidRDefault="00B44CD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B44CD0" w:rsidRPr="003F7CF1" w:rsidRDefault="00B44CD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B44CD0" w:rsidRPr="003F7CF1" w:rsidRDefault="00B44CD0"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B44CD0" w:rsidRPr="003F7CF1" w:rsidRDefault="00B44CD0"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B44CD0" w:rsidRPr="003F7CF1" w:rsidRDefault="00B44CD0"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B44CD0" w:rsidRPr="003F7CF1" w:rsidRDefault="00B44CD0"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B44CD0" w:rsidRPr="003F7CF1" w:rsidRDefault="00B44CD0"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B44CD0" w:rsidRPr="003F7CF1" w:rsidRDefault="00B44CD0"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B44CD0" w:rsidRPr="003F7CF1" w:rsidRDefault="00B44CD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B44CD0" w:rsidRPr="003F7CF1" w:rsidRDefault="00B44CD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B44CD0" w:rsidRPr="003F7CF1" w:rsidRDefault="00B44CD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B44CD0" w:rsidRPr="003F7CF1" w:rsidRDefault="00B44CD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B44CD0" w:rsidRPr="003F7CF1" w:rsidRDefault="00B44CD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B44CD0" w:rsidRPr="003F7CF1" w:rsidRDefault="00B44CD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B44CD0" w:rsidRPr="003F7CF1" w:rsidRDefault="00B44CD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B44CD0" w:rsidRPr="003F7CF1" w:rsidRDefault="00B44CD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B44CD0" w:rsidRPr="003F7CF1" w:rsidRDefault="00B44CD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B44CD0" w:rsidRPr="003F7CF1" w:rsidRDefault="00B44CD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B44CD0" w:rsidRPr="003F7CF1" w:rsidRDefault="00B44CD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B44CD0" w:rsidRPr="003F7CF1" w:rsidRDefault="00B44CD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B44CD0" w:rsidRPr="003F7CF1" w:rsidRDefault="00B44CD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B44CD0" w:rsidRPr="003F7CF1" w:rsidRDefault="00B44CD0"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B44CD0" w:rsidRPr="003F7CF1" w:rsidRDefault="00B44CD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B44CD0" w:rsidRPr="003F7CF1" w:rsidRDefault="00B44CD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B44CD0" w:rsidRPr="003F7CF1" w:rsidRDefault="00B44CD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B44CD0" w:rsidRPr="003F7CF1" w:rsidRDefault="00B44CD0"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B44CD0" w:rsidRPr="003F7CF1" w:rsidRDefault="00B44CD0"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B44CD0" w:rsidRPr="003F7CF1" w:rsidRDefault="00B44CD0"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B44CD0" w:rsidRPr="003F7CF1" w:rsidRDefault="00B44CD0"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B44CD0" w:rsidRPr="003F7CF1" w:rsidRDefault="00B44CD0"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B44CD0" w:rsidRPr="003F7CF1" w:rsidRDefault="00B44CD0"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B44CD0" w:rsidRPr="003F7CF1" w:rsidRDefault="00B44CD0"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B44CD0" w:rsidRPr="003F7CF1" w:rsidRDefault="00B44CD0"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B44CD0" w:rsidRPr="003F7CF1" w:rsidRDefault="00B44CD0"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B44CD0" w:rsidRPr="003F7CF1" w:rsidRDefault="00B44CD0"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B44CD0" w:rsidRPr="003F7CF1" w:rsidRDefault="00B44CD0"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B44CD0" w:rsidRPr="003F7CF1" w:rsidRDefault="00B44CD0"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B44CD0" w:rsidRPr="003F7CF1" w:rsidRDefault="00B44CD0"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B44CD0" w:rsidRPr="003F7CF1" w:rsidRDefault="00B44CD0"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B44CD0" w:rsidRPr="003F7CF1" w:rsidRDefault="00B44CD0"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B44CD0" w:rsidRPr="003F7CF1" w:rsidRDefault="00B44CD0"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B44CD0" w:rsidRPr="003F7CF1" w:rsidRDefault="00B44CD0"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B44CD0" w:rsidRPr="003F7CF1" w:rsidRDefault="00B44CD0"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B44CD0" w:rsidRPr="003F7CF1" w:rsidRDefault="00B44CD0"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B44CD0" w:rsidRPr="003F7CF1" w:rsidRDefault="00B44CD0"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B44CD0" w:rsidRPr="003F7CF1" w:rsidRDefault="00B44CD0"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B44CD0" w:rsidRPr="003F7CF1" w:rsidRDefault="00B44CD0"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B44CD0" w:rsidRPr="003F7CF1" w:rsidRDefault="00B44CD0"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B44CD0" w:rsidRPr="003F7CF1" w:rsidRDefault="00B44CD0"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B44CD0" w:rsidRPr="003F7CF1" w:rsidRDefault="00B44CD0"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B44CD0" w:rsidRPr="003F7CF1" w:rsidRDefault="00B44CD0"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B44CD0" w:rsidRPr="003F7CF1" w:rsidRDefault="00B44CD0"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B44CD0" w:rsidRPr="003F7CF1" w:rsidRDefault="00B44CD0"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B44CD0" w:rsidRPr="003F7CF1" w:rsidRDefault="00B44CD0"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B44CD0" w:rsidRPr="003F7CF1" w:rsidRDefault="00B44CD0"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B44CD0" w:rsidRPr="003F7CF1" w:rsidRDefault="00B44CD0"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B44CD0" w:rsidRPr="003F7CF1" w:rsidRDefault="00B44CD0"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B44CD0" w:rsidRPr="003F7CF1" w:rsidRDefault="00B44CD0"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B44CD0" w:rsidRPr="003F7CF1" w:rsidRDefault="00B44CD0"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B44CD0" w:rsidRPr="003F7CF1" w:rsidRDefault="00B44CD0"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B44CD0" w:rsidRPr="003F7CF1" w:rsidRDefault="00B44CD0"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B44CD0" w:rsidRPr="003F7CF1" w:rsidRDefault="00B44CD0"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B44CD0" w:rsidRPr="003F7CF1" w:rsidRDefault="00B44CD0"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B44CD0" w:rsidRPr="003F7CF1" w:rsidRDefault="00B44CD0"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5" w:name="_Toc320485583"/>
      <w:bookmarkStart w:id="5956" w:name="_Toc323656692"/>
      <w:bookmarkStart w:id="5957" w:name="_Toc324085430"/>
      <w:bookmarkStart w:id="5958" w:name="_Toc383781082"/>
      <w:bookmarkStart w:id="5959" w:name="_Toc481936482"/>
      <w:r w:rsidRPr="00EC76D5">
        <w:t>Characters and Strings</w:t>
      </w:r>
      <w:bookmarkEnd w:id="5955"/>
      <w:bookmarkEnd w:id="5956"/>
      <w:bookmarkEnd w:id="5957"/>
      <w:bookmarkEnd w:id="5958"/>
      <w:bookmarkEnd w:id="5959"/>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w:t>
      </w:r>
      <w:proofErr w:type="gramStart"/>
      <w:r w:rsidRPr="00EC76D5">
        <w:t>built in</w:t>
      </w:r>
      <w:proofErr w:type="gramEnd"/>
      <w:r w:rsidRPr="00EC76D5">
        <w:t xml:space="preserve">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B44CD0" w:rsidRPr="003F7CF1" w:rsidRDefault="00B44CD0"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B44CD0" w:rsidRPr="003F7CF1" w:rsidRDefault="00B44CD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B44CD0" w:rsidRPr="003F7CF1" w:rsidRDefault="00B44CD0"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B44CD0" w:rsidRPr="003F7CF1" w:rsidRDefault="00B44CD0"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B44CD0" w:rsidRPr="003F7CF1" w:rsidRDefault="00B44CD0"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B44CD0" w:rsidRPr="003F7CF1" w:rsidRDefault="00B44CD0"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B44CD0" w:rsidRPr="003F7CF1" w:rsidRDefault="00B44CD0"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B44CD0" w:rsidRPr="003F7CF1" w:rsidRDefault="00B44CD0"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0" w:name="_Toc323656693"/>
      <w:bookmarkStart w:id="5961" w:name="_Toc324085431"/>
      <w:bookmarkStart w:id="5962" w:name="_Toc383781083"/>
      <w:bookmarkStart w:id="5963" w:name="_Toc481936483"/>
      <w:r w:rsidRPr="00EC76D5">
        <w:t>The ASCII Table</w:t>
      </w:r>
      <w:bookmarkEnd w:id="5960"/>
      <w:bookmarkEnd w:id="5961"/>
      <w:bookmarkEnd w:id="5962"/>
      <w:bookmarkEnd w:id="5963"/>
    </w:p>
    <w:p w14:paraId="3B8A786D" w14:textId="59761AD2" w:rsidR="00E80032" w:rsidRPr="00EC76D5" w:rsidRDefault="00E80032" w:rsidP="00E80032">
      <w:r w:rsidRPr="00EC76D5">
        <w:t xml:space="preserve">So </w:t>
      </w:r>
      <w:proofErr w:type="gramStart"/>
      <w:r w:rsidRPr="00EC76D5">
        <w:t>far</w:t>
      </w:r>
      <w:proofErr w:type="gramEnd"/>
      <w:r w:rsidRPr="00EC76D5">
        <w:t xml:space="preserve">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545E00" w:rsidRPr="00EC76D5">
        <w:rPr>
          <w:b/>
          <w:bCs/>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4" w:name="_Toc320485584"/>
      <w:bookmarkStart w:id="5965" w:name="_Toc323656694"/>
      <w:bookmarkStart w:id="5966" w:name="_Toc324085432"/>
      <w:bookmarkStart w:id="5967" w:name="_Ref383780778"/>
      <w:bookmarkStart w:id="5968" w:name="_Toc383781084"/>
      <w:bookmarkStart w:id="5969" w:name="_Toc481936484"/>
      <w:r w:rsidRPr="00EC76D5">
        <w:t>Pointers</w:t>
      </w:r>
      <w:bookmarkEnd w:id="5964"/>
      <w:bookmarkEnd w:id="5965"/>
      <w:bookmarkEnd w:id="5966"/>
      <w:bookmarkEnd w:id="5967"/>
      <w:bookmarkEnd w:id="5968"/>
      <w:bookmarkEnd w:id="596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B44CD0" w:rsidRPr="003F7CF1" w:rsidRDefault="00B44CD0"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B44CD0" w:rsidRPr="003F7CF1" w:rsidRDefault="00B44CD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B44CD0" w:rsidRPr="003F7CF1" w:rsidRDefault="00B44CD0"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B44CD0" w:rsidRPr="003F7CF1" w:rsidRDefault="00B44CD0"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B44CD0" w:rsidRPr="003F7CF1" w:rsidRDefault="00B44CD0"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B44CD0" w:rsidRPr="003F7CF1" w:rsidRDefault="00B44CD0"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B44CD0" w:rsidRPr="003F7CF1" w:rsidRDefault="00B44CD0"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B44CD0" w:rsidRPr="003F7CF1" w:rsidRDefault="00B44CD0"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B44CD0" w:rsidRPr="003F7CF1" w:rsidRDefault="00B44CD0"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B44CD0" w:rsidRPr="003F7CF1" w:rsidRDefault="00B44CD0"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B44CD0" w:rsidRPr="003F7CF1" w:rsidRDefault="00B44CD0"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B44CD0" w:rsidRPr="003F7CF1" w:rsidRDefault="00B44CD0"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B44CD0" w:rsidRPr="003F7CF1" w:rsidRDefault="00B44CD0"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B44CD0" w:rsidRPr="003F7CF1" w:rsidRDefault="00B44CD0"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B44CD0" w:rsidRPr="003F7CF1" w:rsidRDefault="00B44CD0"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B44CD0" w:rsidRPr="003F7CF1" w:rsidRDefault="00B44CD0"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B44CD0" w:rsidRPr="003F7CF1" w:rsidRDefault="00B44CD0"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B44CD0" w:rsidRPr="003F7CF1" w:rsidRDefault="00B44CD0"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B44CD0" w:rsidRPr="003F7CF1" w:rsidRDefault="00B44CD0"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B44CD0" w:rsidRPr="003F7CF1" w:rsidRDefault="00B44CD0"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B44CD0" w:rsidRPr="003F7CF1" w:rsidRDefault="00B44CD0"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B44CD0" w:rsidRPr="003F7CF1" w:rsidRDefault="00B44CD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B44CD0" w:rsidRPr="003F7CF1" w:rsidRDefault="00B44CD0"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B44CD0" w:rsidRPr="003F7CF1" w:rsidRDefault="00B44CD0"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B44CD0" w:rsidRPr="003F7CF1" w:rsidRDefault="00B44CD0"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B44CD0" w:rsidRPr="003F7CF1" w:rsidRDefault="00B44CD0"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B44CD0" w:rsidRPr="003F7CF1" w:rsidRDefault="00B44CD0"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B44CD0" w:rsidRPr="003F7CF1" w:rsidRDefault="00B44CD0"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0" w:name="_Toc320485585"/>
      <w:bookmarkStart w:id="5971" w:name="_Toc323656695"/>
      <w:bookmarkStart w:id="5972" w:name="_Toc324085433"/>
      <w:bookmarkStart w:id="5973" w:name="_Toc383781085"/>
      <w:bookmarkStart w:id="5974" w:name="_Toc481936485"/>
      <w:r w:rsidRPr="00EC76D5">
        <w:t>Pointers and Dynamic Memory</w:t>
      </w:r>
      <w:bookmarkEnd w:id="5970"/>
      <w:bookmarkEnd w:id="5971"/>
      <w:bookmarkEnd w:id="5972"/>
      <w:bookmarkEnd w:id="5973"/>
      <w:bookmarkEnd w:id="597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B44CD0" w:rsidRPr="003F7CF1" w:rsidRDefault="00B44CD0"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B44CD0" w:rsidRPr="003F7CF1" w:rsidRDefault="00B44CD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B44CD0" w:rsidRPr="003F7CF1" w:rsidRDefault="00B44CD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B44CD0" w:rsidRPr="003F7CF1" w:rsidRDefault="00B44CD0"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B44CD0" w:rsidRPr="003F7CF1" w:rsidRDefault="00B44CD0"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B44CD0" w:rsidRPr="003F7CF1" w:rsidRDefault="00B44CD0"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B44CD0" w:rsidRPr="003F7CF1" w:rsidRDefault="00B44CD0"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B44CD0" w:rsidRPr="003F7CF1" w:rsidRDefault="00B44CD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B44CD0" w:rsidRPr="003F7CF1" w:rsidRDefault="00B44CD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B44CD0" w:rsidRPr="003F7CF1" w:rsidRDefault="00B44CD0"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B44CD0" w:rsidRPr="003F7CF1" w:rsidRDefault="00B44CD0"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B44CD0" w:rsidRPr="003F7CF1" w:rsidRDefault="00B44CD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B44CD0" w:rsidRPr="003F7CF1" w:rsidRDefault="00B44CD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B44CD0" w:rsidRPr="003F7CF1" w:rsidRDefault="00B44CD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B44CD0" w:rsidRPr="003F7CF1" w:rsidRDefault="00B44CD0"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B44CD0" w:rsidRPr="003F7CF1" w:rsidRDefault="00B44CD0"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B44CD0" w:rsidRPr="003F7CF1" w:rsidRDefault="00B44CD0"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B44CD0" w:rsidRPr="003F7CF1" w:rsidRDefault="00B44CD0"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B44CD0" w:rsidRPr="003F7CF1" w:rsidRDefault="00B44CD0"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B44CD0" w:rsidRPr="003F7CF1" w:rsidRDefault="00B44CD0"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B44CD0" w:rsidRPr="003F7CF1" w:rsidRDefault="00B44CD0"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B44CD0" w:rsidRPr="003F7CF1" w:rsidRDefault="00B44CD0"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B44CD0" w:rsidRPr="003F7CF1" w:rsidRDefault="00B44CD0"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B44CD0" w:rsidRPr="003F7CF1" w:rsidRDefault="00B44CD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B44CD0" w:rsidRPr="003F7CF1" w:rsidRDefault="00B44CD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B44CD0" w:rsidRPr="003F7CF1" w:rsidRDefault="00B44CD0"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B44CD0" w:rsidRPr="003F7CF1" w:rsidRDefault="00B44CD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B44CD0" w:rsidRPr="003F7CF1" w:rsidRDefault="00B44CD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B44CD0" w:rsidRPr="003F7CF1" w:rsidRDefault="00B44CD0"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B44CD0" w:rsidRPr="003F7CF1" w:rsidRDefault="00B44CD0"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B44CD0" w:rsidRPr="003F7CF1" w:rsidRDefault="00B44CD0"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B44CD0" w:rsidRPr="003F7CF1" w:rsidRDefault="00B44CD0"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B44CD0" w:rsidRPr="003F7CF1" w:rsidRDefault="00B44CD0"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B44CD0" w:rsidRPr="003F7CF1" w:rsidRDefault="00B44CD0"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 xml:space="preserve">The predefined constant NULL holds the pointer equivalence of the zero value. We say that the pointer is set to null. In a diagram, we can </w:t>
      </w:r>
      <w:proofErr w:type="gramStart"/>
      <w:r w:rsidRPr="00EC76D5">
        <w:t>simple</w:t>
      </w:r>
      <w:proofErr w:type="gramEnd"/>
      <w:r w:rsidRPr="00EC76D5">
        <w:t xml:space="preserv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B44CD0" w:rsidRPr="003F7CF1" w:rsidRDefault="00B44CD0"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B44CD0" w:rsidRPr="003F7CF1" w:rsidRDefault="00B44CD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B44CD0" w:rsidRPr="003F7CF1" w:rsidRDefault="00B44CD0"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B44CD0" w:rsidRPr="003F7CF1" w:rsidRDefault="00B44CD0"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B44CD0" w:rsidRPr="003F7CF1" w:rsidRDefault="00B44CD0"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B44CD0" w:rsidRPr="003F7CF1" w:rsidRDefault="00B44CD0"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B44CD0" w:rsidRPr="003F7CF1" w:rsidRDefault="00B44CD0"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B44CD0" w:rsidRPr="003F7CF1" w:rsidRDefault="00B44CD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B44CD0" w:rsidRPr="003F7CF1" w:rsidRDefault="00B44CD0"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B44CD0" w:rsidRPr="003F7CF1" w:rsidRDefault="00B44CD0"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w:t>
      </w:r>
      <w:proofErr w:type="gramStart"/>
      <w:r w:rsidRPr="00EC76D5">
        <w:t>actually marks</w:t>
      </w:r>
      <w:proofErr w:type="gramEnd"/>
      <w:r w:rsidRPr="00EC76D5">
        <w:t xml:space="preserve">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w:t>
      </w:r>
      <w:proofErr w:type="gramStart"/>
      <w:r w:rsidRPr="00EC76D5">
        <w:t>In spite of</w:t>
      </w:r>
      <w:proofErr w:type="gramEnd"/>
      <w:r w:rsidRPr="00EC76D5">
        <w:t xml:space="preserve">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B44CD0" w:rsidRPr="003F7CF1" w:rsidRDefault="00B44CD0"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B44CD0" w:rsidRPr="003F7CF1" w:rsidRDefault="00B44CD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B44CD0" w:rsidRPr="003F7CF1" w:rsidRDefault="00B44CD0"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B44CD0" w:rsidRPr="003F7CF1" w:rsidRDefault="00B44CD0"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B44CD0" w:rsidRPr="003F7CF1" w:rsidRDefault="00B44CD0"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B44CD0" w:rsidRPr="003F7CF1" w:rsidRDefault="00B44CD0"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proofErr w:type="gramStart"/>
      <w:r w:rsidRPr="00EC76D5">
        <w:rPr>
          <w:rStyle w:val="CodeInText0"/>
        </w:rPr>
        <w:t>p</w:t>
      </w:r>
      <w:proofErr w:type="gramEnd"/>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B44CD0" w:rsidRPr="003F7CF1" w:rsidRDefault="00B44CD0"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B44CD0" w:rsidRPr="003F7CF1" w:rsidRDefault="00B44CD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B44CD0" w:rsidRPr="003F7CF1" w:rsidRDefault="00B44CD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B44CD0" w:rsidRPr="003F7CF1" w:rsidRDefault="00B44CD0"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B44CD0" w:rsidRPr="003F7CF1" w:rsidRDefault="00B44CD0"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B44CD0" w:rsidRPr="003F7CF1" w:rsidRDefault="00B44CD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B44CD0" w:rsidRPr="003F7CF1" w:rsidRDefault="00B44CD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B44CD0" w:rsidRPr="003F7CF1" w:rsidRDefault="00B44CD0"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B44CD0" w:rsidRPr="003F7CF1" w:rsidRDefault="00B44CD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B44CD0" w:rsidRPr="003F7CF1" w:rsidRDefault="00B44CD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B44CD0" w:rsidRPr="003F7CF1" w:rsidRDefault="00B44CD0"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B44CD0" w:rsidRPr="003F7CF1" w:rsidRDefault="00B44CD0"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B44CD0" w:rsidRPr="003F7CF1" w:rsidRDefault="00B44CD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B44CD0" w:rsidRPr="003F7CF1" w:rsidRDefault="00B44CD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B44CD0" w:rsidRPr="003F7CF1" w:rsidRDefault="00B44CD0"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B44CD0" w:rsidRPr="003F7CF1" w:rsidRDefault="00B44CD0"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B44CD0" w:rsidRPr="003F7CF1" w:rsidRDefault="00B44CD0"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B44CD0" w:rsidRPr="003F7CF1" w:rsidRDefault="00B44CD0"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B44CD0" w:rsidRPr="003F7CF1" w:rsidRDefault="00B44CD0"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B44CD0" w:rsidRPr="003F7CF1" w:rsidRDefault="00B44CD0"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B44CD0" w:rsidRPr="003F7CF1" w:rsidRDefault="00B44CD0"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B44CD0" w:rsidRPr="003F7CF1" w:rsidRDefault="00B44CD0"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B44CD0" w:rsidRPr="003F7CF1" w:rsidRDefault="00B44CD0"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B44CD0" w:rsidRPr="003F7CF1" w:rsidRDefault="00B44CD0"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B44CD0" w:rsidRPr="003F7CF1" w:rsidRDefault="00B44CD0"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B44CD0" w:rsidRPr="003F7CF1" w:rsidRDefault="00B44CD0"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B44CD0" w:rsidRPr="003F7CF1" w:rsidRDefault="00B44CD0"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B44CD0" w:rsidRPr="003F7CF1" w:rsidRDefault="00B44CD0"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5" w:name="_Toc320485586"/>
      <w:bookmarkStart w:id="5976" w:name="_Toc323656696"/>
      <w:bookmarkStart w:id="5977" w:name="_Toc324085434"/>
      <w:bookmarkStart w:id="5978" w:name="_Toc383781086"/>
      <w:bookmarkStart w:id="5979" w:name="_Toc481936486"/>
      <w:r w:rsidRPr="00EC76D5">
        <w:t>Defining our own types</w:t>
      </w:r>
      <w:bookmarkEnd w:id="5975"/>
      <w:bookmarkEnd w:id="5976"/>
      <w:bookmarkEnd w:id="5977"/>
      <w:bookmarkEnd w:id="5978"/>
      <w:bookmarkEnd w:id="597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0" w:name="_Toc320485587"/>
      <w:bookmarkStart w:id="5981" w:name="_Toc323656697"/>
      <w:bookmarkStart w:id="5982" w:name="_Toc324085435"/>
      <w:bookmarkStart w:id="5983" w:name="_Toc383781087"/>
      <w:bookmarkStart w:id="5984" w:name="_Toc481936487"/>
      <w:r w:rsidRPr="00EC76D5">
        <w:t>The Type Size</w:t>
      </w:r>
      <w:bookmarkEnd w:id="5980"/>
      <w:bookmarkEnd w:id="5981"/>
      <w:bookmarkEnd w:id="5982"/>
      <w:bookmarkEnd w:id="5983"/>
      <w:bookmarkEnd w:id="5984"/>
    </w:p>
    <w:p w14:paraId="2A85A616" w14:textId="7C4815F2"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xml:space="preserve">, which exact </w:t>
      </w:r>
      <w:r w:rsidR="00C37108">
        <w:t>definition</w:t>
      </w:r>
      <w:r w:rsidRPr="00EC76D5">
        <w:t xml:space="preserve">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8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86" w:name="_Toc320485588"/>
      <w:bookmarkStart w:id="5987" w:name="_Toc323656698"/>
      <w:bookmarkStart w:id="5988" w:name="_Toc324085436"/>
      <w:bookmarkStart w:id="5989" w:name="_Toc383781088"/>
      <w:bookmarkStart w:id="5990" w:name="_Toc481936488"/>
      <w:r w:rsidRPr="00EC76D5">
        <w:t>Expressions and Operators</w:t>
      </w:r>
      <w:bookmarkEnd w:id="5986"/>
      <w:bookmarkEnd w:id="5987"/>
      <w:bookmarkEnd w:id="5988"/>
      <w:bookmarkEnd w:id="5989"/>
      <w:bookmarkEnd w:id="599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B44CD0" w:rsidRPr="003F7CF1" w:rsidRDefault="00B44CD0"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8932644"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B44CD0" w:rsidRPr="003F7CF1" w:rsidRDefault="00B44CD0"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B44CD0" w:rsidRPr="003F7CF1" w:rsidRDefault="00B44CD0"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B44CD0" w:rsidRPr="003F7CF1" w:rsidRDefault="00B44CD0"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B44CD0" w:rsidRPr="003F7CF1" w:rsidRDefault="00B44CD0"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8932644"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B44CD0" w:rsidRPr="003F7CF1" w:rsidRDefault="00B44CD0"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B44CD0" w:rsidRPr="003F7CF1" w:rsidRDefault="00B44CD0"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B44CD0" w:rsidRPr="003F7CF1" w:rsidRDefault="00B44CD0"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91" w:name="_Toc320485589"/>
      <w:bookmarkStart w:id="5992" w:name="_Toc323656699"/>
      <w:bookmarkStart w:id="5993" w:name="_Toc324085437"/>
      <w:bookmarkStart w:id="5994" w:name="_Toc383781089"/>
      <w:bookmarkStart w:id="5995" w:name="_Toc481936489"/>
      <w:r w:rsidRPr="00EC76D5">
        <w:t>Arithmetic Operators</w:t>
      </w:r>
      <w:bookmarkEnd w:id="5991"/>
      <w:bookmarkEnd w:id="5992"/>
      <w:bookmarkEnd w:id="5993"/>
      <w:bookmarkEnd w:id="5994"/>
      <w:bookmarkEnd w:id="599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gives the remainder of integer division. If we mix integral and floating types in the expression, the result will have floating type. The modulo 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996" w:name="_Toc320485590"/>
      <w:bookmarkStart w:id="5997" w:name="_Toc323656700"/>
      <w:bookmarkStart w:id="5998" w:name="_Toc324085438"/>
      <w:bookmarkStart w:id="5999" w:name="_Toc383781090"/>
      <w:bookmarkStart w:id="6000" w:name="_Toc481936490"/>
      <w:r w:rsidRPr="00EC76D5">
        <w:rPr>
          <w:rStyle w:val="Italic"/>
          <w:i w:val="0"/>
        </w:rPr>
        <w:t>Pointer Arithmetic</w:t>
      </w:r>
      <w:bookmarkEnd w:id="5996"/>
      <w:bookmarkEnd w:id="5997"/>
      <w:bookmarkEnd w:id="5998"/>
      <w:bookmarkEnd w:id="5999"/>
      <w:bookmarkEnd w:id="600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B44CD0" w:rsidRPr="003F7CF1" w:rsidRDefault="00B44CD0"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B44CD0" w:rsidRPr="003F7CF1" w:rsidRDefault="00B44CD0"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B44CD0" w:rsidRPr="003F7CF1" w:rsidRDefault="00B44CD0"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B44CD0" w:rsidRPr="003F7CF1" w:rsidRDefault="00B44CD0"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B44CD0" w:rsidRPr="003F7CF1" w:rsidRDefault="00B44CD0"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B44CD0" w:rsidRPr="003F7CF1" w:rsidRDefault="00B44CD0"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B44CD0" w:rsidRPr="003F7CF1" w:rsidRDefault="00B44CD0"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B44CD0" w:rsidRPr="003F7CF1" w:rsidRDefault="00B44CD0"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B44CD0" w:rsidRPr="003F7CF1" w:rsidRDefault="00B44CD0"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B44CD0" w:rsidRPr="003F7CF1" w:rsidRDefault="00B44CD0"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B44CD0" w:rsidRPr="003F7CF1" w:rsidRDefault="00B44CD0"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B44CD0" w:rsidRPr="003F7CF1" w:rsidRDefault="00B44CD0"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B44CD0" w:rsidRPr="003F7CF1" w:rsidRDefault="00B44CD0"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B44CD0" w:rsidRPr="003F7CF1" w:rsidRDefault="00B44CD0"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B44CD0" w:rsidRPr="003F7CF1" w:rsidRDefault="00B44CD0"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B44CD0" w:rsidRPr="003F7CF1" w:rsidRDefault="00B44CD0"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B44CD0" w:rsidRPr="003F7CF1" w:rsidRDefault="00B44CD0"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B44CD0" w:rsidRPr="003F7CF1" w:rsidRDefault="00B44CD0"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B44CD0" w:rsidRPr="003F7CF1" w:rsidRDefault="00B44CD0"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B44CD0" w:rsidRPr="003F7CF1" w:rsidRDefault="00B44CD0"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r w:rsidR="00B02345">
        <w:t>dereference</w:t>
      </w:r>
      <w:r w:rsidRPr="00EC76D5">
        <w:t xml:space="preserve">ereeing of pointers together with pointer arithmetic. The second and third lines of the following code are </w:t>
      </w:r>
      <w:proofErr w:type="gramStart"/>
      <w:r w:rsidRPr="00EC76D5">
        <w:t xml:space="preserve">by </w:t>
      </w:r>
      <w:r w:rsidR="00C37108">
        <w:t>definition</w:t>
      </w:r>
      <w:r w:rsidRPr="00EC76D5">
        <w:t xml:space="preserve"> interchangeable</w:t>
      </w:r>
      <w:proofErr w:type="gramEnd"/>
      <w:r w:rsidRPr="00EC76D5">
        <w:t>.</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1" w:name="_Toc320485591"/>
      <w:bookmarkStart w:id="6002" w:name="_Toc323656701"/>
      <w:bookmarkStart w:id="6003" w:name="_Toc324085439"/>
      <w:bookmarkStart w:id="6004" w:name="_Toc383781091"/>
      <w:bookmarkStart w:id="6005" w:name="_Toc481936491"/>
      <w:r w:rsidRPr="00EC76D5">
        <w:t>Increment and decrement</w:t>
      </w:r>
      <w:bookmarkEnd w:id="6001"/>
      <w:bookmarkEnd w:id="6002"/>
      <w:bookmarkEnd w:id="6003"/>
      <w:bookmarkEnd w:id="6004"/>
      <w:bookmarkEnd w:id="600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 xml:space="preserve">However, there is a difference between prefix and postfix increment or decrement. In the prefix case below, the subtraction occurs </w:t>
      </w:r>
      <w:proofErr w:type="gramStart"/>
      <w:r w:rsidRPr="00EC76D5">
        <w:t>first</w:t>
      </w:r>
      <w:proofErr w:type="gramEnd"/>
      <w:r w:rsidRPr="00EC76D5">
        <w:t xml:space="preserve">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6" w:name="_Toc320485592"/>
      <w:bookmarkStart w:id="6007" w:name="_Toc323656702"/>
      <w:bookmarkStart w:id="6008" w:name="_Toc324085440"/>
      <w:bookmarkStart w:id="6009" w:name="_Toc383781092"/>
      <w:bookmarkStart w:id="6010" w:name="_Toc481936492"/>
      <w:r w:rsidRPr="00EC76D5">
        <w:t>Relational Operators</w:t>
      </w:r>
      <w:bookmarkEnd w:id="6006"/>
      <w:bookmarkEnd w:id="6007"/>
      <w:bookmarkEnd w:id="6008"/>
      <w:bookmarkEnd w:id="6009"/>
      <w:bookmarkEnd w:id="601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1" w:name="_Toc320485593"/>
      <w:bookmarkStart w:id="6012" w:name="_Toc323656703"/>
      <w:bookmarkStart w:id="6013" w:name="_Toc324085441"/>
      <w:bookmarkStart w:id="6014" w:name="_Toc383781093"/>
      <w:bookmarkStart w:id="6015" w:name="_Toc481936493"/>
      <w:r w:rsidRPr="00EC76D5">
        <w:t>Logical Operators</w:t>
      </w:r>
      <w:bookmarkEnd w:id="6011"/>
      <w:bookmarkEnd w:id="6012"/>
      <w:bookmarkEnd w:id="6013"/>
      <w:bookmarkEnd w:id="6014"/>
      <w:bookmarkEnd w:id="601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gramStart"/>
      <w:r w:rsidRPr="00EC76D5">
        <w:rPr>
          <w:rStyle w:val="CodeInText0"/>
        </w:rPr>
        <w:t>i !</w:t>
      </w:r>
      <w:proofErr w:type="gramEnd"/>
      <w:r w:rsidRPr="00EC76D5">
        <w:rPr>
          <w:rStyle w:val="CodeInText0"/>
        </w:rPr>
        <w:t>=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6" w:name="_Toc320485594"/>
      <w:bookmarkStart w:id="6017" w:name="_Toc323656704"/>
      <w:bookmarkStart w:id="6018" w:name="_Toc324085442"/>
      <w:bookmarkStart w:id="6019" w:name="_Toc383781094"/>
      <w:bookmarkStart w:id="6020" w:name="_Toc481936494"/>
      <w:r w:rsidRPr="00EC76D5">
        <w:t>Bitwise Operators</w:t>
      </w:r>
      <w:bookmarkEnd w:id="6016"/>
      <w:bookmarkEnd w:id="6017"/>
      <w:bookmarkEnd w:id="6018"/>
      <w:bookmarkEnd w:id="6019"/>
      <w:bookmarkEnd w:id="602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8932639"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8932640"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1" w:name="_Toc320485595"/>
      <w:bookmarkStart w:id="6022" w:name="_Toc323656705"/>
      <w:bookmarkStart w:id="6023" w:name="_Toc324085443"/>
      <w:bookmarkStart w:id="6024" w:name="_Toc383781095"/>
      <w:bookmarkStart w:id="6025" w:name="_Toc481936495"/>
      <w:r w:rsidRPr="00EC76D5">
        <w:t>Assignment</w:t>
      </w:r>
      <w:bookmarkEnd w:id="6021"/>
      <w:bookmarkEnd w:id="6022"/>
      <w:bookmarkEnd w:id="6023"/>
      <w:bookmarkEnd w:id="6024"/>
      <w:bookmarkEnd w:id="602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6" w:name="_Toc320485596"/>
      <w:bookmarkStart w:id="6027" w:name="_Toc323656706"/>
      <w:bookmarkStart w:id="6028" w:name="_Toc324085444"/>
      <w:bookmarkStart w:id="6029" w:name="_Toc383781096"/>
      <w:bookmarkStart w:id="6030" w:name="_Toc481936496"/>
      <w:r w:rsidRPr="00EC76D5">
        <w:t>The Condition Operator</w:t>
      </w:r>
      <w:bookmarkEnd w:id="6026"/>
      <w:bookmarkEnd w:id="6027"/>
      <w:bookmarkEnd w:id="6028"/>
      <w:bookmarkEnd w:id="6029"/>
      <w:bookmarkEnd w:id="603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w:t>
      </w:r>
      <w:proofErr w:type="gramStart"/>
      <w:r w:rsidRPr="00EC76D5">
        <w:t>evaluated</w:t>
      </w:r>
      <w:proofErr w:type="gramEnd"/>
      <w:r w:rsidRPr="00EC76D5">
        <w:t xml:space="preserve"> and its value is returned. If the first expression instead is false, the third expression is </w:t>
      </w:r>
      <w:proofErr w:type="gramStart"/>
      <w:r w:rsidRPr="00EC76D5">
        <w:t>evaluated</w:t>
      </w:r>
      <w:proofErr w:type="gramEnd"/>
      <w:r w:rsidRPr="00EC76D5">
        <w:t xml:space="preserve">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1" w:name="_Toc320485597"/>
      <w:bookmarkStart w:id="6032" w:name="_Toc323656707"/>
      <w:bookmarkStart w:id="6033" w:name="_Toc324085445"/>
      <w:bookmarkStart w:id="6034" w:name="_Toc383781097"/>
      <w:bookmarkStart w:id="6035" w:name="_Toc481936497"/>
      <w:r w:rsidRPr="00EC76D5">
        <w:t>Precedence and Associatively</w:t>
      </w:r>
      <w:bookmarkEnd w:id="6031"/>
      <w:bookmarkEnd w:id="6032"/>
      <w:bookmarkEnd w:id="6033"/>
      <w:bookmarkEnd w:id="6034"/>
      <w:bookmarkEnd w:id="603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t>+ -</w:t>
            </w:r>
          </w:p>
        </w:tc>
        <w:tc>
          <w:tcPr>
            <w:tcW w:w="2108" w:type="dxa"/>
          </w:tcPr>
          <w:p w14:paraId="39E29F22" w14:textId="77777777" w:rsidR="00E80032" w:rsidRPr="00EC76D5" w:rsidRDefault="00E80032" w:rsidP="000803FF">
            <w:r w:rsidRPr="00EC76D5">
              <w:t>Left to Right</w:t>
            </w:r>
          </w:p>
          <w:p w14:paraId="45FFB198" w14:textId="77777777" w:rsidR="00E80032" w:rsidRPr="00EC76D5" w:rsidRDefault="00E80032" w:rsidP="000803FF">
            <w:r w:rsidRPr="00EC76D5">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036" w:name="_Toc320485598"/>
      <w:bookmarkStart w:id="6037" w:name="_Toc323656708"/>
      <w:bookmarkStart w:id="6038" w:name="_Toc324085446"/>
      <w:bookmarkStart w:id="6039" w:name="_Toc383781098"/>
      <w:bookmarkStart w:id="6040" w:name="_Toc481936498"/>
      <w:r w:rsidRPr="00EC76D5">
        <w:t>Statements</w:t>
      </w:r>
      <w:bookmarkEnd w:id="6036"/>
      <w:bookmarkEnd w:id="6037"/>
      <w:bookmarkEnd w:id="6038"/>
      <w:bookmarkEnd w:id="6039"/>
      <w:bookmarkEnd w:id="604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proofErr w:type="gramStart"/>
            <w:r w:rsidRPr="00EC76D5">
              <w:t>expression ;</w:t>
            </w:r>
            <w:proofErr w:type="gramEnd"/>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1" w:name="_Toc320485599"/>
      <w:bookmarkStart w:id="6042" w:name="_Toc323656709"/>
      <w:bookmarkStart w:id="6043" w:name="_Toc324085447"/>
      <w:bookmarkStart w:id="6044" w:name="_Toc383781099"/>
      <w:bookmarkStart w:id="6045" w:name="_Toc481936499"/>
      <w:r w:rsidRPr="00EC76D5">
        <w:t>Selection statements</w:t>
      </w:r>
      <w:bookmarkEnd w:id="6041"/>
      <w:bookmarkEnd w:id="6042"/>
      <w:bookmarkEnd w:id="6043"/>
      <w:bookmarkEnd w:id="6044"/>
      <w:bookmarkEnd w:id="604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t xml:space="preserve">As all values not equal to zero are interpreted as true, the following statement is equivalent with the previous </w:t>
      </w:r>
      <w:proofErr w:type="gramStart"/>
      <w:r w:rsidRPr="00EC76D5">
        <w:t>one.fexacltly</w:t>
      </w:r>
      <w:proofErr w:type="gramEnd"/>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w:t>
      </w:r>
      <w:proofErr w:type="gramStart"/>
      <w:r w:rsidRPr="00EC76D5">
        <w:t>part</w:t>
      </w:r>
      <w:proofErr w:type="gramEnd"/>
      <w:r w:rsidRPr="00EC76D5">
        <w:t xml:space="preserve">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w:t>
      </w:r>
      <w:proofErr w:type="gramStart"/>
      <w:r w:rsidRPr="00EC76D5">
        <w:t>to do</w:t>
      </w:r>
      <w:proofErr w:type="gramEnd"/>
      <w:r w:rsidRPr="00EC76D5">
        <w:t xml:space="preserve">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w:t>
      </w:r>
      <w:proofErr w:type="gramStart"/>
      <w:r w:rsidRPr="00EC76D5">
        <w:t>simple</w:t>
      </w:r>
      <w:proofErr w:type="gramEnd"/>
      <w:r w:rsidRPr="00EC76D5">
        <w:t xml:space="preserv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6" w:name="_Toc320485600"/>
      <w:bookmarkStart w:id="6047" w:name="_Toc323656710"/>
      <w:bookmarkStart w:id="6048" w:name="_Toc324085448"/>
      <w:bookmarkStart w:id="6049" w:name="_Toc383781100"/>
      <w:bookmarkStart w:id="6050" w:name="_Toc481936500"/>
      <w:r w:rsidRPr="00EC76D5">
        <w:t>Iteration statements</w:t>
      </w:r>
      <w:bookmarkEnd w:id="6046"/>
      <w:bookmarkEnd w:id="6047"/>
      <w:bookmarkEnd w:id="6048"/>
      <w:bookmarkEnd w:id="6049"/>
      <w:bookmarkEnd w:id="6050"/>
    </w:p>
    <w:p w14:paraId="42AEC87A" w14:textId="77777777" w:rsidR="00E80032" w:rsidRPr="00EC76D5" w:rsidRDefault="00E80032" w:rsidP="00E80032">
      <w:r w:rsidRPr="00EC76D5">
        <w:t xml:space="preserve">Iteration statements, also called loops, iterate one or several statements as long as a certain condition is </w:t>
      </w:r>
      <w:proofErr w:type="gramStart"/>
      <w:r w:rsidRPr="00EC76D5">
        <w:t>true;</w:t>
      </w:r>
      <w:proofErr w:type="gramEnd"/>
      <w:r w:rsidRPr="00EC76D5">
        <w:t xml:space="preserve"> </w:t>
      </w:r>
      <w:r w:rsidRPr="00EC76D5">
        <w:rPr>
          <w:rStyle w:val="CodeInText0"/>
        </w:rPr>
        <w:t>while</w:t>
      </w:r>
      <w:r w:rsidRPr="00EC76D5">
        <w:t xml:space="preserve"> is the simplest loop. It repeats one statement or a block of statements </w:t>
      </w:r>
      <w:proofErr w:type="gramStart"/>
      <w:r w:rsidRPr="00EC76D5">
        <w:t>as long as</w:t>
      </w:r>
      <w:proofErr w:type="gramEnd"/>
      <w:r w:rsidRPr="00EC76D5">
        <w:t xml:space="preserve">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w:t>
      </w:r>
      <w:proofErr w:type="gramStart"/>
      <w:r w:rsidRPr="00EC76D5">
        <w:t>in order to</w:t>
      </w:r>
      <w:proofErr w:type="gramEnd"/>
      <w:r w:rsidRPr="00EC76D5">
        <w:t xml:space="preserve">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2F35C1">
        <w:t>initializer</w:t>
      </w:r>
      <w:r w:rsidRPr="00EC76D5">
        <w:t xml:space="preserve">ializes the variable, the repetition continues as long as the second expression is </w:t>
      </w:r>
      <w:proofErr w:type="gramStart"/>
      <w:r w:rsidRPr="00EC76D5">
        <w:t>true</w:t>
      </w:r>
      <w:proofErr w:type="gramEnd"/>
      <w:r w:rsidRPr="00EC76D5">
        <w:t xml:space="preserv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proofErr w:type="gramStart"/>
      <w:r w:rsidRPr="00EC76D5">
        <w:t>Similar to</w:t>
      </w:r>
      <w:proofErr w:type="gramEnd"/>
      <w:r w:rsidRPr="00EC76D5">
        <w:t xml:space="preserve"> the </w:t>
      </w:r>
      <w:r w:rsidRPr="00EC76D5">
        <w:rPr>
          <w:rStyle w:val="CodeInText0"/>
        </w:rPr>
        <w:t>switch</w:t>
      </w:r>
      <w:r w:rsidRPr="00EC76D5">
        <w:t xml:space="preserve"> statement, an iteration statement can be interrupted by the break statement. Below is an inf</w:t>
      </w:r>
      <w:r w:rsidR="002F35C1">
        <w:t>initializer</w:t>
      </w:r>
      <w:r w:rsidRPr="00EC76D5">
        <w: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t>
      </w:r>
      <w:proofErr w:type="gramStart"/>
      <w:r w:rsidRPr="00EC76D5">
        <w:t>with the exception of</w:t>
      </w:r>
      <w:proofErr w:type="gramEnd"/>
      <w:r w:rsidRPr="00EC76D5">
        <w:t xml:space="preserve">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w:t>
      </w:r>
      <w:r w:rsidR="002F35C1">
        <w:t>initializer</w:t>
      </w:r>
      <w:r w:rsidRPr="00EC76D5">
        <w:t xml:space="preserve">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1" w:name="_Toc320485601"/>
      <w:bookmarkStart w:id="6052" w:name="_Toc323656711"/>
      <w:bookmarkStart w:id="6053" w:name="_Toc324085449"/>
      <w:bookmarkStart w:id="6054" w:name="_Toc383781101"/>
      <w:bookmarkStart w:id="6055" w:name="_Toc481936501"/>
      <w:r w:rsidRPr="00EC76D5">
        <w:t>Jump statements</w:t>
      </w:r>
      <w:bookmarkEnd w:id="6051"/>
      <w:bookmarkEnd w:id="6052"/>
      <w:bookmarkEnd w:id="6053"/>
      <w:bookmarkEnd w:id="6054"/>
      <w:bookmarkEnd w:id="605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6" w:name="_Toc320485602"/>
      <w:bookmarkStart w:id="6057" w:name="_Toc323656712"/>
      <w:bookmarkStart w:id="6058" w:name="_Toc324085450"/>
      <w:bookmarkStart w:id="6059" w:name="_Toc383781102"/>
      <w:bookmarkStart w:id="6060" w:name="_Toc481936502"/>
      <w:r w:rsidRPr="00EC76D5">
        <w:t>Expression statements</w:t>
      </w:r>
      <w:bookmarkEnd w:id="6056"/>
      <w:bookmarkEnd w:id="6057"/>
      <w:bookmarkEnd w:id="6058"/>
      <w:bookmarkEnd w:id="6059"/>
      <w:bookmarkEnd w:id="606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w:t>
      </w:r>
      <w:proofErr w:type="gramStart"/>
      <w:r w:rsidRPr="00EC76D5">
        <w:t>are allowed to</w:t>
      </w:r>
      <w:proofErr w:type="gramEnd"/>
      <w:r w:rsidRPr="00EC76D5">
        <w:t xml:space="preserve">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1" w:name="_Toc323656713"/>
      <w:bookmarkStart w:id="6062" w:name="_Toc324085451"/>
      <w:bookmarkStart w:id="6063" w:name="_Toc383781103"/>
      <w:bookmarkStart w:id="6064" w:name="_Toc481936503"/>
      <w:r w:rsidRPr="00EC76D5">
        <w:t>Volatile</w:t>
      </w:r>
      <w:bookmarkEnd w:id="6061"/>
      <w:bookmarkEnd w:id="6062"/>
      <w:bookmarkEnd w:id="6063"/>
      <w:bookmarkEnd w:id="606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06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066" w:author="Stefan Björnander" w:date="2012-05-06T21:16:00Z">
          <w:pPr>
            <w:pStyle w:val="CommandLine"/>
          </w:pPr>
        </w:pPrChange>
      </w:pPr>
    </w:p>
    <w:p w14:paraId="0D44E5CA" w14:textId="77777777" w:rsidR="00E80032" w:rsidRPr="00EC76D5" w:rsidRDefault="00E80032">
      <w:pPr>
        <w:pStyle w:val="Code"/>
        <w:pPrChange w:id="6067" w:author="Stefan Björnander" w:date="2012-05-06T21:16:00Z">
          <w:pPr>
            <w:pStyle w:val="CommandLine"/>
          </w:pPr>
        </w:pPrChange>
      </w:pPr>
      <w:r w:rsidRPr="00EC76D5">
        <w:rPr>
          <w:rFonts w:eastAsia="Times New Roman"/>
          <w:noProof w:val="0"/>
          <w:color w:val="000000" w:themeColor="text1"/>
          <w:rPrChange w:id="6068"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606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07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071" w:name="_Toc320485603"/>
      <w:bookmarkStart w:id="6072" w:name="_Toc323656714"/>
      <w:bookmarkStart w:id="6073" w:name="_Toc324085452"/>
      <w:bookmarkStart w:id="6074" w:name="_Toc383781104"/>
      <w:bookmarkStart w:id="6075" w:name="_Toc481936504"/>
      <w:r w:rsidRPr="00EC76D5">
        <w:t>Functions</w:t>
      </w:r>
      <w:bookmarkEnd w:id="6071"/>
      <w:bookmarkEnd w:id="6072"/>
      <w:bookmarkEnd w:id="6073"/>
      <w:bookmarkEnd w:id="6074"/>
      <w:bookmarkEnd w:id="607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B44CD0" w:rsidRPr="003F7CF1" w:rsidRDefault="00B44CD0"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B44CD0" w:rsidRPr="003F7CF1" w:rsidRDefault="00B44CD0"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B44CD0" w:rsidRPr="003F7CF1" w:rsidRDefault="00B44CD0"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B44CD0" w:rsidRPr="003F7CF1" w:rsidRDefault="00B44CD0"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B44CD0" w:rsidRPr="003F7CF1" w:rsidRDefault="00B44CD0"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B44CD0" w:rsidRPr="003F7CF1" w:rsidRDefault="00B44CD0"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B44CD0" w:rsidRPr="003F7CF1" w:rsidRDefault="00B44CD0"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B44CD0" w:rsidRPr="003F7CF1" w:rsidRDefault="00B44CD0"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B44CD0" w:rsidRPr="003F7CF1" w:rsidRDefault="00B44CD0"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B44CD0" w:rsidRPr="003F7CF1" w:rsidRDefault="00B44CD0"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B44CD0" w:rsidRPr="003F7CF1" w:rsidRDefault="00B44CD0"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B44CD0" w:rsidRPr="003F7CF1" w:rsidRDefault="00B44CD0"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076" w:name="_Toc320485604"/>
      <w:bookmarkStart w:id="6077" w:name="_Toc323656715"/>
      <w:bookmarkStart w:id="6078" w:name="_Toc324085453"/>
      <w:bookmarkStart w:id="6079" w:name="_Toc383781105"/>
      <w:bookmarkStart w:id="6080" w:name="_Toc481936505"/>
      <w:r w:rsidRPr="00EC76D5">
        <w:t>Void Functions</w:t>
      </w:r>
      <w:bookmarkEnd w:id="6076"/>
      <w:bookmarkEnd w:id="6077"/>
      <w:bookmarkEnd w:id="6078"/>
      <w:bookmarkEnd w:id="6079"/>
      <w:bookmarkEnd w:id="608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w:t>
      </w:r>
      <w:proofErr w:type="gramStart"/>
      <w:r w:rsidRPr="00EC76D5">
        <w:t>type in itself</w:t>
      </w:r>
      <w:proofErr w:type="gramEnd"/>
      <w:r w:rsidRPr="00EC76D5">
        <w:t xml:space="preserve">.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w:t>
      </w:r>
      <w:proofErr w:type="gramStart"/>
      <w:r w:rsidRPr="00EC76D5">
        <w:t>jump</w:t>
      </w:r>
      <w:proofErr w:type="gramEnd"/>
      <w:r w:rsidRPr="00EC76D5">
        <w:t xml:space="preserve">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081" w:name="_Toc320485605"/>
      <w:bookmarkStart w:id="6082" w:name="_Toc323656716"/>
      <w:bookmarkStart w:id="6083" w:name="_Toc324085454"/>
      <w:bookmarkStart w:id="6084" w:name="_Toc383781106"/>
      <w:bookmarkStart w:id="6085" w:name="_Toc481936506"/>
      <w:r w:rsidRPr="00EC76D5">
        <w:t>Local and global variables</w:t>
      </w:r>
      <w:bookmarkEnd w:id="6081"/>
      <w:bookmarkEnd w:id="6082"/>
      <w:bookmarkEnd w:id="6083"/>
      <w:bookmarkEnd w:id="6084"/>
      <w:bookmarkEnd w:id="608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086" w:name="_Toc323656717"/>
      <w:bookmarkStart w:id="6087" w:name="_Toc324085455"/>
      <w:bookmarkStart w:id="6088" w:name="_Toc383781107"/>
      <w:bookmarkStart w:id="6089" w:name="_Toc481936507"/>
      <w:r w:rsidRPr="00EC76D5">
        <w:t>Inner Blocks with Local Variables</w:t>
      </w:r>
      <w:bookmarkEnd w:id="6086"/>
      <w:bookmarkEnd w:id="6087"/>
      <w:bookmarkEnd w:id="6088"/>
      <w:bookmarkEnd w:id="6089"/>
    </w:p>
    <w:p w14:paraId="2243B6C4" w14:textId="500A43CB" w:rsidR="00E80032" w:rsidRPr="00EC76D5" w:rsidRDefault="00E80032" w:rsidP="00E80032">
      <w:r w:rsidRPr="00EC76D5">
        <w:t xml:space="preserve">In C, you </w:t>
      </w:r>
      <w:proofErr w:type="gramStart"/>
      <w:r w:rsidRPr="00EC76D5">
        <w:t>are allowed to</w:t>
      </w:r>
      <w:proofErr w:type="gramEnd"/>
      <w:r w:rsidRPr="00EC76D5">
        <w:t xml:space="preserve"> use the bracket notation when </w:t>
      </w:r>
      <w:r w:rsidR="002F35C1">
        <w:t>initializer</w:t>
      </w:r>
      <w:r w:rsidRPr="00EC76D5">
        <w:t>ializing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 xml:space="preserve">One solution would be to a </w:t>
      </w:r>
      <w:proofErr w:type="gramStart"/>
      <w:r w:rsidRPr="00EC76D5">
        <w:t>more clumsy</w:t>
      </w:r>
      <w:proofErr w:type="gramEnd"/>
      <w:r w:rsidRPr="00EC76D5">
        <w:t xml:space="preserve"> code.</w:t>
      </w:r>
    </w:p>
    <w:p w14:paraId="2F0AAFB9" w14:textId="77777777" w:rsidR="00E80032" w:rsidRPr="00EC76D5" w:rsidRDefault="00E80032" w:rsidP="00E80032">
      <w:pPr>
        <w:pStyle w:val="Code"/>
      </w:pPr>
      <w:r w:rsidRPr="00EC76D5">
        <w:t>INT_PAIR Block(</w:t>
      </w:r>
      <w:r w:rsidRPr="00EC76D5">
        <w:rPr>
          <w:color w:val="000000" w:themeColor="text1"/>
          <w:rPrChange w:id="609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t xml:space="preserve">However, a more elegant solution would be to use inner blocks with local variables. Each block can define its own variable, which is especially valuable when </w:t>
      </w:r>
      <w:r w:rsidR="002F35C1">
        <w:t>initializer</w:t>
      </w:r>
      <w:r w:rsidRPr="00EC76D5">
        <w:t>ializing structures.</w:t>
      </w:r>
    </w:p>
    <w:p w14:paraId="69EC1D7C" w14:textId="77777777" w:rsidR="00E80032" w:rsidRPr="00EC76D5" w:rsidRDefault="00E80032" w:rsidP="00E80032">
      <w:pPr>
        <w:pStyle w:val="Code"/>
      </w:pPr>
      <w:r w:rsidRPr="00EC76D5">
        <w:rPr>
          <w:color w:val="000000" w:themeColor="text1"/>
          <w:rPrChange w:id="609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092" w:author="Stefan Björnander" w:date="2012-05-06T21:51:00Z">
            <w:rPr>
              <w:color w:val="0000FF"/>
            </w:rPr>
          </w:rPrChange>
        </w:rPr>
        <w:t>struct</w:t>
      </w:r>
      <w:r w:rsidRPr="00EC76D5">
        <w:t xml:space="preserve"> IntPair Block(</w:t>
      </w:r>
      <w:r w:rsidRPr="00EC76D5">
        <w:rPr>
          <w:color w:val="000000" w:themeColor="text1"/>
          <w:rPrChange w:id="609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094" w:name="_Toc320485606"/>
      <w:bookmarkStart w:id="6095" w:name="_Toc323656718"/>
      <w:bookmarkStart w:id="6096" w:name="_Toc324085456"/>
      <w:bookmarkStart w:id="6097" w:name="_Toc383781108"/>
      <w:bookmarkStart w:id="6098" w:name="_Toc481936508"/>
      <w:r w:rsidRPr="00EC76D5">
        <w:t>Call-by-Value and Call-by-Reference</w:t>
      </w:r>
      <w:bookmarkEnd w:id="6094"/>
      <w:bookmarkEnd w:id="6095"/>
      <w:bookmarkEnd w:id="6096"/>
      <w:bookmarkEnd w:id="6097"/>
      <w:bookmarkEnd w:id="609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B44CD0" w:rsidRPr="003F7CF1" w:rsidRDefault="00B44CD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B44CD0" w:rsidRPr="003F7CF1" w:rsidRDefault="00B44CD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B44CD0" w:rsidRPr="003F7CF1" w:rsidRDefault="00B44CD0"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B44CD0" w:rsidRPr="003F7CF1" w:rsidRDefault="00B44CD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B44CD0" w:rsidRPr="003F7CF1" w:rsidRDefault="00B44CD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B44CD0" w:rsidRPr="003F7CF1" w:rsidRDefault="00B44CD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B44CD0" w:rsidRPr="003F7CF1" w:rsidRDefault="00B44CD0"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B44CD0" w:rsidRPr="003F7CF1" w:rsidRDefault="00B44CD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B44CD0" w:rsidRPr="003F7CF1" w:rsidRDefault="00B44CD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B44CD0" w:rsidRPr="003F7CF1" w:rsidRDefault="00B44CD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B44CD0" w:rsidRPr="003F7CF1" w:rsidRDefault="00B44CD0"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B44CD0" w:rsidRPr="003F7CF1" w:rsidRDefault="00B44CD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B44CD0" w:rsidRPr="003F7CF1" w:rsidRDefault="00B44CD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B44CD0" w:rsidRPr="003F7CF1" w:rsidRDefault="00B44CD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B44CD0" w:rsidRPr="003F7CF1" w:rsidRDefault="00B44CD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B44CD0" w:rsidRPr="003F7CF1" w:rsidRDefault="00B44CD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B44CD0" w:rsidRPr="003F7CF1" w:rsidRDefault="00B44CD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B44CD0" w:rsidRPr="003F7CF1" w:rsidRDefault="00B44CD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B44CD0" w:rsidRPr="003F7CF1" w:rsidRDefault="00B44CD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B44CD0" w:rsidRPr="003F7CF1" w:rsidRDefault="00B44CD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B44CD0" w:rsidRPr="003F7CF1" w:rsidRDefault="00B44CD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B44CD0" w:rsidRPr="003F7CF1" w:rsidRDefault="00B44CD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B44CD0" w:rsidRPr="003F7CF1" w:rsidRDefault="00B44CD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B44CD0" w:rsidRPr="003F7CF1" w:rsidRDefault="00B44CD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B44CD0" w:rsidRPr="003F7CF1" w:rsidRDefault="00B44CD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B44CD0" w:rsidRPr="003F7CF1" w:rsidRDefault="00B44CD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B44CD0" w:rsidRPr="003F7CF1" w:rsidRDefault="00B44CD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B44CD0" w:rsidRPr="003F7CF1" w:rsidRDefault="00B44CD0"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B44CD0" w:rsidRPr="003F7CF1" w:rsidRDefault="00B44CD0"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B44CD0" w:rsidRPr="003F7CF1" w:rsidRDefault="00B44CD0"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B44CD0" w:rsidRPr="003F7CF1" w:rsidRDefault="00B44CD0"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B44CD0" w:rsidRPr="003F7CF1" w:rsidRDefault="00B44CD0"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B44CD0" w:rsidRPr="003F7CF1" w:rsidRDefault="00B44CD0"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B44CD0" w:rsidRPr="003F7CF1" w:rsidRDefault="00B44CD0"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B44CD0" w:rsidRPr="003F7CF1" w:rsidRDefault="00B44CD0"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B44CD0" w:rsidRPr="003F7CF1" w:rsidRDefault="00B44CD0"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B44CD0" w:rsidRPr="003F7CF1" w:rsidRDefault="00B44CD0"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B44CD0" w:rsidRPr="003F7CF1" w:rsidRDefault="00B44CD0"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B44CD0" w:rsidRPr="003F7CF1" w:rsidRDefault="00B44CD0"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B44CD0" w:rsidRPr="003F7CF1" w:rsidRDefault="00B44CD0"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B44CD0" w:rsidRPr="003F7CF1" w:rsidRDefault="00B44CD0"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B44CD0" w:rsidRPr="003F7CF1" w:rsidRDefault="00B44CD0"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B44CD0" w:rsidRPr="003F7CF1" w:rsidRDefault="00B44CD0"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B44CD0" w:rsidRPr="003F7CF1" w:rsidRDefault="00B44CD0"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B44CD0" w:rsidRPr="003F7CF1" w:rsidRDefault="00B44CD0"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B44CD0" w:rsidRPr="003F7CF1" w:rsidRDefault="00B44CD0"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B44CD0" w:rsidRPr="003F7CF1" w:rsidRDefault="00B44CD0"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B44CD0" w:rsidRPr="003F7CF1" w:rsidRDefault="00B44CD0"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B44CD0" w:rsidRPr="003F7CF1" w:rsidRDefault="00B44CD0"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B44CD0" w:rsidRPr="003F7CF1" w:rsidRDefault="00B44CD0"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B44CD0" w:rsidRPr="003F7CF1" w:rsidRDefault="00B44CD0"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B44CD0" w:rsidRPr="003F7CF1" w:rsidRDefault="00B44CD0"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B44CD0" w:rsidRPr="003F7CF1" w:rsidRDefault="00B44CD0"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B44CD0" w:rsidRPr="003F7CF1" w:rsidRDefault="00B44CD0"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B44CD0" w:rsidRPr="003F7CF1" w:rsidRDefault="00B44CD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B44CD0" w:rsidRPr="003F7CF1" w:rsidRDefault="00B44CD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B44CD0" w:rsidRPr="003F7CF1" w:rsidRDefault="00B44CD0"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B44CD0" w:rsidRPr="003F7CF1" w:rsidRDefault="00B44CD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B44CD0" w:rsidRPr="003F7CF1" w:rsidRDefault="00B44CD0"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B44CD0" w:rsidRPr="003F7CF1" w:rsidRDefault="00B44CD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B44CD0" w:rsidRPr="003F7CF1" w:rsidRDefault="00B44CD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B44CD0" w:rsidRPr="003F7CF1" w:rsidRDefault="00B44CD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B44CD0" w:rsidRPr="003F7CF1" w:rsidRDefault="00B44CD0"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B44CD0" w:rsidRPr="003F7CF1" w:rsidRDefault="00B44CD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B44CD0" w:rsidRPr="003F7CF1" w:rsidRDefault="00B44CD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B44CD0" w:rsidRPr="003F7CF1" w:rsidRDefault="00B44CD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B44CD0" w:rsidRPr="003F7CF1" w:rsidRDefault="00B44CD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B44CD0" w:rsidRPr="003F7CF1" w:rsidRDefault="00B44CD0"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B44CD0" w:rsidRPr="003F7CF1" w:rsidRDefault="00B44CD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B44CD0" w:rsidRPr="003F7CF1" w:rsidRDefault="00B44CD0"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B44CD0" w:rsidRPr="003F7CF1" w:rsidRDefault="00B44CD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B44CD0" w:rsidRPr="003F7CF1" w:rsidRDefault="00B44CD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B44CD0" w:rsidRPr="003F7CF1" w:rsidRDefault="00B44CD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B44CD0" w:rsidRPr="003F7CF1" w:rsidRDefault="00B44CD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B44CD0" w:rsidRPr="003F7CF1" w:rsidRDefault="00B44CD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B44CD0" w:rsidRPr="003F7CF1" w:rsidRDefault="00B44CD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B44CD0" w:rsidRPr="003F7CF1" w:rsidRDefault="00B44CD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B44CD0" w:rsidRPr="003F7CF1" w:rsidRDefault="00B44CD0"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B44CD0" w:rsidRPr="003F7CF1" w:rsidRDefault="00B44CD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B44CD0" w:rsidRPr="003F7CF1" w:rsidRDefault="00B44CD0"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B44CD0" w:rsidRPr="003F7CF1" w:rsidRDefault="00B44CD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B44CD0" w:rsidRPr="003F7CF1" w:rsidRDefault="00B44CD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B44CD0" w:rsidRPr="003F7CF1" w:rsidRDefault="00B44CD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B44CD0" w:rsidRPr="003F7CF1" w:rsidRDefault="00B44CD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B44CD0" w:rsidRPr="003F7CF1" w:rsidRDefault="00B44CD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B44CD0" w:rsidRPr="003F7CF1" w:rsidRDefault="00B44CD0"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B44CD0" w:rsidRPr="003F7CF1" w:rsidRDefault="00B44CD0"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B44CD0" w:rsidRPr="003F7CF1" w:rsidRDefault="00B44CD0"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B44CD0" w:rsidRPr="003F7CF1" w:rsidRDefault="00B44CD0"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B44CD0" w:rsidRPr="003F7CF1" w:rsidRDefault="00B44CD0"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B44CD0" w:rsidRPr="003F7CF1" w:rsidRDefault="00B44CD0"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B44CD0" w:rsidRPr="003F7CF1" w:rsidRDefault="00B44CD0"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B44CD0" w:rsidRPr="003F7CF1" w:rsidRDefault="00B44CD0"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B44CD0" w:rsidRPr="003F7CF1" w:rsidRDefault="00B44CD0"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B44CD0" w:rsidRPr="003F7CF1" w:rsidRDefault="00B44CD0"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B44CD0" w:rsidRPr="003F7CF1" w:rsidRDefault="00B44CD0"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B44CD0" w:rsidRPr="003F7CF1" w:rsidRDefault="00B44CD0"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B44CD0" w:rsidRPr="003F7CF1" w:rsidRDefault="00B44CD0"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B44CD0" w:rsidRPr="003F7CF1" w:rsidRDefault="00B44CD0"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B44CD0" w:rsidRPr="003F7CF1" w:rsidRDefault="00B44CD0"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B44CD0" w:rsidRPr="003F7CF1" w:rsidRDefault="00B44CD0"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B44CD0" w:rsidRPr="003F7CF1" w:rsidRDefault="00B44CD0"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B44CD0" w:rsidRPr="003F7CF1" w:rsidRDefault="00B44CD0"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B44CD0" w:rsidRPr="003F7CF1" w:rsidRDefault="00B44CD0"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B44CD0" w:rsidRPr="003F7CF1" w:rsidRDefault="00B44CD0"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B44CD0" w:rsidRPr="003F7CF1" w:rsidRDefault="00B44CD0"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B44CD0" w:rsidRPr="003F7CF1" w:rsidRDefault="00B44CD0"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B44CD0" w:rsidRPr="003F7CF1" w:rsidRDefault="00B44CD0"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B44CD0" w:rsidRPr="003F7CF1" w:rsidRDefault="00B44CD0"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B44CD0" w:rsidRPr="003F7CF1" w:rsidRDefault="00B44CD0"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B44CD0" w:rsidRPr="003F7CF1" w:rsidRDefault="00B44CD0"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B44CD0" w:rsidRPr="003F7CF1" w:rsidRDefault="00B44CD0"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B44CD0" w:rsidRPr="003F7CF1" w:rsidRDefault="00B44CD0"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B44CD0" w:rsidRPr="003F7CF1" w:rsidRDefault="00B44CD0"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B44CD0" w:rsidRPr="003F7CF1" w:rsidRDefault="00B44CD0"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B44CD0" w:rsidRPr="003F7CF1" w:rsidRDefault="00B44CD0"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099" w:name="_Toc320485607"/>
      <w:bookmarkStart w:id="6100" w:name="_Toc323656719"/>
      <w:bookmarkStart w:id="6101" w:name="_Toc324085457"/>
      <w:bookmarkStart w:id="6102" w:name="_Toc383781109"/>
      <w:bookmarkStart w:id="6103" w:name="_Toc481936509"/>
      <w:r w:rsidRPr="00EC76D5">
        <w:t>Static, Extern, and Register Variables</w:t>
      </w:r>
      <w:bookmarkEnd w:id="6099"/>
      <w:bookmarkEnd w:id="6100"/>
      <w:bookmarkEnd w:id="6101"/>
      <w:bookmarkEnd w:id="6102"/>
      <w:bookmarkEnd w:id="6103"/>
    </w:p>
    <w:p w14:paraId="0C33C95A" w14:textId="2884947C"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t>
      </w:r>
      <w:proofErr w:type="gramStart"/>
      <w:r w:rsidRPr="00EC76D5">
        <w:t>would</w:t>
      </w:r>
      <w:proofErr w:type="gramEnd"/>
      <w:r w:rsidRPr="00EC76D5">
        <w:t xml:space="preserve">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xml:space="preserve">, which is a notification to the compiler that the variable is suitable to place in a process register rather them the memory. The only function difference is that we cannot get the address of a register </w:t>
      </w:r>
      <w:proofErr w:type="gramStart"/>
      <w:r w:rsidRPr="00EC76D5">
        <w:t>variable, since</w:t>
      </w:r>
      <w:proofErr w:type="gramEnd"/>
      <w:r w:rsidRPr="00EC76D5">
        <w:t xml:space="preserv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104" w:name="_Toc320485608"/>
      <w:bookmarkStart w:id="6105" w:name="_Toc323656720"/>
      <w:bookmarkStart w:id="6106" w:name="_Toc324085458"/>
      <w:bookmarkStart w:id="6107" w:name="_Toc383781110"/>
      <w:bookmarkStart w:id="6108" w:name="_Toc481936510"/>
      <w:r w:rsidRPr="00EC76D5">
        <w:t>Recursion</w:t>
      </w:r>
      <w:bookmarkEnd w:id="6104"/>
      <w:bookmarkEnd w:id="6105"/>
      <w:bookmarkEnd w:id="6106"/>
      <w:bookmarkEnd w:id="6107"/>
      <w:bookmarkEnd w:id="610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8932641"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6109" w:name="_Toc320485609"/>
      <w:bookmarkStart w:id="6110" w:name="_Toc323656721"/>
      <w:bookmarkStart w:id="6111" w:name="_Toc324085459"/>
      <w:bookmarkStart w:id="6112" w:name="_Toc383781111"/>
      <w:bookmarkStart w:id="6113" w:name="_Toc481936511"/>
      <w:r w:rsidRPr="00EC76D5">
        <w:t>Def</w:t>
      </w:r>
      <w:r w:rsidR="002F35C1">
        <w:t>initializer</w:t>
      </w:r>
      <w:r w:rsidRPr="00EC76D5">
        <w:t>ion and Declaration</w:t>
      </w:r>
      <w:bookmarkEnd w:id="6109"/>
      <w:bookmarkEnd w:id="6110"/>
      <w:bookmarkEnd w:id="6111"/>
      <w:bookmarkEnd w:id="6112"/>
      <w:bookmarkEnd w:id="611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8932642"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8932643"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6114" w:name="_Toc320485610"/>
      <w:bookmarkStart w:id="6115" w:name="_Toc323656722"/>
      <w:bookmarkStart w:id="6116" w:name="_Toc324085460"/>
      <w:bookmarkStart w:id="6117" w:name="_Toc383781112"/>
      <w:bookmarkStart w:id="6118" w:name="_Toc481936512"/>
      <w:r w:rsidRPr="00EC76D5">
        <w:t>Higher-Order Functions</w:t>
      </w:r>
      <w:bookmarkEnd w:id="6114"/>
      <w:bookmarkEnd w:id="6115"/>
      <w:bookmarkEnd w:id="6116"/>
      <w:bookmarkEnd w:id="6117"/>
      <w:bookmarkEnd w:id="611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6119" w:name="_Toc320485611"/>
      <w:bookmarkStart w:id="6120" w:name="_Toc323656723"/>
      <w:bookmarkStart w:id="6121" w:name="_Toc324085461"/>
      <w:bookmarkStart w:id="6122" w:name="_Toc383781113"/>
      <w:bookmarkStart w:id="6123" w:name="_Ref383865210"/>
      <w:bookmarkStart w:id="6124" w:name="_Toc481936513"/>
      <w:r w:rsidRPr="00EC76D5">
        <w:t>Structures and Linked Lists</w:t>
      </w:r>
      <w:bookmarkEnd w:id="6119"/>
      <w:bookmarkEnd w:id="6120"/>
      <w:bookmarkEnd w:id="6121"/>
      <w:bookmarkEnd w:id="6122"/>
      <w:bookmarkEnd w:id="6123"/>
      <w:bookmarkEnd w:id="612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B44CD0" w:rsidRPr="003F7CF1" w:rsidRDefault="00B44CD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B44CD0" w:rsidRPr="003F7CF1" w:rsidRDefault="00B44CD0"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B44CD0" w:rsidRPr="003F7CF1" w:rsidRDefault="00B44CD0"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B44CD0" w:rsidRPr="003F7CF1" w:rsidRDefault="00B44CD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B44CD0" w:rsidRPr="003F7CF1" w:rsidRDefault="00B44CD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B44CD0" w:rsidRPr="003F7CF1" w:rsidRDefault="00B44CD0"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B44CD0" w:rsidRPr="003F7CF1" w:rsidRDefault="00B44CD0"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B44CD0" w:rsidRPr="003F7CF1" w:rsidRDefault="00B44CD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B44CD0" w:rsidRPr="003F7CF1" w:rsidRDefault="00B44CD0"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B44CD0" w:rsidRPr="003F7CF1" w:rsidRDefault="00B44CD0"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B44CD0" w:rsidRPr="003F7CF1" w:rsidRDefault="00B44CD0"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B44CD0" w:rsidRPr="003F7CF1" w:rsidRDefault="00B44CD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B44CD0" w:rsidRPr="003F7CF1" w:rsidRDefault="00B44CD0"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B44CD0" w:rsidRPr="003F7CF1" w:rsidRDefault="00B44CD0"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B44CD0" w:rsidRPr="003F7CF1" w:rsidRDefault="00B44CD0"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B44CD0" w:rsidRPr="003F7CF1" w:rsidRDefault="00B44CD0"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B44CD0" w:rsidRPr="003F7CF1" w:rsidRDefault="00B44CD0"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B44CD0" w:rsidRPr="003F7CF1" w:rsidRDefault="00B44CD0"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B44CD0" w:rsidRPr="003F7CF1" w:rsidRDefault="00B44CD0"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B44CD0" w:rsidRPr="003F7CF1" w:rsidRDefault="00B44CD0"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B44CD0" w:rsidRPr="003F7CF1" w:rsidRDefault="00B44CD0"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B44CD0" w:rsidRPr="003F7CF1" w:rsidRDefault="00B44CD0"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B44CD0" w:rsidRPr="003F7CF1" w:rsidRDefault="00B44CD0"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B44CD0" w:rsidRPr="003F7CF1" w:rsidRDefault="00B44CD0"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B44CD0" w:rsidRPr="003F7CF1" w:rsidRDefault="00B44CD0"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B44CD0" w:rsidRPr="003F7CF1" w:rsidRDefault="00B44CD0"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6125" w:name="_Toc320485612"/>
      <w:bookmarkStart w:id="6126" w:name="_Toc323656724"/>
      <w:bookmarkStart w:id="6127" w:name="_Toc324085462"/>
      <w:bookmarkStart w:id="6128" w:name="_Toc383781114"/>
      <w:bookmarkStart w:id="6129" w:name="_Toc481936514"/>
      <w:r w:rsidRPr="00EC76D5">
        <w:t>Stacks and Linked Lists</w:t>
      </w:r>
      <w:bookmarkEnd w:id="6125"/>
      <w:bookmarkEnd w:id="6126"/>
      <w:bookmarkEnd w:id="6127"/>
      <w:bookmarkEnd w:id="6128"/>
      <w:bookmarkEnd w:id="6129"/>
    </w:p>
    <w:p w14:paraId="49CD4C6A" w14:textId="77777777" w:rsidR="00E80032" w:rsidRPr="00EC76D5" w:rsidRDefault="00E80032" w:rsidP="00E80032">
      <w:r w:rsidRPr="00EC76D5">
        <w:t xml:space="preserve">A </w:t>
      </w:r>
      <w:r w:rsidRPr="00EC76D5">
        <w:rPr>
          <w:rStyle w:val="KeyWord"/>
        </w:rPr>
        <w:t>stack</w:t>
      </w:r>
      <w:r w:rsidRPr="00EC76D5">
        <w:t xml:space="preserve"> is </w:t>
      </w:r>
      <w:proofErr w:type="gramStart"/>
      <w:r w:rsidRPr="00EC76D5">
        <w:t>very valuable</w:t>
      </w:r>
      <w:proofErr w:type="gramEnd"/>
      <w:r w:rsidRPr="00EC76D5">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B44CD0" w:rsidRPr="003F7CF1" w:rsidRDefault="00B44CD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B44CD0" w:rsidRPr="003F7CF1" w:rsidRDefault="00B44CD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B44CD0" w:rsidRPr="003F7CF1" w:rsidRDefault="00B44CD0"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B44CD0" w:rsidRPr="003F7CF1" w:rsidRDefault="00B44CD0" w:rsidP="00E80032">
                              <w:pPr>
                                <w:pStyle w:val="SourceCodeBoxText"/>
                                <w:rPr>
                                  <w:sz w:val="19"/>
                                  <w:szCs w:val="19"/>
                                  <w:lang w:val="en-US"/>
                                </w:rPr>
                              </w:pPr>
                              <w:r w:rsidRPr="003F7CF1">
                                <w:rPr>
                                  <w:sz w:val="19"/>
                                  <w:szCs w:val="19"/>
                                  <w:lang w:val="en-US"/>
                                </w:rPr>
                                <w:t>push 1</w:t>
                              </w:r>
                            </w:p>
                            <w:p w14:paraId="3C159322" w14:textId="77777777" w:rsidR="00B44CD0" w:rsidRPr="003F7CF1" w:rsidRDefault="00B44CD0" w:rsidP="00E80032">
                              <w:pPr>
                                <w:pStyle w:val="SourceCodeBoxText"/>
                                <w:rPr>
                                  <w:sz w:val="19"/>
                                  <w:szCs w:val="19"/>
                                  <w:lang w:val="en-US"/>
                                </w:rPr>
                              </w:pPr>
                              <w:r w:rsidRPr="003F7CF1">
                                <w:rPr>
                                  <w:sz w:val="19"/>
                                  <w:szCs w:val="19"/>
                                  <w:lang w:val="en-US"/>
                                </w:rPr>
                                <w:t>push 2</w:t>
                              </w:r>
                            </w:p>
                            <w:p w14:paraId="22BA48C9" w14:textId="77777777" w:rsidR="00B44CD0" w:rsidRPr="003F7CF1" w:rsidRDefault="00B44CD0" w:rsidP="00E80032">
                              <w:pPr>
                                <w:pStyle w:val="SourceCodeBoxText"/>
                                <w:rPr>
                                  <w:sz w:val="19"/>
                                  <w:szCs w:val="19"/>
                                  <w:lang w:val="en-US"/>
                                </w:rPr>
                              </w:pPr>
                              <w:r w:rsidRPr="003F7CF1">
                                <w:rPr>
                                  <w:sz w:val="19"/>
                                  <w:szCs w:val="19"/>
                                  <w:lang w:val="en-US"/>
                                </w:rPr>
                                <w:t>push 3</w:t>
                              </w:r>
                            </w:p>
                            <w:p w14:paraId="5F86FACB" w14:textId="77777777" w:rsidR="00B44CD0" w:rsidRPr="003F7CF1" w:rsidRDefault="00B44CD0"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B44CD0" w:rsidRPr="003F7CF1" w:rsidRDefault="00B44CD0"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B44CD0" w:rsidRPr="003F7CF1" w:rsidRDefault="00B44CD0"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B44CD0" w:rsidRPr="003F7CF1" w:rsidRDefault="00B44CD0"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B44CD0" w:rsidRPr="003F7CF1" w:rsidRDefault="00B44CD0" w:rsidP="00E80032">
                        <w:pPr>
                          <w:pStyle w:val="SourceCodeBoxText"/>
                          <w:rPr>
                            <w:sz w:val="19"/>
                            <w:szCs w:val="19"/>
                            <w:lang w:val="en-US"/>
                          </w:rPr>
                        </w:pPr>
                        <w:r w:rsidRPr="003F7CF1">
                          <w:rPr>
                            <w:sz w:val="19"/>
                            <w:szCs w:val="19"/>
                            <w:lang w:val="en-US"/>
                          </w:rPr>
                          <w:t>push 1</w:t>
                        </w:r>
                      </w:p>
                      <w:p w14:paraId="3C159322" w14:textId="77777777" w:rsidR="00B44CD0" w:rsidRPr="003F7CF1" w:rsidRDefault="00B44CD0" w:rsidP="00E80032">
                        <w:pPr>
                          <w:pStyle w:val="SourceCodeBoxText"/>
                          <w:rPr>
                            <w:sz w:val="19"/>
                            <w:szCs w:val="19"/>
                            <w:lang w:val="en-US"/>
                          </w:rPr>
                        </w:pPr>
                        <w:r w:rsidRPr="003F7CF1">
                          <w:rPr>
                            <w:sz w:val="19"/>
                            <w:szCs w:val="19"/>
                            <w:lang w:val="en-US"/>
                          </w:rPr>
                          <w:t>push 2</w:t>
                        </w:r>
                      </w:p>
                      <w:p w14:paraId="22BA48C9" w14:textId="77777777" w:rsidR="00B44CD0" w:rsidRPr="003F7CF1" w:rsidRDefault="00B44CD0" w:rsidP="00E80032">
                        <w:pPr>
                          <w:pStyle w:val="SourceCodeBoxText"/>
                          <w:rPr>
                            <w:sz w:val="19"/>
                            <w:szCs w:val="19"/>
                            <w:lang w:val="en-US"/>
                          </w:rPr>
                        </w:pPr>
                        <w:r w:rsidRPr="003F7CF1">
                          <w:rPr>
                            <w:sz w:val="19"/>
                            <w:szCs w:val="19"/>
                            <w:lang w:val="en-US"/>
                          </w:rPr>
                          <w:t>push 3</w:t>
                        </w:r>
                      </w:p>
                      <w:p w14:paraId="5F86FACB" w14:textId="77777777" w:rsidR="00B44CD0" w:rsidRPr="003F7CF1" w:rsidRDefault="00B44CD0"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B44CD0" w:rsidRPr="003F7CF1" w:rsidRDefault="00B44CD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B44CD0" w:rsidRPr="003F7CF1" w:rsidRDefault="00B44CD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B44CD0" w:rsidRPr="003F7CF1" w:rsidRDefault="00B44CD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B44CD0" w:rsidRPr="003F7CF1" w:rsidRDefault="00B44CD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B44CD0" w:rsidRPr="003F7CF1" w:rsidRDefault="00B44CD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B44CD0" w:rsidRPr="003F7CF1" w:rsidRDefault="00B44CD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B44CD0" w:rsidRPr="003F7CF1" w:rsidRDefault="00B44CD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B44CD0" w:rsidRPr="003F7CF1" w:rsidRDefault="00B44CD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B44CD0" w:rsidRPr="003F7CF1" w:rsidRDefault="00B44CD0"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B44CD0" w:rsidRPr="003F7CF1" w:rsidRDefault="00B44CD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B44CD0" w:rsidRPr="003F7CF1" w:rsidRDefault="00B44CD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B44CD0" w:rsidRPr="003F7CF1" w:rsidRDefault="00B44CD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B44CD0" w:rsidRPr="003F7CF1" w:rsidRDefault="00B44CD0"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B44CD0" w:rsidRPr="003F7CF1" w:rsidRDefault="00B44CD0"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B44CD0" w:rsidRPr="003F7CF1" w:rsidRDefault="00B44CD0"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B44CD0" w:rsidRPr="003F7CF1" w:rsidRDefault="00B44CD0"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B44CD0" w:rsidRPr="003F7CF1" w:rsidRDefault="00B44CD0"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B44CD0" w:rsidRPr="003F7CF1" w:rsidRDefault="00B44CD0"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B44CD0" w:rsidRPr="003F7CF1" w:rsidRDefault="00B44CD0"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B44CD0" w:rsidRPr="003F7CF1" w:rsidRDefault="00B44CD0"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B44CD0" w:rsidRPr="003F7CF1" w:rsidRDefault="00B44CD0"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B44CD0" w:rsidRPr="003F7CF1" w:rsidRDefault="00B44CD0"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B44CD0" w:rsidRPr="003F7CF1" w:rsidRDefault="00B44CD0"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B44CD0" w:rsidRPr="003F7CF1" w:rsidRDefault="00B44CD0"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B44CD0" w:rsidRPr="003F7CF1" w:rsidRDefault="00B44CD0"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B44CD0" w:rsidRPr="003F7CF1" w:rsidRDefault="00B44CD0"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B44CD0" w:rsidRPr="003F7CF1" w:rsidRDefault="00B44CD0"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B44CD0" w:rsidRPr="003F7CF1" w:rsidRDefault="00B44CD0"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B44CD0" w:rsidRPr="003F7CF1" w:rsidRDefault="00B44CD0"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B44CD0" w:rsidRPr="003F7CF1" w:rsidRDefault="00B44CD0"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B44CD0" w:rsidRPr="003F7CF1" w:rsidRDefault="00B44CD0"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B44CD0" w:rsidRPr="003F7CF1" w:rsidRDefault="00B44CD0"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B44CD0" w:rsidRPr="003F7CF1" w:rsidRDefault="00B44CD0"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B44CD0" w:rsidRPr="003F7CF1" w:rsidRDefault="00B44CD0"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B44CD0" w:rsidRPr="003F7CF1" w:rsidRDefault="00B44CD0"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B44CD0" w:rsidRPr="003F7CF1" w:rsidRDefault="00B44CD0"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B44CD0" w:rsidRPr="003F7CF1" w:rsidRDefault="00B44CD0"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B44CD0" w:rsidRPr="003F7CF1" w:rsidRDefault="00B44CD0"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B44CD0" w:rsidRPr="003F7CF1" w:rsidRDefault="00B44CD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B44CD0" w:rsidRPr="003F7CF1" w:rsidRDefault="00B44CD0"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B44CD0" w:rsidRPr="003F7CF1" w:rsidRDefault="00B44CD0" w:rsidP="00E80032">
                              <w:pPr>
                                <w:pStyle w:val="SourceCodeBoxText"/>
                                <w:rPr>
                                  <w:sz w:val="19"/>
                                  <w:szCs w:val="19"/>
                                  <w:lang w:val="en-US"/>
                                </w:rPr>
                              </w:pPr>
                              <w:r w:rsidRPr="003F7CF1">
                                <w:rPr>
                                  <w:sz w:val="19"/>
                                  <w:szCs w:val="19"/>
                                  <w:lang w:val="en-US"/>
                                </w:rPr>
                                <w:t>3</w:t>
                              </w:r>
                            </w:p>
                            <w:p w14:paraId="40F6D3AC" w14:textId="77777777" w:rsidR="00B44CD0" w:rsidRPr="003F7CF1" w:rsidRDefault="00B44CD0"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B44CD0" w:rsidRPr="003F7CF1" w:rsidRDefault="00B44CD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B44CD0" w:rsidRPr="003F7CF1" w:rsidRDefault="00B44CD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B44CD0" w:rsidRPr="003F7CF1" w:rsidRDefault="00B44CD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B44CD0" w:rsidRPr="003F7CF1" w:rsidRDefault="00B44CD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B44CD0" w:rsidRPr="003F7CF1" w:rsidRDefault="00B44CD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B44CD0" w:rsidRPr="003F7CF1" w:rsidRDefault="00B44CD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B44CD0" w:rsidRPr="003F7CF1" w:rsidRDefault="00B44CD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B44CD0" w:rsidRPr="003F7CF1" w:rsidRDefault="00B44CD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B44CD0" w:rsidRPr="003F7CF1" w:rsidRDefault="00B44CD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B44CD0" w:rsidRPr="003F7CF1" w:rsidRDefault="00B44CD0"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B44CD0" w:rsidRPr="003F7CF1" w:rsidRDefault="00B44CD0"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B44CD0" w:rsidRPr="003F7CF1" w:rsidRDefault="00B44CD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B44CD0" w:rsidRPr="003F7CF1" w:rsidRDefault="00B44CD0"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B44CD0" w:rsidRPr="003F7CF1" w:rsidRDefault="00B44CD0" w:rsidP="00E80032">
                        <w:pPr>
                          <w:pStyle w:val="SourceCodeBoxText"/>
                          <w:rPr>
                            <w:sz w:val="19"/>
                            <w:szCs w:val="19"/>
                            <w:lang w:val="en-US"/>
                          </w:rPr>
                        </w:pPr>
                        <w:r w:rsidRPr="003F7CF1">
                          <w:rPr>
                            <w:sz w:val="19"/>
                            <w:szCs w:val="19"/>
                            <w:lang w:val="en-US"/>
                          </w:rPr>
                          <w:t>3</w:t>
                        </w:r>
                      </w:p>
                      <w:p w14:paraId="40F6D3AC" w14:textId="77777777" w:rsidR="00B44CD0" w:rsidRPr="003F7CF1" w:rsidRDefault="00B44CD0"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B44CD0" w:rsidRPr="003F7CF1" w:rsidRDefault="00B44CD0"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B44CD0" w:rsidRPr="003F7CF1" w:rsidRDefault="00B44CD0"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B44CD0" w:rsidRPr="003F7CF1" w:rsidRDefault="00B44CD0"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B44CD0" w:rsidRPr="003F7CF1" w:rsidRDefault="00B44CD0"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B44CD0" w:rsidRPr="003F7CF1" w:rsidRDefault="00B44CD0"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B44CD0" w:rsidRPr="003F7CF1" w:rsidRDefault="00B44CD0"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B44CD0" w:rsidRPr="003F7CF1" w:rsidRDefault="00B44CD0"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B44CD0" w:rsidRPr="003F7CF1" w:rsidRDefault="00B44CD0"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B44CD0" w:rsidRPr="003F7CF1" w:rsidRDefault="00B44CD0"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B44CD0" w:rsidRPr="003F7CF1" w:rsidRDefault="00B44CD0"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B44CD0" w:rsidRPr="003F7CF1" w:rsidRDefault="00B44CD0"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B44CD0" w:rsidRPr="003F7CF1" w:rsidRDefault="00B44CD0"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B44CD0" w:rsidRPr="003F7CF1" w:rsidRDefault="00B44CD0"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6130" w:name="_Toc320485613"/>
      <w:bookmarkStart w:id="6131" w:name="_Toc323656725"/>
      <w:bookmarkStart w:id="6132" w:name="_Toc324085463"/>
      <w:bookmarkStart w:id="6133" w:name="_Toc383781115"/>
      <w:bookmarkStart w:id="6134" w:name="_Toc481936515"/>
      <w:r w:rsidRPr="00EC76D5">
        <w:t>Unions</w:t>
      </w:r>
      <w:bookmarkEnd w:id="6130"/>
      <w:bookmarkEnd w:id="6131"/>
      <w:bookmarkEnd w:id="6132"/>
      <w:bookmarkEnd w:id="6133"/>
      <w:bookmarkEnd w:id="613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 xml:space="preserve">places each of its members on different memory addresses </w:t>
      </w:r>
      <w:proofErr w:type="gramStart"/>
      <w:r w:rsidRPr="00EC76D5">
        <w:t>in order for</w:t>
      </w:r>
      <w:proofErr w:type="gramEnd"/>
      <w:r w:rsidRPr="00EC76D5">
        <w:t xml:space="preserve">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6135" w:name="_Toc320485614"/>
      <w:bookmarkStart w:id="6136" w:name="_Toc323656726"/>
      <w:bookmarkStart w:id="6137" w:name="_Toc324085464"/>
      <w:bookmarkStart w:id="6138" w:name="_Toc383781116"/>
      <w:bookmarkStart w:id="6139" w:name="_Toc481936516"/>
      <w:r w:rsidRPr="00EC76D5">
        <w:t>Bitfields</w:t>
      </w:r>
      <w:bookmarkEnd w:id="6135"/>
      <w:bookmarkEnd w:id="6136"/>
      <w:bookmarkEnd w:id="6137"/>
      <w:bookmarkEnd w:id="6138"/>
      <w:bookmarkEnd w:id="613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number of bits an integer (eight times </w:t>
      </w:r>
      <w:r w:rsidRPr="00EC76D5">
        <w:rPr>
          <w:rStyle w:val="CodeInText0"/>
        </w:rPr>
        <w:t>sizeof (int)</w:t>
      </w:r>
      <w:r w:rsidRPr="00EC76D5">
        <w:t>). In t</w:t>
      </w:r>
      <w:r w:rsidR="003E28A6" w:rsidRPr="00EC76D5">
        <w:t xml:space="preserve">he code below, the whole </w:t>
      </w:r>
      <w:proofErr w:type="gramStart"/>
      <w:r w:rsidR="003E28A6" w:rsidRPr="00EC76D5">
        <w:t>struct</w:t>
      </w:r>
      <w:proofErr w:type="gramEnd"/>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614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6141" w:name="_Toc320485616"/>
      <w:bookmarkStart w:id="6142" w:name="_Toc323656727"/>
      <w:bookmarkStart w:id="6143" w:name="_Toc324085465"/>
      <w:bookmarkStart w:id="6144" w:name="_Toc383781117"/>
      <w:bookmarkStart w:id="6145" w:name="_Toc481936517"/>
      <w:r w:rsidRPr="00EC76D5">
        <w:t>Structures with function pointers</w:t>
      </w:r>
      <w:bookmarkEnd w:id="6141"/>
      <w:bookmarkEnd w:id="6142"/>
      <w:bookmarkEnd w:id="6143"/>
      <w:bookmarkEnd w:id="6144"/>
      <w:bookmarkEnd w:id="614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w:t>
      </w:r>
      <w:proofErr w:type="gramStart"/>
      <w:r w:rsidRPr="00EC76D5">
        <w:t>specific</w:t>
      </w:r>
      <w:proofErr w:type="gramEnd"/>
      <w:r w:rsidRPr="00EC76D5">
        <w:t xml:space="preserve">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6146" w:name="_Toc320485619"/>
      <w:bookmarkStart w:id="6147" w:name="_Toc323656728"/>
      <w:bookmarkStart w:id="6148" w:name="_Toc324085466"/>
      <w:bookmarkStart w:id="6149" w:name="_Toc383781118"/>
      <w:bookmarkStart w:id="6150" w:name="_Ref383781494"/>
      <w:bookmarkStart w:id="6151" w:name="_Ref383865235"/>
      <w:bookmarkStart w:id="6152" w:name="_Ref383865434"/>
      <w:bookmarkStart w:id="6153" w:name="_Ref383866090"/>
      <w:bookmarkStart w:id="6154" w:name="_Toc481936518"/>
      <w:r w:rsidRPr="00EC76D5">
        <w:t>The Preprocessor</w:t>
      </w:r>
      <w:bookmarkEnd w:id="6146"/>
      <w:bookmarkEnd w:id="6147"/>
      <w:bookmarkEnd w:id="6148"/>
      <w:bookmarkEnd w:id="6149"/>
      <w:bookmarkEnd w:id="6150"/>
      <w:bookmarkEnd w:id="6151"/>
      <w:bookmarkEnd w:id="6152"/>
      <w:bookmarkEnd w:id="6153"/>
      <w:bookmarkEnd w:id="6154"/>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&lt;StdIO.h&gt;</w:t>
      </w:r>
      <w:r w:rsidRPr="00EC76D5">
        <w:t xml:space="preserve">). </w:t>
      </w:r>
      <w:proofErr w:type="gramStart"/>
      <w:r w:rsidRPr="00EC76D5">
        <w:t>Later on</w:t>
      </w:r>
      <w:proofErr w:type="gramEnd"/>
      <w:r w:rsidRPr="00EC76D5">
        <w:t>,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w:t>
      </w:r>
      <w:proofErr w:type="gramStart"/>
      <w:r w:rsidRPr="00EC76D5">
        <w:t>acts</w:t>
      </w:r>
      <w:proofErr w:type="gramEnd"/>
      <w:r w:rsidRPr="00EC76D5">
        <w:t xml:space="preserve">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 xml:space="preserve">Unlike regular C code, if we add a page-break we </w:t>
      </w:r>
      <w:proofErr w:type="gramStart"/>
      <w:r w:rsidRPr="00EC76D5">
        <w:t>have to</w:t>
      </w:r>
      <w:proofErr w:type="gramEnd"/>
      <w:r w:rsidRPr="00EC76D5">
        <w:t xml:space="preserve">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6155" w:name="_Toc320485618"/>
      <w:bookmarkStart w:id="6156" w:name="_Toc323656729"/>
      <w:bookmarkStart w:id="6157" w:name="_Toc324085467"/>
      <w:bookmarkStart w:id="6158" w:name="_Toc383781119"/>
      <w:bookmarkStart w:id="6159" w:name="_Toc481936519"/>
      <w:bookmarkStart w:id="6160" w:name="_Toc320485621"/>
      <w:r w:rsidRPr="00EC76D5">
        <w:t>The Standard Library</w:t>
      </w:r>
      <w:bookmarkEnd w:id="6155"/>
      <w:bookmarkEnd w:id="6156"/>
      <w:bookmarkEnd w:id="6157"/>
      <w:bookmarkEnd w:id="6158"/>
      <w:bookmarkEnd w:id="615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161" w:name="_Toc323656730"/>
      <w:bookmarkStart w:id="6162" w:name="_Toc324085468"/>
      <w:bookmarkStart w:id="6163" w:name="_Toc383781120"/>
      <w:bookmarkStart w:id="6164" w:name="_Toc481936520"/>
      <w:r w:rsidRPr="00EC76D5">
        <w:t>File Management</w:t>
      </w:r>
      <w:bookmarkEnd w:id="6161"/>
      <w:bookmarkEnd w:id="6162"/>
      <w:bookmarkEnd w:id="6163"/>
      <w:bookmarkEnd w:id="616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w:t>
      </w:r>
      <w:proofErr w:type="gramStart"/>
      <w:r w:rsidRPr="00EC76D5">
        <w:t>actually read</w:t>
      </w:r>
      <w:proofErr w:type="gramEnd"/>
      <w:r w:rsidRPr="00EC76D5">
        <w:t xml:space="preserve">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165" w:name="_Toc323656731"/>
      <w:bookmarkStart w:id="6166" w:name="_Toc324085469"/>
      <w:bookmarkStart w:id="6167" w:name="_Toc383781121"/>
      <w:bookmarkStart w:id="6168" w:name="_Toc481936521"/>
      <w:r w:rsidRPr="00EC76D5">
        <w:t>Program Parameters</w:t>
      </w:r>
      <w:bookmarkEnd w:id="6165"/>
      <w:bookmarkEnd w:id="6166"/>
      <w:bookmarkEnd w:id="6167"/>
      <w:bookmarkEnd w:id="616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169"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gramStart"/>
      <w:r w:rsidRPr="00EC76D5">
        <w:rPr>
          <w:rStyle w:val="CodeInText0"/>
        </w:rPr>
        <w:t>argv[</w:t>
      </w:r>
      <w:proofErr w:type="gram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170" w:name="_Toc323656732"/>
      <w:bookmarkStart w:id="6171" w:name="_Toc324085470"/>
      <w:bookmarkStart w:id="6172" w:name="_Toc383781122"/>
      <w:bookmarkStart w:id="6173" w:name="_Toc481936522"/>
      <w:r w:rsidRPr="00EC76D5">
        <w:t>Environment Functions</w:t>
      </w:r>
      <w:bookmarkEnd w:id="6170"/>
      <w:bookmarkEnd w:id="6171"/>
      <w:bookmarkEnd w:id="6172"/>
      <w:bookmarkEnd w:id="6173"/>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174"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175"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176" w:author="Stefan Björnander" w:date="2012-05-06T21:51:00Z">
            <w:rPr>
              <w:color w:val="0000FF"/>
            </w:rPr>
          </w:rPrChange>
        </w:rPr>
        <w:t>void</w:t>
      </w:r>
      <w:r w:rsidRPr="00EC76D5">
        <w:t xml:space="preserve"> ExitFunction(</w:t>
      </w:r>
      <w:r w:rsidRPr="00EC76D5">
        <w:rPr>
          <w:color w:val="000000" w:themeColor="text1"/>
          <w:rPrChange w:id="6177"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178"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179"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180" w:name="_Toc323656733"/>
      <w:bookmarkStart w:id="6181" w:name="_Toc324085471"/>
      <w:bookmarkStart w:id="6182" w:name="_Toc383781123"/>
      <w:bookmarkStart w:id="6183" w:name="_Ref383865473"/>
      <w:bookmarkStart w:id="6184" w:name="_Ref383865556"/>
      <w:bookmarkStart w:id="6185" w:name="_Toc481936523"/>
      <w:r w:rsidRPr="00EC76D5">
        <w:t>Searching and Sorting</w:t>
      </w:r>
      <w:bookmarkEnd w:id="6180"/>
      <w:bookmarkEnd w:id="6181"/>
      <w:bookmarkEnd w:id="6182"/>
      <w:bookmarkEnd w:id="6183"/>
      <w:bookmarkEnd w:id="6184"/>
      <w:bookmarkEnd w:id="6185"/>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186"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187" w:author="Stefan Björnander" w:date="2012-05-06T21:51:00Z">
            <w:rPr>
              <w:color w:val="0000FF"/>
            </w:rPr>
          </w:rPrChange>
        </w:rPr>
        <w:t>int</w:t>
      </w:r>
      <w:r w:rsidRPr="00EC76D5">
        <w:t xml:space="preserve"> CompareIntegers(</w:t>
      </w:r>
      <w:r w:rsidRPr="00EC76D5">
        <w:rPr>
          <w:color w:val="000000" w:themeColor="text1"/>
          <w:rPrChange w:id="6188" w:author="Stefan Björnander" w:date="2012-05-06T21:51:00Z">
            <w:rPr>
              <w:color w:val="0000FF"/>
            </w:rPr>
          </w:rPrChange>
        </w:rPr>
        <w:t>const</w:t>
      </w:r>
      <w:r w:rsidRPr="00EC76D5">
        <w:t xml:space="preserve"> </w:t>
      </w:r>
      <w:r w:rsidRPr="00EC76D5">
        <w:rPr>
          <w:color w:val="000000" w:themeColor="text1"/>
          <w:rPrChange w:id="6189" w:author="Stefan Björnander" w:date="2012-05-06T21:51:00Z">
            <w:rPr>
              <w:color w:val="0000FF"/>
            </w:rPr>
          </w:rPrChange>
        </w:rPr>
        <w:t>int</w:t>
      </w:r>
      <w:r w:rsidRPr="00EC76D5">
        <w:t xml:space="preserve">* intPtr1, </w:t>
      </w:r>
      <w:r w:rsidRPr="00EC76D5">
        <w:rPr>
          <w:color w:val="000000" w:themeColor="text1"/>
          <w:rPrChange w:id="6190" w:author="Stefan Björnander" w:date="2012-05-06T21:51:00Z">
            <w:rPr>
              <w:color w:val="0000FF"/>
            </w:rPr>
          </w:rPrChange>
        </w:rPr>
        <w:t>const</w:t>
      </w:r>
      <w:r w:rsidRPr="00EC76D5">
        <w:t xml:space="preserve"> </w:t>
      </w:r>
      <w:r w:rsidRPr="00EC76D5">
        <w:rPr>
          <w:color w:val="000000" w:themeColor="text1"/>
          <w:rPrChange w:id="6191"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192"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193"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194"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195"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196"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197"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198"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199"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200" w:name="_Toc323656734"/>
      <w:bookmarkStart w:id="6201" w:name="_Toc324085472"/>
      <w:bookmarkStart w:id="6202" w:name="_Toc383781124"/>
      <w:bookmarkStart w:id="6203" w:name="_Toc481936524"/>
      <w:r w:rsidRPr="00EC76D5">
        <w:t xml:space="preserve">Functions with </w:t>
      </w:r>
      <w:bookmarkStart w:id="6204" w:name="_Toc320485620"/>
      <w:r w:rsidRPr="00EC76D5">
        <w:t>Variable Number of Parameters</w:t>
      </w:r>
      <w:bookmarkEnd w:id="6200"/>
      <w:bookmarkEnd w:id="6201"/>
      <w:bookmarkEnd w:id="6202"/>
      <w:bookmarkEnd w:id="6203"/>
      <w:bookmarkEnd w:id="6204"/>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w:t>
      </w:r>
      <w:proofErr w:type="gramStart"/>
      <w:r w:rsidRPr="00EC76D5">
        <w:t>in order for</w:t>
      </w:r>
      <w:proofErr w:type="gramEnd"/>
      <w:r w:rsidRPr="00EC76D5">
        <w:t xml:space="preserve">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205" w:name="_Toc323656735"/>
      <w:bookmarkStart w:id="6206" w:name="_Toc324085473"/>
      <w:bookmarkStart w:id="6207" w:name="_Toc383781125"/>
      <w:bookmarkStart w:id="6208" w:name="_Toc481936525"/>
      <w:r w:rsidRPr="00EC76D5">
        <w:t>String Management</w:t>
      </w:r>
      <w:bookmarkEnd w:id="6205"/>
      <w:bookmarkEnd w:id="6206"/>
      <w:bookmarkEnd w:id="6207"/>
      <w:bookmarkEnd w:id="6208"/>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209" w:author="Stefan Björnander" w:date="2012-05-06T21:51:00Z">
            <w:rPr>
              <w:color w:val="0000FF"/>
            </w:rPr>
          </w:rPrChange>
        </w:rPr>
        <w:t>int</w:t>
      </w:r>
      <w:r w:rsidRPr="00EC76D5">
        <w:t xml:space="preserve"> FirstIndexOf(char s[], </w:t>
      </w:r>
      <w:r w:rsidRPr="00EC76D5">
        <w:rPr>
          <w:color w:val="000000" w:themeColor="text1"/>
          <w:rPrChange w:id="6210"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211" w:author="Stefan Björnander" w:date="2012-05-06T21:51:00Z">
            <w:rPr>
              <w:color w:val="0000FF"/>
            </w:rPr>
          </w:rPrChange>
        </w:rPr>
        <w:t>int</w:t>
      </w:r>
      <w:r w:rsidRPr="00EC76D5">
        <w:t xml:space="preserve"> LastIndexOf(</w:t>
      </w:r>
      <w:r w:rsidRPr="00EC76D5">
        <w:rPr>
          <w:color w:val="000000" w:themeColor="text1"/>
          <w:rPrChange w:id="6212" w:author="Stefan Björnander" w:date="2012-05-06T21:51:00Z">
            <w:rPr>
              <w:color w:val="0000FF"/>
            </w:rPr>
          </w:rPrChange>
        </w:rPr>
        <w:t>char</w:t>
      </w:r>
      <w:r w:rsidRPr="00EC76D5">
        <w:t xml:space="preserve"> s[], </w:t>
      </w:r>
      <w:r w:rsidRPr="00EC76D5">
        <w:rPr>
          <w:color w:val="000000" w:themeColor="text1"/>
          <w:rPrChange w:id="6213"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214" w:author="Stefan Björnander" w:date="2012-05-06T21:51:00Z">
            <w:rPr>
              <w:color w:val="A31515"/>
            </w:rPr>
          </w:rPrChange>
        </w:rPr>
        <w:t>"Hello"</w:t>
      </w:r>
      <w:r w:rsidRPr="00EC76D5">
        <w:t xml:space="preserve">, s2[] = </w:t>
      </w:r>
      <w:r w:rsidRPr="00EC76D5">
        <w:rPr>
          <w:color w:val="000000" w:themeColor="text1"/>
          <w:rPrChange w:id="6215"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216"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w:t>
      </w:r>
      <w:proofErr w:type="gramStart"/>
      <w:r w:rsidRPr="00EC76D5">
        <w:t>These function</w:t>
      </w:r>
      <w:proofErr w:type="gramEnd"/>
      <w:r w:rsidRPr="00EC76D5">
        <w:t xml:space="preserve">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217"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218"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219" w:author="Stefan Björnander" w:date="2012-05-06T21:51:00Z">
            <w:rPr>
              <w:color w:val="0000FF"/>
            </w:rPr>
          </w:rPrChange>
        </w:rPr>
        <w:t>if</w:t>
      </w:r>
      <w:r w:rsidRPr="00EC76D5">
        <w:t xml:space="preserve"> (sscanf(s2, </w:t>
      </w:r>
      <w:r w:rsidRPr="00EC76D5">
        <w:rPr>
          <w:color w:val="000000" w:themeColor="text1"/>
          <w:rPrChange w:id="6220"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221"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222" w:name="_Toc323656736"/>
      <w:bookmarkStart w:id="6223" w:name="_Toc324085474"/>
      <w:bookmarkStart w:id="6224" w:name="_Toc383781126"/>
      <w:bookmarkStart w:id="6225" w:name="_Toc481936526"/>
      <w:r w:rsidRPr="00EC76D5">
        <w:t>Memory Management</w:t>
      </w:r>
      <w:bookmarkEnd w:id="6222"/>
      <w:bookmarkEnd w:id="6223"/>
      <w:bookmarkEnd w:id="6224"/>
      <w:bookmarkEnd w:id="6225"/>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 xml:space="preserve">These functions work </w:t>
      </w:r>
      <w:proofErr w:type="gramStart"/>
      <w:r w:rsidRPr="00EC76D5">
        <w:t>similar to</w:t>
      </w:r>
      <w:proofErr w:type="gramEnd"/>
      <w:r w:rsidRPr="00EC76D5">
        <w:t xml:space="preserve">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226"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227"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228" w:name="_Toc323656737"/>
      <w:bookmarkStart w:id="6229" w:name="_Toc324085475"/>
      <w:bookmarkStart w:id="6230" w:name="_Toc383781127"/>
      <w:bookmarkStart w:id="6231" w:name="_Toc481936527"/>
      <w:r w:rsidRPr="00EC76D5">
        <w:t>Mathematical Functions</w:t>
      </w:r>
      <w:bookmarkEnd w:id="6228"/>
      <w:bookmarkEnd w:id="6229"/>
      <w:bookmarkEnd w:id="6230"/>
      <w:bookmarkEnd w:id="6231"/>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w:t>
      </w:r>
      <w:proofErr w:type="gramStart"/>
      <w:r w:rsidRPr="00EC76D5">
        <w:t>takes</w:t>
      </w:r>
      <w:proofErr w:type="gramEnd"/>
      <w:r w:rsidRPr="00EC76D5">
        <w:t xml:space="preserve">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232" w:name="_Toc320485615"/>
      <w:bookmarkStart w:id="6233" w:name="_Toc323656738"/>
      <w:bookmarkStart w:id="6234" w:name="_Toc324085476"/>
      <w:bookmarkStart w:id="6235" w:name="_Toc383781128"/>
      <w:bookmarkStart w:id="6236" w:name="_Toc481936528"/>
      <w:r w:rsidRPr="00EC76D5">
        <w:t>Long Jumps</w:t>
      </w:r>
      <w:bookmarkEnd w:id="6232"/>
      <w:bookmarkEnd w:id="6233"/>
      <w:bookmarkEnd w:id="6234"/>
      <w:bookmarkEnd w:id="6235"/>
      <w:bookmarkEnd w:id="6236"/>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237" w:name="_Toc323656739"/>
      <w:bookmarkStart w:id="6238" w:name="_Toc324085477"/>
      <w:bookmarkStart w:id="6239" w:name="_Toc383781129"/>
      <w:bookmarkStart w:id="6240" w:name="_Toc481936529"/>
      <w:r w:rsidRPr="00EC76D5">
        <w:t>Time</w:t>
      </w:r>
      <w:bookmarkEnd w:id="6237"/>
      <w:bookmarkEnd w:id="6238"/>
      <w:bookmarkEnd w:id="6239"/>
      <w:bookmarkEnd w:id="6240"/>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241"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242" w:author="Stefan Björnander" w:date="2012-05-06T21:51:00Z">
            <w:rPr>
              <w:color w:val="A31515"/>
            </w:rPr>
          </w:rPrChange>
        </w:rPr>
        <w:t>"Feb"</w:t>
      </w:r>
      <w:r w:rsidRPr="00EC76D5">
        <w:t xml:space="preserve">, </w:t>
      </w:r>
      <w:r w:rsidRPr="00EC76D5">
        <w:rPr>
          <w:color w:val="000000" w:themeColor="text1"/>
          <w:rPrChange w:id="6243" w:author="Stefan Björnander" w:date="2012-05-06T21:51:00Z">
            <w:rPr>
              <w:color w:val="A31515"/>
            </w:rPr>
          </w:rPrChange>
        </w:rPr>
        <w:t>"Mar"</w:t>
      </w:r>
      <w:r w:rsidRPr="00EC76D5">
        <w:t xml:space="preserve">, </w:t>
      </w:r>
      <w:r w:rsidRPr="00EC76D5">
        <w:rPr>
          <w:color w:val="000000" w:themeColor="text1"/>
          <w:rPrChange w:id="6244"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245" w:author="Stefan Björnander" w:date="2012-05-06T21:51:00Z">
            <w:rPr>
              <w:color w:val="A31515"/>
            </w:rPr>
          </w:rPrChange>
        </w:rPr>
        <w:t>"Jun"</w:t>
      </w:r>
      <w:r w:rsidRPr="00EC76D5">
        <w:t xml:space="preserve">, </w:t>
      </w:r>
      <w:r w:rsidRPr="00EC76D5">
        <w:rPr>
          <w:color w:val="000000" w:themeColor="text1"/>
          <w:rPrChange w:id="6246" w:author="Stefan Björnander" w:date="2012-05-06T21:51:00Z">
            <w:rPr>
              <w:color w:val="A31515"/>
            </w:rPr>
          </w:rPrChange>
        </w:rPr>
        <w:t>"Jul"</w:t>
      </w:r>
      <w:r w:rsidRPr="00EC76D5">
        <w:t xml:space="preserve">, </w:t>
      </w:r>
      <w:r w:rsidRPr="00EC76D5">
        <w:rPr>
          <w:color w:val="000000" w:themeColor="text1"/>
          <w:rPrChange w:id="6247"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248" w:author="Stefan Björnander" w:date="2012-05-06T21:51:00Z">
            <w:rPr>
              <w:color w:val="A31515"/>
            </w:rPr>
          </w:rPrChange>
        </w:rPr>
        <w:t>"Oct"</w:t>
      </w:r>
      <w:r w:rsidRPr="00EC76D5">
        <w:t xml:space="preserve">, </w:t>
      </w:r>
      <w:r w:rsidRPr="00EC76D5">
        <w:rPr>
          <w:color w:val="000000" w:themeColor="text1"/>
          <w:rPrChange w:id="6249" w:author="Stefan Björnander" w:date="2012-05-06T21:51:00Z">
            <w:rPr>
              <w:color w:val="A31515"/>
            </w:rPr>
          </w:rPrChange>
        </w:rPr>
        <w:t>"Nov"</w:t>
      </w:r>
      <w:r w:rsidRPr="00EC76D5">
        <w:t>,</w:t>
      </w:r>
      <w:r w:rsidRPr="00EC76D5">
        <w:rPr>
          <w:color w:val="000000" w:themeColor="text1"/>
          <w:rPrChange w:id="6250"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251" w:author="Stefan Björnander" w:date="2012-05-06T21:51:00Z">
            <w:rPr>
              <w:color w:val="A31515"/>
            </w:rPr>
          </w:rPrChange>
        </w:rPr>
        <w:t>"Mon"</w:t>
      </w:r>
      <w:r w:rsidRPr="00EC76D5">
        <w:t xml:space="preserve">, </w:t>
      </w:r>
      <w:r w:rsidRPr="00EC76D5">
        <w:rPr>
          <w:color w:val="000000" w:themeColor="text1"/>
          <w:rPrChange w:id="6252" w:author="Stefan Björnander" w:date="2012-05-06T21:51:00Z">
            <w:rPr>
              <w:color w:val="A31515"/>
            </w:rPr>
          </w:rPrChange>
        </w:rPr>
        <w:t>"Tue"</w:t>
      </w:r>
      <w:r w:rsidRPr="00EC76D5">
        <w:t xml:space="preserve">, </w:t>
      </w:r>
      <w:r w:rsidRPr="00EC76D5">
        <w:rPr>
          <w:color w:val="000000" w:themeColor="text1"/>
          <w:rPrChange w:id="6253"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254" w:author="Stefan Björnander" w:date="2012-05-06T21:51:00Z">
            <w:rPr>
              <w:color w:val="A31515"/>
            </w:rPr>
          </w:rPrChange>
        </w:rPr>
        <w:t>"Fri"</w:t>
      </w:r>
      <w:r w:rsidRPr="00EC76D5">
        <w:t xml:space="preserve">, </w:t>
      </w:r>
      <w:r w:rsidRPr="00EC76D5">
        <w:rPr>
          <w:color w:val="000000" w:themeColor="text1"/>
          <w:rPrChange w:id="6255"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256"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257"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258"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259" w:name="_Toc323656740"/>
      <w:bookmarkStart w:id="6260" w:name="_Toc324085478"/>
      <w:bookmarkStart w:id="6261" w:name="_Toc383781130"/>
      <w:bookmarkStart w:id="6262" w:name="_Toc481936530"/>
      <w:r w:rsidRPr="00EC76D5">
        <w:t>Random Numbers</w:t>
      </w:r>
      <w:bookmarkEnd w:id="6259"/>
      <w:bookmarkEnd w:id="6260"/>
      <w:bookmarkEnd w:id="6261"/>
      <w:bookmarkEnd w:id="6262"/>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w:t>
      </w:r>
      <w:proofErr w:type="gramStart"/>
      <w:r w:rsidRPr="00EC76D5">
        <w:t>In order to</w:t>
      </w:r>
      <w:proofErr w:type="gramEnd"/>
      <w:r w:rsidRPr="00EC76D5">
        <w:t xml:space="preserve"> </w:t>
      </w:r>
      <w:r w:rsidR="002F35C1">
        <w:t>initializer</w:t>
      </w:r>
      <w:r w:rsidRPr="00EC76D5">
        <w:t xml:space="preserve">ialize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263"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264"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265"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266" w:name="_Toc323656741"/>
      <w:bookmarkStart w:id="6267" w:name="_Toc324085479"/>
      <w:bookmarkStart w:id="6268" w:name="_Toc383781131"/>
      <w:bookmarkStart w:id="6269" w:name="_Toc481936531"/>
      <w:r w:rsidRPr="00EC76D5">
        <w:t>Limits of Integral and Floating Types</w:t>
      </w:r>
      <w:bookmarkEnd w:id="6266"/>
      <w:bookmarkEnd w:id="6267"/>
      <w:bookmarkEnd w:id="6268"/>
      <w:bookmarkEnd w:id="6269"/>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270" w:name="_Toc323656742"/>
      <w:bookmarkStart w:id="6271" w:name="_Toc324085480"/>
      <w:bookmarkStart w:id="6272" w:name="_Toc383781132"/>
      <w:bookmarkStart w:id="6273" w:name="_Toc481936532"/>
      <w:r w:rsidRPr="00EC76D5">
        <w:t>Character Functions</w:t>
      </w:r>
      <w:bookmarkEnd w:id="6270"/>
      <w:bookmarkEnd w:id="6271"/>
      <w:bookmarkEnd w:id="6272"/>
      <w:bookmarkEnd w:id="6273"/>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274"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275"/>
            <w:commentRangeStart w:id="6276"/>
            <w:r w:rsidRPr="00EC76D5">
              <w:rPr>
                <w:b/>
                <w:sz w:val="21"/>
                <w:szCs w:val="21"/>
              </w:rPr>
              <w:t>Isalnum</w:t>
            </w:r>
            <w:commentRangeEnd w:id="6275"/>
            <w:r w:rsidR="00166455" w:rsidRPr="00EC76D5">
              <w:rPr>
                <w:rStyle w:val="Kommentarsreferens"/>
                <w:rFonts w:eastAsia="Times New Roman" w:cs="Times New Roman"/>
              </w:rPr>
              <w:commentReference w:id="6275"/>
            </w:r>
            <w:commentRangeEnd w:id="6276"/>
            <w:r w:rsidR="00166455" w:rsidRPr="00EC76D5">
              <w:rPr>
                <w:rStyle w:val="Kommentarsreferens"/>
                <w:rFonts w:eastAsia="Times New Roman" w:cs="Times New Roman"/>
              </w:rPr>
              <w:commentReference w:id="6276"/>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277" w:name="_Toc323656743"/>
      <w:bookmarkStart w:id="6278" w:name="_Toc324085481"/>
      <w:bookmarkStart w:id="6279" w:name="_Toc383781133"/>
      <w:bookmarkStart w:id="6280" w:name="_Toc481936533"/>
      <w:r w:rsidRPr="00EC76D5">
        <w:t>Further Reading</w:t>
      </w:r>
      <w:bookmarkEnd w:id="6160"/>
      <w:bookmarkEnd w:id="6277"/>
      <w:bookmarkEnd w:id="6278"/>
      <w:bookmarkEnd w:id="6279"/>
      <w:bookmarkEnd w:id="6280"/>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t>
      </w:r>
      <w:proofErr w:type="gramStart"/>
      <w:r w:rsidRPr="00EC76D5">
        <w:t>way, and</w:t>
      </w:r>
      <w:proofErr w:type="gramEnd"/>
      <w:r w:rsidRPr="00EC76D5">
        <w:t xml:space="preserve">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281" w:name="_Toc481936534"/>
      <w:r w:rsidRPr="00EC76D5">
        <w:t>A Crash Course in Java</w:t>
      </w:r>
      <w:bookmarkEnd w:id="6281"/>
    </w:p>
    <w:p w14:paraId="6ED6B355" w14:textId="77777777" w:rsidR="00F03D06" w:rsidRPr="00EC76D5" w:rsidRDefault="00F03D06" w:rsidP="00F03D06">
      <w:pPr>
        <w:pStyle w:val="Rubrik1"/>
        <w:numPr>
          <w:ilvl w:val="0"/>
          <w:numId w:val="0"/>
        </w:numPr>
        <w:ind w:left="720" w:hanging="720"/>
      </w:pPr>
      <w:bookmarkStart w:id="6282" w:name="_Toc481936535"/>
      <w:r w:rsidRPr="00EC76D5">
        <w:t>Foreword</w:t>
      </w:r>
      <w:bookmarkEnd w:id="628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w:t>
      </w:r>
      <w:proofErr w:type="gramStart"/>
      <w:r w:rsidRPr="00EC76D5">
        <w:t>actually generate</w:t>
      </w:r>
      <w:proofErr w:type="gramEnd"/>
      <w:r w:rsidRPr="00EC76D5">
        <w:t xml:space="preserv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 xml:space="preserve">When each source file has been completely compiled, they need to be linked together into </w:t>
      </w:r>
      <w:proofErr w:type="gramStart"/>
      <w:r w:rsidRPr="00EC76D5">
        <w:t>a</w:t>
      </w:r>
      <w:proofErr w:type="gramEnd"/>
      <w:r w:rsidRPr="00EC76D5">
        <w:t xml:space="preserve">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 xml:space="preserve">So far, I have written a C compiler and I plan to extend it to a C++ compiler </w:t>
      </w:r>
      <w:proofErr w:type="gramStart"/>
      <w:r w:rsidRPr="00EC76D5">
        <w:rPr>
          <w:rFonts w:cs="Times New Roman"/>
        </w:rPr>
        <w:t>in the near future</w:t>
      </w:r>
      <w:proofErr w:type="gramEnd"/>
      <w:r w:rsidRPr="00EC76D5">
        <w:rPr>
          <w:rFonts w:cs="Times New Roman"/>
        </w:rPr>
        <w:t>.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w:t>
      </w:r>
      <w:proofErr w:type="gramStart"/>
      <w:r w:rsidRPr="00EC76D5">
        <w:rPr>
          <w:rFonts w:cs="Times New Roman"/>
          <w:color w:val="000000"/>
        </w:rPr>
        <w:t>similar to</w:t>
      </w:r>
      <w:proofErr w:type="gramEnd"/>
      <w:r w:rsidRPr="00EC76D5">
        <w:rPr>
          <w:rFonts w:cs="Times New Roman"/>
          <w:color w:val="000000"/>
        </w:rPr>
        <w:t xml:space="preserve">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The following book could be said to be closely related to mine, as it also described the code for a C compiler. However, this book </w:t>
      </w:r>
      <w:proofErr w:type="gramStart"/>
      <w:r w:rsidRPr="00EC76D5">
        <w:rPr>
          <w:rFonts w:cs="Times New Roman"/>
          <w:color w:val="000000"/>
        </w:rPr>
        <w:t>is more or less</w:t>
      </w:r>
      <w:proofErr w:type="gramEnd"/>
      <w:r w:rsidRPr="00EC76D5">
        <w:rPr>
          <w:rFonts w:cs="Times New Roman"/>
          <w:color w:val="000000"/>
        </w:rPr>
        <w:t xml:space="preserve">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Christopher W. Fraser, David R. Hanson. A Retargetable C </w:t>
      </w:r>
      <w:proofErr w:type="gramStart"/>
      <w:r w:rsidRPr="00EC76D5">
        <w:rPr>
          <w:rFonts w:cs="Times New Roman"/>
          <w:color w:val="000000"/>
        </w:rPr>
        <w:t>Compiler :</w:t>
      </w:r>
      <w:proofErr w:type="gramEnd"/>
      <w:r w:rsidRPr="00EC76D5">
        <w:rPr>
          <w:rFonts w:cs="Times New Roman"/>
          <w:color w:val="000000"/>
        </w:rPr>
        <w:t xml:space="preserve">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proofErr w:type="gramStart"/>
      <w:r w:rsidRPr="00EC76D5">
        <w:rPr>
          <w:rFonts w:cs="Times New Roman"/>
          <w:color w:val="000000"/>
        </w:rPr>
        <w:t>This books</w:t>
      </w:r>
      <w:proofErr w:type="gramEnd"/>
      <w:r w:rsidRPr="00EC76D5">
        <w:rPr>
          <w:rFonts w:cs="Times New Roman"/>
          <w:color w:val="000000"/>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w:t>
      </w:r>
      <w:proofErr w:type="gramStart"/>
      <w:r w:rsidRPr="00EC76D5">
        <w:rPr>
          <w:rFonts w:cs="Times New Roman"/>
          <w:color w:val="000000"/>
        </w:rPr>
        <w:t>try</w:t>
      </w:r>
      <w:proofErr w:type="gramEnd"/>
      <w:r w:rsidRPr="00EC76D5">
        <w:rPr>
          <w:rFonts w:cs="Times New Roman"/>
          <w:color w:val="000000"/>
        </w:rPr>
        <w:t xml:space="preserve">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4. Declarations and the Symbol Table. C++ has a rather complicated declaration system with aggregated types such as classes, </w:t>
      </w:r>
      <w:proofErr w:type="gramStart"/>
      <w:r w:rsidRPr="00EC76D5">
        <w:rPr>
          <w:rFonts w:cs="Times New Roman"/>
          <w:color w:val="000000"/>
        </w:rPr>
        <w:t>structures</w:t>
      </w:r>
      <w:proofErr w:type="gramEnd"/>
      <w:r w:rsidRPr="00EC76D5">
        <w:rPr>
          <w:rFonts w:cs="Times New Roman"/>
          <w:color w:val="000000"/>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EA839F4"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2F35C1">
        <w:rPr>
          <w:rFonts w:cs="Times New Roman"/>
          <w:color w:val="000000"/>
        </w:rPr>
        <w:t>initializer</w:t>
      </w:r>
      <w:r w:rsidRPr="00EC76D5">
        <w:rPr>
          <w:rFonts w:cs="Times New Roman"/>
          <w:color w:val="000000"/>
        </w:rPr>
        <w:t>ialize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10. The Preprocessor. Before the </w:t>
      </w:r>
      <w:proofErr w:type="gramStart"/>
      <w:r w:rsidRPr="00EC76D5">
        <w:rPr>
          <w:rFonts w:cs="Times New Roman"/>
          <w:color w:val="000000"/>
        </w:rPr>
        <w:t>actually</w:t>
      </w:r>
      <w:proofErr w:type="gramEnd"/>
      <w:r w:rsidRPr="00EC76D5">
        <w:rPr>
          <w:rFonts w:cs="Times New Roman"/>
          <w:color w:val="000000"/>
        </w:rPr>
        <w:t xml:space="preserve">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11. The Linker. When the target code has finally been generated, it becomes stored into an object file. As the source code can be distributed over several files, the target code </w:t>
      </w:r>
      <w:proofErr w:type="gramStart"/>
      <w:r w:rsidRPr="00EC76D5">
        <w:rPr>
          <w:rFonts w:cs="Times New Roman"/>
          <w:color w:val="000000"/>
        </w:rPr>
        <w:t>need</w:t>
      </w:r>
      <w:proofErr w:type="gramEnd"/>
      <w:r w:rsidRPr="00EC76D5">
        <w:rPr>
          <w:rFonts w:cs="Times New Roman"/>
          <w:color w:val="000000"/>
        </w:rPr>
        <w:t xml:space="preserve"> to be merged into one executable file. This is the task of the linker, it merges the code and data area, resolve the static and extern </w:t>
      </w:r>
      <w:proofErr w:type="gramStart"/>
      <w:r w:rsidRPr="00EC76D5">
        <w:rPr>
          <w:rFonts w:cs="Times New Roman"/>
          <w:color w:val="000000"/>
        </w:rPr>
        <w:t>references</w:t>
      </w:r>
      <w:proofErr w:type="gramEnd"/>
      <w:r w:rsidRPr="00EC76D5">
        <w:rPr>
          <w:rFonts w:cs="Times New Roman"/>
          <w:color w:val="000000"/>
        </w:rPr>
        <w:t xml:space="preserve">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B44CD0" w:rsidRDefault="00B44CD0" w:rsidP="005F7461">
                              <w:pPr>
                                <w:spacing w:before="60" w:after="0"/>
                                <w:jc w:val="center"/>
                                <w:rPr>
                                  <w:lang w:val="sv-SE"/>
                                </w:rPr>
                              </w:pPr>
                              <w:r>
                                <w:rPr>
                                  <w:lang w:val="sv-SE"/>
                                </w:rPr>
                                <w:t>Preprocessor</w:t>
                              </w:r>
                            </w:p>
                            <w:p w14:paraId="04F32221" w14:textId="77777777" w:rsidR="00B44CD0" w:rsidRPr="00C7380D" w:rsidRDefault="00B44CD0"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B44CD0" w:rsidRPr="008541FD" w:rsidRDefault="00B44CD0" w:rsidP="005F7461">
                              <w:pPr>
                                <w:spacing w:before="60" w:after="0"/>
                                <w:jc w:val="center"/>
                              </w:pPr>
                              <w:r w:rsidRPr="008541FD">
                                <w:t>Source</w:t>
                              </w:r>
                              <w:r>
                                <w:t xml:space="preserve"> </w:t>
                              </w:r>
                              <w:r w:rsidRPr="008541FD">
                                <w:t>Code</w:t>
                              </w:r>
                            </w:p>
                            <w:p w14:paraId="4FCEAC5C" w14:textId="77777777" w:rsidR="00B44CD0" w:rsidRDefault="00B44CD0"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B44CD0" w:rsidRDefault="00B44CD0"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B44CD0" w:rsidRDefault="00B44CD0" w:rsidP="005F7461">
                              <w:pPr>
                                <w:pStyle w:val="Normalwebb"/>
                                <w:spacing w:before="60" w:line="256" w:lineRule="auto"/>
                                <w:jc w:val="center"/>
                              </w:pPr>
                              <w:r>
                                <w:rPr>
                                  <w:rFonts w:eastAsia="Calibri"/>
                                  <w:sz w:val="22"/>
                                  <w:szCs w:val="22"/>
                                  <w:lang w:val="en-US"/>
                                </w:rPr>
                                <w:t>Processed Code</w:t>
                              </w:r>
                            </w:p>
                            <w:p w14:paraId="14142DBC" w14:textId="77777777" w:rsidR="00B44CD0" w:rsidRDefault="00B44CD0"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B44CD0" w:rsidRDefault="00B44CD0"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B44CD0" w:rsidRDefault="00B44CD0" w:rsidP="005F7461">
                              <w:pPr>
                                <w:pStyle w:val="Normalwebb"/>
                                <w:spacing w:before="60" w:line="254" w:lineRule="auto"/>
                                <w:jc w:val="center"/>
                              </w:pPr>
                              <w:r>
                                <w:rPr>
                                  <w:rFonts w:eastAsia="Calibri"/>
                                  <w:sz w:val="22"/>
                                  <w:szCs w:val="22"/>
                                  <w:lang w:val="en-US"/>
                                </w:rPr>
                                <w:t>Syntax Tree</w:t>
                              </w:r>
                            </w:p>
                            <w:p w14:paraId="070DB26E" w14:textId="77777777" w:rsidR="00B44CD0" w:rsidRDefault="00B44CD0"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B44CD0" w:rsidRDefault="00B44CD0"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B44CD0" w:rsidRDefault="00B44CD0" w:rsidP="005F7461">
                              <w:pPr>
                                <w:pStyle w:val="Normalwebb"/>
                                <w:spacing w:before="60" w:line="252" w:lineRule="auto"/>
                                <w:jc w:val="center"/>
                              </w:pPr>
                              <w:r>
                                <w:rPr>
                                  <w:rFonts w:eastAsia="Calibri"/>
                                  <w:sz w:val="22"/>
                                  <w:szCs w:val="22"/>
                                  <w:lang w:val="en-US"/>
                                </w:rPr>
                                <w:t>Optimized Syntax Tree</w:t>
                              </w:r>
                            </w:p>
                            <w:p w14:paraId="3315953C" w14:textId="77777777" w:rsidR="00B44CD0" w:rsidRDefault="00B44CD0"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B44CD0" w:rsidRDefault="00B44CD0"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B44CD0" w:rsidRDefault="00B44CD0" w:rsidP="005F7461">
                              <w:pPr>
                                <w:pStyle w:val="Normalwebb"/>
                                <w:spacing w:before="60" w:line="252" w:lineRule="auto"/>
                                <w:jc w:val="center"/>
                              </w:pPr>
                              <w:r>
                                <w:rPr>
                                  <w:rFonts w:eastAsia="Calibri"/>
                                  <w:sz w:val="22"/>
                                  <w:szCs w:val="22"/>
                                  <w:lang w:val="en-US"/>
                                </w:rPr>
                                <w:t>Middle Code List</w:t>
                              </w:r>
                            </w:p>
                            <w:p w14:paraId="321C1BE9" w14:textId="77777777" w:rsidR="00B44CD0" w:rsidRDefault="00B44CD0"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B44CD0" w:rsidRDefault="00B44CD0" w:rsidP="005F7461">
                              <w:pPr>
                                <w:pStyle w:val="Normalwebb"/>
                                <w:spacing w:before="60" w:line="252" w:lineRule="auto"/>
                                <w:jc w:val="center"/>
                              </w:pPr>
                              <w:r>
                                <w:rPr>
                                  <w:rFonts w:eastAsia="Calibri"/>
                                  <w:sz w:val="22"/>
                                  <w:szCs w:val="22"/>
                                  <w:lang w:val="en-US"/>
                                </w:rPr>
                                <w:t>Optimized Middle Code List</w:t>
                              </w:r>
                            </w:p>
                            <w:p w14:paraId="4CF9CB98" w14:textId="77777777" w:rsidR="00B44CD0" w:rsidRDefault="00B44CD0"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B44CD0" w:rsidRDefault="00B44CD0"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B44CD0" w:rsidRDefault="00B44CD0"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B44CD0" w:rsidRDefault="00B44CD0" w:rsidP="005F7461">
                        <w:pPr>
                          <w:spacing w:before="60" w:after="0"/>
                          <w:jc w:val="center"/>
                          <w:rPr>
                            <w:lang w:val="sv-SE"/>
                          </w:rPr>
                        </w:pPr>
                        <w:r>
                          <w:rPr>
                            <w:lang w:val="sv-SE"/>
                          </w:rPr>
                          <w:t>Preprocessor</w:t>
                        </w:r>
                      </w:p>
                      <w:p w14:paraId="04F32221" w14:textId="77777777" w:rsidR="00B44CD0" w:rsidRPr="00C7380D" w:rsidRDefault="00B44CD0"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B44CD0" w:rsidRPr="008541FD" w:rsidRDefault="00B44CD0" w:rsidP="005F7461">
                        <w:pPr>
                          <w:spacing w:before="60" w:after="0"/>
                          <w:jc w:val="center"/>
                        </w:pPr>
                        <w:r w:rsidRPr="008541FD">
                          <w:t>Source</w:t>
                        </w:r>
                        <w:r>
                          <w:t xml:space="preserve"> </w:t>
                        </w:r>
                        <w:r w:rsidRPr="008541FD">
                          <w:t>Code</w:t>
                        </w:r>
                      </w:p>
                      <w:p w14:paraId="4FCEAC5C" w14:textId="77777777" w:rsidR="00B44CD0" w:rsidRDefault="00B44CD0"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B44CD0" w:rsidRDefault="00B44CD0"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B44CD0" w:rsidRDefault="00B44CD0" w:rsidP="005F7461">
                        <w:pPr>
                          <w:pStyle w:val="Normalwebb"/>
                          <w:spacing w:before="60" w:line="256" w:lineRule="auto"/>
                          <w:jc w:val="center"/>
                        </w:pPr>
                        <w:r>
                          <w:rPr>
                            <w:rFonts w:eastAsia="Calibri"/>
                            <w:sz w:val="22"/>
                            <w:szCs w:val="22"/>
                            <w:lang w:val="en-US"/>
                          </w:rPr>
                          <w:t>Processed Code</w:t>
                        </w:r>
                      </w:p>
                      <w:p w14:paraId="14142DBC" w14:textId="77777777" w:rsidR="00B44CD0" w:rsidRDefault="00B44CD0"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B44CD0" w:rsidRDefault="00B44CD0"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B44CD0" w:rsidRDefault="00B44CD0" w:rsidP="005F7461">
                        <w:pPr>
                          <w:pStyle w:val="Normalwebb"/>
                          <w:spacing w:before="60" w:line="254" w:lineRule="auto"/>
                          <w:jc w:val="center"/>
                        </w:pPr>
                        <w:r>
                          <w:rPr>
                            <w:rFonts w:eastAsia="Calibri"/>
                            <w:sz w:val="22"/>
                            <w:szCs w:val="22"/>
                            <w:lang w:val="en-US"/>
                          </w:rPr>
                          <w:t>Syntax Tree</w:t>
                        </w:r>
                      </w:p>
                      <w:p w14:paraId="070DB26E" w14:textId="77777777" w:rsidR="00B44CD0" w:rsidRDefault="00B44CD0"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B44CD0" w:rsidRDefault="00B44CD0"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B44CD0" w:rsidRDefault="00B44CD0" w:rsidP="005F7461">
                        <w:pPr>
                          <w:pStyle w:val="Normalwebb"/>
                          <w:spacing w:before="60" w:line="252" w:lineRule="auto"/>
                          <w:jc w:val="center"/>
                        </w:pPr>
                        <w:r>
                          <w:rPr>
                            <w:rFonts w:eastAsia="Calibri"/>
                            <w:sz w:val="22"/>
                            <w:szCs w:val="22"/>
                            <w:lang w:val="en-US"/>
                          </w:rPr>
                          <w:t>Optimized Syntax Tree</w:t>
                        </w:r>
                      </w:p>
                      <w:p w14:paraId="3315953C" w14:textId="77777777" w:rsidR="00B44CD0" w:rsidRDefault="00B44CD0"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B44CD0" w:rsidRDefault="00B44CD0"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B44CD0" w:rsidRDefault="00B44CD0" w:rsidP="005F7461">
                        <w:pPr>
                          <w:pStyle w:val="Normalwebb"/>
                          <w:spacing w:before="60" w:line="252" w:lineRule="auto"/>
                          <w:jc w:val="center"/>
                        </w:pPr>
                        <w:r>
                          <w:rPr>
                            <w:rFonts w:eastAsia="Calibri"/>
                            <w:sz w:val="22"/>
                            <w:szCs w:val="22"/>
                            <w:lang w:val="en-US"/>
                          </w:rPr>
                          <w:t>Middle Code List</w:t>
                        </w:r>
                      </w:p>
                      <w:p w14:paraId="321C1BE9" w14:textId="77777777" w:rsidR="00B44CD0" w:rsidRDefault="00B44CD0"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B44CD0" w:rsidRDefault="00B44CD0" w:rsidP="005F7461">
                        <w:pPr>
                          <w:pStyle w:val="Normalwebb"/>
                          <w:spacing w:before="60" w:line="252" w:lineRule="auto"/>
                          <w:jc w:val="center"/>
                        </w:pPr>
                        <w:r>
                          <w:rPr>
                            <w:rFonts w:eastAsia="Calibri"/>
                            <w:sz w:val="22"/>
                            <w:szCs w:val="22"/>
                            <w:lang w:val="en-US"/>
                          </w:rPr>
                          <w:t>Optimized Middle Code List</w:t>
                        </w:r>
                      </w:p>
                      <w:p w14:paraId="4CF9CB98" w14:textId="77777777" w:rsidR="00B44CD0" w:rsidRDefault="00B44CD0"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B44CD0" w:rsidRDefault="00B44CD0"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B44CD0" w:rsidRDefault="00B44CD0"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B44CD0" w:rsidRDefault="00B44CD0" w:rsidP="006F14D0">
                              <w:pPr>
                                <w:spacing w:before="60" w:after="0"/>
                                <w:jc w:val="center"/>
                                <w:rPr>
                                  <w:lang w:val="sv-SE"/>
                                </w:rPr>
                              </w:pPr>
                              <w:r>
                                <w:rPr>
                                  <w:lang w:val="sv-SE"/>
                                </w:rPr>
                                <w:t>Preprocessor</w:t>
                              </w:r>
                            </w:p>
                            <w:p w14:paraId="2CD90E0F" w14:textId="77777777" w:rsidR="00B44CD0" w:rsidRPr="00C7380D" w:rsidRDefault="00B44CD0"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B44CD0" w:rsidRPr="008541FD" w:rsidRDefault="00B44CD0" w:rsidP="006F14D0">
                              <w:pPr>
                                <w:spacing w:before="60" w:after="0"/>
                                <w:jc w:val="center"/>
                              </w:pPr>
                              <w:r w:rsidRPr="008541FD">
                                <w:t>Source</w:t>
                              </w:r>
                              <w:r>
                                <w:t xml:space="preserve"> </w:t>
                              </w:r>
                              <w:r w:rsidRPr="008541FD">
                                <w:t>Code</w:t>
                              </w:r>
                            </w:p>
                            <w:p w14:paraId="1314F231" w14:textId="77777777" w:rsidR="00B44CD0" w:rsidRDefault="00B44CD0"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B44CD0" w:rsidRDefault="00B44CD0"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B44CD0" w:rsidRDefault="00B44CD0" w:rsidP="006F14D0">
                              <w:pPr>
                                <w:pStyle w:val="Normalwebb"/>
                                <w:spacing w:before="60" w:line="256" w:lineRule="auto"/>
                                <w:jc w:val="center"/>
                              </w:pPr>
                              <w:r>
                                <w:rPr>
                                  <w:rFonts w:eastAsia="Calibri"/>
                                  <w:sz w:val="22"/>
                                  <w:szCs w:val="22"/>
                                  <w:lang w:val="en-US"/>
                                </w:rPr>
                                <w:t>Processed Code</w:t>
                              </w:r>
                            </w:p>
                            <w:p w14:paraId="705B7689" w14:textId="77777777" w:rsidR="00B44CD0" w:rsidRDefault="00B44CD0"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B44CD0" w:rsidRDefault="00B44CD0"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B44CD0" w:rsidRDefault="00B44CD0" w:rsidP="006F14D0">
                              <w:pPr>
                                <w:pStyle w:val="Normalwebb"/>
                                <w:spacing w:before="60" w:line="254" w:lineRule="auto"/>
                                <w:jc w:val="center"/>
                              </w:pPr>
                              <w:r>
                                <w:rPr>
                                  <w:rFonts w:eastAsia="Calibri"/>
                                  <w:sz w:val="22"/>
                                  <w:szCs w:val="22"/>
                                  <w:lang w:val="en-US"/>
                                </w:rPr>
                                <w:t>Syntax Tree</w:t>
                              </w:r>
                            </w:p>
                            <w:p w14:paraId="20988EE2" w14:textId="77777777" w:rsidR="00B44CD0" w:rsidRDefault="00B44CD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B44CD0" w:rsidRDefault="00B44CD0"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B44CD0" w:rsidRDefault="00B44CD0" w:rsidP="006F14D0">
                              <w:pPr>
                                <w:pStyle w:val="Normalwebb"/>
                                <w:spacing w:before="60" w:line="252" w:lineRule="auto"/>
                                <w:jc w:val="center"/>
                              </w:pPr>
                              <w:r>
                                <w:rPr>
                                  <w:rFonts w:eastAsia="Calibri"/>
                                  <w:sz w:val="22"/>
                                  <w:szCs w:val="22"/>
                                  <w:lang w:val="en-US"/>
                                </w:rPr>
                                <w:t>Optimized Syntax Tree</w:t>
                              </w:r>
                            </w:p>
                            <w:p w14:paraId="35223DB0" w14:textId="77777777" w:rsidR="00B44CD0" w:rsidRDefault="00B44CD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B44CD0" w:rsidRDefault="00B44CD0"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B44CD0" w:rsidRDefault="00B44CD0" w:rsidP="006F14D0">
                              <w:pPr>
                                <w:pStyle w:val="Normalwebb"/>
                                <w:spacing w:before="60" w:line="252" w:lineRule="auto"/>
                                <w:jc w:val="center"/>
                              </w:pPr>
                              <w:r>
                                <w:rPr>
                                  <w:rFonts w:eastAsia="Calibri"/>
                                  <w:sz w:val="22"/>
                                  <w:szCs w:val="22"/>
                                  <w:lang w:val="en-US"/>
                                </w:rPr>
                                <w:t>Middle Code List</w:t>
                              </w:r>
                            </w:p>
                            <w:p w14:paraId="5410A942" w14:textId="77777777" w:rsidR="00B44CD0" w:rsidRDefault="00B44CD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B44CD0" w:rsidRDefault="00B44CD0" w:rsidP="006F14D0">
                              <w:pPr>
                                <w:pStyle w:val="Normalwebb"/>
                                <w:spacing w:before="60" w:line="252" w:lineRule="auto"/>
                                <w:jc w:val="center"/>
                              </w:pPr>
                              <w:r>
                                <w:rPr>
                                  <w:rFonts w:eastAsia="Calibri"/>
                                  <w:sz w:val="22"/>
                                  <w:szCs w:val="22"/>
                                  <w:lang w:val="en-US"/>
                                </w:rPr>
                                <w:t>Optimized Middle Code List</w:t>
                              </w:r>
                            </w:p>
                            <w:p w14:paraId="36F7A1DE" w14:textId="77777777" w:rsidR="00B44CD0" w:rsidRDefault="00B44CD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B44CD0" w:rsidRDefault="00B44CD0"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B44CD0" w:rsidRDefault="00B44CD0"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B44CD0" w:rsidRDefault="00B44CD0" w:rsidP="006F14D0">
                        <w:pPr>
                          <w:spacing w:before="60" w:after="0"/>
                          <w:jc w:val="center"/>
                          <w:rPr>
                            <w:lang w:val="sv-SE"/>
                          </w:rPr>
                        </w:pPr>
                        <w:r>
                          <w:rPr>
                            <w:lang w:val="sv-SE"/>
                          </w:rPr>
                          <w:t>Preprocessor</w:t>
                        </w:r>
                      </w:p>
                      <w:p w14:paraId="2CD90E0F" w14:textId="77777777" w:rsidR="00B44CD0" w:rsidRPr="00C7380D" w:rsidRDefault="00B44CD0"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B44CD0" w:rsidRPr="008541FD" w:rsidRDefault="00B44CD0" w:rsidP="006F14D0">
                        <w:pPr>
                          <w:spacing w:before="60" w:after="0"/>
                          <w:jc w:val="center"/>
                        </w:pPr>
                        <w:r w:rsidRPr="008541FD">
                          <w:t>Source</w:t>
                        </w:r>
                        <w:r>
                          <w:t xml:space="preserve"> </w:t>
                        </w:r>
                        <w:r w:rsidRPr="008541FD">
                          <w:t>Code</w:t>
                        </w:r>
                      </w:p>
                      <w:p w14:paraId="1314F231" w14:textId="77777777" w:rsidR="00B44CD0" w:rsidRDefault="00B44CD0"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B44CD0" w:rsidRDefault="00B44CD0"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B44CD0" w:rsidRDefault="00B44CD0" w:rsidP="006F14D0">
                        <w:pPr>
                          <w:pStyle w:val="Normalwebb"/>
                          <w:spacing w:before="60" w:line="256" w:lineRule="auto"/>
                          <w:jc w:val="center"/>
                        </w:pPr>
                        <w:r>
                          <w:rPr>
                            <w:rFonts w:eastAsia="Calibri"/>
                            <w:sz w:val="22"/>
                            <w:szCs w:val="22"/>
                            <w:lang w:val="en-US"/>
                          </w:rPr>
                          <w:t>Processed Code</w:t>
                        </w:r>
                      </w:p>
                      <w:p w14:paraId="705B7689" w14:textId="77777777" w:rsidR="00B44CD0" w:rsidRDefault="00B44CD0"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B44CD0" w:rsidRDefault="00B44CD0"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B44CD0" w:rsidRDefault="00B44CD0" w:rsidP="006F14D0">
                        <w:pPr>
                          <w:pStyle w:val="Normalwebb"/>
                          <w:spacing w:before="60" w:line="254" w:lineRule="auto"/>
                          <w:jc w:val="center"/>
                        </w:pPr>
                        <w:r>
                          <w:rPr>
                            <w:rFonts w:eastAsia="Calibri"/>
                            <w:sz w:val="22"/>
                            <w:szCs w:val="22"/>
                            <w:lang w:val="en-US"/>
                          </w:rPr>
                          <w:t>Syntax Tree</w:t>
                        </w:r>
                      </w:p>
                      <w:p w14:paraId="20988EE2" w14:textId="77777777" w:rsidR="00B44CD0" w:rsidRDefault="00B44CD0"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B44CD0" w:rsidRDefault="00B44CD0"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B44CD0" w:rsidRDefault="00B44CD0" w:rsidP="006F14D0">
                        <w:pPr>
                          <w:pStyle w:val="Normalwebb"/>
                          <w:spacing w:before="60" w:line="252" w:lineRule="auto"/>
                          <w:jc w:val="center"/>
                        </w:pPr>
                        <w:r>
                          <w:rPr>
                            <w:rFonts w:eastAsia="Calibri"/>
                            <w:sz w:val="22"/>
                            <w:szCs w:val="22"/>
                            <w:lang w:val="en-US"/>
                          </w:rPr>
                          <w:t>Optimized Syntax Tree</w:t>
                        </w:r>
                      </w:p>
                      <w:p w14:paraId="35223DB0" w14:textId="77777777" w:rsidR="00B44CD0" w:rsidRDefault="00B44CD0"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B44CD0" w:rsidRDefault="00B44CD0"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B44CD0" w:rsidRDefault="00B44CD0" w:rsidP="006F14D0">
                        <w:pPr>
                          <w:pStyle w:val="Normalwebb"/>
                          <w:spacing w:before="60" w:line="252" w:lineRule="auto"/>
                          <w:jc w:val="center"/>
                        </w:pPr>
                        <w:r>
                          <w:rPr>
                            <w:rFonts w:eastAsia="Calibri"/>
                            <w:sz w:val="22"/>
                            <w:szCs w:val="22"/>
                            <w:lang w:val="en-US"/>
                          </w:rPr>
                          <w:t>Middle Code List</w:t>
                        </w:r>
                      </w:p>
                      <w:p w14:paraId="5410A942" w14:textId="77777777" w:rsidR="00B44CD0" w:rsidRDefault="00B44CD0"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B44CD0" w:rsidRDefault="00B44CD0" w:rsidP="006F14D0">
                        <w:pPr>
                          <w:pStyle w:val="Normalwebb"/>
                          <w:spacing w:before="60" w:line="252" w:lineRule="auto"/>
                          <w:jc w:val="center"/>
                        </w:pPr>
                        <w:r>
                          <w:rPr>
                            <w:rFonts w:eastAsia="Calibri"/>
                            <w:sz w:val="22"/>
                            <w:szCs w:val="22"/>
                            <w:lang w:val="en-US"/>
                          </w:rPr>
                          <w:t>Optimized Middle Code List</w:t>
                        </w:r>
                      </w:p>
                      <w:p w14:paraId="36F7A1DE" w14:textId="77777777" w:rsidR="00B44CD0" w:rsidRDefault="00B44CD0"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B44CD0" w:rsidRDefault="00B44CD0"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B44CD0" w:rsidRDefault="00B44CD0"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275" w:author="Stefan Bjornander" w:date="2015-05-23T17:42:00Z" w:initials="SB">
    <w:p w14:paraId="7086E310" w14:textId="77777777" w:rsidR="00B44CD0" w:rsidRDefault="00B44CD0">
      <w:pPr>
        <w:pStyle w:val="Kommentarer"/>
      </w:pPr>
      <w:r>
        <w:rPr>
          <w:rStyle w:val="Kommentarsreferens"/>
        </w:rPr>
        <w:annotationRef/>
      </w:r>
    </w:p>
    <w:p w14:paraId="01C1DAD9" w14:textId="77777777" w:rsidR="00B44CD0" w:rsidRDefault="00B44CD0">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6276" w:author="Stefan Bjornander" w:date="2015-05-23T17:42:00Z" w:initials="SB">
    <w:p w14:paraId="04F55807" w14:textId="77777777" w:rsidR="00B44CD0" w:rsidRDefault="00B44CD0">
      <w:pPr>
        <w:pStyle w:val="Kommentarer"/>
      </w:pPr>
      <w:r>
        <w:rPr>
          <w:rStyle w:val="Kommentarsreferens"/>
        </w:rPr>
        <w:annotationRef/>
      </w:r>
    </w:p>
    <w:p w14:paraId="533EC9EE" w14:textId="77777777" w:rsidR="00B44CD0" w:rsidRDefault="00B44CD0">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B44CD0" w:rsidRDefault="00B44CD0" w:rsidP="006C7309">
      <w:pPr>
        <w:spacing w:line="240" w:lineRule="auto"/>
      </w:pPr>
      <w:r>
        <w:separator/>
      </w:r>
    </w:p>
  </w:endnote>
  <w:endnote w:type="continuationSeparator" w:id="0">
    <w:p w14:paraId="0DD18C9D" w14:textId="77777777" w:rsidR="00B44CD0" w:rsidRDefault="00B44CD0"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B44CD0" w:rsidRDefault="00B44CD0" w:rsidP="006C7309">
      <w:pPr>
        <w:spacing w:line="240" w:lineRule="auto"/>
      </w:pPr>
      <w:r>
        <w:separator/>
      </w:r>
    </w:p>
  </w:footnote>
  <w:footnote w:type="continuationSeparator" w:id="0">
    <w:p w14:paraId="0BA3DA21" w14:textId="77777777" w:rsidR="00B44CD0" w:rsidRDefault="00B44CD0" w:rsidP="006C7309">
      <w:pPr>
        <w:spacing w:line="240" w:lineRule="auto"/>
      </w:pPr>
      <w:r>
        <w:continuationSeparator/>
      </w:r>
    </w:p>
  </w:footnote>
  <w:footnote w:id="1">
    <w:p w14:paraId="073943A1" w14:textId="0E9731C3" w:rsidR="00B44CD0" w:rsidRPr="00304E17" w:rsidRDefault="00B44CD0">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B44CD0" w:rsidRPr="007E20F3" w:rsidRDefault="00B44CD0"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B44CD0" w:rsidRPr="00214B10" w:rsidRDefault="00B44CD0"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B44CD0" w:rsidRPr="007E20F3" w:rsidRDefault="00B44CD0"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B44CD0" w:rsidRPr="00E01F3C" w:rsidRDefault="00B44CD0"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B44CD0" w:rsidRDefault="00B44CD0"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B44CD0" w:rsidRPr="006646C9" w:rsidRDefault="00B44CD0" w:rsidP="00E40B78">
      <w:pPr>
        <w:pStyle w:val="Code"/>
      </w:pPr>
      <w:r>
        <w:t>printf("int: %i, double %f", 123, 23.45);</w:t>
      </w:r>
    </w:p>
  </w:footnote>
  <w:footnote w:id="7">
    <w:p w14:paraId="185C09F4" w14:textId="77777777" w:rsidR="00B44CD0" w:rsidRPr="00D93CD3" w:rsidRDefault="00B44CD0"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B44CD0" w:rsidRPr="0041681A" w:rsidRDefault="00B44CD0">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B44CD0" w:rsidRPr="008A39BB" w:rsidRDefault="00B44CD0">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B44CD0" w:rsidRPr="00DB458B" w:rsidRDefault="00B44CD0"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B44CD0" w:rsidRDefault="00B44CD0"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B44CD0" w:rsidRPr="00DB458B" w:rsidRDefault="00B44CD0">
      <w:pPr>
        <w:pStyle w:val="Fotnotstext"/>
      </w:pPr>
    </w:p>
  </w:footnote>
  <w:footnote w:id="12">
    <w:p w14:paraId="6F2CD1AD" w14:textId="01D73667" w:rsidR="00B44CD0" w:rsidRPr="00615CDB" w:rsidRDefault="00B44CD0">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B44CD0" w:rsidRPr="00725EAE" w:rsidRDefault="00B44CD0"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B44CD0" w:rsidRPr="00B4576D" w:rsidRDefault="00B44CD0"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B44CD0" w:rsidRPr="00080A22" w:rsidRDefault="00B44CD0"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B44CD0" w:rsidRDefault="00B44CD0"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B44CD0" w:rsidRDefault="00B44CD0" w:rsidP="00E80032">
      <w:pPr>
        <w:pStyle w:val="Code"/>
      </w:pPr>
      <w:r>
        <w:t>#define BOOL int</w:t>
      </w:r>
    </w:p>
    <w:p w14:paraId="5A8A6026" w14:textId="77777777" w:rsidR="00B44CD0" w:rsidRDefault="00B44CD0" w:rsidP="00E80032">
      <w:pPr>
        <w:pStyle w:val="Code"/>
      </w:pPr>
      <w:r>
        <w:t>#define TRUE 1</w:t>
      </w:r>
    </w:p>
    <w:p w14:paraId="09976B6C" w14:textId="77777777" w:rsidR="00B44CD0" w:rsidRPr="00BF232B" w:rsidRDefault="00B44CD0" w:rsidP="00E80032">
      <w:pPr>
        <w:pStyle w:val="Code"/>
      </w:pPr>
      <w:r>
        <w:t>#define FALSE 0</w:t>
      </w:r>
    </w:p>
  </w:footnote>
  <w:footnote w:id="17">
    <w:p w14:paraId="1100CB01" w14:textId="77777777" w:rsidR="00B44CD0" w:rsidRDefault="00B44CD0"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B44CD0" w:rsidRDefault="00B44CD0" w:rsidP="00E80032">
      <w:r>
        <w:rPr>
          <w:rStyle w:val="Fotnotsreferens"/>
        </w:rPr>
        <w:footnoteRef/>
      </w:r>
      <w:r>
        <w:t xml:space="preserve"> Depending of the compiler and its warning level settings.</w:t>
      </w:r>
    </w:p>
  </w:footnote>
  <w:footnote w:id="19">
    <w:p w14:paraId="3D554D37" w14:textId="77777777" w:rsidR="00B44CD0" w:rsidRPr="004679D4" w:rsidRDefault="00B44CD0"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B44CD0" w:rsidRPr="00C03AB7" w:rsidRDefault="00B44CD0"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B44CD0" w:rsidRPr="000C5114" w:rsidRDefault="00B44CD0"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B44CD0" w:rsidRPr="002343ED" w:rsidRDefault="00B44CD0"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B44CD0" w:rsidRDefault="00B44CD0" w:rsidP="00E80032">
      <w:r>
        <w:rPr>
          <w:rStyle w:val="Fotnotsreferens"/>
        </w:rPr>
        <w:footnoteRef/>
      </w:r>
      <w:r>
        <w:t xml:space="preserve"> However, we have no knowledge about the actual address; it may be 10,000 or anything else.</w:t>
      </w:r>
    </w:p>
  </w:footnote>
  <w:footnote w:id="24">
    <w:p w14:paraId="575EFDCD" w14:textId="77777777" w:rsidR="00B44CD0" w:rsidRPr="009B0162" w:rsidRDefault="00B44CD0"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B44CD0" w:rsidRDefault="00B44CD0"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B44CD0" w:rsidRDefault="00B44CD0"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B44CD0" w:rsidRPr="00E554CC" w:rsidRDefault="00B44CD0"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B44CD0" w:rsidRPr="00391B01" w:rsidRDefault="00B44CD0"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B44CD0" w:rsidRDefault="00B44CD0"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B44CD0" w:rsidRDefault="00B44CD0"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B44CD0" w:rsidRDefault="00B44CD0" w:rsidP="00E80032">
      <w:r>
        <w:rPr>
          <w:rStyle w:val="Fotnotsreferens"/>
        </w:rPr>
        <w:footnoteRef/>
      </w:r>
      <w:r>
        <w:t xml:space="preserve"> There is no rational explanation, just accept it.</w:t>
      </w:r>
    </w:p>
  </w:footnote>
  <w:footnote w:id="32">
    <w:p w14:paraId="0B9FD0C4" w14:textId="77777777" w:rsidR="00B44CD0" w:rsidRDefault="00B44CD0"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B44CD0" w:rsidRPr="00EF01A1" w:rsidRDefault="00B44CD0"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B44CD0" w:rsidRPr="008655EC" w:rsidRDefault="00B44CD0"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2"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5" w15:restartNumberingAfterBreak="0">
    <w:nsid w:val="3240777C"/>
    <w:multiLevelType w:val="multilevel"/>
    <w:tmpl w:val="A164F7E6"/>
    <w:numStyleLink w:val="Heading"/>
  </w:abstractNum>
  <w:abstractNum w:abstractNumId="4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8"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49"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1"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3"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3E61B8E"/>
    <w:multiLevelType w:val="multilevel"/>
    <w:tmpl w:val="A164F7E6"/>
    <w:numStyleLink w:val="Heading"/>
  </w:abstractNum>
  <w:abstractNum w:abstractNumId="55"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7"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9"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0"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1"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5"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7"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1"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5" w15:restartNumberingAfterBreak="0">
    <w:nsid w:val="68915423"/>
    <w:multiLevelType w:val="multilevel"/>
    <w:tmpl w:val="A164F7E6"/>
    <w:numStyleLink w:val="Heading"/>
  </w:abstractNum>
  <w:abstractNum w:abstractNumId="76"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7" w15:restartNumberingAfterBreak="0">
    <w:nsid w:val="692B52DB"/>
    <w:multiLevelType w:val="multilevel"/>
    <w:tmpl w:val="A164F7E6"/>
    <w:numStyleLink w:val="Heading"/>
  </w:abstractNum>
  <w:abstractNum w:abstractNumId="7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3"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4"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3"/>
  </w:num>
  <w:num w:numId="2">
    <w:abstractNumId w:val="53"/>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8"/>
  </w:num>
  <w:num w:numId="7">
    <w:abstractNumId w:val="54"/>
  </w:num>
  <w:num w:numId="8">
    <w:abstractNumId w:val="77"/>
  </w:num>
  <w:num w:numId="9">
    <w:abstractNumId w:val="45"/>
  </w:num>
  <w:num w:numId="10">
    <w:abstractNumId w:val="34"/>
  </w:num>
  <w:num w:numId="11">
    <w:abstractNumId w:val="75"/>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3"/>
  </w:num>
  <w:num w:numId="31">
    <w:abstractNumId w:val="12"/>
  </w:num>
  <w:num w:numId="32">
    <w:abstractNumId w:val="85"/>
  </w:num>
  <w:num w:numId="33">
    <w:abstractNumId w:val="55"/>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0"/>
  </w:num>
  <w:num w:numId="43">
    <w:abstractNumId w:val="41"/>
  </w:num>
  <w:num w:numId="44">
    <w:abstractNumId w:val="70"/>
  </w:num>
  <w:num w:numId="45">
    <w:abstractNumId w:val="76"/>
  </w:num>
  <w:num w:numId="46">
    <w:abstractNumId w:val="48"/>
  </w:num>
  <w:num w:numId="47">
    <w:abstractNumId w:val="59"/>
  </w:num>
  <w:num w:numId="48">
    <w:abstractNumId w:val="11"/>
  </w:num>
  <w:num w:numId="49">
    <w:abstractNumId w:val="16"/>
  </w:num>
  <w:num w:numId="50">
    <w:abstractNumId w:val="52"/>
  </w:num>
  <w:num w:numId="51">
    <w:abstractNumId w:val="10"/>
  </w:num>
  <w:num w:numId="52">
    <w:abstractNumId w:val="82"/>
  </w:num>
  <w:num w:numId="53">
    <w:abstractNumId w:val="72"/>
  </w:num>
  <w:num w:numId="54">
    <w:abstractNumId w:val="29"/>
  </w:num>
  <w:num w:numId="55">
    <w:abstractNumId w:val="62"/>
  </w:num>
  <w:num w:numId="56">
    <w:abstractNumId w:val="17"/>
  </w:num>
  <w:num w:numId="57">
    <w:abstractNumId w:val="78"/>
  </w:num>
  <w:num w:numId="58">
    <w:abstractNumId w:val="32"/>
  </w:num>
  <w:num w:numId="59">
    <w:abstractNumId w:val="15"/>
  </w:num>
  <w:num w:numId="60">
    <w:abstractNumId w:val="56"/>
  </w:num>
  <w:num w:numId="61">
    <w:abstractNumId w:val="56"/>
    <w:lvlOverride w:ilvl="0">
      <w:startOverride w:val="1"/>
    </w:lvlOverride>
  </w:num>
  <w:num w:numId="62">
    <w:abstractNumId w:val="56"/>
    <w:lvlOverride w:ilvl="0">
      <w:startOverride w:val="1"/>
    </w:lvlOverride>
  </w:num>
  <w:num w:numId="63">
    <w:abstractNumId w:val="56"/>
    <w:lvlOverride w:ilvl="0">
      <w:startOverride w:val="1"/>
    </w:lvlOverride>
  </w:num>
  <w:num w:numId="64">
    <w:abstractNumId w:val="56"/>
    <w:lvlOverride w:ilvl="0">
      <w:startOverride w:val="1"/>
    </w:lvlOverride>
  </w:num>
  <w:num w:numId="65">
    <w:abstractNumId w:val="31"/>
  </w:num>
  <w:num w:numId="66">
    <w:abstractNumId w:val="44"/>
  </w:num>
  <w:num w:numId="67">
    <w:abstractNumId w:val="25"/>
  </w:num>
  <w:num w:numId="68">
    <w:abstractNumId w:val="83"/>
  </w:num>
  <w:num w:numId="69">
    <w:abstractNumId w:val="36"/>
  </w:num>
  <w:num w:numId="70">
    <w:abstractNumId w:val="23"/>
  </w:num>
  <w:num w:numId="71">
    <w:abstractNumId w:val="74"/>
  </w:num>
  <w:num w:numId="72">
    <w:abstractNumId w:val="22"/>
  </w:num>
  <w:num w:numId="73">
    <w:abstractNumId w:val="69"/>
  </w:num>
  <w:num w:numId="74">
    <w:abstractNumId w:val="46"/>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4"/>
  </w:num>
  <w:num w:numId="81">
    <w:abstractNumId w:val="66"/>
  </w:num>
  <w:num w:numId="82">
    <w:abstractNumId w:val="57"/>
  </w:num>
  <w:num w:numId="83">
    <w:abstractNumId w:val="61"/>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0"/>
  </w:num>
  <w:num w:numId="88">
    <w:abstractNumId w:val="81"/>
  </w:num>
  <w:num w:numId="89">
    <w:abstractNumId w:val="67"/>
  </w:num>
  <w:num w:numId="90">
    <w:abstractNumId w:val="79"/>
  </w:num>
  <w:num w:numId="91">
    <w:abstractNumId w:val="18"/>
  </w:num>
  <w:num w:numId="92">
    <w:abstractNumId w:val="21"/>
  </w:num>
  <w:num w:numId="93">
    <w:abstractNumId w:val="49"/>
  </w:num>
  <w:num w:numId="94">
    <w:abstractNumId w:val="14"/>
  </w:num>
  <w:num w:numId="95">
    <w:abstractNumId w:val="37"/>
  </w:num>
  <w:num w:numId="96">
    <w:abstractNumId w:val="51"/>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1"/>
  </w:num>
  <w:num w:numId="100">
    <w:abstractNumId w:val="68"/>
  </w:num>
  <w:num w:numId="101">
    <w:abstractNumId w:val="65"/>
  </w:num>
  <w:num w:numId="102">
    <w:abstractNumId w:val="84"/>
  </w:num>
  <w:num w:numId="103">
    <w:abstractNumId w:val="30"/>
  </w:num>
  <w:num w:numId="104">
    <w:abstractNumId w:val="42"/>
  </w:num>
  <w:num w:numId="105">
    <w:abstractNumId w:val="19"/>
  </w:num>
  <w:num w:numId="106">
    <w:abstractNumId w:val="63"/>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0"/>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0"/>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2"/>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2"/>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7"/>
  </w:num>
  <w:numIdMacAtCleanup w:val="1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2FC0"/>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967"/>
    <w:rsid w:val="000159E3"/>
    <w:rsid w:val="00015AA9"/>
    <w:rsid w:val="00015F9F"/>
    <w:rsid w:val="00015FBE"/>
    <w:rsid w:val="00016802"/>
    <w:rsid w:val="000169BF"/>
    <w:rsid w:val="00016BB2"/>
    <w:rsid w:val="00016D46"/>
    <w:rsid w:val="00016E84"/>
    <w:rsid w:val="00017088"/>
    <w:rsid w:val="000175DB"/>
    <w:rsid w:val="00017A47"/>
    <w:rsid w:val="00017A89"/>
    <w:rsid w:val="0002015E"/>
    <w:rsid w:val="000207E8"/>
    <w:rsid w:val="00020850"/>
    <w:rsid w:val="00020F00"/>
    <w:rsid w:val="00021034"/>
    <w:rsid w:val="00021505"/>
    <w:rsid w:val="000216A5"/>
    <w:rsid w:val="00021816"/>
    <w:rsid w:val="00021D2C"/>
    <w:rsid w:val="00021F24"/>
    <w:rsid w:val="0002237B"/>
    <w:rsid w:val="00022605"/>
    <w:rsid w:val="00022679"/>
    <w:rsid w:val="000226E5"/>
    <w:rsid w:val="00022A0D"/>
    <w:rsid w:val="00022A95"/>
    <w:rsid w:val="00022C3D"/>
    <w:rsid w:val="00022E21"/>
    <w:rsid w:val="00022EA0"/>
    <w:rsid w:val="00022FD6"/>
    <w:rsid w:val="000231B9"/>
    <w:rsid w:val="000233CE"/>
    <w:rsid w:val="00023A45"/>
    <w:rsid w:val="00023AC8"/>
    <w:rsid w:val="00023E71"/>
    <w:rsid w:val="00024000"/>
    <w:rsid w:val="000242A0"/>
    <w:rsid w:val="00024E63"/>
    <w:rsid w:val="00024F2D"/>
    <w:rsid w:val="0002564D"/>
    <w:rsid w:val="00025702"/>
    <w:rsid w:val="00025A3B"/>
    <w:rsid w:val="00025BEA"/>
    <w:rsid w:val="00025DC4"/>
    <w:rsid w:val="00025E09"/>
    <w:rsid w:val="00025F74"/>
    <w:rsid w:val="00025FE2"/>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DEE"/>
    <w:rsid w:val="00032EF4"/>
    <w:rsid w:val="00033301"/>
    <w:rsid w:val="00033413"/>
    <w:rsid w:val="000335A6"/>
    <w:rsid w:val="00033D59"/>
    <w:rsid w:val="0003423F"/>
    <w:rsid w:val="000342D3"/>
    <w:rsid w:val="000342DC"/>
    <w:rsid w:val="00034461"/>
    <w:rsid w:val="000345FB"/>
    <w:rsid w:val="0003475B"/>
    <w:rsid w:val="00034A97"/>
    <w:rsid w:val="00034DC5"/>
    <w:rsid w:val="00034E3B"/>
    <w:rsid w:val="00035181"/>
    <w:rsid w:val="000352C5"/>
    <w:rsid w:val="00035354"/>
    <w:rsid w:val="000356D0"/>
    <w:rsid w:val="00035A05"/>
    <w:rsid w:val="00035C84"/>
    <w:rsid w:val="000363D0"/>
    <w:rsid w:val="0003696C"/>
    <w:rsid w:val="00036BC6"/>
    <w:rsid w:val="00036C5E"/>
    <w:rsid w:val="000370DF"/>
    <w:rsid w:val="0003716F"/>
    <w:rsid w:val="0003772E"/>
    <w:rsid w:val="0003781A"/>
    <w:rsid w:val="00037BA4"/>
    <w:rsid w:val="00037E52"/>
    <w:rsid w:val="00037FA3"/>
    <w:rsid w:val="0004017A"/>
    <w:rsid w:val="000401A0"/>
    <w:rsid w:val="000405F3"/>
    <w:rsid w:val="00040B04"/>
    <w:rsid w:val="00040D85"/>
    <w:rsid w:val="00040E1B"/>
    <w:rsid w:val="00040FCB"/>
    <w:rsid w:val="000410EF"/>
    <w:rsid w:val="00041417"/>
    <w:rsid w:val="00041B7E"/>
    <w:rsid w:val="00042170"/>
    <w:rsid w:val="0004221B"/>
    <w:rsid w:val="000426CC"/>
    <w:rsid w:val="000428CE"/>
    <w:rsid w:val="0004293F"/>
    <w:rsid w:val="00042B76"/>
    <w:rsid w:val="00042CA4"/>
    <w:rsid w:val="00042E18"/>
    <w:rsid w:val="00042F0F"/>
    <w:rsid w:val="00043157"/>
    <w:rsid w:val="000434DF"/>
    <w:rsid w:val="00043F2B"/>
    <w:rsid w:val="0004451D"/>
    <w:rsid w:val="00044765"/>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B40"/>
    <w:rsid w:val="00047DD2"/>
    <w:rsid w:val="00047EFA"/>
    <w:rsid w:val="00050041"/>
    <w:rsid w:val="00050290"/>
    <w:rsid w:val="000503DF"/>
    <w:rsid w:val="000506A6"/>
    <w:rsid w:val="00051199"/>
    <w:rsid w:val="000512C4"/>
    <w:rsid w:val="000515AC"/>
    <w:rsid w:val="000517D7"/>
    <w:rsid w:val="000518AA"/>
    <w:rsid w:val="00051C77"/>
    <w:rsid w:val="00051D0F"/>
    <w:rsid w:val="00051D74"/>
    <w:rsid w:val="0005200B"/>
    <w:rsid w:val="00052505"/>
    <w:rsid w:val="0005253C"/>
    <w:rsid w:val="0005268A"/>
    <w:rsid w:val="00053085"/>
    <w:rsid w:val="000532D2"/>
    <w:rsid w:val="00053383"/>
    <w:rsid w:val="00053575"/>
    <w:rsid w:val="00053769"/>
    <w:rsid w:val="00054063"/>
    <w:rsid w:val="000541B5"/>
    <w:rsid w:val="000546B8"/>
    <w:rsid w:val="00054782"/>
    <w:rsid w:val="00054A9B"/>
    <w:rsid w:val="00054AE3"/>
    <w:rsid w:val="00054F67"/>
    <w:rsid w:val="0005523D"/>
    <w:rsid w:val="00055356"/>
    <w:rsid w:val="000556A8"/>
    <w:rsid w:val="00055789"/>
    <w:rsid w:val="000563A7"/>
    <w:rsid w:val="00056424"/>
    <w:rsid w:val="0005661C"/>
    <w:rsid w:val="000567B3"/>
    <w:rsid w:val="00056AC1"/>
    <w:rsid w:val="00056BC2"/>
    <w:rsid w:val="00056FBA"/>
    <w:rsid w:val="00057378"/>
    <w:rsid w:val="00057613"/>
    <w:rsid w:val="00057667"/>
    <w:rsid w:val="00057CBB"/>
    <w:rsid w:val="000601A6"/>
    <w:rsid w:val="000603F5"/>
    <w:rsid w:val="0006065D"/>
    <w:rsid w:val="00060727"/>
    <w:rsid w:val="00060863"/>
    <w:rsid w:val="00060A58"/>
    <w:rsid w:val="00060C59"/>
    <w:rsid w:val="00060CEA"/>
    <w:rsid w:val="000610D0"/>
    <w:rsid w:val="0006113B"/>
    <w:rsid w:val="000611A6"/>
    <w:rsid w:val="00061261"/>
    <w:rsid w:val="0006127F"/>
    <w:rsid w:val="00061313"/>
    <w:rsid w:val="00061464"/>
    <w:rsid w:val="000617E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CD4"/>
    <w:rsid w:val="0006600E"/>
    <w:rsid w:val="000663AD"/>
    <w:rsid w:val="0006691C"/>
    <w:rsid w:val="00066952"/>
    <w:rsid w:val="000669C4"/>
    <w:rsid w:val="00066DB5"/>
    <w:rsid w:val="00066DED"/>
    <w:rsid w:val="00066E1B"/>
    <w:rsid w:val="000671A5"/>
    <w:rsid w:val="00067453"/>
    <w:rsid w:val="000675D8"/>
    <w:rsid w:val="000679A3"/>
    <w:rsid w:val="00067BF7"/>
    <w:rsid w:val="0007022B"/>
    <w:rsid w:val="000706B9"/>
    <w:rsid w:val="00070806"/>
    <w:rsid w:val="00070F69"/>
    <w:rsid w:val="0007119C"/>
    <w:rsid w:val="00071370"/>
    <w:rsid w:val="00071BCE"/>
    <w:rsid w:val="00072191"/>
    <w:rsid w:val="00072837"/>
    <w:rsid w:val="000728EC"/>
    <w:rsid w:val="00072A04"/>
    <w:rsid w:val="00073098"/>
    <w:rsid w:val="00073206"/>
    <w:rsid w:val="000735DB"/>
    <w:rsid w:val="00073C1A"/>
    <w:rsid w:val="00073CA8"/>
    <w:rsid w:val="0007407A"/>
    <w:rsid w:val="00074EBB"/>
    <w:rsid w:val="000753C8"/>
    <w:rsid w:val="0007573B"/>
    <w:rsid w:val="00075980"/>
    <w:rsid w:val="00075A36"/>
    <w:rsid w:val="00076203"/>
    <w:rsid w:val="00076367"/>
    <w:rsid w:val="000763E9"/>
    <w:rsid w:val="00076673"/>
    <w:rsid w:val="00076700"/>
    <w:rsid w:val="000768A3"/>
    <w:rsid w:val="000768EE"/>
    <w:rsid w:val="00076A94"/>
    <w:rsid w:val="00076C9C"/>
    <w:rsid w:val="00076FAB"/>
    <w:rsid w:val="000773C5"/>
    <w:rsid w:val="00077638"/>
    <w:rsid w:val="000776C7"/>
    <w:rsid w:val="000776ED"/>
    <w:rsid w:val="00077789"/>
    <w:rsid w:val="0007789E"/>
    <w:rsid w:val="000778DE"/>
    <w:rsid w:val="00077D03"/>
    <w:rsid w:val="00077E43"/>
    <w:rsid w:val="00077E48"/>
    <w:rsid w:val="00077EE5"/>
    <w:rsid w:val="000803E9"/>
    <w:rsid w:val="000803FF"/>
    <w:rsid w:val="00080A6C"/>
    <w:rsid w:val="00080AF6"/>
    <w:rsid w:val="00080EF4"/>
    <w:rsid w:val="0008100D"/>
    <w:rsid w:val="00081AA5"/>
    <w:rsid w:val="00081E1C"/>
    <w:rsid w:val="0008269B"/>
    <w:rsid w:val="00082741"/>
    <w:rsid w:val="00082B0D"/>
    <w:rsid w:val="00082D13"/>
    <w:rsid w:val="00083014"/>
    <w:rsid w:val="00083493"/>
    <w:rsid w:val="00083623"/>
    <w:rsid w:val="0008374E"/>
    <w:rsid w:val="00084256"/>
    <w:rsid w:val="000843D9"/>
    <w:rsid w:val="000848D9"/>
    <w:rsid w:val="00084BE4"/>
    <w:rsid w:val="00084DDA"/>
    <w:rsid w:val="00084F0F"/>
    <w:rsid w:val="0008504C"/>
    <w:rsid w:val="000852AE"/>
    <w:rsid w:val="00085480"/>
    <w:rsid w:val="00085569"/>
    <w:rsid w:val="00085693"/>
    <w:rsid w:val="00085DA1"/>
    <w:rsid w:val="00085FB8"/>
    <w:rsid w:val="000865C3"/>
    <w:rsid w:val="000866B0"/>
    <w:rsid w:val="00086850"/>
    <w:rsid w:val="00086D1E"/>
    <w:rsid w:val="0008741E"/>
    <w:rsid w:val="000874E7"/>
    <w:rsid w:val="00087B3E"/>
    <w:rsid w:val="00087BDD"/>
    <w:rsid w:val="0009010B"/>
    <w:rsid w:val="0009011B"/>
    <w:rsid w:val="0009036F"/>
    <w:rsid w:val="00090C7E"/>
    <w:rsid w:val="00090F04"/>
    <w:rsid w:val="00090FD4"/>
    <w:rsid w:val="000911DD"/>
    <w:rsid w:val="0009128F"/>
    <w:rsid w:val="0009140F"/>
    <w:rsid w:val="000915A1"/>
    <w:rsid w:val="000915B5"/>
    <w:rsid w:val="000916C9"/>
    <w:rsid w:val="000916E8"/>
    <w:rsid w:val="00093020"/>
    <w:rsid w:val="000930BC"/>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AA6"/>
    <w:rsid w:val="000A5EB7"/>
    <w:rsid w:val="000A687C"/>
    <w:rsid w:val="000A6C5F"/>
    <w:rsid w:val="000A712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4086"/>
    <w:rsid w:val="000B4600"/>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98B"/>
    <w:rsid w:val="000C1A39"/>
    <w:rsid w:val="000C1BEC"/>
    <w:rsid w:val="000C1CF3"/>
    <w:rsid w:val="000C2418"/>
    <w:rsid w:val="000C2803"/>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51A1"/>
    <w:rsid w:val="000C523C"/>
    <w:rsid w:val="000C52D5"/>
    <w:rsid w:val="000C5414"/>
    <w:rsid w:val="000C54A8"/>
    <w:rsid w:val="000C553F"/>
    <w:rsid w:val="000C59B5"/>
    <w:rsid w:val="000C5A56"/>
    <w:rsid w:val="000C5C3E"/>
    <w:rsid w:val="000C5D4A"/>
    <w:rsid w:val="000C5E66"/>
    <w:rsid w:val="000C6047"/>
    <w:rsid w:val="000C6576"/>
    <w:rsid w:val="000C6833"/>
    <w:rsid w:val="000C6A6F"/>
    <w:rsid w:val="000C6BAE"/>
    <w:rsid w:val="000C6C9D"/>
    <w:rsid w:val="000C7243"/>
    <w:rsid w:val="000C72DC"/>
    <w:rsid w:val="000C7770"/>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21FE"/>
    <w:rsid w:val="000D23F2"/>
    <w:rsid w:val="000D2D72"/>
    <w:rsid w:val="000D3002"/>
    <w:rsid w:val="000D3181"/>
    <w:rsid w:val="000D3429"/>
    <w:rsid w:val="000D3D38"/>
    <w:rsid w:val="000D3ED7"/>
    <w:rsid w:val="000D3EE8"/>
    <w:rsid w:val="000D3F9B"/>
    <w:rsid w:val="000D3FD0"/>
    <w:rsid w:val="000D4314"/>
    <w:rsid w:val="000D4667"/>
    <w:rsid w:val="000D4846"/>
    <w:rsid w:val="000D4DA9"/>
    <w:rsid w:val="000D4EE8"/>
    <w:rsid w:val="000D5362"/>
    <w:rsid w:val="000D5682"/>
    <w:rsid w:val="000D56FD"/>
    <w:rsid w:val="000D572F"/>
    <w:rsid w:val="000D573E"/>
    <w:rsid w:val="000D5DBE"/>
    <w:rsid w:val="000D5EA7"/>
    <w:rsid w:val="000D6591"/>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F2"/>
    <w:rsid w:val="000E24B4"/>
    <w:rsid w:val="000E2753"/>
    <w:rsid w:val="000E2D59"/>
    <w:rsid w:val="000E2FE5"/>
    <w:rsid w:val="000E343D"/>
    <w:rsid w:val="000E3515"/>
    <w:rsid w:val="000E3B7B"/>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631C"/>
    <w:rsid w:val="000E6640"/>
    <w:rsid w:val="000E6A06"/>
    <w:rsid w:val="000E6C3B"/>
    <w:rsid w:val="000E6EA3"/>
    <w:rsid w:val="000E7056"/>
    <w:rsid w:val="000E73BD"/>
    <w:rsid w:val="000E750B"/>
    <w:rsid w:val="000E7A4E"/>
    <w:rsid w:val="000E7AA6"/>
    <w:rsid w:val="000F0212"/>
    <w:rsid w:val="000F0260"/>
    <w:rsid w:val="000F041C"/>
    <w:rsid w:val="000F0460"/>
    <w:rsid w:val="000F05F1"/>
    <w:rsid w:val="000F09D0"/>
    <w:rsid w:val="000F0A83"/>
    <w:rsid w:val="000F0CB9"/>
    <w:rsid w:val="000F132E"/>
    <w:rsid w:val="000F187C"/>
    <w:rsid w:val="000F2977"/>
    <w:rsid w:val="000F2B35"/>
    <w:rsid w:val="000F2F83"/>
    <w:rsid w:val="000F2FA4"/>
    <w:rsid w:val="000F31F4"/>
    <w:rsid w:val="000F33DB"/>
    <w:rsid w:val="000F33F4"/>
    <w:rsid w:val="000F3A6D"/>
    <w:rsid w:val="000F45F6"/>
    <w:rsid w:val="000F49E7"/>
    <w:rsid w:val="000F4BAA"/>
    <w:rsid w:val="000F4BC8"/>
    <w:rsid w:val="000F4DF5"/>
    <w:rsid w:val="000F4EB9"/>
    <w:rsid w:val="000F4F48"/>
    <w:rsid w:val="000F5050"/>
    <w:rsid w:val="000F54C9"/>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200"/>
    <w:rsid w:val="00100F1D"/>
    <w:rsid w:val="00100FB0"/>
    <w:rsid w:val="0010103C"/>
    <w:rsid w:val="00101279"/>
    <w:rsid w:val="00101553"/>
    <w:rsid w:val="001016BD"/>
    <w:rsid w:val="001016D3"/>
    <w:rsid w:val="00101750"/>
    <w:rsid w:val="0010247E"/>
    <w:rsid w:val="00102486"/>
    <w:rsid w:val="00102592"/>
    <w:rsid w:val="001029BA"/>
    <w:rsid w:val="0010324E"/>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6215"/>
    <w:rsid w:val="00106572"/>
    <w:rsid w:val="001066CA"/>
    <w:rsid w:val="00106A1B"/>
    <w:rsid w:val="00106A9C"/>
    <w:rsid w:val="00106EA8"/>
    <w:rsid w:val="001072E7"/>
    <w:rsid w:val="0010766A"/>
    <w:rsid w:val="001078A5"/>
    <w:rsid w:val="0010796D"/>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92D"/>
    <w:rsid w:val="00116B2B"/>
    <w:rsid w:val="00116D7F"/>
    <w:rsid w:val="00116F18"/>
    <w:rsid w:val="0011719A"/>
    <w:rsid w:val="00117373"/>
    <w:rsid w:val="001178D4"/>
    <w:rsid w:val="00117935"/>
    <w:rsid w:val="00117AB0"/>
    <w:rsid w:val="00117B9F"/>
    <w:rsid w:val="00117C82"/>
    <w:rsid w:val="00117D7B"/>
    <w:rsid w:val="001201B0"/>
    <w:rsid w:val="00120279"/>
    <w:rsid w:val="00120472"/>
    <w:rsid w:val="00120489"/>
    <w:rsid w:val="00120793"/>
    <w:rsid w:val="001208D6"/>
    <w:rsid w:val="00120E0B"/>
    <w:rsid w:val="00120E9D"/>
    <w:rsid w:val="00121249"/>
    <w:rsid w:val="001214DE"/>
    <w:rsid w:val="0012157F"/>
    <w:rsid w:val="0012170B"/>
    <w:rsid w:val="001219F2"/>
    <w:rsid w:val="00121F09"/>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13"/>
    <w:rsid w:val="00127AAF"/>
    <w:rsid w:val="00127D64"/>
    <w:rsid w:val="00130032"/>
    <w:rsid w:val="001302B3"/>
    <w:rsid w:val="00130368"/>
    <w:rsid w:val="001304F7"/>
    <w:rsid w:val="001305C3"/>
    <w:rsid w:val="00130627"/>
    <w:rsid w:val="00130A16"/>
    <w:rsid w:val="00130C02"/>
    <w:rsid w:val="00130D9D"/>
    <w:rsid w:val="00130E8E"/>
    <w:rsid w:val="00131061"/>
    <w:rsid w:val="0013125E"/>
    <w:rsid w:val="00131492"/>
    <w:rsid w:val="00131A13"/>
    <w:rsid w:val="00131C83"/>
    <w:rsid w:val="00131F6D"/>
    <w:rsid w:val="00132382"/>
    <w:rsid w:val="001324F2"/>
    <w:rsid w:val="00132640"/>
    <w:rsid w:val="00132912"/>
    <w:rsid w:val="00132B4A"/>
    <w:rsid w:val="00133398"/>
    <w:rsid w:val="001335B8"/>
    <w:rsid w:val="00133A16"/>
    <w:rsid w:val="00133AC0"/>
    <w:rsid w:val="00133C35"/>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726"/>
    <w:rsid w:val="001378AC"/>
    <w:rsid w:val="001378AE"/>
    <w:rsid w:val="00137B8A"/>
    <w:rsid w:val="00137E5D"/>
    <w:rsid w:val="00137ECA"/>
    <w:rsid w:val="00137FEB"/>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91"/>
    <w:rsid w:val="001453C3"/>
    <w:rsid w:val="001453CE"/>
    <w:rsid w:val="001454C1"/>
    <w:rsid w:val="00145905"/>
    <w:rsid w:val="00145C0D"/>
    <w:rsid w:val="00146475"/>
    <w:rsid w:val="001465CE"/>
    <w:rsid w:val="00146A14"/>
    <w:rsid w:val="00146D88"/>
    <w:rsid w:val="001473F3"/>
    <w:rsid w:val="001476AE"/>
    <w:rsid w:val="0014792D"/>
    <w:rsid w:val="00147CD0"/>
    <w:rsid w:val="00147E53"/>
    <w:rsid w:val="00147F72"/>
    <w:rsid w:val="001501D6"/>
    <w:rsid w:val="001506AE"/>
    <w:rsid w:val="001508B3"/>
    <w:rsid w:val="00150BA5"/>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B8E"/>
    <w:rsid w:val="00152F1F"/>
    <w:rsid w:val="00153062"/>
    <w:rsid w:val="001531E0"/>
    <w:rsid w:val="00153297"/>
    <w:rsid w:val="00153408"/>
    <w:rsid w:val="001539F5"/>
    <w:rsid w:val="00153BF5"/>
    <w:rsid w:val="001541F2"/>
    <w:rsid w:val="00154238"/>
    <w:rsid w:val="00154690"/>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656"/>
    <w:rsid w:val="001608A0"/>
    <w:rsid w:val="00160F1D"/>
    <w:rsid w:val="001612E5"/>
    <w:rsid w:val="00161457"/>
    <w:rsid w:val="00161922"/>
    <w:rsid w:val="00161F8E"/>
    <w:rsid w:val="00162089"/>
    <w:rsid w:val="0016238E"/>
    <w:rsid w:val="001625AF"/>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5979"/>
    <w:rsid w:val="00165FB2"/>
    <w:rsid w:val="00166027"/>
    <w:rsid w:val="00166455"/>
    <w:rsid w:val="0016661E"/>
    <w:rsid w:val="00166C73"/>
    <w:rsid w:val="00167978"/>
    <w:rsid w:val="00167A31"/>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1151"/>
    <w:rsid w:val="001811B8"/>
    <w:rsid w:val="00181623"/>
    <w:rsid w:val="00181FFD"/>
    <w:rsid w:val="001825F1"/>
    <w:rsid w:val="0018289C"/>
    <w:rsid w:val="00182926"/>
    <w:rsid w:val="001829F1"/>
    <w:rsid w:val="00182E36"/>
    <w:rsid w:val="00182F03"/>
    <w:rsid w:val="00182F96"/>
    <w:rsid w:val="00182FE5"/>
    <w:rsid w:val="00183255"/>
    <w:rsid w:val="001836B0"/>
    <w:rsid w:val="001839C3"/>
    <w:rsid w:val="00183CBB"/>
    <w:rsid w:val="001843C6"/>
    <w:rsid w:val="001845D5"/>
    <w:rsid w:val="001845F3"/>
    <w:rsid w:val="001846D4"/>
    <w:rsid w:val="0018486C"/>
    <w:rsid w:val="00184C4A"/>
    <w:rsid w:val="00184CC4"/>
    <w:rsid w:val="00184D0F"/>
    <w:rsid w:val="00184D5F"/>
    <w:rsid w:val="00184E24"/>
    <w:rsid w:val="00185176"/>
    <w:rsid w:val="00185C09"/>
    <w:rsid w:val="00185DFA"/>
    <w:rsid w:val="00185F09"/>
    <w:rsid w:val="001861F5"/>
    <w:rsid w:val="001864B9"/>
    <w:rsid w:val="00186670"/>
    <w:rsid w:val="00186744"/>
    <w:rsid w:val="00186840"/>
    <w:rsid w:val="00186AC9"/>
    <w:rsid w:val="00186CF1"/>
    <w:rsid w:val="00186F35"/>
    <w:rsid w:val="001871C0"/>
    <w:rsid w:val="001873D7"/>
    <w:rsid w:val="001874B8"/>
    <w:rsid w:val="001904EE"/>
    <w:rsid w:val="00190AC7"/>
    <w:rsid w:val="001911B7"/>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936"/>
    <w:rsid w:val="001939FF"/>
    <w:rsid w:val="00193AB7"/>
    <w:rsid w:val="0019469C"/>
    <w:rsid w:val="00194706"/>
    <w:rsid w:val="0019474F"/>
    <w:rsid w:val="00194849"/>
    <w:rsid w:val="00194A82"/>
    <w:rsid w:val="00194C18"/>
    <w:rsid w:val="001950C3"/>
    <w:rsid w:val="001950E8"/>
    <w:rsid w:val="001955F1"/>
    <w:rsid w:val="0019561F"/>
    <w:rsid w:val="00195665"/>
    <w:rsid w:val="00195AEA"/>
    <w:rsid w:val="00195B92"/>
    <w:rsid w:val="00195C01"/>
    <w:rsid w:val="00195C09"/>
    <w:rsid w:val="0019634C"/>
    <w:rsid w:val="001966DA"/>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71"/>
    <w:rsid w:val="001A174C"/>
    <w:rsid w:val="001A17D0"/>
    <w:rsid w:val="001A1EBC"/>
    <w:rsid w:val="001A246C"/>
    <w:rsid w:val="001A262A"/>
    <w:rsid w:val="001A2684"/>
    <w:rsid w:val="001A275E"/>
    <w:rsid w:val="001A2A45"/>
    <w:rsid w:val="001A2BB8"/>
    <w:rsid w:val="001A2F5C"/>
    <w:rsid w:val="001A2FFF"/>
    <w:rsid w:val="001A30BA"/>
    <w:rsid w:val="001A30DF"/>
    <w:rsid w:val="001A3558"/>
    <w:rsid w:val="001A36DC"/>
    <w:rsid w:val="001A37CD"/>
    <w:rsid w:val="001A3832"/>
    <w:rsid w:val="001A3843"/>
    <w:rsid w:val="001A3CE4"/>
    <w:rsid w:val="001A3E69"/>
    <w:rsid w:val="001A4153"/>
    <w:rsid w:val="001A48C2"/>
    <w:rsid w:val="001A4A1A"/>
    <w:rsid w:val="001A4D54"/>
    <w:rsid w:val="001A520A"/>
    <w:rsid w:val="001A529C"/>
    <w:rsid w:val="001A5524"/>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A7ED9"/>
    <w:rsid w:val="001B01E6"/>
    <w:rsid w:val="001B0550"/>
    <w:rsid w:val="001B0A04"/>
    <w:rsid w:val="001B0CD3"/>
    <w:rsid w:val="001B10C1"/>
    <w:rsid w:val="001B128D"/>
    <w:rsid w:val="001B1343"/>
    <w:rsid w:val="001B1357"/>
    <w:rsid w:val="001B18E4"/>
    <w:rsid w:val="001B1B0A"/>
    <w:rsid w:val="001B1CC5"/>
    <w:rsid w:val="001B1E41"/>
    <w:rsid w:val="001B2198"/>
    <w:rsid w:val="001B22B5"/>
    <w:rsid w:val="001B23AA"/>
    <w:rsid w:val="001B24B6"/>
    <w:rsid w:val="001B2758"/>
    <w:rsid w:val="001B2E15"/>
    <w:rsid w:val="001B2EC3"/>
    <w:rsid w:val="001B32C0"/>
    <w:rsid w:val="001B3507"/>
    <w:rsid w:val="001B36BD"/>
    <w:rsid w:val="001B3717"/>
    <w:rsid w:val="001B3959"/>
    <w:rsid w:val="001B3A10"/>
    <w:rsid w:val="001B3CC4"/>
    <w:rsid w:val="001B45EA"/>
    <w:rsid w:val="001B45FA"/>
    <w:rsid w:val="001B4A03"/>
    <w:rsid w:val="001B4B75"/>
    <w:rsid w:val="001B4C35"/>
    <w:rsid w:val="001B5346"/>
    <w:rsid w:val="001B5456"/>
    <w:rsid w:val="001B58B2"/>
    <w:rsid w:val="001B591D"/>
    <w:rsid w:val="001B5E51"/>
    <w:rsid w:val="001B5E84"/>
    <w:rsid w:val="001B5EFB"/>
    <w:rsid w:val="001B637A"/>
    <w:rsid w:val="001B6658"/>
    <w:rsid w:val="001B697F"/>
    <w:rsid w:val="001B6D1F"/>
    <w:rsid w:val="001B6D75"/>
    <w:rsid w:val="001B706B"/>
    <w:rsid w:val="001B717F"/>
    <w:rsid w:val="001B71FF"/>
    <w:rsid w:val="001B7677"/>
    <w:rsid w:val="001B772C"/>
    <w:rsid w:val="001B77E2"/>
    <w:rsid w:val="001B7A1A"/>
    <w:rsid w:val="001B7CAD"/>
    <w:rsid w:val="001C01A4"/>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2A"/>
    <w:rsid w:val="001C44F6"/>
    <w:rsid w:val="001C45AE"/>
    <w:rsid w:val="001C45B9"/>
    <w:rsid w:val="001C46F9"/>
    <w:rsid w:val="001C4878"/>
    <w:rsid w:val="001C4C23"/>
    <w:rsid w:val="001C4E02"/>
    <w:rsid w:val="001C50C4"/>
    <w:rsid w:val="001C5119"/>
    <w:rsid w:val="001C57C9"/>
    <w:rsid w:val="001C62E3"/>
    <w:rsid w:val="001C6403"/>
    <w:rsid w:val="001C652E"/>
    <w:rsid w:val="001C68CE"/>
    <w:rsid w:val="001C6933"/>
    <w:rsid w:val="001C6BEE"/>
    <w:rsid w:val="001C6D9B"/>
    <w:rsid w:val="001C6E6E"/>
    <w:rsid w:val="001C7B67"/>
    <w:rsid w:val="001C7F1D"/>
    <w:rsid w:val="001D001C"/>
    <w:rsid w:val="001D005D"/>
    <w:rsid w:val="001D098B"/>
    <w:rsid w:val="001D0A16"/>
    <w:rsid w:val="001D10F8"/>
    <w:rsid w:val="001D137F"/>
    <w:rsid w:val="001D1765"/>
    <w:rsid w:val="001D18BA"/>
    <w:rsid w:val="001D190E"/>
    <w:rsid w:val="001D1A43"/>
    <w:rsid w:val="001D1BEE"/>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76B"/>
    <w:rsid w:val="001D6908"/>
    <w:rsid w:val="001D7010"/>
    <w:rsid w:val="001D73E2"/>
    <w:rsid w:val="001D78E8"/>
    <w:rsid w:val="001D7A2A"/>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C9F"/>
    <w:rsid w:val="001E3E4B"/>
    <w:rsid w:val="001E41AA"/>
    <w:rsid w:val="001E4841"/>
    <w:rsid w:val="001E4A37"/>
    <w:rsid w:val="001E4B9D"/>
    <w:rsid w:val="001E5001"/>
    <w:rsid w:val="001E55F1"/>
    <w:rsid w:val="001E5C4D"/>
    <w:rsid w:val="001E7BBF"/>
    <w:rsid w:val="001E7D35"/>
    <w:rsid w:val="001F038C"/>
    <w:rsid w:val="001F0552"/>
    <w:rsid w:val="001F068E"/>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6401"/>
    <w:rsid w:val="001F64AE"/>
    <w:rsid w:val="001F6539"/>
    <w:rsid w:val="001F68E0"/>
    <w:rsid w:val="001F6E5C"/>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C51"/>
    <w:rsid w:val="00201DB0"/>
    <w:rsid w:val="00201F0E"/>
    <w:rsid w:val="00201FF9"/>
    <w:rsid w:val="0020233B"/>
    <w:rsid w:val="00202633"/>
    <w:rsid w:val="00202C54"/>
    <w:rsid w:val="00202DD7"/>
    <w:rsid w:val="0020338C"/>
    <w:rsid w:val="00203447"/>
    <w:rsid w:val="0020391C"/>
    <w:rsid w:val="0020398E"/>
    <w:rsid w:val="00203B34"/>
    <w:rsid w:val="00203EF2"/>
    <w:rsid w:val="002044C6"/>
    <w:rsid w:val="002046EA"/>
    <w:rsid w:val="0020490A"/>
    <w:rsid w:val="00204AD9"/>
    <w:rsid w:val="00205237"/>
    <w:rsid w:val="00205560"/>
    <w:rsid w:val="002055DA"/>
    <w:rsid w:val="002059D4"/>
    <w:rsid w:val="00205AA0"/>
    <w:rsid w:val="00206473"/>
    <w:rsid w:val="002064AA"/>
    <w:rsid w:val="00206EF9"/>
    <w:rsid w:val="00206F27"/>
    <w:rsid w:val="00206F97"/>
    <w:rsid w:val="00207453"/>
    <w:rsid w:val="0020746E"/>
    <w:rsid w:val="00207516"/>
    <w:rsid w:val="002079E1"/>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3147"/>
    <w:rsid w:val="002131BA"/>
    <w:rsid w:val="00213514"/>
    <w:rsid w:val="002135A0"/>
    <w:rsid w:val="0021373B"/>
    <w:rsid w:val="002137C3"/>
    <w:rsid w:val="002137CB"/>
    <w:rsid w:val="00213917"/>
    <w:rsid w:val="00213F94"/>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7034"/>
    <w:rsid w:val="0021715D"/>
    <w:rsid w:val="002176A7"/>
    <w:rsid w:val="00217748"/>
    <w:rsid w:val="00217A29"/>
    <w:rsid w:val="00217AC8"/>
    <w:rsid w:val="00217ED5"/>
    <w:rsid w:val="002200BD"/>
    <w:rsid w:val="002208BC"/>
    <w:rsid w:val="0022094B"/>
    <w:rsid w:val="00220B8B"/>
    <w:rsid w:val="00220C33"/>
    <w:rsid w:val="00220E21"/>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EE9"/>
    <w:rsid w:val="00226060"/>
    <w:rsid w:val="0022676D"/>
    <w:rsid w:val="002268F4"/>
    <w:rsid w:val="00226BDF"/>
    <w:rsid w:val="00226C59"/>
    <w:rsid w:val="00227311"/>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947"/>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5142"/>
    <w:rsid w:val="002359E5"/>
    <w:rsid w:val="00235BAE"/>
    <w:rsid w:val="0023602E"/>
    <w:rsid w:val="002360CD"/>
    <w:rsid w:val="0023641F"/>
    <w:rsid w:val="002365B2"/>
    <w:rsid w:val="002366A8"/>
    <w:rsid w:val="00236A4E"/>
    <w:rsid w:val="00236AA8"/>
    <w:rsid w:val="00236DB0"/>
    <w:rsid w:val="002376C0"/>
    <w:rsid w:val="0023797A"/>
    <w:rsid w:val="00237A20"/>
    <w:rsid w:val="00237DC3"/>
    <w:rsid w:val="00237ECB"/>
    <w:rsid w:val="00240365"/>
    <w:rsid w:val="0024044D"/>
    <w:rsid w:val="002407BF"/>
    <w:rsid w:val="0024096B"/>
    <w:rsid w:val="00240ADA"/>
    <w:rsid w:val="0024176F"/>
    <w:rsid w:val="002417B3"/>
    <w:rsid w:val="00241B55"/>
    <w:rsid w:val="00241DB4"/>
    <w:rsid w:val="00241DF3"/>
    <w:rsid w:val="00242194"/>
    <w:rsid w:val="00242853"/>
    <w:rsid w:val="00242C8A"/>
    <w:rsid w:val="00242FA9"/>
    <w:rsid w:val="002430A1"/>
    <w:rsid w:val="002432CA"/>
    <w:rsid w:val="0024340B"/>
    <w:rsid w:val="00243884"/>
    <w:rsid w:val="00243B1C"/>
    <w:rsid w:val="00243B8E"/>
    <w:rsid w:val="002444A9"/>
    <w:rsid w:val="002446F7"/>
    <w:rsid w:val="0024582A"/>
    <w:rsid w:val="00245EF0"/>
    <w:rsid w:val="00245F34"/>
    <w:rsid w:val="002460BE"/>
    <w:rsid w:val="002462E4"/>
    <w:rsid w:val="00246696"/>
    <w:rsid w:val="00246A77"/>
    <w:rsid w:val="002472F1"/>
    <w:rsid w:val="002477CB"/>
    <w:rsid w:val="00247BAE"/>
    <w:rsid w:val="00247CC1"/>
    <w:rsid w:val="00247F6C"/>
    <w:rsid w:val="002503B4"/>
    <w:rsid w:val="002506EE"/>
    <w:rsid w:val="002509C7"/>
    <w:rsid w:val="00250A99"/>
    <w:rsid w:val="00250AED"/>
    <w:rsid w:val="00250D97"/>
    <w:rsid w:val="00251509"/>
    <w:rsid w:val="00251553"/>
    <w:rsid w:val="00251D23"/>
    <w:rsid w:val="00252385"/>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5FFB"/>
    <w:rsid w:val="00256017"/>
    <w:rsid w:val="002561C9"/>
    <w:rsid w:val="002562D2"/>
    <w:rsid w:val="002563D9"/>
    <w:rsid w:val="00256429"/>
    <w:rsid w:val="00256C80"/>
    <w:rsid w:val="00256D36"/>
    <w:rsid w:val="00256D40"/>
    <w:rsid w:val="00256DAE"/>
    <w:rsid w:val="00256F64"/>
    <w:rsid w:val="0025712A"/>
    <w:rsid w:val="00257371"/>
    <w:rsid w:val="002573B9"/>
    <w:rsid w:val="00257B1C"/>
    <w:rsid w:val="00257E79"/>
    <w:rsid w:val="00260895"/>
    <w:rsid w:val="00260A49"/>
    <w:rsid w:val="00261194"/>
    <w:rsid w:val="00261433"/>
    <w:rsid w:val="00261683"/>
    <w:rsid w:val="00261862"/>
    <w:rsid w:val="002618E3"/>
    <w:rsid w:val="00261993"/>
    <w:rsid w:val="00261D94"/>
    <w:rsid w:val="00261E54"/>
    <w:rsid w:val="00261EE9"/>
    <w:rsid w:val="00261F4B"/>
    <w:rsid w:val="00262243"/>
    <w:rsid w:val="00262BD9"/>
    <w:rsid w:val="00262C43"/>
    <w:rsid w:val="00263543"/>
    <w:rsid w:val="00263D14"/>
    <w:rsid w:val="002640FE"/>
    <w:rsid w:val="0026414E"/>
    <w:rsid w:val="00264206"/>
    <w:rsid w:val="002643A6"/>
    <w:rsid w:val="00264A0D"/>
    <w:rsid w:val="002652BA"/>
    <w:rsid w:val="00265865"/>
    <w:rsid w:val="00265982"/>
    <w:rsid w:val="00265B30"/>
    <w:rsid w:val="00265BDF"/>
    <w:rsid w:val="002662B6"/>
    <w:rsid w:val="00266732"/>
    <w:rsid w:val="0026677B"/>
    <w:rsid w:val="00266C50"/>
    <w:rsid w:val="00266D64"/>
    <w:rsid w:val="002674C9"/>
    <w:rsid w:val="00267927"/>
    <w:rsid w:val="00267A34"/>
    <w:rsid w:val="00267A58"/>
    <w:rsid w:val="00267B27"/>
    <w:rsid w:val="00267B8F"/>
    <w:rsid w:val="00267BC7"/>
    <w:rsid w:val="00267D67"/>
    <w:rsid w:val="00267E85"/>
    <w:rsid w:val="00270438"/>
    <w:rsid w:val="002704EA"/>
    <w:rsid w:val="002709A0"/>
    <w:rsid w:val="00270AD5"/>
    <w:rsid w:val="00270E94"/>
    <w:rsid w:val="0027152B"/>
    <w:rsid w:val="0027179E"/>
    <w:rsid w:val="00271A3C"/>
    <w:rsid w:val="00271DD8"/>
    <w:rsid w:val="00271F1F"/>
    <w:rsid w:val="00272521"/>
    <w:rsid w:val="00272A17"/>
    <w:rsid w:val="00272FB1"/>
    <w:rsid w:val="00272FE8"/>
    <w:rsid w:val="0027372E"/>
    <w:rsid w:val="0027377B"/>
    <w:rsid w:val="00273957"/>
    <w:rsid w:val="00273A7F"/>
    <w:rsid w:val="00273AA4"/>
    <w:rsid w:val="00273BBD"/>
    <w:rsid w:val="002743A8"/>
    <w:rsid w:val="002743DF"/>
    <w:rsid w:val="002743F8"/>
    <w:rsid w:val="002751B9"/>
    <w:rsid w:val="0027550F"/>
    <w:rsid w:val="002759C1"/>
    <w:rsid w:val="00275A17"/>
    <w:rsid w:val="00275E78"/>
    <w:rsid w:val="00276163"/>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2B03"/>
    <w:rsid w:val="00283127"/>
    <w:rsid w:val="002831E1"/>
    <w:rsid w:val="002833BE"/>
    <w:rsid w:val="002833E0"/>
    <w:rsid w:val="002838CF"/>
    <w:rsid w:val="00283EDA"/>
    <w:rsid w:val="00283FE5"/>
    <w:rsid w:val="00283FEA"/>
    <w:rsid w:val="002841AE"/>
    <w:rsid w:val="002845FF"/>
    <w:rsid w:val="00284767"/>
    <w:rsid w:val="00284795"/>
    <w:rsid w:val="002847C8"/>
    <w:rsid w:val="00284CFE"/>
    <w:rsid w:val="00284FC9"/>
    <w:rsid w:val="002851BF"/>
    <w:rsid w:val="00285456"/>
    <w:rsid w:val="002856B2"/>
    <w:rsid w:val="002857BA"/>
    <w:rsid w:val="00285822"/>
    <w:rsid w:val="00285917"/>
    <w:rsid w:val="00285B2B"/>
    <w:rsid w:val="00285B7E"/>
    <w:rsid w:val="00285CAD"/>
    <w:rsid w:val="00286123"/>
    <w:rsid w:val="002866DC"/>
    <w:rsid w:val="00286B7D"/>
    <w:rsid w:val="00286EC1"/>
    <w:rsid w:val="0028753B"/>
    <w:rsid w:val="002875CF"/>
    <w:rsid w:val="002876CC"/>
    <w:rsid w:val="002879AA"/>
    <w:rsid w:val="00290027"/>
    <w:rsid w:val="00290B12"/>
    <w:rsid w:val="00290BD4"/>
    <w:rsid w:val="002914C7"/>
    <w:rsid w:val="00291CF0"/>
    <w:rsid w:val="002920EC"/>
    <w:rsid w:val="00292108"/>
    <w:rsid w:val="0029261D"/>
    <w:rsid w:val="00292744"/>
    <w:rsid w:val="00292A67"/>
    <w:rsid w:val="00292FF1"/>
    <w:rsid w:val="0029308A"/>
    <w:rsid w:val="00293565"/>
    <w:rsid w:val="00293CEB"/>
    <w:rsid w:val="00294714"/>
    <w:rsid w:val="002948F7"/>
    <w:rsid w:val="002949A1"/>
    <w:rsid w:val="00294E6A"/>
    <w:rsid w:val="0029586B"/>
    <w:rsid w:val="00295DD4"/>
    <w:rsid w:val="00296039"/>
    <w:rsid w:val="002960EF"/>
    <w:rsid w:val="00296118"/>
    <w:rsid w:val="00296128"/>
    <w:rsid w:val="0029636D"/>
    <w:rsid w:val="0029649A"/>
    <w:rsid w:val="002967B3"/>
    <w:rsid w:val="00296CBB"/>
    <w:rsid w:val="00296D39"/>
    <w:rsid w:val="00296F60"/>
    <w:rsid w:val="00297023"/>
    <w:rsid w:val="002972A6"/>
    <w:rsid w:val="0029798C"/>
    <w:rsid w:val="002A003F"/>
    <w:rsid w:val="002A01C7"/>
    <w:rsid w:val="002A0376"/>
    <w:rsid w:val="002A08C1"/>
    <w:rsid w:val="002A0975"/>
    <w:rsid w:val="002A09BA"/>
    <w:rsid w:val="002A0C79"/>
    <w:rsid w:val="002A0E98"/>
    <w:rsid w:val="002A163E"/>
    <w:rsid w:val="002A1B3A"/>
    <w:rsid w:val="002A1C0F"/>
    <w:rsid w:val="002A1CBD"/>
    <w:rsid w:val="002A27E8"/>
    <w:rsid w:val="002A28A7"/>
    <w:rsid w:val="002A2CBB"/>
    <w:rsid w:val="002A2D16"/>
    <w:rsid w:val="002A2F35"/>
    <w:rsid w:val="002A2FEA"/>
    <w:rsid w:val="002A332D"/>
    <w:rsid w:val="002A3533"/>
    <w:rsid w:val="002A3E3D"/>
    <w:rsid w:val="002A3FB2"/>
    <w:rsid w:val="002A41AC"/>
    <w:rsid w:val="002A41F4"/>
    <w:rsid w:val="002A4B3E"/>
    <w:rsid w:val="002A4E6D"/>
    <w:rsid w:val="002A5157"/>
    <w:rsid w:val="002A5545"/>
    <w:rsid w:val="002A5791"/>
    <w:rsid w:val="002A59F4"/>
    <w:rsid w:val="002A5B5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403"/>
    <w:rsid w:val="002B1668"/>
    <w:rsid w:val="002B170B"/>
    <w:rsid w:val="002B1AB8"/>
    <w:rsid w:val="002B1B40"/>
    <w:rsid w:val="002B1DB0"/>
    <w:rsid w:val="002B2181"/>
    <w:rsid w:val="002B2437"/>
    <w:rsid w:val="002B259D"/>
    <w:rsid w:val="002B2A8A"/>
    <w:rsid w:val="002B2C3E"/>
    <w:rsid w:val="002B33DB"/>
    <w:rsid w:val="002B354B"/>
    <w:rsid w:val="002B3B93"/>
    <w:rsid w:val="002B3B99"/>
    <w:rsid w:val="002B3ED2"/>
    <w:rsid w:val="002B403B"/>
    <w:rsid w:val="002B4304"/>
    <w:rsid w:val="002B43D9"/>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B4F"/>
    <w:rsid w:val="002B7E34"/>
    <w:rsid w:val="002C0195"/>
    <w:rsid w:val="002C037F"/>
    <w:rsid w:val="002C0922"/>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02C"/>
    <w:rsid w:val="002D015E"/>
    <w:rsid w:val="002D0236"/>
    <w:rsid w:val="002D0542"/>
    <w:rsid w:val="002D054C"/>
    <w:rsid w:val="002D0E7C"/>
    <w:rsid w:val="002D1089"/>
    <w:rsid w:val="002D1301"/>
    <w:rsid w:val="002D1940"/>
    <w:rsid w:val="002D1E89"/>
    <w:rsid w:val="002D1E99"/>
    <w:rsid w:val="002D1ED9"/>
    <w:rsid w:val="002D2125"/>
    <w:rsid w:val="002D281C"/>
    <w:rsid w:val="002D2838"/>
    <w:rsid w:val="002D286B"/>
    <w:rsid w:val="002D28F7"/>
    <w:rsid w:val="002D292D"/>
    <w:rsid w:val="002D2F3B"/>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019"/>
    <w:rsid w:val="002D7262"/>
    <w:rsid w:val="002D73F8"/>
    <w:rsid w:val="002D7636"/>
    <w:rsid w:val="002D7B1F"/>
    <w:rsid w:val="002D7DCD"/>
    <w:rsid w:val="002D7F15"/>
    <w:rsid w:val="002E00C1"/>
    <w:rsid w:val="002E01C1"/>
    <w:rsid w:val="002E01CA"/>
    <w:rsid w:val="002E01E4"/>
    <w:rsid w:val="002E0A43"/>
    <w:rsid w:val="002E0A78"/>
    <w:rsid w:val="002E0A93"/>
    <w:rsid w:val="002E0B81"/>
    <w:rsid w:val="002E0C9C"/>
    <w:rsid w:val="002E0D02"/>
    <w:rsid w:val="002E0EBB"/>
    <w:rsid w:val="002E0FD3"/>
    <w:rsid w:val="002E1014"/>
    <w:rsid w:val="002E1278"/>
    <w:rsid w:val="002E1309"/>
    <w:rsid w:val="002E1831"/>
    <w:rsid w:val="002E1A81"/>
    <w:rsid w:val="002E1D8C"/>
    <w:rsid w:val="002E1DAE"/>
    <w:rsid w:val="002E1EF1"/>
    <w:rsid w:val="002E236E"/>
    <w:rsid w:val="002E2493"/>
    <w:rsid w:val="002E24BF"/>
    <w:rsid w:val="002E2513"/>
    <w:rsid w:val="002E29FB"/>
    <w:rsid w:val="002E2A37"/>
    <w:rsid w:val="002E2AE9"/>
    <w:rsid w:val="002E2B33"/>
    <w:rsid w:val="002E2E5D"/>
    <w:rsid w:val="002E32B0"/>
    <w:rsid w:val="002E33C2"/>
    <w:rsid w:val="002E343C"/>
    <w:rsid w:val="002E3652"/>
    <w:rsid w:val="002E3CDB"/>
    <w:rsid w:val="002E422B"/>
    <w:rsid w:val="002E44D3"/>
    <w:rsid w:val="002E47AF"/>
    <w:rsid w:val="002E4915"/>
    <w:rsid w:val="002E4A5A"/>
    <w:rsid w:val="002E4F9A"/>
    <w:rsid w:val="002E523A"/>
    <w:rsid w:val="002E5264"/>
    <w:rsid w:val="002E5628"/>
    <w:rsid w:val="002E5ABC"/>
    <w:rsid w:val="002E5C91"/>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9B"/>
    <w:rsid w:val="002E7DAB"/>
    <w:rsid w:val="002E7E5B"/>
    <w:rsid w:val="002E7E9C"/>
    <w:rsid w:val="002E7F8F"/>
    <w:rsid w:val="002F01F2"/>
    <w:rsid w:val="002F05C6"/>
    <w:rsid w:val="002F07CC"/>
    <w:rsid w:val="002F09AB"/>
    <w:rsid w:val="002F0A94"/>
    <w:rsid w:val="002F0AB3"/>
    <w:rsid w:val="002F0AB5"/>
    <w:rsid w:val="002F0F6F"/>
    <w:rsid w:val="002F15C0"/>
    <w:rsid w:val="002F1704"/>
    <w:rsid w:val="002F1A71"/>
    <w:rsid w:val="002F1D03"/>
    <w:rsid w:val="002F257C"/>
    <w:rsid w:val="002F2810"/>
    <w:rsid w:val="002F2A65"/>
    <w:rsid w:val="002F2E3A"/>
    <w:rsid w:val="002F2F53"/>
    <w:rsid w:val="002F3132"/>
    <w:rsid w:val="002F35C1"/>
    <w:rsid w:val="002F3712"/>
    <w:rsid w:val="002F3945"/>
    <w:rsid w:val="002F395A"/>
    <w:rsid w:val="002F3E6C"/>
    <w:rsid w:val="002F429E"/>
    <w:rsid w:val="002F42A8"/>
    <w:rsid w:val="002F4562"/>
    <w:rsid w:val="002F4B44"/>
    <w:rsid w:val="002F4B9A"/>
    <w:rsid w:val="002F536F"/>
    <w:rsid w:val="002F5553"/>
    <w:rsid w:val="002F562A"/>
    <w:rsid w:val="002F56A6"/>
    <w:rsid w:val="002F5737"/>
    <w:rsid w:val="002F5879"/>
    <w:rsid w:val="002F5979"/>
    <w:rsid w:val="002F5A76"/>
    <w:rsid w:val="002F5BA3"/>
    <w:rsid w:val="002F5F40"/>
    <w:rsid w:val="002F6087"/>
    <w:rsid w:val="002F62B3"/>
    <w:rsid w:val="002F6544"/>
    <w:rsid w:val="002F67E9"/>
    <w:rsid w:val="002F6B79"/>
    <w:rsid w:val="002F73EF"/>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3CCD"/>
    <w:rsid w:val="0030441B"/>
    <w:rsid w:val="003048B8"/>
    <w:rsid w:val="003048E4"/>
    <w:rsid w:val="00304A22"/>
    <w:rsid w:val="00304A3D"/>
    <w:rsid w:val="00304AF7"/>
    <w:rsid w:val="00304B69"/>
    <w:rsid w:val="00304E17"/>
    <w:rsid w:val="00304E69"/>
    <w:rsid w:val="0030557F"/>
    <w:rsid w:val="0030571A"/>
    <w:rsid w:val="0030584F"/>
    <w:rsid w:val="00305C33"/>
    <w:rsid w:val="00305DF4"/>
    <w:rsid w:val="003060D2"/>
    <w:rsid w:val="00306828"/>
    <w:rsid w:val="00306976"/>
    <w:rsid w:val="00306D78"/>
    <w:rsid w:val="00306E6F"/>
    <w:rsid w:val="00306FF2"/>
    <w:rsid w:val="003071E8"/>
    <w:rsid w:val="0030736E"/>
    <w:rsid w:val="00307C90"/>
    <w:rsid w:val="00307F09"/>
    <w:rsid w:val="00310266"/>
    <w:rsid w:val="00310474"/>
    <w:rsid w:val="00310577"/>
    <w:rsid w:val="00310655"/>
    <w:rsid w:val="003109E5"/>
    <w:rsid w:val="00310BEE"/>
    <w:rsid w:val="00310F4B"/>
    <w:rsid w:val="0031108C"/>
    <w:rsid w:val="0031116D"/>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F42"/>
    <w:rsid w:val="003141F2"/>
    <w:rsid w:val="003141FA"/>
    <w:rsid w:val="003142D4"/>
    <w:rsid w:val="003142DF"/>
    <w:rsid w:val="0031461E"/>
    <w:rsid w:val="003149C5"/>
    <w:rsid w:val="00314C8E"/>
    <w:rsid w:val="00314F25"/>
    <w:rsid w:val="003150F1"/>
    <w:rsid w:val="003154A1"/>
    <w:rsid w:val="0031573A"/>
    <w:rsid w:val="00315990"/>
    <w:rsid w:val="00315CBB"/>
    <w:rsid w:val="0031605F"/>
    <w:rsid w:val="0031626F"/>
    <w:rsid w:val="003165F5"/>
    <w:rsid w:val="00316712"/>
    <w:rsid w:val="00316759"/>
    <w:rsid w:val="0031676D"/>
    <w:rsid w:val="0031681B"/>
    <w:rsid w:val="003169A5"/>
    <w:rsid w:val="00316CAE"/>
    <w:rsid w:val="0031712C"/>
    <w:rsid w:val="00317335"/>
    <w:rsid w:val="0031759E"/>
    <w:rsid w:val="00317AFD"/>
    <w:rsid w:val="00317C90"/>
    <w:rsid w:val="00317C94"/>
    <w:rsid w:val="0032043D"/>
    <w:rsid w:val="003206EF"/>
    <w:rsid w:val="00320749"/>
    <w:rsid w:val="00320851"/>
    <w:rsid w:val="00320A55"/>
    <w:rsid w:val="00320B60"/>
    <w:rsid w:val="00320B78"/>
    <w:rsid w:val="00320D1F"/>
    <w:rsid w:val="00320E27"/>
    <w:rsid w:val="003211B0"/>
    <w:rsid w:val="0032175C"/>
    <w:rsid w:val="003217B9"/>
    <w:rsid w:val="003218B7"/>
    <w:rsid w:val="00321CE7"/>
    <w:rsid w:val="003222D6"/>
    <w:rsid w:val="003222ED"/>
    <w:rsid w:val="003225A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BB3"/>
    <w:rsid w:val="00325F90"/>
    <w:rsid w:val="00326746"/>
    <w:rsid w:val="00327206"/>
    <w:rsid w:val="00327424"/>
    <w:rsid w:val="003278A4"/>
    <w:rsid w:val="00327A7B"/>
    <w:rsid w:val="00330339"/>
    <w:rsid w:val="00330396"/>
    <w:rsid w:val="003303A2"/>
    <w:rsid w:val="0033041B"/>
    <w:rsid w:val="0033060D"/>
    <w:rsid w:val="00330976"/>
    <w:rsid w:val="00331315"/>
    <w:rsid w:val="00331316"/>
    <w:rsid w:val="00331651"/>
    <w:rsid w:val="00331A06"/>
    <w:rsid w:val="00331A84"/>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32B"/>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D50"/>
    <w:rsid w:val="00340E58"/>
    <w:rsid w:val="00340E6F"/>
    <w:rsid w:val="003412DE"/>
    <w:rsid w:val="003418CE"/>
    <w:rsid w:val="00341C1E"/>
    <w:rsid w:val="00341D97"/>
    <w:rsid w:val="00341DF2"/>
    <w:rsid w:val="003420EA"/>
    <w:rsid w:val="00342164"/>
    <w:rsid w:val="003422B1"/>
    <w:rsid w:val="003429FF"/>
    <w:rsid w:val="00342ACC"/>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521"/>
    <w:rsid w:val="003469E4"/>
    <w:rsid w:val="00346CB9"/>
    <w:rsid w:val="0034727F"/>
    <w:rsid w:val="00347866"/>
    <w:rsid w:val="003479B8"/>
    <w:rsid w:val="00347C86"/>
    <w:rsid w:val="0035004C"/>
    <w:rsid w:val="003502A2"/>
    <w:rsid w:val="003507CE"/>
    <w:rsid w:val="00350894"/>
    <w:rsid w:val="00350EB1"/>
    <w:rsid w:val="00351433"/>
    <w:rsid w:val="00351448"/>
    <w:rsid w:val="0035190F"/>
    <w:rsid w:val="00351B11"/>
    <w:rsid w:val="00351F74"/>
    <w:rsid w:val="00351FD1"/>
    <w:rsid w:val="0035254F"/>
    <w:rsid w:val="00352871"/>
    <w:rsid w:val="0035299F"/>
    <w:rsid w:val="00353746"/>
    <w:rsid w:val="0035377A"/>
    <w:rsid w:val="003537B0"/>
    <w:rsid w:val="00353BA8"/>
    <w:rsid w:val="00353ED9"/>
    <w:rsid w:val="00354141"/>
    <w:rsid w:val="003541C0"/>
    <w:rsid w:val="00354A27"/>
    <w:rsid w:val="003550CC"/>
    <w:rsid w:val="0035519F"/>
    <w:rsid w:val="0035540E"/>
    <w:rsid w:val="0035561A"/>
    <w:rsid w:val="00355915"/>
    <w:rsid w:val="00355A0B"/>
    <w:rsid w:val="00355C9C"/>
    <w:rsid w:val="00355E00"/>
    <w:rsid w:val="00355E19"/>
    <w:rsid w:val="00355EBD"/>
    <w:rsid w:val="003565E2"/>
    <w:rsid w:val="00356A46"/>
    <w:rsid w:val="00356C57"/>
    <w:rsid w:val="00356E7E"/>
    <w:rsid w:val="00357180"/>
    <w:rsid w:val="0035730A"/>
    <w:rsid w:val="00357A3E"/>
    <w:rsid w:val="00357B2A"/>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4B4"/>
    <w:rsid w:val="00364A1D"/>
    <w:rsid w:val="00364EAC"/>
    <w:rsid w:val="00364F45"/>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CA"/>
    <w:rsid w:val="00373232"/>
    <w:rsid w:val="00373342"/>
    <w:rsid w:val="003734EF"/>
    <w:rsid w:val="00373613"/>
    <w:rsid w:val="00373754"/>
    <w:rsid w:val="0037375D"/>
    <w:rsid w:val="0037381A"/>
    <w:rsid w:val="00373829"/>
    <w:rsid w:val="00373C8B"/>
    <w:rsid w:val="003740A4"/>
    <w:rsid w:val="003741CA"/>
    <w:rsid w:val="003743EB"/>
    <w:rsid w:val="0037467A"/>
    <w:rsid w:val="003746B2"/>
    <w:rsid w:val="003749BF"/>
    <w:rsid w:val="00374AF4"/>
    <w:rsid w:val="00374C70"/>
    <w:rsid w:val="00374EFE"/>
    <w:rsid w:val="00375301"/>
    <w:rsid w:val="00375569"/>
    <w:rsid w:val="003758D0"/>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2024"/>
    <w:rsid w:val="00382291"/>
    <w:rsid w:val="00382C9C"/>
    <w:rsid w:val="00382D84"/>
    <w:rsid w:val="00382E4D"/>
    <w:rsid w:val="003830EB"/>
    <w:rsid w:val="00383494"/>
    <w:rsid w:val="00383981"/>
    <w:rsid w:val="00383AD8"/>
    <w:rsid w:val="00383ED8"/>
    <w:rsid w:val="003840B2"/>
    <w:rsid w:val="0038420A"/>
    <w:rsid w:val="0038438A"/>
    <w:rsid w:val="003847B3"/>
    <w:rsid w:val="00384998"/>
    <w:rsid w:val="00384BE6"/>
    <w:rsid w:val="00384D48"/>
    <w:rsid w:val="00384FB6"/>
    <w:rsid w:val="00384FFA"/>
    <w:rsid w:val="003850AB"/>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62B"/>
    <w:rsid w:val="00387743"/>
    <w:rsid w:val="0038788D"/>
    <w:rsid w:val="00387F6E"/>
    <w:rsid w:val="003900EB"/>
    <w:rsid w:val="003901CA"/>
    <w:rsid w:val="00390A79"/>
    <w:rsid w:val="00390D2A"/>
    <w:rsid w:val="003912A7"/>
    <w:rsid w:val="003918DA"/>
    <w:rsid w:val="00391B7F"/>
    <w:rsid w:val="00391D62"/>
    <w:rsid w:val="00391D87"/>
    <w:rsid w:val="00392386"/>
    <w:rsid w:val="00392853"/>
    <w:rsid w:val="00392A00"/>
    <w:rsid w:val="00392BA4"/>
    <w:rsid w:val="00392BCA"/>
    <w:rsid w:val="00392BDC"/>
    <w:rsid w:val="00392E21"/>
    <w:rsid w:val="00393013"/>
    <w:rsid w:val="00393206"/>
    <w:rsid w:val="003932C0"/>
    <w:rsid w:val="003944DA"/>
    <w:rsid w:val="003946AB"/>
    <w:rsid w:val="003946D5"/>
    <w:rsid w:val="0039488A"/>
    <w:rsid w:val="003948AB"/>
    <w:rsid w:val="003948AD"/>
    <w:rsid w:val="003949A5"/>
    <w:rsid w:val="00394C65"/>
    <w:rsid w:val="003958DE"/>
    <w:rsid w:val="003959AC"/>
    <w:rsid w:val="00395ABD"/>
    <w:rsid w:val="00395D57"/>
    <w:rsid w:val="00395E28"/>
    <w:rsid w:val="00396000"/>
    <w:rsid w:val="00396296"/>
    <w:rsid w:val="003962E2"/>
    <w:rsid w:val="003964AA"/>
    <w:rsid w:val="00396672"/>
    <w:rsid w:val="00396761"/>
    <w:rsid w:val="0039692B"/>
    <w:rsid w:val="00396ADB"/>
    <w:rsid w:val="00396CBD"/>
    <w:rsid w:val="00396E77"/>
    <w:rsid w:val="00396FBA"/>
    <w:rsid w:val="00397001"/>
    <w:rsid w:val="003971B9"/>
    <w:rsid w:val="003971F3"/>
    <w:rsid w:val="003976FF"/>
    <w:rsid w:val="00397916"/>
    <w:rsid w:val="00397B2B"/>
    <w:rsid w:val="00397BCF"/>
    <w:rsid w:val="00397C48"/>
    <w:rsid w:val="00397DFD"/>
    <w:rsid w:val="00397FD4"/>
    <w:rsid w:val="003A0057"/>
    <w:rsid w:val="003A037F"/>
    <w:rsid w:val="003A0389"/>
    <w:rsid w:val="003A06FA"/>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E94"/>
    <w:rsid w:val="003A4147"/>
    <w:rsid w:val="003A465C"/>
    <w:rsid w:val="003A46C4"/>
    <w:rsid w:val="003A4B19"/>
    <w:rsid w:val="003A4F94"/>
    <w:rsid w:val="003A52B3"/>
    <w:rsid w:val="003A554B"/>
    <w:rsid w:val="003A5697"/>
    <w:rsid w:val="003A5AA4"/>
    <w:rsid w:val="003A5CAF"/>
    <w:rsid w:val="003A5DE9"/>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2CE4"/>
    <w:rsid w:val="003B3256"/>
    <w:rsid w:val="003B3565"/>
    <w:rsid w:val="003B3B21"/>
    <w:rsid w:val="003B4003"/>
    <w:rsid w:val="003B4005"/>
    <w:rsid w:val="003B440A"/>
    <w:rsid w:val="003B494F"/>
    <w:rsid w:val="003B4C4F"/>
    <w:rsid w:val="003B4EA3"/>
    <w:rsid w:val="003B52E5"/>
    <w:rsid w:val="003B544E"/>
    <w:rsid w:val="003B593B"/>
    <w:rsid w:val="003B5DC0"/>
    <w:rsid w:val="003B5E4D"/>
    <w:rsid w:val="003B6A04"/>
    <w:rsid w:val="003B75A5"/>
    <w:rsid w:val="003B7755"/>
    <w:rsid w:val="003B78CD"/>
    <w:rsid w:val="003B7DD0"/>
    <w:rsid w:val="003B7DFC"/>
    <w:rsid w:val="003B7EE6"/>
    <w:rsid w:val="003C0424"/>
    <w:rsid w:val="003C0453"/>
    <w:rsid w:val="003C063E"/>
    <w:rsid w:val="003C0FF0"/>
    <w:rsid w:val="003C110D"/>
    <w:rsid w:val="003C1AE5"/>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850"/>
    <w:rsid w:val="003C6A51"/>
    <w:rsid w:val="003C6D25"/>
    <w:rsid w:val="003C6ECF"/>
    <w:rsid w:val="003C716C"/>
    <w:rsid w:val="003C730D"/>
    <w:rsid w:val="003C7782"/>
    <w:rsid w:val="003C7797"/>
    <w:rsid w:val="003D0116"/>
    <w:rsid w:val="003D0568"/>
    <w:rsid w:val="003D0DF5"/>
    <w:rsid w:val="003D0F09"/>
    <w:rsid w:val="003D1228"/>
    <w:rsid w:val="003D12F1"/>
    <w:rsid w:val="003D1398"/>
    <w:rsid w:val="003D1435"/>
    <w:rsid w:val="003D151E"/>
    <w:rsid w:val="003D1551"/>
    <w:rsid w:val="003D1818"/>
    <w:rsid w:val="003D1C91"/>
    <w:rsid w:val="003D1D27"/>
    <w:rsid w:val="003D2297"/>
    <w:rsid w:val="003D27F1"/>
    <w:rsid w:val="003D281C"/>
    <w:rsid w:val="003D2AED"/>
    <w:rsid w:val="003D2E33"/>
    <w:rsid w:val="003D3523"/>
    <w:rsid w:val="003D3A52"/>
    <w:rsid w:val="003D3D8C"/>
    <w:rsid w:val="003D3E83"/>
    <w:rsid w:val="003D3E86"/>
    <w:rsid w:val="003D42E8"/>
    <w:rsid w:val="003D43CC"/>
    <w:rsid w:val="003D4DF5"/>
    <w:rsid w:val="003D500A"/>
    <w:rsid w:val="003D514D"/>
    <w:rsid w:val="003D5332"/>
    <w:rsid w:val="003D55AA"/>
    <w:rsid w:val="003D62D3"/>
    <w:rsid w:val="003D641B"/>
    <w:rsid w:val="003D667B"/>
    <w:rsid w:val="003D6961"/>
    <w:rsid w:val="003D6E5B"/>
    <w:rsid w:val="003D6FE9"/>
    <w:rsid w:val="003D71C2"/>
    <w:rsid w:val="003D793A"/>
    <w:rsid w:val="003D7A4F"/>
    <w:rsid w:val="003D7B0F"/>
    <w:rsid w:val="003D7B90"/>
    <w:rsid w:val="003D7D40"/>
    <w:rsid w:val="003D7DFB"/>
    <w:rsid w:val="003E0327"/>
    <w:rsid w:val="003E0525"/>
    <w:rsid w:val="003E077E"/>
    <w:rsid w:val="003E08AB"/>
    <w:rsid w:val="003E09C2"/>
    <w:rsid w:val="003E0C7F"/>
    <w:rsid w:val="003E107B"/>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7372"/>
    <w:rsid w:val="003E73E8"/>
    <w:rsid w:val="003E78F9"/>
    <w:rsid w:val="003E7CD8"/>
    <w:rsid w:val="003E7FE6"/>
    <w:rsid w:val="003F049A"/>
    <w:rsid w:val="003F0822"/>
    <w:rsid w:val="003F0859"/>
    <w:rsid w:val="003F0AB1"/>
    <w:rsid w:val="003F0B7C"/>
    <w:rsid w:val="003F11F8"/>
    <w:rsid w:val="003F1328"/>
    <w:rsid w:val="003F13C3"/>
    <w:rsid w:val="003F1539"/>
    <w:rsid w:val="003F19DA"/>
    <w:rsid w:val="003F24C8"/>
    <w:rsid w:val="003F2683"/>
    <w:rsid w:val="003F283C"/>
    <w:rsid w:val="003F288E"/>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BA1"/>
    <w:rsid w:val="003F4C61"/>
    <w:rsid w:val="003F5071"/>
    <w:rsid w:val="003F567C"/>
    <w:rsid w:val="003F56BE"/>
    <w:rsid w:val="003F5909"/>
    <w:rsid w:val="003F595A"/>
    <w:rsid w:val="003F604C"/>
    <w:rsid w:val="003F62B8"/>
    <w:rsid w:val="003F6354"/>
    <w:rsid w:val="003F6BA0"/>
    <w:rsid w:val="003F6D33"/>
    <w:rsid w:val="003F6D7D"/>
    <w:rsid w:val="003F6E7B"/>
    <w:rsid w:val="003F6F43"/>
    <w:rsid w:val="003F7065"/>
    <w:rsid w:val="003F7075"/>
    <w:rsid w:val="003F72A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2F39"/>
    <w:rsid w:val="0040348D"/>
    <w:rsid w:val="004036F0"/>
    <w:rsid w:val="00403B63"/>
    <w:rsid w:val="004040D6"/>
    <w:rsid w:val="004041B5"/>
    <w:rsid w:val="00404670"/>
    <w:rsid w:val="0040470C"/>
    <w:rsid w:val="0040491E"/>
    <w:rsid w:val="0040498A"/>
    <w:rsid w:val="00404E73"/>
    <w:rsid w:val="004050FC"/>
    <w:rsid w:val="004055B6"/>
    <w:rsid w:val="004058A2"/>
    <w:rsid w:val="00405E67"/>
    <w:rsid w:val="00405E86"/>
    <w:rsid w:val="00405FCF"/>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7D3"/>
    <w:rsid w:val="00411C65"/>
    <w:rsid w:val="00411F1D"/>
    <w:rsid w:val="00412325"/>
    <w:rsid w:val="004123FE"/>
    <w:rsid w:val="00412F28"/>
    <w:rsid w:val="00412FE5"/>
    <w:rsid w:val="0041307B"/>
    <w:rsid w:val="00413341"/>
    <w:rsid w:val="00413543"/>
    <w:rsid w:val="00413680"/>
    <w:rsid w:val="004136F7"/>
    <w:rsid w:val="00413C15"/>
    <w:rsid w:val="00413CD3"/>
    <w:rsid w:val="004143D5"/>
    <w:rsid w:val="00414712"/>
    <w:rsid w:val="00414B32"/>
    <w:rsid w:val="00414C74"/>
    <w:rsid w:val="00414CAD"/>
    <w:rsid w:val="00414D77"/>
    <w:rsid w:val="00414F6D"/>
    <w:rsid w:val="004153E4"/>
    <w:rsid w:val="004153EE"/>
    <w:rsid w:val="004157C2"/>
    <w:rsid w:val="00415893"/>
    <w:rsid w:val="00415B05"/>
    <w:rsid w:val="00415B3E"/>
    <w:rsid w:val="00415DE8"/>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3B6"/>
    <w:rsid w:val="004217E2"/>
    <w:rsid w:val="00421926"/>
    <w:rsid w:val="0042192C"/>
    <w:rsid w:val="004219C7"/>
    <w:rsid w:val="00421F61"/>
    <w:rsid w:val="00422098"/>
    <w:rsid w:val="004223AF"/>
    <w:rsid w:val="004223F6"/>
    <w:rsid w:val="004224B0"/>
    <w:rsid w:val="004224D7"/>
    <w:rsid w:val="00422BAA"/>
    <w:rsid w:val="00422BD7"/>
    <w:rsid w:val="00422C32"/>
    <w:rsid w:val="00422EBA"/>
    <w:rsid w:val="00422FCD"/>
    <w:rsid w:val="00423448"/>
    <w:rsid w:val="00423771"/>
    <w:rsid w:val="00423EBE"/>
    <w:rsid w:val="004242EC"/>
    <w:rsid w:val="00424555"/>
    <w:rsid w:val="004247EA"/>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2DA"/>
    <w:rsid w:val="0043182A"/>
    <w:rsid w:val="00431E56"/>
    <w:rsid w:val="00432ACD"/>
    <w:rsid w:val="00432BAC"/>
    <w:rsid w:val="00432E51"/>
    <w:rsid w:val="00433020"/>
    <w:rsid w:val="0043342E"/>
    <w:rsid w:val="004335CF"/>
    <w:rsid w:val="00433940"/>
    <w:rsid w:val="00434144"/>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9FB"/>
    <w:rsid w:val="00440A7E"/>
    <w:rsid w:val="00440B10"/>
    <w:rsid w:val="00440D51"/>
    <w:rsid w:val="00440D8C"/>
    <w:rsid w:val="004410CD"/>
    <w:rsid w:val="004411E7"/>
    <w:rsid w:val="00441222"/>
    <w:rsid w:val="0044173E"/>
    <w:rsid w:val="00441AB5"/>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AE3"/>
    <w:rsid w:val="00444C4D"/>
    <w:rsid w:val="00445761"/>
    <w:rsid w:val="004457B8"/>
    <w:rsid w:val="00446108"/>
    <w:rsid w:val="0044640F"/>
    <w:rsid w:val="00446717"/>
    <w:rsid w:val="004468D3"/>
    <w:rsid w:val="0044691B"/>
    <w:rsid w:val="00450027"/>
    <w:rsid w:val="00450204"/>
    <w:rsid w:val="0045049F"/>
    <w:rsid w:val="004509F7"/>
    <w:rsid w:val="00450A94"/>
    <w:rsid w:val="00450D55"/>
    <w:rsid w:val="00450DA7"/>
    <w:rsid w:val="00450EF1"/>
    <w:rsid w:val="00450FD0"/>
    <w:rsid w:val="00450FE0"/>
    <w:rsid w:val="00451421"/>
    <w:rsid w:val="00451CD1"/>
    <w:rsid w:val="00451E2D"/>
    <w:rsid w:val="00451E86"/>
    <w:rsid w:val="00451E8B"/>
    <w:rsid w:val="00452237"/>
    <w:rsid w:val="00452A7A"/>
    <w:rsid w:val="00452BF1"/>
    <w:rsid w:val="00452C49"/>
    <w:rsid w:val="0045354B"/>
    <w:rsid w:val="00453BA0"/>
    <w:rsid w:val="00453D3C"/>
    <w:rsid w:val="00453D94"/>
    <w:rsid w:val="00454049"/>
    <w:rsid w:val="0045445A"/>
    <w:rsid w:val="004545B8"/>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E"/>
    <w:rsid w:val="00456619"/>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89D"/>
    <w:rsid w:val="00464A67"/>
    <w:rsid w:val="00464AD3"/>
    <w:rsid w:val="00464C9E"/>
    <w:rsid w:val="004659E6"/>
    <w:rsid w:val="00465DAB"/>
    <w:rsid w:val="00466918"/>
    <w:rsid w:val="004669E0"/>
    <w:rsid w:val="00466AB6"/>
    <w:rsid w:val="004672AD"/>
    <w:rsid w:val="004673E8"/>
    <w:rsid w:val="004673EF"/>
    <w:rsid w:val="00467696"/>
    <w:rsid w:val="00467973"/>
    <w:rsid w:val="00470057"/>
    <w:rsid w:val="00470842"/>
    <w:rsid w:val="0047092B"/>
    <w:rsid w:val="00471AA9"/>
    <w:rsid w:val="00471B08"/>
    <w:rsid w:val="00471EE4"/>
    <w:rsid w:val="004721E9"/>
    <w:rsid w:val="00472358"/>
    <w:rsid w:val="0047241D"/>
    <w:rsid w:val="0047273C"/>
    <w:rsid w:val="0047297E"/>
    <w:rsid w:val="00472BE4"/>
    <w:rsid w:val="00472F6B"/>
    <w:rsid w:val="004730D5"/>
    <w:rsid w:val="00473A8D"/>
    <w:rsid w:val="00473AD3"/>
    <w:rsid w:val="004741DE"/>
    <w:rsid w:val="00474384"/>
    <w:rsid w:val="004743B6"/>
    <w:rsid w:val="004745B8"/>
    <w:rsid w:val="00474C04"/>
    <w:rsid w:val="00474C37"/>
    <w:rsid w:val="00474D3B"/>
    <w:rsid w:val="00475190"/>
    <w:rsid w:val="0047526B"/>
    <w:rsid w:val="00475890"/>
    <w:rsid w:val="00475B64"/>
    <w:rsid w:val="00475DD6"/>
    <w:rsid w:val="004760C9"/>
    <w:rsid w:val="004765FD"/>
    <w:rsid w:val="004766AD"/>
    <w:rsid w:val="004766FC"/>
    <w:rsid w:val="00476C18"/>
    <w:rsid w:val="00476E3F"/>
    <w:rsid w:val="00477014"/>
    <w:rsid w:val="00477170"/>
    <w:rsid w:val="00477362"/>
    <w:rsid w:val="004773B0"/>
    <w:rsid w:val="0047740F"/>
    <w:rsid w:val="004774EA"/>
    <w:rsid w:val="00477B6A"/>
    <w:rsid w:val="0048002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F0"/>
    <w:rsid w:val="00484F72"/>
    <w:rsid w:val="004851C9"/>
    <w:rsid w:val="00485385"/>
    <w:rsid w:val="004853AE"/>
    <w:rsid w:val="0048559C"/>
    <w:rsid w:val="00485A24"/>
    <w:rsid w:val="00485CEA"/>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549"/>
    <w:rsid w:val="00491622"/>
    <w:rsid w:val="004917EF"/>
    <w:rsid w:val="00491927"/>
    <w:rsid w:val="004919A7"/>
    <w:rsid w:val="00491CBC"/>
    <w:rsid w:val="00491CEF"/>
    <w:rsid w:val="00491FCF"/>
    <w:rsid w:val="004920BF"/>
    <w:rsid w:val="004922D6"/>
    <w:rsid w:val="004929EE"/>
    <w:rsid w:val="00492C75"/>
    <w:rsid w:val="004932A4"/>
    <w:rsid w:val="004933A1"/>
    <w:rsid w:val="004942AB"/>
    <w:rsid w:val="0049433C"/>
    <w:rsid w:val="00494434"/>
    <w:rsid w:val="00494657"/>
    <w:rsid w:val="004947C3"/>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251"/>
    <w:rsid w:val="00496800"/>
    <w:rsid w:val="0049687F"/>
    <w:rsid w:val="00496BAD"/>
    <w:rsid w:val="00496C0E"/>
    <w:rsid w:val="00497125"/>
    <w:rsid w:val="00497192"/>
    <w:rsid w:val="00497631"/>
    <w:rsid w:val="0049789A"/>
    <w:rsid w:val="0049792A"/>
    <w:rsid w:val="00497989"/>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37F"/>
    <w:rsid w:val="004B1FA0"/>
    <w:rsid w:val="004B2293"/>
    <w:rsid w:val="004B25F5"/>
    <w:rsid w:val="004B260A"/>
    <w:rsid w:val="004B29E7"/>
    <w:rsid w:val="004B30B0"/>
    <w:rsid w:val="004B36F4"/>
    <w:rsid w:val="004B3739"/>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1D4"/>
    <w:rsid w:val="004B6483"/>
    <w:rsid w:val="004B67DB"/>
    <w:rsid w:val="004B6C11"/>
    <w:rsid w:val="004B6DBB"/>
    <w:rsid w:val="004B6FF2"/>
    <w:rsid w:val="004B716F"/>
    <w:rsid w:val="004B7238"/>
    <w:rsid w:val="004B7BC0"/>
    <w:rsid w:val="004B7F6D"/>
    <w:rsid w:val="004B7FDC"/>
    <w:rsid w:val="004C03E6"/>
    <w:rsid w:val="004C06A0"/>
    <w:rsid w:val="004C0702"/>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76"/>
    <w:rsid w:val="004C69FA"/>
    <w:rsid w:val="004C71BF"/>
    <w:rsid w:val="004C762B"/>
    <w:rsid w:val="004C7E7A"/>
    <w:rsid w:val="004D017A"/>
    <w:rsid w:val="004D01FF"/>
    <w:rsid w:val="004D0567"/>
    <w:rsid w:val="004D06E3"/>
    <w:rsid w:val="004D06F7"/>
    <w:rsid w:val="004D12C4"/>
    <w:rsid w:val="004D1546"/>
    <w:rsid w:val="004D15AE"/>
    <w:rsid w:val="004D16C3"/>
    <w:rsid w:val="004D16DE"/>
    <w:rsid w:val="004D1859"/>
    <w:rsid w:val="004D1B0F"/>
    <w:rsid w:val="004D1D67"/>
    <w:rsid w:val="004D298F"/>
    <w:rsid w:val="004D2F48"/>
    <w:rsid w:val="004D32C9"/>
    <w:rsid w:val="004D3483"/>
    <w:rsid w:val="004D3646"/>
    <w:rsid w:val="004D3890"/>
    <w:rsid w:val="004D3A89"/>
    <w:rsid w:val="004D3F12"/>
    <w:rsid w:val="004D417E"/>
    <w:rsid w:val="004D4254"/>
    <w:rsid w:val="004D46A8"/>
    <w:rsid w:val="004D46B3"/>
    <w:rsid w:val="004D4883"/>
    <w:rsid w:val="004D4A36"/>
    <w:rsid w:val="004D4C39"/>
    <w:rsid w:val="004D4F24"/>
    <w:rsid w:val="004D57BE"/>
    <w:rsid w:val="004D5925"/>
    <w:rsid w:val="004D5DB0"/>
    <w:rsid w:val="004D5DB6"/>
    <w:rsid w:val="004D62EE"/>
    <w:rsid w:val="004D6570"/>
    <w:rsid w:val="004D6611"/>
    <w:rsid w:val="004D6783"/>
    <w:rsid w:val="004D688D"/>
    <w:rsid w:val="004D6A0D"/>
    <w:rsid w:val="004D725D"/>
    <w:rsid w:val="004D7299"/>
    <w:rsid w:val="004D7785"/>
    <w:rsid w:val="004D7B3C"/>
    <w:rsid w:val="004D7B44"/>
    <w:rsid w:val="004E013C"/>
    <w:rsid w:val="004E020E"/>
    <w:rsid w:val="004E021B"/>
    <w:rsid w:val="004E076C"/>
    <w:rsid w:val="004E0817"/>
    <w:rsid w:val="004E0A29"/>
    <w:rsid w:val="004E1087"/>
    <w:rsid w:val="004E1167"/>
    <w:rsid w:val="004E11C1"/>
    <w:rsid w:val="004E192C"/>
    <w:rsid w:val="004E1B9D"/>
    <w:rsid w:val="004E1BF3"/>
    <w:rsid w:val="004E1C89"/>
    <w:rsid w:val="004E1F7A"/>
    <w:rsid w:val="004E2028"/>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E7BC3"/>
    <w:rsid w:val="004F0035"/>
    <w:rsid w:val="004F004E"/>
    <w:rsid w:val="004F027D"/>
    <w:rsid w:val="004F0AB6"/>
    <w:rsid w:val="004F0C6A"/>
    <w:rsid w:val="004F0D94"/>
    <w:rsid w:val="004F10D3"/>
    <w:rsid w:val="004F14B4"/>
    <w:rsid w:val="004F1667"/>
    <w:rsid w:val="004F1756"/>
    <w:rsid w:val="004F19B5"/>
    <w:rsid w:val="004F1DF0"/>
    <w:rsid w:val="004F1F60"/>
    <w:rsid w:val="004F1F6D"/>
    <w:rsid w:val="004F22C1"/>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4F"/>
    <w:rsid w:val="004F6E1C"/>
    <w:rsid w:val="004F6F44"/>
    <w:rsid w:val="004F7249"/>
    <w:rsid w:val="004F754A"/>
    <w:rsid w:val="004F78C4"/>
    <w:rsid w:val="004F7998"/>
    <w:rsid w:val="004F7C99"/>
    <w:rsid w:val="004F7E5A"/>
    <w:rsid w:val="004F7F74"/>
    <w:rsid w:val="0050019F"/>
    <w:rsid w:val="00500281"/>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25E"/>
    <w:rsid w:val="005064F2"/>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9D"/>
    <w:rsid w:val="005119D1"/>
    <w:rsid w:val="00511AE1"/>
    <w:rsid w:val="00511C89"/>
    <w:rsid w:val="00511CB6"/>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921"/>
    <w:rsid w:val="00522C4B"/>
    <w:rsid w:val="00522D1B"/>
    <w:rsid w:val="00522EB0"/>
    <w:rsid w:val="0052326F"/>
    <w:rsid w:val="005232C5"/>
    <w:rsid w:val="00523807"/>
    <w:rsid w:val="00523A85"/>
    <w:rsid w:val="00523CE1"/>
    <w:rsid w:val="00523D73"/>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44F"/>
    <w:rsid w:val="0053084E"/>
    <w:rsid w:val="00530886"/>
    <w:rsid w:val="0053099F"/>
    <w:rsid w:val="00530CE4"/>
    <w:rsid w:val="005311C1"/>
    <w:rsid w:val="005315FF"/>
    <w:rsid w:val="005318FB"/>
    <w:rsid w:val="005319D3"/>
    <w:rsid w:val="00532460"/>
    <w:rsid w:val="00532AD7"/>
    <w:rsid w:val="00532BBA"/>
    <w:rsid w:val="00532C0C"/>
    <w:rsid w:val="00532DD4"/>
    <w:rsid w:val="00533048"/>
    <w:rsid w:val="005331C9"/>
    <w:rsid w:val="00533491"/>
    <w:rsid w:val="005337FE"/>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DDA"/>
    <w:rsid w:val="00537016"/>
    <w:rsid w:val="005375CE"/>
    <w:rsid w:val="00537F21"/>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37E"/>
    <w:rsid w:val="00542755"/>
    <w:rsid w:val="0054297B"/>
    <w:rsid w:val="00542BBF"/>
    <w:rsid w:val="0054308F"/>
    <w:rsid w:val="005432B8"/>
    <w:rsid w:val="005432DA"/>
    <w:rsid w:val="00543AB7"/>
    <w:rsid w:val="00543FC6"/>
    <w:rsid w:val="005440D6"/>
    <w:rsid w:val="005441CF"/>
    <w:rsid w:val="005442F9"/>
    <w:rsid w:val="0054437D"/>
    <w:rsid w:val="0054493C"/>
    <w:rsid w:val="00544D41"/>
    <w:rsid w:val="00545502"/>
    <w:rsid w:val="0054571A"/>
    <w:rsid w:val="00545E00"/>
    <w:rsid w:val="00545E64"/>
    <w:rsid w:val="00545F3A"/>
    <w:rsid w:val="005462C2"/>
    <w:rsid w:val="00546412"/>
    <w:rsid w:val="00546944"/>
    <w:rsid w:val="00546A54"/>
    <w:rsid w:val="00546C2B"/>
    <w:rsid w:val="00546F83"/>
    <w:rsid w:val="00546FAB"/>
    <w:rsid w:val="005478DC"/>
    <w:rsid w:val="0055026E"/>
    <w:rsid w:val="005505CB"/>
    <w:rsid w:val="00550755"/>
    <w:rsid w:val="00550BF5"/>
    <w:rsid w:val="00550C5E"/>
    <w:rsid w:val="00550FC9"/>
    <w:rsid w:val="005512CD"/>
    <w:rsid w:val="005513BE"/>
    <w:rsid w:val="00551A61"/>
    <w:rsid w:val="00551EE1"/>
    <w:rsid w:val="0055261C"/>
    <w:rsid w:val="005529D4"/>
    <w:rsid w:val="00552AAD"/>
    <w:rsid w:val="00552CEE"/>
    <w:rsid w:val="00552F73"/>
    <w:rsid w:val="00553002"/>
    <w:rsid w:val="0055307C"/>
    <w:rsid w:val="005530B4"/>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B5"/>
    <w:rsid w:val="005571E8"/>
    <w:rsid w:val="00557890"/>
    <w:rsid w:val="0056004E"/>
    <w:rsid w:val="005602C1"/>
    <w:rsid w:val="00560BBB"/>
    <w:rsid w:val="00560CDA"/>
    <w:rsid w:val="00560E7E"/>
    <w:rsid w:val="00560F13"/>
    <w:rsid w:val="0056113E"/>
    <w:rsid w:val="00561460"/>
    <w:rsid w:val="005615B6"/>
    <w:rsid w:val="00561817"/>
    <w:rsid w:val="00561A94"/>
    <w:rsid w:val="00561DCD"/>
    <w:rsid w:val="00561E79"/>
    <w:rsid w:val="00561FE5"/>
    <w:rsid w:val="00562347"/>
    <w:rsid w:val="00562521"/>
    <w:rsid w:val="00562D9B"/>
    <w:rsid w:val="005633E2"/>
    <w:rsid w:val="005634C7"/>
    <w:rsid w:val="00563AE8"/>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4B9"/>
    <w:rsid w:val="00572552"/>
    <w:rsid w:val="00572753"/>
    <w:rsid w:val="005727E4"/>
    <w:rsid w:val="005727E5"/>
    <w:rsid w:val="00572EBE"/>
    <w:rsid w:val="00573CA6"/>
    <w:rsid w:val="00573D41"/>
    <w:rsid w:val="00573E1E"/>
    <w:rsid w:val="00573F66"/>
    <w:rsid w:val="00574044"/>
    <w:rsid w:val="0057414B"/>
    <w:rsid w:val="00574A97"/>
    <w:rsid w:val="00574B82"/>
    <w:rsid w:val="00574F99"/>
    <w:rsid w:val="0057509A"/>
    <w:rsid w:val="00575159"/>
    <w:rsid w:val="00575407"/>
    <w:rsid w:val="00575594"/>
    <w:rsid w:val="00575C53"/>
    <w:rsid w:val="00575D74"/>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CC"/>
    <w:rsid w:val="005843DF"/>
    <w:rsid w:val="005844F5"/>
    <w:rsid w:val="00584D79"/>
    <w:rsid w:val="00584DFF"/>
    <w:rsid w:val="00584E5F"/>
    <w:rsid w:val="0058578B"/>
    <w:rsid w:val="00585AF9"/>
    <w:rsid w:val="00585F92"/>
    <w:rsid w:val="00586119"/>
    <w:rsid w:val="00586537"/>
    <w:rsid w:val="00586633"/>
    <w:rsid w:val="005867AE"/>
    <w:rsid w:val="005869AB"/>
    <w:rsid w:val="005870FD"/>
    <w:rsid w:val="00587100"/>
    <w:rsid w:val="005874BA"/>
    <w:rsid w:val="005878AD"/>
    <w:rsid w:val="00587DE3"/>
    <w:rsid w:val="005900DC"/>
    <w:rsid w:val="005902CE"/>
    <w:rsid w:val="00590908"/>
    <w:rsid w:val="00590BD2"/>
    <w:rsid w:val="00590E25"/>
    <w:rsid w:val="00590FCD"/>
    <w:rsid w:val="00590FF6"/>
    <w:rsid w:val="0059135C"/>
    <w:rsid w:val="00591689"/>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62A4"/>
    <w:rsid w:val="0059632D"/>
    <w:rsid w:val="00596410"/>
    <w:rsid w:val="00596583"/>
    <w:rsid w:val="0059662B"/>
    <w:rsid w:val="00596940"/>
    <w:rsid w:val="00597105"/>
    <w:rsid w:val="0059710A"/>
    <w:rsid w:val="005978BA"/>
    <w:rsid w:val="00597914"/>
    <w:rsid w:val="00597A49"/>
    <w:rsid w:val="00597B05"/>
    <w:rsid w:val="00597B14"/>
    <w:rsid w:val="00597CB6"/>
    <w:rsid w:val="00597E16"/>
    <w:rsid w:val="005A0356"/>
    <w:rsid w:val="005A054D"/>
    <w:rsid w:val="005A05AD"/>
    <w:rsid w:val="005A062B"/>
    <w:rsid w:val="005A0638"/>
    <w:rsid w:val="005A064A"/>
    <w:rsid w:val="005A07F6"/>
    <w:rsid w:val="005A0A21"/>
    <w:rsid w:val="005A15AB"/>
    <w:rsid w:val="005A15D0"/>
    <w:rsid w:val="005A1829"/>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89B"/>
    <w:rsid w:val="005A3966"/>
    <w:rsid w:val="005A3A23"/>
    <w:rsid w:val="005A3D17"/>
    <w:rsid w:val="005A3E24"/>
    <w:rsid w:val="005A3E5B"/>
    <w:rsid w:val="005A4E4A"/>
    <w:rsid w:val="005A513F"/>
    <w:rsid w:val="005A5253"/>
    <w:rsid w:val="005A55FA"/>
    <w:rsid w:val="005A596B"/>
    <w:rsid w:val="005A60A5"/>
    <w:rsid w:val="005A61B1"/>
    <w:rsid w:val="005A6543"/>
    <w:rsid w:val="005A671D"/>
    <w:rsid w:val="005A680E"/>
    <w:rsid w:val="005A6C07"/>
    <w:rsid w:val="005A6D59"/>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29"/>
    <w:rsid w:val="005B2692"/>
    <w:rsid w:val="005B2865"/>
    <w:rsid w:val="005B2E3D"/>
    <w:rsid w:val="005B30CF"/>
    <w:rsid w:val="005B369E"/>
    <w:rsid w:val="005B3826"/>
    <w:rsid w:val="005B3B39"/>
    <w:rsid w:val="005B486C"/>
    <w:rsid w:val="005B4AA0"/>
    <w:rsid w:val="005B4BF3"/>
    <w:rsid w:val="005B4D7C"/>
    <w:rsid w:val="005B4F50"/>
    <w:rsid w:val="005B5058"/>
    <w:rsid w:val="005B57BC"/>
    <w:rsid w:val="005B642C"/>
    <w:rsid w:val="005B65BD"/>
    <w:rsid w:val="005B664C"/>
    <w:rsid w:val="005B66D3"/>
    <w:rsid w:val="005B684D"/>
    <w:rsid w:val="005B693F"/>
    <w:rsid w:val="005B6983"/>
    <w:rsid w:val="005B6A9D"/>
    <w:rsid w:val="005B7215"/>
    <w:rsid w:val="005B7AB5"/>
    <w:rsid w:val="005C10F2"/>
    <w:rsid w:val="005C1162"/>
    <w:rsid w:val="005C1319"/>
    <w:rsid w:val="005C1A3D"/>
    <w:rsid w:val="005C2528"/>
    <w:rsid w:val="005C255A"/>
    <w:rsid w:val="005C30E2"/>
    <w:rsid w:val="005C30F8"/>
    <w:rsid w:val="005C312A"/>
    <w:rsid w:val="005C3169"/>
    <w:rsid w:val="005C32B8"/>
    <w:rsid w:val="005C429B"/>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EFB"/>
    <w:rsid w:val="005D04D1"/>
    <w:rsid w:val="005D056F"/>
    <w:rsid w:val="005D063F"/>
    <w:rsid w:val="005D099B"/>
    <w:rsid w:val="005D1C91"/>
    <w:rsid w:val="005D1DBA"/>
    <w:rsid w:val="005D1FF5"/>
    <w:rsid w:val="005D1FFC"/>
    <w:rsid w:val="005D20FE"/>
    <w:rsid w:val="005D21A0"/>
    <w:rsid w:val="005D21CC"/>
    <w:rsid w:val="005D22DD"/>
    <w:rsid w:val="005D277A"/>
    <w:rsid w:val="005D2AF1"/>
    <w:rsid w:val="005D3075"/>
    <w:rsid w:val="005D3189"/>
    <w:rsid w:val="005D3CF3"/>
    <w:rsid w:val="005D4075"/>
    <w:rsid w:val="005D43B5"/>
    <w:rsid w:val="005D45D0"/>
    <w:rsid w:val="005D47E8"/>
    <w:rsid w:val="005D49AA"/>
    <w:rsid w:val="005D4C82"/>
    <w:rsid w:val="005D4EF1"/>
    <w:rsid w:val="005D50BA"/>
    <w:rsid w:val="005D5325"/>
    <w:rsid w:val="005D5543"/>
    <w:rsid w:val="005D5619"/>
    <w:rsid w:val="005D566F"/>
    <w:rsid w:val="005D596A"/>
    <w:rsid w:val="005D5BC3"/>
    <w:rsid w:val="005D5CFD"/>
    <w:rsid w:val="005D5DB0"/>
    <w:rsid w:val="005D5FFE"/>
    <w:rsid w:val="005D6249"/>
    <w:rsid w:val="005D6712"/>
    <w:rsid w:val="005D6B52"/>
    <w:rsid w:val="005D6E6F"/>
    <w:rsid w:val="005D6F45"/>
    <w:rsid w:val="005D6FD0"/>
    <w:rsid w:val="005D70ED"/>
    <w:rsid w:val="005D7BF3"/>
    <w:rsid w:val="005D7F68"/>
    <w:rsid w:val="005E0577"/>
    <w:rsid w:val="005E09A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452"/>
    <w:rsid w:val="005F3595"/>
    <w:rsid w:val="005F38CA"/>
    <w:rsid w:val="005F3BC8"/>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646"/>
    <w:rsid w:val="006017A2"/>
    <w:rsid w:val="00601823"/>
    <w:rsid w:val="00601932"/>
    <w:rsid w:val="00602643"/>
    <w:rsid w:val="00602943"/>
    <w:rsid w:val="00602D3F"/>
    <w:rsid w:val="00602E35"/>
    <w:rsid w:val="0060309F"/>
    <w:rsid w:val="006031A5"/>
    <w:rsid w:val="00603361"/>
    <w:rsid w:val="006037AC"/>
    <w:rsid w:val="006039D9"/>
    <w:rsid w:val="00603BBA"/>
    <w:rsid w:val="00603CA3"/>
    <w:rsid w:val="00603D1A"/>
    <w:rsid w:val="00603D29"/>
    <w:rsid w:val="00604571"/>
    <w:rsid w:val="00604614"/>
    <w:rsid w:val="006048AF"/>
    <w:rsid w:val="00604DBD"/>
    <w:rsid w:val="006053C4"/>
    <w:rsid w:val="006053EE"/>
    <w:rsid w:val="006056E4"/>
    <w:rsid w:val="0060594D"/>
    <w:rsid w:val="00605B05"/>
    <w:rsid w:val="00605B66"/>
    <w:rsid w:val="00605CC1"/>
    <w:rsid w:val="00605E9E"/>
    <w:rsid w:val="00605F46"/>
    <w:rsid w:val="00606005"/>
    <w:rsid w:val="00606112"/>
    <w:rsid w:val="00606348"/>
    <w:rsid w:val="006063D5"/>
    <w:rsid w:val="0060661E"/>
    <w:rsid w:val="00606661"/>
    <w:rsid w:val="00606995"/>
    <w:rsid w:val="00606AB9"/>
    <w:rsid w:val="00606C49"/>
    <w:rsid w:val="00606CC3"/>
    <w:rsid w:val="00606EC3"/>
    <w:rsid w:val="00607305"/>
    <w:rsid w:val="00607C1D"/>
    <w:rsid w:val="00607EF0"/>
    <w:rsid w:val="00610079"/>
    <w:rsid w:val="00610294"/>
    <w:rsid w:val="00610574"/>
    <w:rsid w:val="0061106F"/>
    <w:rsid w:val="006110CF"/>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0A6C"/>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D6C"/>
    <w:rsid w:val="00625E52"/>
    <w:rsid w:val="00625EAA"/>
    <w:rsid w:val="006268E9"/>
    <w:rsid w:val="006269E5"/>
    <w:rsid w:val="00626C6E"/>
    <w:rsid w:val="00626D3B"/>
    <w:rsid w:val="00627081"/>
    <w:rsid w:val="0062721D"/>
    <w:rsid w:val="006274C4"/>
    <w:rsid w:val="006277E0"/>
    <w:rsid w:val="00630215"/>
    <w:rsid w:val="006306BF"/>
    <w:rsid w:val="00630709"/>
    <w:rsid w:val="0063082F"/>
    <w:rsid w:val="006314C7"/>
    <w:rsid w:val="00631510"/>
    <w:rsid w:val="006315FA"/>
    <w:rsid w:val="0063163B"/>
    <w:rsid w:val="00631791"/>
    <w:rsid w:val="00631894"/>
    <w:rsid w:val="0063195F"/>
    <w:rsid w:val="00631965"/>
    <w:rsid w:val="00631FFC"/>
    <w:rsid w:val="00632339"/>
    <w:rsid w:val="006323A0"/>
    <w:rsid w:val="00632415"/>
    <w:rsid w:val="00632416"/>
    <w:rsid w:val="0063242E"/>
    <w:rsid w:val="00632DE3"/>
    <w:rsid w:val="00632F30"/>
    <w:rsid w:val="006331A0"/>
    <w:rsid w:val="006337EE"/>
    <w:rsid w:val="00633831"/>
    <w:rsid w:val="00633E59"/>
    <w:rsid w:val="00633EFE"/>
    <w:rsid w:val="00633F90"/>
    <w:rsid w:val="006342B0"/>
    <w:rsid w:val="00634409"/>
    <w:rsid w:val="00634A52"/>
    <w:rsid w:val="006350D4"/>
    <w:rsid w:val="00635709"/>
    <w:rsid w:val="0063592A"/>
    <w:rsid w:val="00635B7E"/>
    <w:rsid w:val="00635BCD"/>
    <w:rsid w:val="00635C83"/>
    <w:rsid w:val="006362EF"/>
    <w:rsid w:val="00636B1C"/>
    <w:rsid w:val="00636D7F"/>
    <w:rsid w:val="00636FC6"/>
    <w:rsid w:val="00637126"/>
    <w:rsid w:val="006375DF"/>
    <w:rsid w:val="006376E3"/>
    <w:rsid w:val="006376F5"/>
    <w:rsid w:val="0063770B"/>
    <w:rsid w:val="00640170"/>
    <w:rsid w:val="006403B6"/>
    <w:rsid w:val="0064050B"/>
    <w:rsid w:val="0064067A"/>
    <w:rsid w:val="00640B29"/>
    <w:rsid w:val="00640C20"/>
    <w:rsid w:val="00640DA7"/>
    <w:rsid w:val="00640DB5"/>
    <w:rsid w:val="00641064"/>
    <w:rsid w:val="006410B0"/>
    <w:rsid w:val="006411DF"/>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189"/>
    <w:rsid w:val="00644489"/>
    <w:rsid w:val="006445FE"/>
    <w:rsid w:val="0064474B"/>
    <w:rsid w:val="006449CD"/>
    <w:rsid w:val="00644F00"/>
    <w:rsid w:val="0064508E"/>
    <w:rsid w:val="006452F2"/>
    <w:rsid w:val="0064546A"/>
    <w:rsid w:val="006457A0"/>
    <w:rsid w:val="00645D7F"/>
    <w:rsid w:val="00645FBA"/>
    <w:rsid w:val="00645FF2"/>
    <w:rsid w:val="0064661C"/>
    <w:rsid w:val="006466E7"/>
    <w:rsid w:val="00646941"/>
    <w:rsid w:val="006469E8"/>
    <w:rsid w:val="00646CBD"/>
    <w:rsid w:val="00646EDB"/>
    <w:rsid w:val="00647072"/>
    <w:rsid w:val="00647133"/>
    <w:rsid w:val="00647186"/>
    <w:rsid w:val="006475F1"/>
    <w:rsid w:val="0064785A"/>
    <w:rsid w:val="00647BB2"/>
    <w:rsid w:val="0065013D"/>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7DE"/>
    <w:rsid w:val="00653984"/>
    <w:rsid w:val="006542AE"/>
    <w:rsid w:val="00654808"/>
    <w:rsid w:val="00654CA1"/>
    <w:rsid w:val="00654DEC"/>
    <w:rsid w:val="00654E23"/>
    <w:rsid w:val="00654E93"/>
    <w:rsid w:val="00654EB0"/>
    <w:rsid w:val="00654FF6"/>
    <w:rsid w:val="00655698"/>
    <w:rsid w:val="006557ED"/>
    <w:rsid w:val="00655855"/>
    <w:rsid w:val="00655B7D"/>
    <w:rsid w:val="00655E43"/>
    <w:rsid w:val="0065603F"/>
    <w:rsid w:val="006565A3"/>
    <w:rsid w:val="006565BA"/>
    <w:rsid w:val="0065673C"/>
    <w:rsid w:val="00656920"/>
    <w:rsid w:val="00656A9B"/>
    <w:rsid w:val="00657272"/>
    <w:rsid w:val="006576EF"/>
    <w:rsid w:val="00657C81"/>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03"/>
    <w:rsid w:val="006646C9"/>
    <w:rsid w:val="0066492A"/>
    <w:rsid w:val="00664EA2"/>
    <w:rsid w:val="00664F54"/>
    <w:rsid w:val="006651A6"/>
    <w:rsid w:val="0066527A"/>
    <w:rsid w:val="00665D1C"/>
    <w:rsid w:val="00666227"/>
    <w:rsid w:val="0066665E"/>
    <w:rsid w:val="0066666A"/>
    <w:rsid w:val="006668C0"/>
    <w:rsid w:val="00666AA6"/>
    <w:rsid w:val="00666CD5"/>
    <w:rsid w:val="00666E2F"/>
    <w:rsid w:val="00667055"/>
    <w:rsid w:val="00667667"/>
    <w:rsid w:val="00667A17"/>
    <w:rsid w:val="006701FB"/>
    <w:rsid w:val="0067024B"/>
    <w:rsid w:val="00670400"/>
    <w:rsid w:val="00670910"/>
    <w:rsid w:val="00670932"/>
    <w:rsid w:val="00670D00"/>
    <w:rsid w:val="00670DD6"/>
    <w:rsid w:val="006719E8"/>
    <w:rsid w:val="00671EFF"/>
    <w:rsid w:val="0067251D"/>
    <w:rsid w:val="006725F0"/>
    <w:rsid w:val="0067273E"/>
    <w:rsid w:val="006727C3"/>
    <w:rsid w:val="00672945"/>
    <w:rsid w:val="00672A73"/>
    <w:rsid w:val="00672F93"/>
    <w:rsid w:val="0067301E"/>
    <w:rsid w:val="00673567"/>
    <w:rsid w:val="006735D4"/>
    <w:rsid w:val="006737CD"/>
    <w:rsid w:val="0067380F"/>
    <w:rsid w:val="006738E8"/>
    <w:rsid w:val="00673C36"/>
    <w:rsid w:val="00673D57"/>
    <w:rsid w:val="00673E68"/>
    <w:rsid w:val="006745ED"/>
    <w:rsid w:val="00674727"/>
    <w:rsid w:val="00674972"/>
    <w:rsid w:val="00674A6B"/>
    <w:rsid w:val="00674DE8"/>
    <w:rsid w:val="00674F37"/>
    <w:rsid w:val="00675233"/>
    <w:rsid w:val="00675454"/>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DD9"/>
    <w:rsid w:val="00681086"/>
    <w:rsid w:val="0068121B"/>
    <w:rsid w:val="00681392"/>
    <w:rsid w:val="00681764"/>
    <w:rsid w:val="00681865"/>
    <w:rsid w:val="00681C0F"/>
    <w:rsid w:val="00681DE4"/>
    <w:rsid w:val="00682103"/>
    <w:rsid w:val="006824E3"/>
    <w:rsid w:val="006828C9"/>
    <w:rsid w:val="0068315A"/>
    <w:rsid w:val="00683167"/>
    <w:rsid w:val="00683206"/>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CA6"/>
    <w:rsid w:val="006870AC"/>
    <w:rsid w:val="00687825"/>
    <w:rsid w:val="006879D5"/>
    <w:rsid w:val="00687DEC"/>
    <w:rsid w:val="00690190"/>
    <w:rsid w:val="006906BC"/>
    <w:rsid w:val="00690814"/>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52"/>
    <w:rsid w:val="00697CCB"/>
    <w:rsid w:val="00697DDB"/>
    <w:rsid w:val="00697FEF"/>
    <w:rsid w:val="006A0719"/>
    <w:rsid w:val="006A0C3D"/>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621"/>
    <w:rsid w:val="006A7978"/>
    <w:rsid w:val="006A79D4"/>
    <w:rsid w:val="006A7D33"/>
    <w:rsid w:val="006B074A"/>
    <w:rsid w:val="006B0843"/>
    <w:rsid w:val="006B0E0A"/>
    <w:rsid w:val="006B0E49"/>
    <w:rsid w:val="006B1278"/>
    <w:rsid w:val="006B1357"/>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35"/>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C63"/>
    <w:rsid w:val="006C2D2C"/>
    <w:rsid w:val="006C2DD7"/>
    <w:rsid w:val="006C2E1F"/>
    <w:rsid w:val="006C2E62"/>
    <w:rsid w:val="006C3383"/>
    <w:rsid w:val="006C3B0E"/>
    <w:rsid w:val="006C4041"/>
    <w:rsid w:val="006C40AE"/>
    <w:rsid w:val="006C417A"/>
    <w:rsid w:val="006C42B1"/>
    <w:rsid w:val="006C4342"/>
    <w:rsid w:val="006C4801"/>
    <w:rsid w:val="006C4C55"/>
    <w:rsid w:val="006C56A6"/>
    <w:rsid w:val="006C5A18"/>
    <w:rsid w:val="006C5AF5"/>
    <w:rsid w:val="006C5CCA"/>
    <w:rsid w:val="006C657A"/>
    <w:rsid w:val="006C6608"/>
    <w:rsid w:val="006C6632"/>
    <w:rsid w:val="006C67B8"/>
    <w:rsid w:val="006C6BB2"/>
    <w:rsid w:val="006C6DDF"/>
    <w:rsid w:val="006C7309"/>
    <w:rsid w:val="006C79F7"/>
    <w:rsid w:val="006C7CF0"/>
    <w:rsid w:val="006C7D8A"/>
    <w:rsid w:val="006C7F6A"/>
    <w:rsid w:val="006C7FBF"/>
    <w:rsid w:val="006D013B"/>
    <w:rsid w:val="006D02E7"/>
    <w:rsid w:val="006D0B65"/>
    <w:rsid w:val="006D1104"/>
    <w:rsid w:val="006D11FB"/>
    <w:rsid w:val="006D1291"/>
    <w:rsid w:val="006D194A"/>
    <w:rsid w:val="006D19CF"/>
    <w:rsid w:val="006D1A51"/>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D47"/>
    <w:rsid w:val="006D50C1"/>
    <w:rsid w:val="006D519D"/>
    <w:rsid w:val="006D53AF"/>
    <w:rsid w:val="006D54EB"/>
    <w:rsid w:val="006D56EC"/>
    <w:rsid w:val="006D5A4E"/>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307"/>
    <w:rsid w:val="006E0E7F"/>
    <w:rsid w:val="006E112C"/>
    <w:rsid w:val="006E12C8"/>
    <w:rsid w:val="006E19CA"/>
    <w:rsid w:val="006E1B43"/>
    <w:rsid w:val="006E1FB9"/>
    <w:rsid w:val="006E2142"/>
    <w:rsid w:val="006E2913"/>
    <w:rsid w:val="006E2C43"/>
    <w:rsid w:val="006E2ECB"/>
    <w:rsid w:val="006E3248"/>
    <w:rsid w:val="006E32BE"/>
    <w:rsid w:val="006E32D5"/>
    <w:rsid w:val="006E34D2"/>
    <w:rsid w:val="006E3BC8"/>
    <w:rsid w:val="006E40BF"/>
    <w:rsid w:val="006E43EF"/>
    <w:rsid w:val="006E4B59"/>
    <w:rsid w:val="006E4BD6"/>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E43"/>
    <w:rsid w:val="006F1EF2"/>
    <w:rsid w:val="006F1FC2"/>
    <w:rsid w:val="006F2133"/>
    <w:rsid w:val="006F23B1"/>
    <w:rsid w:val="006F295F"/>
    <w:rsid w:val="006F2B63"/>
    <w:rsid w:val="006F320F"/>
    <w:rsid w:val="006F3313"/>
    <w:rsid w:val="006F335C"/>
    <w:rsid w:val="006F33E6"/>
    <w:rsid w:val="006F3439"/>
    <w:rsid w:val="006F3563"/>
    <w:rsid w:val="006F41FF"/>
    <w:rsid w:val="006F4336"/>
    <w:rsid w:val="006F4430"/>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6E"/>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A81"/>
    <w:rsid w:val="0071104F"/>
    <w:rsid w:val="007116FA"/>
    <w:rsid w:val="007117B1"/>
    <w:rsid w:val="00711960"/>
    <w:rsid w:val="007120F5"/>
    <w:rsid w:val="00712231"/>
    <w:rsid w:val="0071232B"/>
    <w:rsid w:val="0071256A"/>
    <w:rsid w:val="007125E0"/>
    <w:rsid w:val="007126A2"/>
    <w:rsid w:val="00712C54"/>
    <w:rsid w:val="00712CC0"/>
    <w:rsid w:val="00712F23"/>
    <w:rsid w:val="00713616"/>
    <w:rsid w:val="00713655"/>
    <w:rsid w:val="007138D2"/>
    <w:rsid w:val="007139C5"/>
    <w:rsid w:val="00713DE5"/>
    <w:rsid w:val="00714007"/>
    <w:rsid w:val="00714B9B"/>
    <w:rsid w:val="00714CE9"/>
    <w:rsid w:val="0071503C"/>
    <w:rsid w:val="007152F1"/>
    <w:rsid w:val="007155AD"/>
    <w:rsid w:val="00715B64"/>
    <w:rsid w:val="00715F10"/>
    <w:rsid w:val="0071602B"/>
    <w:rsid w:val="0071618F"/>
    <w:rsid w:val="00716371"/>
    <w:rsid w:val="007166B9"/>
    <w:rsid w:val="007167CF"/>
    <w:rsid w:val="00716F77"/>
    <w:rsid w:val="00717305"/>
    <w:rsid w:val="007175D9"/>
    <w:rsid w:val="007177B3"/>
    <w:rsid w:val="007179E6"/>
    <w:rsid w:val="00717D17"/>
    <w:rsid w:val="0072083F"/>
    <w:rsid w:val="00720B5F"/>
    <w:rsid w:val="00720BE0"/>
    <w:rsid w:val="00720D40"/>
    <w:rsid w:val="00721005"/>
    <w:rsid w:val="00721293"/>
    <w:rsid w:val="007215ED"/>
    <w:rsid w:val="00721F02"/>
    <w:rsid w:val="0072211D"/>
    <w:rsid w:val="0072264B"/>
    <w:rsid w:val="0072265A"/>
    <w:rsid w:val="00722A9C"/>
    <w:rsid w:val="00722ABC"/>
    <w:rsid w:val="0072303B"/>
    <w:rsid w:val="00723222"/>
    <w:rsid w:val="007232A3"/>
    <w:rsid w:val="00723401"/>
    <w:rsid w:val="00723715"/>
    <w:rsid w:val="00724283"/>
    <w:rsid w:val="007246A2"/>
    <w:rsid w:val="007246CD"/>
    <w:rsid w:val="007247C1"/>
    <w:rsid w:val="007247E3"/>
    <w:rsid w:val="00724ADE"/>
    <w:rsid w:val="00724D4F"/>
    <w:rsid w:val="00724EE6"/>
    <w:rsid w:val="00725125"/>
    <w:rsid w:val="00725158"/>
    <w:rsid w:val="0072527F"/>
    <w:rsid w:val="007253BC"/>
    <w:rsid w:val="0072575B"/>
    <w:rsid w:val="007258F1"/>
    <w:rsid w:val="0072604E"/>
    <w:rsid w:val="0072667C"/>
    <w:rsid w:val="007266A6"/>
    <w:rsid w:val="007269C5"/>
    <w:rsid w:val="00726A5C"/>
    <w:rsid w:val="00726AC1"/>
    <w:rsid w:val="00726B98"/>
    <w:rsid w:val="00726FBC"/>
    <w:rsid w:val="0072704E"/>
    <w:rsid w:val="00727254"/>
    <w:rsid w:val="007273E3"/>
    <w:rsid w:val="007273E5"/>
    <w:rsid w:val="00727492"/>
    <w:rsid w:val="00727E80"/>
    <w:rsid w:val="00730167"/>
    <w:rsid w:val="007301A2"/>
    <w:rsid w:val="007304FA"/>
    <w:rsid w:val="00730572"/>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2DA4"/>
    <w:rsid w:val="007333F7"/>
    <w:rsid w:val="007337FA"/>
    <w:rsid w:val="00733AD9"/>
    <w:rsid w:val="00733D6E"/>
    <w:rsid w:val="00733EAC"/>
    <w:rsid w:val="007340F8"/>
    <w:rsid w:val="00734212"/>
    <w:rsid w:val="007346B4"/>
    <w:rsid w:val="00735EDE"/>
    <w:rsid w:val="00736462"/>
    <w:rsid w:val="007365A2"/>
    <w:rsid w:val="00736D8F"/>
    <w:rsid w:val="007370A3"/>
    <w:rsid w:val="00737279"/>
    <w:rsid w:val="007373EA"/>
    <w:rsid w:val="0073763C"/>
    <w:rsid w:val="0073765C"/>
    <w:rsid w:val="007376AC"/>
    <w:rsid w:val="0073782D"/>
    <w:rsid w:val="007378EB"/>
    <w:rsid w:val="00737AEE"/>
    <w:rsid w:val="00737D78"/>
    <w:rsid w:val="007407D9"/>
    <w:rsid w:val="00740A99"/>
    <w:rsid w:val="00740C11"/>
    <w:rsid w:val="00740CC8"/>
    <w:rsid w:val="00741035"/>
    <w:rsid w:val="0074134B"/>
    <w:rsid w:val="0074181A"/>
    <w:rsid w:val="00741CEA"/>
    <w:rsid w:val="00741D41"/>
    <w:rsid w:val="00741EED"/>
    <w:rsid w:val="007421FF"/>
    <w:rsid w:val="00742263"/>
    <w:rsid w:val="00742625"/>
    <w:rsid w:val="00742831"/>
    <w:rsid w:val="00742CAB"/>
    <w:rsid w:val="00742CB7"/>
    <w:rsid w:val="007431DF"/>
    <w:rsid w:val="007433AF"/>
    <w:rsid w:val="0074376E"/>
    <w:rsid w:val="00743828"/>
    <w:rsid w:val="00743A04"/>
    <w:rsid w:val="00743AA9"/>
    <w:rsid w:val="00743F90"/>
    <w:rsid w:val="00744291"/>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2CA"/>
    <w:rsid w:val="00752657"/>
    <w:rsid w:val="00752732"/>
    <w:rsid w:val="00752961"/>
    <w:rsid w:val="00752DFC"/>
    <w:rsid w:val="007531B7"/>
    <w:rsid w:val="007531EE"/>
    <w:rsid w:val="0075321C"/>
    <w:rsid w:val="0075325E"/>
    <w:rsid w:val="007532F5"/>
    <w:rsid w:val="0075355A"/>
    <w:rsid w:val="00753AF5"/>
    <w:rsid w:val="00753B0E"/>
    <w:rsid w:val="00753BAD"/>
    <w:rsid w:val="00753E01"/>
    <w:rsid w:val="0075409A"/>
    <w:rsid w:val="0075439E"/>
    <w:rsid w:val="00755256"/>
    <w:rsid w:val="007556E0"/>
    <w:rsid w:val="00755A00"/>
    <w:rsid w:val="00755B27"/>
    <w:rsid w:val="00755CB3"/>
    <w:rsid w:val="00755F33"/>
    <w:rsid w:val="0075619F"/>
    <w:rsid w:val="00756757"/>
    <w:rsid w:val="007568A6"/>
    <w:rsid w:val="00756C55"/>
    <w:rsid w:val="00756C64"/>
    <w:rsid w:val="00756DFC"/>
    <w:rsid w:val="00757441"/>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C0"/>
    <w:rsid w:val="0076164B"/>
    <w:rsid w:val="0076168F"/>
    <w:rsid w:val="00761BA8"/>
    <w:rsid w:val="007627F2"/>
    <w:rsid w:val="0076289C"/>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5656"/>
    <w:rsid w:val="007661AC"/>
    <w:rsid w:val="0076639A"/>
    <w:rsid w:val="0076643D"/>
    <w:rsid w:val="00766501"/>
    <w:rsid w:val="007666D2"/>
    <w:rsid w:val="0076684B"/>
    <w:rsid w:val="007668C5"/>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1DCD"/>
    <w:rsid w:val="007721B9"/>
    <w:rsid w:val="007721FA"/>
    <w:rsid w:val="00772727"/>
    <w:rsid w:val="007728D6"/>
    <w:rsid w:val="00772A69"/>
    <w:rsid w:val="00772B97"/>
    <w:rsid w:val="00772FA0"/>
    <w:rsid w:val="0077300F"/>
    <w:rsid w:val="0077325F"/>
    <w:rsid w:val="0077340E"/>
    <w:rsid w:val="007734FD"/>
    <w:rsid w:val="007736CE"/>
    <w:rsid w:val="00773C3A"/>
    <w:rsid w:val="00774397"/>
    <w:rsid w:val="0077469C"/>
    <w:rsid w:val="007746E2"/>
    <w:rsid w:val="00774C9F"/>
    <w:rsid w:val="0077525E"/>
    <w:rsid w:val="00775365"/>
    <w:rsid w:val="00775434"/>
    <w:rsid w:val="007754F7"/>
    <w:rsid w:val="00775C71"/>
    <w:rsid w:val="00775F12"/>
    <w:rsid w:val="0077605F"/>
    <w:rsid w:val="00776331"/>
    <w:rsid w:val="007767FB"/>
    <w:rsid w:val="0077692F"/>
    <w:rsid w:val="00776B94"/>
    <w:rsid w:val="00776E8F"/>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B16"/>
    <w:rsid w:val="00784E13"/>
    <w:rsid w:val="007850D8"/>
    <w:rsid w:val="0078566F"/>
    <w:rsid w:val="00785987"/>
    <w:rsid w:val="00785A34"/>
    <w:rsid w:val="00785B15"/>
    <w:rsid w:val="00785B64"/>
    <w:rsid w:val="00785BC6"/>
    <w:rsid w:val="00786584"/>
    <w:rsid w:val="00786A93"/>
    <w:rsid w:val="00786D2B"/>
    <w:rsid w:val="00786EB0"/>
    <w:rsid w:val="0078711E"/>
    <w:rsid w:val="00787318"/>
    <w:rsid w:val="00787FD5"/>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B77"/>
    <w:rsid w:val="00793B82"/>
    <w:rsid w:val="00794412"/>
    <w:rsid w:val="007946C9"/>
    <w:rsid w:val="00794AFA"/>
    <w:rsid w:val="00794CC1"/>
    <w:rsid w:val="00795554"/>
    <w:rsid w:val="007957B4"/>
    <w:rsid w:val="00795872"/>
    <w:rsid w:val="007959B4"/>
    <w:rsid w:val="00795AF2"/>
    <w:rsid w:val="00795B55"/>
    <w:rsid w:val="00795D07"/>
    <w:rsid w:val="007967DE"/>
    <w:rsid w:val="00796BC7"/>
    <w:rsid w:val="00797518"/>
    <w:rsid w:val="007975A0"/>
    <w:rsid w:val="007A025D"/>
    <w:rsid w:val="007A0DC1"/>
    <w:rsid w:val="007A10EE"/>
    <w:rsid w:val="007A124D"/>
    <w:rsid w:val="007A129E"/>
    <w:rsid w:val="007A1472"/>
    <w:rsid w:val="007A1B82"/>
    <w:rsid w:val="007A1EFD"/>
    <w:rsid w:val="007A1F79"/>
    <w:rsid w:val="007A21FA"/>
    <w:rsid w:val="007A23A1"/>
    <w:rsid w:val="007A25A1"/>
    <w:rsid w:val="007A271F"/>
    <w:rsid w:val="007A29AB"/>
    <w:rsid w:val="007A29CA"/>
    <w:rsid w:val="007A29F1"/>
    <w:rsid w:val="007A326A"/>
    <w:rsid w:val="007A38F8"/>
    <w:rsid w:val="007A39C8"/>
    <w:rsid w:val="007A3A81"/>
    <w:rsid w:val="007A3B4E"/>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CB"/>
    <w:rsid w:val="007A706C"/>
    <w:rsid w:val="007A7254"/>
    <w:rsid w:val="007A735F"/>
    <w:rsid w:val="007A75F0"/>
    <w:rsid w:val="007A78AC"/>
    <w:rsid w:val="007A79B2"/>
    <w:rsid w:val="007A7B4C"/>
    <w:rsid w:val="007B06C5"/>
    <w:rsid w:val="007B06E2"/>
    <w:rsid w:val="007B08D8"/>
    <w:rsid w:val="007B0A19"/>
    <w:rsid w:val="007B0D7A"/>
    <w:rsid w:val="007B0D93"/>
    <w:rsid w:val="007B0E1F"/>
    <w:rsid w:val="007B180A"/>
    <w:rsid w:val="007B1917"/>
    <w:rsid w:val="007B1DA6"/>
    <w:rsid w:val="007B1EB9"/>
    <w:rsid w:val="007B2091"/>
    <w:rsid w:val="007B2398"/>
    <w:rsid w:val="007B255E"/>
    <w:rsid w:val="007B2944"/>
    <w:rsid w:val="007B2BDE"/>
    <w:rsid w:val="007B2E31"/>
    <w:rsid w:val="007B2E40"/>
    <w:rsid w:val="007B2FEE"/>
    <w:rsid w:val="007B334F"/>
    <w:rsid w:val="007B34B6"/>
    <w:rsid w:val="007B35F5"/>
    <w:rsid w:val="007B36F7"/>
    <w:rsid w:val="007B37DF"/>
    <w:rsid w:val="007B3885"/>
    <w:rsid w:val="007B3B22"/>
    <w:rsid w:val="007B3C14"/>
    <w:rsid w:val="007B3E9A"/>
    <w:rsid w:val="007B3EF6"/>
    <w:rsid w:val="007B4210"/>
    <w:rsid w:val="007B47A4"/>
    <w:rsid w:val="007B5560"/>
    <w:rsid w:val="007B56C2"/>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736"/>
    <w:rsid w:val="007C08E0"/>
    <w:rsid w:val="007C0BD0"/>
    <w:rsid w:val="007C0FFA"/>
    <w:rsid w:val="007C1040"/>
    <w:rsid w:val="007C13EC"/>
    <w:rsid w:val="007C15E5"/>
    <w:rsid w:val="007C17B1"/>
    <w:rsid w:val="007C18F4"/>
    <w:rsid w:val="007C19D3"/>
    <w:rsid w:val="007C1BD6"/>
    <w:rsid w:val="007C1D6B"/>
    <w:rsid w:val="007C1E0A"/>
    <w:rsid w:val="007C1E3C"/>
    <w:rsid w:val="007C1EA3"/>
    <w:rsid w:val="007C25B4"/>
    <w:rsid w:val="007C2691"/>
    <w:rsid w:val="007C2ACC"/>
    <w:rsid w:val="007C2CB2"/>
    <w:rsid w:val="007C3361"/>
    <w:rsid w:val="007C35EC"/>
    <w:rsid w:val="007C3B5B"/>
    <w:rsid w:val="007C3BF6"/>
    <w:rsid w:val="007C3E24"/>
    <w:rsid w:val="007C407A"/>
    <w:rsid w:val="007C42E5"/>
    <w:rsid w:val="007C46DD"/>
    <w:rsid w:val="007C49DD"/>
    <w:rsid w:val="007C4A38"/>
    <w:rsid w:val="007C4C90"/>
    <w:rsid w:val="007C50CA"/>
    <w:rsid w:val="007C5CD8"/>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7EF"/>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7E9"/>
    <w:rsid w:val="007E082A"/>
    <w:rsid w:val="007E0C80"/>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397B"/>
    <w:rsid w:val="007E3DB7"/>
    <w:rsid w:val="007E40FE"/>
    <w:rsid w:val="007E46DB"/>
    <w:rsid w:val="007E48C4"/>
    <w:rsid w:val="007E4B0B"/>
    <w:rsid w:val="007E4B80"/>
    <w:rsid w:val="007E4F5B"/>
    <w:rsid w:val="007E55A2"/>
    <w:rsid w:val="007E5CEB"/>
    <w:rsid w:val="007E5FEF"/>
    <w:rsid w:val="007E657B"/>
    <w:rsid w:val="007E670E"/>
    <w:rsid w:val="007E68B3"/>
    <w:rsid w:val="007E6B2D"/>
    <w:rsid w:val="007E7175"/>
    <w:rsid w:val="007E7504"/>
    <w:rsid w:val="007E7541"/>
    <w:rsid w:val="007E781C"/>
    <w:rsid w:val="007F0528"/>
    <w:rsid w:val="007F0786"/>
    <w:rsid w:val="007F0BDC"/>
    <w:rsid w:val="007F121C"/>
    <w:rsid w:val="007F1483"/>
    <w:rsid w:val="007F15AC"/>
    <w:rsid w:val="007F19D4"/>
    <w:rsid w:val="007F1A80"/>
    <w:rsid w:val="007F1AC0"/>
    <w:rsid w:val="007F2244"/>
    <w:rsid w:val="007F229B"/>
    <w:rsid w:val="007F24CC"/>
    <w:rsid w:val="007F25B9"/>
    <w:rsid w:val="007F27A9"/>
    <w:rsid w:val="007F285D"/>
    <w:rsid w:val="007F289B"/>
    <w:rsid w:val="007F293A"/>
    <w:rsid w:val="007F2EFB"/>
    <w:rsid w:val="007F3633"/>
    <w:rsid w:val="007F3EC2"/>
    <w:rsid w:val="007F412B"/>
    <w:rsid w:val="007F4671"/>
    <w:rsid w:val="007F474B"/>
    <w:rsid w:val="007F4ABE"/>
    <w:rsid w:val="007F4BDA"/>
    <w:rsid w:val="007F4CAB"/>
    <w:rsid w:val="007F4F5C"/>
    <w:rsid w:val="007F5032"/>
    <w:rsid w:val="007F5640"/>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B1"/>
    <w:rsid w:val="00800328"/>
    <w:rsid w:val="0080062E"/>
    <w:rsid w:val="00800854"/>
    <w:rsid w:val="008008CF"/>
    <w:rsid w:val="00800A66"/>
    <w:rsid w:val="00800B4E"/>
    <w:rsid w:val="00800C95"/>
    <w:rsid w:val="008011E7"/>
    <w:rsid w:val="00801380"/>
    <w:rsid w:val="008015CB"/>
    <w:rsid w:val="00801744"/>
    <w:rsid w:val="00801D1C"/>
    <w:rsid w:val="00801F2B"/>
    <w:rsid w:val="008023F0"/>
    <w:rsid w:val="00802A59"/>
    <w:rsid w:val="00802D5F"/>
    <w:rsid w:val="00803479"/>
    <w:rsid w:val="00803C08"/>
    <w:rsid w:val="00803EA4"/>
    <w:rsid w:val="008042ED"/>
    <w:rsid w:val="00804884"/>
    <w:rsid w:val="0080491C"/>
    <w:rsid w:val="00804D0F"/>
    <w:rsid w:val="00804F50"/>
    <w:rsid w:val="0080512D"/>
    <w:rsid w:val="008052D5"/>
    <w:rsid w:val="008052FF"/>
    <w:rsid w:val="0080558F"/>
    <w:rsid w:val="00805749"/>
    <w:rsid w:val="00805899"/>
    <w:rsid w:val="00805910"/>
    <w:rsid w:val="00805B78"/>
    <w:rsid w:val="00805EFD"/>
    <w:rsid w:val="00806035"/>
    <w:rsid w:val="00806BE8"/>
    <w:rsid w:val="00806C87"/>
    <w:rsid w:val="00806DE4"/>
    <w:rsid w:val="00806FBD"/>
    <w:rsid w:val="008072C8"/>
    <w:rsid w:val="0080748B"/>
    <w:rsid w:val="00810299"/>
    <w:rsid w:val="00810376"/>
    <w:rsid w:val="008104AD"/>
    <w:rsid w:val="0081068F"/>
    <w:rsid w:val="0081092B"/>
    <w:rsid w:val="00810BCB"/>
    <w:rsid w:val="0081134D"/>
    <w:rsid w:val="00811372"/>
    <w:rsid w:val="00811614"/>
    <w:rsid w:val="00811719"/>
    <w:rsid w:val="00811737"/>
    <w:rsid w:val="0081177E"/>
    <w:rsid w:val="0081199B"/>
    <w:rsid w:val="00811E4E"/>
    <w:rsid w:val="008120D7"/>
    <w:rsid w:val="0081276F"/>
    <w:rsid w:val="00812B00"/>
    <w:rsid w:val="00812BDA"/>
    <w:rsid w:val="00813000"/>
    <w:rsid w:val="00813121"/>
    <w:rsid w:val="0081321B"/>
    <w:rsid w:val="008132ED"/>
    <w:rsid w:val="00813326"/>
    <w:rsid w:val="00813346"/>
    <w:rsid w:val="00813B29"/>
    <w:rsid w:val="00813BE4"/>
    <w:rsid w:val="00813C0C"/>
    <w:rsid w:val="00813DE2"/>
    <w:rsid w:val="00814514"/>
    <w:rsid w:val="008146AF"/>
    <w:rsid w:val="00814CD9"/>
    <w:rsid w:val="00814D03"/>
    <w:rsid w:val="00814D7F"/>
    <w:rsid w:val="00815D7B"/>
    <w:rsid w:val="00815E46"/>
    <w:rsid w:val="0081648E"/>
    <w:rsid w:val="00816803"/>
    <w:rsid w:val="00816992"/>
    <w:rsid w:val="00816A07"/>
    <w:rsid w:val="00816C26"/>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355"/>
    <w:rsid w:val="008308A0"/>
    <w:rsid w:val="00830CE9"/>
    <w:rsid w:val="00830DC2"/>
    <w:rsid w:val="00830E5B"/>
    <w:rsid w:val="00830FE1"/>
    <w:rsid w:val="00831709"/>
    <w:rsid w:val="00831B3B"/>
    <w:rsid w:val="00831C4A"/>
    <w:rsid w:val="00831F25"/>
    <w:rsid w:val="0083215B"/>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81"/>
    <w:rsid w:val="008346E3"/>
    <w:rsid w:val="008347D4"/>
    <w:rsid w:val="0083480F"/>
    <w:rsid w:val="00834CD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B31"/>
    <w:rsid w:val="00837D1F"/>
    <w:rsid w:val="00840014"/>
    <w:rsid w:val="0084041C"/>
    <w:rsid w:val="008404D1"/>
    <w:rsid w:val="00840BA8"/>
    <w:rsid w:val="00840DDD"/>
    <w:rsid w:val="008412D7"/>
    <w:rsid w:val="0084157D"/>
    <w:rsid w:val="00841638"/>
    <w:rsid w:val="008416E9"/>
    <w:rsid w:val="00841745"/>
    <w:rsid w:val="00841BFB"/>
    <w:rsid w:val="00841C2D"/>
    <w:rsid w:val="008422BC"/>
    <w:rsid w:val="00842338"/>
    <w:rsid w:val="00842A64"/>
    <w:rsid w:val="00842E0E"/>
    <w:rsid w:val="00842F67"/>
    <w:rsid w:val="008432EC"/>
    <w:rsid w:val="00843493"/>
    <w:rsid w:val="00843780"/>
    <w:rsid w:val="00843FDA"/>
    <w:rsid w:val="008440A0"/>
    <w:rsid w:val="008441F5"/>
    <w:rsid w:val="00844DAE"/>
    <w:rsid w:val="00845490"/>
    <w:rsid w:val="00845969"/>
    <w:rsid w:val="00845CEE"/>
    <w:rsid w:val="00845CF6"/>
    <w:rsid w:val="0084607F"/>
    <w:rsid w:val="00846098"/>
    <w:rsid w:val="0084632A"/>
    <w:rsid w:val="008464A9"/>
    <w:rsid w:val="00846910"/>
    <w:rsid w:val="00847173"/>
    <w:rsid w:val="00847B1B"/>
    <w:rsid w:val="00847FA9"/>
    <w:rsid w:val="0085015B"/>
    <w:rsid w:val="008514DF"/>
    <w:rsid w:val="008518B2"/>
    <w:rsid w:val="00851AA0"/>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6FB"/>
    <w:rsid w:val="00854B6E"/>
    <w:rsid w:val="00854C94"/>
    <w:rsid w:val="00854CBF"/>
    <w:rsid w:val="008550B7"/>
    <w:rsid w:val="00855115"/>
    <w:rsid w:val="00855124"/>
    <w:rsid w:val="0085524D"/>
    <w:rsid w:val="00855B99"/>
    <w:rsid w:val="00855D78"/>
    <w:rsid w:val="00856320"/>
    <w:rsid w:val="00856655"/>
    <w:rsid w:val="00856A54"/>
    <w:rsid w:val="00856AF2"/>
    <w:rsid w:val="00856BD5"/>
    <w:rsid w:val="00856C3B"/>
    <w:rsid w:val="00856C8C"/>
    <w:rsid w:val="00856F0C"/>
    <w:rsid w:val="0085726F"/>
    <w:rsid w:val="00857422"/>
    <w:rsid w:val="00857488"/>
    <w:rsid w:val="008576CD"/>
    <w:rsid w:val="00857991"/>
    <w:rsid w:val="00857A0A"/>
    <w:rsid w:val="00857FA1"/>
    <w:rsid w:val="0086006C"/>
    <w:rsid w:val="008604C9"/>
    <w:rsid w:val="008605EB"/>
    <w:rsid w:val="00860887"/>
    <w:rsid w:val="00860AB7"/>
    <w:rsid w:val="00860C9B"/>
    <w:rsid w:val="00860F21"/>
    <w:rsid w:val="00861028"/>
    <w:rsid w:val="0086103B"/>
    <w:rsid w:val="008610D2"/>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97"/>
    <w:rsid w:val="0086362A"/>
    <w:rsid w:val="0086395F"/>
    <w:rsid w:val="00864026"/>
    <w:rsid w:val="00864420"/>
    <w:rsid w:val="00864471"/>
    <w:rsid w:val="0086461B"/>
    <w:rsid w:val="00864967"/>
    <w:rsid w:val="00864ABF"/>
    <w:rsid w:val="00864D5C"/>
    <w:rsid w:val="008650ED"/>
    <w:rsid w:val="0086568D"/>
    <w:rsid w:val="008656D2"/>
    <w:rsid w:val="00865947"/>
    <w:rsid w:val="00865A02"/>
    <w:rsid w:val="00865E18"/>
    <w:rsid w:val="00865EBC"/>
    <w:rsid w:val="00866250"/>
    <w:rsid w:val="008662FD"/>
    <w:rsid w:val="00866376"/>
    <w:rsid w:val="00866410"/>
    <w:rsid w:val="00866457"/>
    <w:rsid w:val="0086680C"/>
    <w:rsid w:val="008669C3"/>
    <w:rsid w:val="00866CCB"/>
    <w:rsid w:val="0086710D"/>
    <w:rsid w:val="0086738F"/>
    <w:rsid w:val="008673BA"/>
    <w:rsid w:val="008673C2"/>
    <w:rsid w:val="00867444"/>
    <w:rsid w:val="0086793B"/>
    <w:rsid w:val="00867CCF"/>
    <w:rsid w:val="00870208"/>
    <w:rsid w:val="008704B2"/>
    <w:rsid w:val="0087073B"/>
    <w:rsid w:val="00870AEF"/>
    <w:rsid w:val="00870C9C"/>
    <w:rsid w:val="00870CEA"/>
    <w:rsid w:val="00870D3F"/>
    <w:rsid w:val="008710C0"/>
    <w:rsid w:val="00871323"/>
    <w:rsid w:val="008713EF"/>
    <w:rsid w:val="00871904"/>
    <w:rsid w:val="00871B84"/>
    <w:rsid w:val="00871BCE"/>
    <w:rsid w:val="00872364"/>
    <w:rsid w:val="00872A28"/>
    <w:rsid w:val="008732B4"/>
    <w:rsid w:val="0087340E"/>
    <w:rsid w:val="00873826"/>
    <w:rsid w:val="008738A0"/>
    <w:rsid w:val="008739A0"/>
    <w:rsid w:val="00873AEA"/>
    <w:rsid w:val="00873D25"/>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5E9"/>
    <w:rsid w:val="0087789B"/>
    <w:rsid w:val="00877A7E"/>
    <w:rsid w:val="00877DC4"/>
    <w:rsid w:val="0088005A"/>
    <w:rsid w:val="008801EC"/>
    <w:rsid w:val="0088021F"/>
    <w:rsid w:val="008804CD"/>
    <w:rsid w:val="008804DC"/>
    <w:rsid w:val="00880C33"/>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81A"/>
    <w:rsid w:val="00893B08"/>
    <w:rsid w:val="008943FC"/>
    <w:rsid w:val="008945E4"/>
    <w:rsid w:val="00894787"/>
    <w:rsid w:val="008947FF"/>
    <w:rsid w:val="00894843"/>
    <w:rsid w:val="00894F2E"/>
    <w:rsid w:val="0089526A"/>
    <w:rsid w:val="00895698"/>
    <w:rsid w:val="00895A05"/>
    <w:rsid w:val="00895A0A"/>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2E7D"/>
    <w:rsid w:val="008A3726"/>
    <w:rsid w:val="008A39BB"/>
    <w:rsid w:val="008A3BC6"/>
    <w:rsid w:val="008A3D21"/>
    <w:rsid w:val="008A45E7"/>
    <w:rsid w:val="008A4984"/>
    <w:rsid w:val="008A49CF"/>
    <w:rsid w:val="008A4A44"/>
    <w:rsid w:val="008A4D76"/>
    <w:rsid w:val="008A4F43"/>
    <w:rsid w:val="008A4F5F"/>
    <w:rsid w:val="008A5080"/>
    <w:rsid w:val="008A5290"/>
    <w:rsid w:val="008A580B"/>
    <w:rsid w:val="008A5BB2"/>
    <w:rsid w:val="008A5E7C"/>
    <w:rsid w:val="008A6420"/>
    <w:rsid w:val="008A6473"/>
    <w:rsid w:val="008A6673"/>
    <w:rsid w:val="008A722B"/>
    <w:rsid w:val="008A7E7E"/>
    <w:rsid w:val="008A7EBB"/>
    <w:rsid w:val="008B008B"/>
    <w:rsid w:val="008B030D"/>
    <w:rsid w:val="008B03E7"/>
    <w:rsid w:val="008B097B"/>
    <w:rsid w:val="008B09E3"/>
    <w:rsid w:val="008B0F59"/>
    <w:rsid w:val="008B1516"/>
    <w:rsid w:val="008B156F"/>
    <w:rsid w:val="008B1607"/>
    <w:rsid w:val="008B1B75"/>
    <w:rsid w:val="008B1EF5"/>
    <w:rsid w:val="008B20DE"/>
    <w:rsid w:val="008B22D2"/>
    <w:rsid w:val="008B2492"/>
    <w:rsid w:val="008B25E5"/>
    <w:rsid w:val="008B2B6F"/>
    <w:rsid w:val="008B2CCC"/>
    <w:rsid w:val="008B2F1E"/>
    <w:rsid w:val="008B3745"/>
    <w:rsid w:val="008B380F"/>
    <w:rsid w:val="008B392A"/>
    <w:rsid w:val="008B3B59"/>
    <w:rsid w:val="008B3C91"/>
    <w:rsid w:val="008B40CD"/>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50B"/>
    <w:rsid w:val="008C0698"/>
    <w:rsid w:val="008C0793"/>
    <w:rsid w:val="008C0E8C"/>
    <w:rsid w:val="008C10E2"/>
    <w:rsid w:val="008C11BE"/>
    <w:rsid w:val="008C12A0"/>
    <w:rsid w:val="008C1A00"/>
    <w:rsid w:val="008C1EAB"/>
    <w:rsid w:val="008C2209"/>
    <w:rsid w:val="008C24FE"/>
    <w:rsid w:val="008C2CED"/>
    <w:rsid w:val="008C2D55"/>
    <w:rsid w:val="008C2FDF"/>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239"/>
    <w:rsid w:val="008D06FC"/>
    <w:rsid w:val="008D0A0C"/>
    <w:rsid w:val="008D0B46"/>
    <w:rsid w:val="008D0BA1"/>
    <w:rsid w:val="008D0C7F"/>
    <w:rsid w:val="008D0D68"/>
    <w:rsid w:val="008D0F8E"/>
    <w:rsid w:val="008D10F1"/>
    <w:rsid w:val="008D18E7"/>
    <w:rsid w:val="008D1928"/>
    <w:rsid w:val="008D1981"/>
    <w:rsid w:val="008D1BFC"/>
    <w:rsid w:val="008D227E"/>
    <w:rsid w:val="008D22C7"/>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92"/>
    <w:rsid w:val="008D5426"/>
    <w:rsid w:val="008D5A28"/>
    <w:rsid w:val="008D5C9C"/>
    <w:rsid w:val="008D5DFA"/>
    <w:rsid w:val="008D606F"/>
    <w:rsid w:val="008D6327"/>
    <w:rsid w:val="008D65FB"/>
    <w:rsid w:val="008D6F36"/>
    <w:rsid w:val="008D70F3"/>
    <w:rsid w:val="008D70FC"/>
    <w:rsid w:val="008D712C"/>
    <w:rsid w:val="008D75CB"/>
    <w:rsid w:val="008D774B"/>
    <w:rsid w:val="008D78C6"/>
    <w:rsid w:val="008D7A07"/>
    <w:rsid w:val="008D7C93"/>
    <w:rsid w:val="008D7DB1"/>
    <w:rsid w:val="008D7E9D"/>
    <w:rsid w:val="008E020E"/>
    <w:rsid w:val="008E05B7"/>
    <w:rsid w:val="008E06B1"/>
    <w:rsid w:val="008E0A21"/>
    <w:rsid w:val="008E0B2B"/>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4E9D"/>
    <w:rsid w:val="008E508B"/>
    <w:rsid w:val="008E5154"/>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541"/>
    <w:rsid w:val="008F2953"/>
    <w:rsid w:val="008F298C"/>
    <w:rsid w:val="008F2CF5"/>
    <w:rsid w:val="008F3387"/>
    <w:rsid w:val="008F34D8"/>
    <w:rsid w:val="008F36BB"/>
    <w:rsid w:val="008F371F"/>
    <w:rsid w:val="008F3B1F"/>
    <w:rsid w:val="008F4398"/>
    <w:rsid w:val="008F43AA"/>
    <w:rsid w:val="008F4410"/>
    <w:rsid w:val="008F462C"/>
    <w:rsid w:val="008F491B"/>
    <w:rsid w:val="008F498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ABB"/>
    <w:rsid w:val="00900B32"/>
    <w:rsid w:val="00900EAA"/>
    <w:rsid w:val="009011E7"/>
    <w:rsid w:val="009013A8"/>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31B"/>
    <w:rsid w:val="00903954"/>
    <w:rsid w:val="00903ED0"/>
    <w:rsid w:val="00903F63"/>
    <w:rsid w:val="0090411D"/>
    <w:rsid w:val="00904226"/>
    <w:rsid w:val="0090451C"/>
    <w:rsid w:val="009046E4"/>
    <w:rsid w:val="00904833"/>
    <w:rsid w:val="00904934"/>
    <w:rsid w:val="00904A61"/>
    <w:rsid w:val="00904C1F"/>
    <w:rsid w:val="009051A0"/>
    <w:rsid w:val="00905979"/>
    <w:rsid w:val="009059EC"/>
    <w:rsid w:val="00905E09"/>
    <w:rsid w:val="00905E7D"/>
    <w:rsid w:val="009060B2"/>
    <w:rsid w:val="009061BA"/>
    <w:rsid w:val="00906B8F"/>
    <w:rsid w:val="00906BE0"/>
    <w:rsid w:val="00906F6E"/>
    <w:rsid w:val="0090736C"/>
    <w:rsid w:val="009073A9"/>
    <w:rsid w:val="009076EB"/>
    <w:rsid w:val="00907941"/>
    <w:rsid w:val="00907C39"/>
    <w:rsid w:val="00907C93"/>
    <w:rsid w:val="00907EC7"/>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3F4D"/>
    <w:rsid w:val="009140DC"/>
    <w:rsid w:val="00914264"/>
    <w:rsid w:val="009142CB"/>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54D"/>
    <w:rsid w:val="009207FE"/>
    <w:rsid w:val="00920CB4"/>
    <w:rsid w:val="009210DB"/>
    <w:rsid w:val="009210E3"/>
    <w:rsid w:val="0092131D"/>
    <w:rsid w:val="009213D8"/>
    <w:rsid w:val="009213F6"/>
    <w:rsid w:val="00921B08"/>
    <w:rsid w:val="00921E11"/>
    <w:rsid w:val="0092204C"/>
    <w:rsid w:val="0092211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AA5"/>
    <w:rsid w:val="00925B95"/>
    <w:rsid w:val="00925C12"/>
    <w:rsid w:val="00925C27"/>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B7B"/>
    <w:rsid w:val="00935352"/>
    <w:rsid w:val="00935B00"/>
    <w:rsid w:val="00935C38"/>
    <w:rsid w:val="0093615E"/>
    <w:rsid w:val="009362C5"/>
    <w:rsid w:val="00936BCF"/>
    <w:rsid w:val="00937057"/>
    <w:rsid w:val="009378C9"/>
    <w:rsid w:val="00937B56"/>
    <w:rsid w:val="00937CFA"/>
    <w:rsid w:val="009400BC"/>
    <w:rsid w:val="00940187"/>
    <w:rsid w:val="0094065A"/>
    <w:rsid w:val="00940A72"/>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3F9A"/>
    <w:rsid w:val="00944194"/>
    <w:rsid w:val="00944989"/>
    <w:rsid w:val="00944A37"/>
    <w:rsid w:val="00944C2D"/>
    <w:rsid w:val="00945384"/>
    <w:rsid w:val="0094556E"/>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7E"/>
    <w:rsid w:val="009528BE"/>
    <w:rsid w:val="00952CD9"/>
    <w:rsid w:val="00953190"/>
    <w:rsid w:val="00953425"/>
    <w:rsid w:val="009534AB"/>
    <w:rsid w:val="00953741"/>
    <w:rsid w:val="009537A3"/>
    <w:rsid w:val="00953C1A"/>
    <w:rsid w:val="00953E34"/>
    <w:rsid w:val="00953E88"/>
    <w:rsid w:val="00953F11"/>
    <w:rsid w:val="0095481A"/>
    <w:rsid w:val="00954A8F"/>
    <w:rsid w:val="00954DD6"/>
    <w:rsid w:val="00954FF2"/>
    <w:rsid w:val="009555EA"/>
    <w:rsid w:val="00955B86"/>
    <w:rsid w:val="00955CA1"/>
    <w:rsid w:val="00955FA3"/>
    <w:rsid w:val="009567C9"/>
    <w:rsid w:val="00956C18"/>
    <w:rsid w:val="00956F54"/>
    <w:rsid w:val="00957006"/>
    <w:rsid w:val="00957176"/>
    <w:rsid w:val="009574BF"/>
    <w:rsid w:val="0095752C"/>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E78"/>
    <w:rsid w:val="00963102"/>
    <w:rsid w:val="009631B5"/>
    <w:rsid w:val="009632A2"/>
    <w:rsid w:val="0096393C"/>
    <w:rsid w:val="0096394B"/>
    <w:rsid w:val="0096396E"/>
    <w:rsid w:val="00963D56"/>
    <w:rsid w:val="00963DF4"/>
    <w:rsid w:val="00963E23"/>
    <w:rsid w:val="00963FDB"/>
    <w:rsid w:val="0096418E"/>
    <w:rsid w:val="009641C9"/>
    <w:rsid w:val="00964855"/>
    <w:rsid w:val="00965113"/>
    <w:rsid w:val="00965558"/>
    <w:rsid w:val="00965694"/>
    <w:rsid w:val="009657A3"/>
    <w:rsid w:val="00965D79"/>
    <w:rsid w:val="00965E9F"/>
    <w:rsid w:val="00966110"/>
    <w:rsid w:val="009663C9"/>
    <w:rsid w:val="009669F9"/>
    <w:rsid w:val="00966ABE"/>
    <w:rsid w:val="00966CAF"/>
    <w:rsid w:val="00966D02"/>
    <w:rsid w:val="00966F66"/>
    <w:rsid w:val="00967154"/>
    <w:rsid w:val="009677D7"/>
    <w:rsid w:val="00967A2A"/>
    <w:rsid w:val="00967AB3"/>
    <w:rsid w:val="009708E3"/>
    <w:rsid w:val="00970A07"/>
    <w:rsid w:val="00970AF7"/>
    <w:rsid w:val="00970DB5"/>
    <w:rsid w:val="0097105C"/>
    <w:rsid w:val="00971366"/>
    <w:rsid w:val="00971723"/>
    <w:rsid w:val="009719CF"/>
    <w:rsid w:val="00971A13"/>
    <w:rsid w:val="00971AC8"/>
    <w:rsid w:val="00971BE7"/>
    <w:rsid w:val="0097299D"/>
    <w:rsid w:val="00972C73"/>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54F8"/>
    <w:rsid w:val="009755A9"/>
    <w:rsid w:val="009755CD"/>
    <w:rsid w:val="00975AD6"/>
    <w:rsid w:val="00975CC4"/>
    <w:rsid w:val="00976AA6"/>
    <w:rsid w:val="00976B44"/>
    <w:rsid w:val="00976B65"/>
    <w:rsid w:val="00977376"/>
    <w:rsid w:val="0097752A"/>
    <w:rsid w:val="0097786A"/>
    <w:rsid w:val="009779FC"/>
    <w:rsid w:val="00977B59"/>
    <w:rsid w:val="00980047"/>
    <w:rsid w:val="009807EE"/>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0F"/>
    <w:rsid w:val="009844DC"/>
    <w:rsid w:val="009845B3"/>
    <w:rsid w:val="009845E6"/>
    <w:rsid w:val="00984674"/>
    <w:rsid w:val="009846FE"/>
    <w:rsid w:val="009851B9"/>
    <w:rsid w:val="009855BD"/>
    <w:rsid w:val="00985C1D"/>
    <w:rsid w:val="00985D25"/>
    <w:rsid w:val="00985F3A"/>
    <w:rsid w:val="0098621E"/>
    <w:rsid w:val="00986814"/>
    <w:rsid w:val="00987616"/>
    <w:rsid w:val="00987634"/>
    <w:rsid w:val="009904BD"/>
    <w:rsid w:val="00990C8A"/>
    <w:rsid w:val="0099109F"/>
    <w:rsid w:val="0099121F"/>
    <w:rsid w:val="0099128E"/>
    <w:rsid w:val="00991411"/>
    <w:rsid w:val="00991499"/>
    <w:rsid w:val="009915CC"/>
    <w:rsid w:val="00991B7A"/>
    <w:rsid w:val="00991BB0"/>
    <w:rsid w:val="00991DAF"/>
    <w:rsid w:val="00992010"/>
    <w:rsid w:val="0099220E"/>
    <w:rsid w:val="00992721"/>
    <w:rsid w:val="00992912"/>
    <w:rsid w:val="00992BA5"/>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1277"/>
    <w:rsid w:val="009A1464"/>
    <w:rsid w:val="009A15D4"/>
    <w:rsid w:val="009A1DBF"/>
    <w:rsid w:val="009A1E95"/>
    <w:rsid w:val="009A29BB"/>
    <w:rsid w:val="009A2F8F"/>
    <w:rsid w:val="009A3075"/>
    <w:rsid w:val="009A308F"/>
    <w:rsid w:val="009A353B"/>
    <w:rsid w:val="009A4399"/>
    <w:rsid w:val="009A54B6"/>
    <w:rsid w:val="009A5544"/>
    <w:rsid w:val="009A5773"/>
    <w:rsid w:val="009A58C9"/>
    <w:rsid w:val="009A5DED"/>
    <w:rsid w:val="009A5FF5"/>
    <w:rsid w:val="009A6368"/>
    <w:rsid w:val="009A649C"/>
    <w:rsid w:val="009A6828"/>
    <w:rsid w:val="009A6855"/>
    <w:rsid w:val="009A68E4"/>
    <w:rsid w:val="009A6B24"/>
    <w:rsid w:val="009A759D"/>
    <w:rsid w:val="009A7ABA"/>
    <w:rsid w:val="009A7E8D"/>
    <w:rsid w:val="009B0081"/>
    <w:rsid w:val="009B01E8"/>
    <w:rsid w:val="009B0A14"/>
    <w:rsid w:val="009B0EE1"/>
    <w:rsid w:val="009B131B"/>
    <w:rsid w:val="009B1445"/>
    <w:rsid w:val="009B14A3"/>
    <w:rsid w:val="009B15FB"/>
    <w:rsid w:val="009B1777"/>
    <w:rsid w:val="009B19ED"/>
    <w:rsid w:val="009B2103"/>
    <w:rsid w:val="009B2191"/>
    <w:rsid w:val="009B25E1"/>
    <w:rsid w:val="009B2662"/>
    <w:rsid w:val="009B26CE"/>
    <w:rsid w:val="009B2944"/>
    <w:rsid w:val="009B2E26"/>
    <w:rsid w:val="009B35C7"/>
    <w:rsid w:val="009B3663"/>
    <w:rsid w:val="009B368A"/>
    <w:rsid w:val="009B3746"/>
    <w:rsid w:val="009B3BAB"/>
    <w:rsid w:val="009B489A"/>
    <w:rsid w:val="009B48E4"/>
    <w:rsid w:val="009B4954"/>
    <w:rsid w:val="009B4AC0"/>
    <w:rsid w:val="009B4B4F"/>
    <w:rsid w:val="009B4BC0"/>
    <w:rsid w:val="009B4CC9"/>
    <w:rsid w:val="009B4D10"/>
    <w:rsid w:val="009B4FCA"/>
    <w:rsid w:val="009B528B"/>
    <w:rsid w:val="009B5322"/>
    <w:rsid w:val="009B53C8"/>
    <w:rsid w:val="009B54E1"/>
    <w:rsid w:val="009B5517"/>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52"/>
    <w:rsid w:val="009B78A5"/>
    <w:rsid w:val="009B79EB"/>
    <w:rsid w:val="009B7A3B"/>
    <w:rsid w:val="009B7E0D"/>
    <w:rsid w:val="009B7F94"/>
    <w:rsid w:val="009C02C2"/>
    <w:rsid w:val="009C02C8"/>
    <w:rsid w:val="009C035E"/>
    <w:rsid w:val="009C067C"/>
    <w:rsid w:val="009C07B5"/>
    <w:rsid w:val="009C09A6"/>
    <w:rsid w:val="009C0B73"/>
    <w:rsid w:val="009C0DFD"/>
    <w:rsid w:val="009C0F33"/>
    <w:rsid w:val="009C1017"/>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C30"/>
    <w:rsid w:val="009C346B"/>
    <w:rsid w:val="009C380C"/>
    <w:rsid w:val="009C381E"/>
    <w:rsid w:val="009C38DF"/>
    <w:rsid w:val="009C3A24"/>
    <w:rsid w:val="009C3B87"/>
    <w:rsid w:val="009C3E71"/>
    <w:rsid w:val="009C3EA9"/>
    <w:rsid w:val="009C3F06"/>
    <w:rsid w:val="009C3FA1"/>
    <w:rsid w:val="009C410A"/>
    <w:rsid w:val="009C4283"/>
    <w:rsid w:val="009C4686"/>
    <w:rsid w:val="009C4B53"/>
    <w:rsid w:val="009C4D22"/>
    <w:rsid w:val="009C5176"/>
    <w:rsid w:val="009C5437"/>
    <w:rsid w:val="009C5475"/>
    <w:rsid w:val="009C5516"/>
    <w:rsid w:val="009C5B8F"/>
    <w:rsid w:val="009C5BA8"/>
    <w:rsid w:val="009C5D33"/>
    <w:rsid w:val="009C6719"/>
    <w:rsid w:val="009C6AA8"/>
    <w:rsid w:val="009C7243"/>
    <w:rsid w:val="009C749A"/>
    <w:rsid w:val="009C7A38"/>
    <w:rsid w:val="009C7B67"/>
    <w:rsid w:val="009D0213"/>
    <w:rsid w:val="009D0975"/>
    <w:rsid w:val="009D0A3A"/>
    <w:rsid w:val="009D0A67"/>
    <w:rsid w:val="009D0D6E"/>
    <w:rsid w:val="009D157E"/>
    <w:rsid w:val="009D165B"/>
    <w:rsid w:val="009D1748"/>
    <w:rsid w:val="009D180C"/>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0E8"/>
    <w:rsid w:val="009D4116"/>
    <w:rsid w:val="009D476B"/>
    <w:rsid w:val="009D4AAB"/>
    <w:rsid w:val="009D4D35"/>
    <w:rsid w:val="009D4E10"/>
    <w:rsid w:val="009D4FC3"/>
    <w:rsid w:val="009D53B6"/>
    <w:rsid w:val="009D56AA"/>
    <w:rsid w:val="009D57AE"/>
    <w:rsid w:val="009D5AF0"/>
    <w:rsid w:val="009D5CB7"/>
    <w:rsid w:val="009D69E0"/>
    <w:rsid w:val="009D6A3D"/>
    <w:rsid w:val="009D6B77"/>
    <w:rsid w:val="009D6D2F"/>
    <w:rsid w:val="009D6D7F"/>
    <w:rsid w:val="009D72BD"/>
    <w:rsid w:val="009D73C8"/>
    <w:rsid w:val="009D778A"/>
    <w:rsid w:val="009D7A4B"/>
    <w:rsid w:val="009D7ECB"/>
    <w:rsid w:val="009D7F9A"/>
    <w:rsid w:val="009E0119"/>
    <w:rsid w:val="009E01DE"/>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13E"/>
    <w:rsid w:val="009E345E"/>
    <w:rsid w:val="009E4011"/>
    <w:rsid w:val="009E4045"/>
    <w:rsid w:val="009E42DD"/>
    <w:rsid w:val="009E430B"/>
    <w:rsid w:val="009E4426"/>
    <w:rsid w:val="009E47CD"/>
    <w:rsid w:val="009E48EE"/>
    <w:rsid w:val="009E5010"/>
    <w:rsid w:val="009E5122"/>
    <w:rsid w:val="009E5232"/>
    <w:rsid w:val="009E5379"/>
    <w:rsid w:val="009E53E4"/>
    <w:rsid w:val="009E558E"/>
    <w:rsid w:val="009E55B1"/>
    <w:rsid w:val="009E5667"/>
    <w:rsid w:val="009E585D"/>
    <w:rsid w:val="009E5B2C"/>
    <w:rsid w:val="009E5C9B"/>
    <w:rsid w:val="009E5ED5"/>
    <w:rsid w:val="009E5F57"/>
    <w:rsid w:val="009E6302"/>
    <w:rsid w:val="009E63D8"/>
    <w:rsid w:val="009E6906"/>
    <w:rsid w:val="009E6A82"/>
    <w:rsid w:val="009E6D84"/>
    <w:rsid w:val="009E6F58"/>
    <w:rsid w:val="009E7264"/>
    <w:rsid w:val="009E72BD"/>
    <w:rsid w:val="009E72E5"/>
    <w:rsid w:val="009E7754"/>
    <w:rsid w:val="009E7CB2"/>
    <w:rsid w:val="009F0030"/>
    <w:rsid w:val="009F0215"/>
    <w:rsid w:val="009F05AB"/>
    <w:rsid w:val="009F061B"/>
    <w:rsid w:val="009F0B28"/>
    <w:rsid w:val="009F0EA4"/>
    <w:rsid w:val="009F0FA6"/>
    <w:rsid w:val="009F1207"/>
    <w:rsid w:val="009F1590"/>
    <w:rsid w:val="009F1668"/>
    <w:rsid w:val="009F1E11"/>
    <w:rsid w:val="009F2231"/>
    <w:rsid w:val="009F22A2"/>
    <w:rsid w:val="009F27D0"/>
    <w:rsid w:val="009F35D4"/>
    <w:rsid w:val="009F429A"/>
    <w:rsid w:val="009F4510"/>
    <w:rsid w:val="009F4587"/>
    <w:rsid w:val="009F45F4"/>
    <w:rsid w:val="009F4652"/>
    <w:rsid w:val="009F4A1D"/>
    <w:rsid w:val="009F526E"/>
    <w:rsid w:val="009F5447"/>
    <w:rsid w:val="009F5C1F"/>
    <w:rsid w:val="009F5DB0"/>
    <w:rsid w:val="009F6098"/>
    <w:rsid w:val="009F60A9"/>
    <w:rsid w:val="009F60B6"/>
    <w:rsid w:val="009F6258"/>
    <w:rsid w:val="009F6612"/>
    <w:rsid w:val="009F6638"/>
    <w:rsid w:val="009F6738"/>
    <w:rsid w:val="009F686D"/>
    <w:rsid w:val="009F68FB"/>
    <w:rsid w:val="009F6A5D"/>
    <w:rsid w:val="009F6C5C"/>
    <w:rsid w:val="009F769A"/>
    <w:rsid w:val="009F776C"/>
    <w:rsid w:val="009F7A62"/>
    <w:rsid w:val="009F7A6C"/>
    <w:rsid w:val="009F7D3A"/>
    <w:rsid w:val="00A0054B"/>
    <w:rsid w:val="00A005AD"/>
    <w:rsid w:val="00A00653"/>
    <w:rsid w:val="00A00D4E"/>
    <w:rsid w:val="00A00EF9"/>
    <w:rsid w:val="00A00F45"/>
    <w:rsid w:val="00A013A9"/>
    <w:rsid w:val="00A0152E"/>
    <w:rsid w:val="00A01914"/>
    <w:rsid w:val="00A01C55"/>
    <w:rsid w:val="00A0227D"/>
    <w:rsid w:val="00A02292"/>
    <w:rsid w:val="00A0269D"/>
    <w:rsid w:val="00A02D8C"/>
    <w:rsid w:val="00A03180"/>
    <w:rsid w:val="00A0386D"/>
    <w:rsid w:val="00A0399A"/>
    <w:rsid w:val="00A03C89"/>
    <w:rsid w:val="00A03EDE"/>
    <w:rsid w:val="00A0402F"/>
    <w:rsid w:val="00A0404F"/>
    <w:rsid w:val="00A0411D"/>
    <w:rsid w:val="00A044A4"/>
    <w:rsid w:val="00A04572"/>
    <w:rsid w:val="00A04864"/>
    <w:rsid w:val="00A04ABD"/>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72FE"/>
    <w:rsid w:val="00A07550"/>
    <w:rsid w:val="00A076F8"/>
    <w:rsid w:val="00A077E3"/>
    <w:rsid w:val="00A07848"/>
    <w:rsid w:val="00A07E5E"/>
    <w:rsid w:val="00A1015C"/>
    <w:rsid w:val="00A1085E"/>
    <w:rsid w:val="00A10C87"/>
    <w:rsid w:val="00A11606"/>
    <w:rsid w:val="00A118D5"/>
    <w:rsid w:val="00A11A89"/>
    <w:rsid w:val="00A11BAB"/>
    <w:rsid w:val="00A11FF1"/>
    <w:rsid w:val="00A12497"/>
    <w:rsid w:val="00A12499"/>
    <w:rsid w:val="00A126B6"/>
    <w:rsid w:val="00A127E1"/>
    <w:rsid w:val="00A12A5B"/>
    <w:rsid w:val="00A12CF4"/>
    <w:rsid w:val="00A12F57"/>
    <w:rsid w:val="00A132A5"/>
    <w:rsid w:val="00A134C9"/>
    <w:rsid w:val="00A138C7"/>
    <w:rsid w:val="00A13B63"/>
    <w:rsid w:val="00A13E18"/>
    <w:rsid w:val="00A1408B"/>
    <w:rsid w:val="00A148A2"/>
    <w:rsid w:val="00A14DC8"/>
    <w:rsid w:val="00A1548B"/>
    <w:rsid w:val="00A164D6"/>
    <w:rsid w:val="00A16AF4"/>
    <w:rsid w:val="00A16B6A"/>
    <w:rsid w:val="00A16E56"/>
    <w:rsid w:val="00A17167"/>
    <w:rsid w:val="00A176A1"/>
    <w:rsid w:val="00A176B6"/>
    <w:rsid w:val="00A177BA"/>
    <w:rsid w:val="00A179E2"/>
    <w:rsid w:val="00A17FA1"/>
    <w:rsid w:val="00A200FE"/>
    <w:rsid w:val="00A202B3"/>
    <w:rsid w:val="00A20DC1"/>
    <w:rsid w:val="00A2111D"/>
    <w:rsid w:val="00A212DC"/>
    <w:rsid w:val="00A21459"/>
    <w:rsid w:val="00A21466"/>
    <w:rsid w:val="00A2168D"/>
    <w:rsid w:val="00A21A43"/>
    <w:rsid w:val="00A21D80"/>
    <w:rsid w:val="00A2249D"/>
    <w:rsid w:val="00A233BD"/>
    <w:rsid w:val="00A23642"/>
    <w:rsid w:val="00A23741"/>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1B2F"/>
    <w:rsid w:val="00A326D0"/>
    <w:rsid w:val="00A32A06"/>
    <w:rsid w:val="00A32DD1"/>
    <w:rsid w:val="00A3338E"/>
    <w:rsid w:val="00A333A9"/>
    <w:rsid w:val="00A334D3"/>
    <w:rsid w:val="00A33823"/>
    <w:rsid w:val="00A338A5"/>
    <w:rsid w:val="00A33A84"/>
    <w:rsid w:val="00A33B80"/>
    <w:rsid w:val="00A33B83"/>
    <w:rsid w:val="00A34462"/>
    <w:rsid w:val="00A34A0A"/>
    <w:rsid w:val="00A35258"/>
    <w:rsid w:val="00A35487"/>
    <w:rsid w:val="00A35707"/>
    <w:rsid w:val="00A35779"/>
    <w:rsid w:val="00A35B8D"/>
    <w:rsid w:val="00A35C17"/>
    <w:rsid w:val="00A361CA"/>
    <w:rsid w:val="00A361FE"/>
    <w:rsid w:val="00A3631A"/>
    <w:rsid w:val="00A36B31"/>
    <w:rsid w:val="00A36E3F"/>
    <w:rsid w:val="00A36F85"/>
    <w:rsid w:val="00A3704E"/>
    <w:rsid w:val="00A37C7B"/>
    <w:rsid w:val="00A40403"/>
    <w:rsid w:val="00A40413"/>
    <w:rsid w:val="00A4072E"/>
    <w:rsid w:val="00A4082A"/>
    <w:rsid w:val="00A40DA9"/>
    <w:rsid w:val="00A41058"/>
    <w:rsid w:val="00A414CB"/>
    <w:rsid w:val="00A41837"/>
    <w:rsid w:val="00A41A26"/>
    <w:rsid w:val="00A41F31"/>
    <w:rsid w:val="00A4228D"/>
    <w:rsid w:val="00A423FE"/>
    <w:rsid w:val="00A4252C"/>
    <w:rsid w:val="00A42608"/>
    <w:rsid w:val="00A42DE0"/>
    <w:rsid w:val="00A42F09"/>
    <w:rsid w:val="00A43018"/>
    <w:rsid w:val="00A4370B"/>
    <w:rsid w:val="00A437BC"/>
    <w:rsid w:val="00A439DC"/>
    <w:rsid w:val="00A43BA9"/>
    <w:rsid w:val="00A43DA5"/>
    <w:rsid w:val="00A43FEB"/>
    <w:rsid w:val="00A44141"/>
    <w:rsid w:val="00A444C3"/>
    <w:rsid w:val="00A44C2B"/>
    <w:rsid w:val="00A4502F"/>
    <w:rsid w:val="00A45048"/>
    <w:rsid w:val="00A45A79"/>
    <w:rsid w:val="00A45EA7"/>
    <w:rsid w:val="00A460A1"/>
    <w:rsid w:val="00A46396"/>
    <w:rsid w:val="00A46821"/>
    <w:rsid w:val="00A4696F"/>
    <w:rsid w:val="00A46B7A"/>
    <w:rsid w:val="00A46B9F"/>
    <w:rsid w:val="00A46D87"/>
    <w:rsid w:val="00A46DBF"/>
    <w:rsid w:val="00A46EA0"/>
    <w:rsid w:val="00A47457"/>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88B"/>
    <w:rsid w:val="00A55B2A"/>
    <w:rsid w:val="00A55DB2"/>
    <w:rsid w:val="00A562A3"/>
    <w:rsid w:val="00A56429"/>
    <w:rsid w:val="00A564E2"/>
    <w:rsid w:val="00A56534"/>
    <w:rsid w:val="00A56838"/>
    <w:rsid w:val="00A56996"/>
    <w:rsid w:val="00A569A8"/>
    <w:rsid w:val="00A56BA2"/>
    <w:rsid w:val="00A56CC5"/>
    <w:rsid w:val="00A56E55"/>
    <w:rsid w:val="00A56FB4"/>
    <w:rsid w:val="00A570CD"/>
    <w:rsid w:val="00A573B0"/>
    <w:rsid w:val="00A57A6D"/>
    <w:rsid w:val="00A601DF"/>
    <w:rsid w:val="00A60399"/>
    <w:rsid w:val="00A604EC"/>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2117"/>
    <w:rsid w:val="00A6350A"/>
    <w:rsid w:val="00A63535"/>
    <w:rsid w:val="00A636CD"/>
    <w:rsid w:val="00A63A3E"/>
    <w:rsid w:val="00A6405A"/>
    <w:rsid w:val="00A64F3A"/>
    <w:rsid w:val="00A65138"/>
    <w:rsid w:val="00A651A6"/>
    <w:rsid w:val="00A653C5"/>
    <w:rsid w:val="00A654D1"/>
    <w:rsid w:val="00A657B0"/>
    <w:rsid w:val="00A657D1"/>
    <w:rsid w:val="00A65E58"/>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09"/>
    <w:rsid w:val="00A76A49"/>
    <w:rsid w:val="00A76AF1"/>
    <w:rsid w:val="00A76CBF"/>
    <w:rsid w:val="00A76E2C"/>
    <w:rsid w:val="00A76E7E"/>
    <w:rsid w:val="00A770C6"/>
    <w:rsid w:val="00A772BB"/>
    <w:rsid w:val="00A774D0"/>
    <w:rsid w:val="00A774F8"/>
    <w:rsid w:val="00A77564"/>
    <w:rsid w:val="00A7768B"/>
    <w:rsid w:val="00A77EB9"/>
    <w:rsid w:val="00A805C2"/>
    <w:rsid w:val="00A806AA"/>
    <w:rsid w:val="00A80A35"/>
    <w:rsid w:val="00A80DE3"/>
    <w:rsid w:val="00A80FD2"/>
    <w:rsid w:val="00A8130D"/>
    <w:rsid w:val="00A81573"/>
    <w:rsid w:val="00A815AF"/>
    <w:rsid w:val="00A81889"/>
    <w:rsid w:val="00A81A42"/>
    <w:rsid w:val="00A81C3D"/>
    <w:rsid w:val="00A8204F"/>
    <w:rsid w:val="00A82267"/>
    <w:rsid w:val="00A822AE"/>
    <w:rsid w:val="00A82511"/>
    <w:rsid w:val="00A82769"/>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90A"/>
    <w:rsid w:val="00A86B78"/>
    <w:rsid w:val="00A86CD6"/>
    <w:rsid w:val="00A8717F"/>
    <w:rsid w:val="00A875FB"/>
    <w:rsid w:val="00A877E5"/>
    <w:rsid w:val="00A87937"/>
    <w:rsid w:val="00A90267"/>
    <w:rsid w:val="00A902A6"/>
    <w:rsid w:val="00A90482"/>
    <w:rsid w:val="00A90943"/>
    <w:rsid w:val="00A912D9"/>
    <w:rsid w:val="00A91422"/>
    <w:rsid w:val="00A9165B"/>
    <w:rsid w:val="00A916C7"/>
    <w:rsid w:val="00A91943"/>
    <w:rsid w:val="00A91D2E"/>
    <w:rsid w:val="00A92094"/>
    <w:rsid w:val="00A920B5"/>
    <w:rsid w:val="00A92471"/>
    <w:rsid w:val="00A92744"/>
    <w:rsid w:val="00A9304F"/>
    <w:rsid w:val="00A9312C"/>
    <w:rsid w:val="00A9372A"/>
    <w:rsid w:val="00A94191"/>
    <w:rsid w:val="00A945F1"/>
    <w:rsid w:val="00A946FB"/>
    <w:rsid w:val="00A9474F"/>
    <w:rsid w:val="00A954D1"/>
    <w:rsid w:val="00A95671"/>
    <w:rsid w:val="00A956B4"/>
    <w:rsid w:val="00A959D4"/>
    <w:rsid w:val="00A96168"/>
    <w:rsid w:val="00A963C6"/>
    <w:rsid w:val="00A96481"/>
    <w:rsid w:val="00A9649B"/>
    <w:rsid w:val="00A9691B"/>
    <w:rsid w:val="00A96FBF"/>
    <w:rsid w:val="00A96FC3"/>
    <w:rsid w:val="00A9714C"/>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B41"/>
    <w:rsid w:val="00AA2C9B"/>
    <w:rsid w:val="00AA2FD5"/>
    <w:rsid w:val="00AA3395"/>
    <w:rsid w:val="00AA376F"/>
    <w:rsid w:val="00AA39D4"/>
    <w:rsid w:val="00AA39F0"/>
    <w:rsid w:val="00AA3B91"/>
    <w:rsid w:val="00AA3CC2"/>
    <w:rsid w:val="00AA3D5F"/>
    <w:rsid w:val="00AA403E"/>
    <w:rsid w:val="00AA447D"/>
    <w:rsid w:val="00AA44B0"/>
    <w:rsid w:val="00AA4669"/>
    <w:rsid w:val="00AA4924"/>
    <w:rsid w:val="00AA4B0B"/>
    <w:rsid w:val="00AA4E7D"/>
    <w:rsid w:val="00AA50E8"/>
    <w:rsid w:val="00AA5370"/>
    <w:rsid w:val="00AA5558"/>
    <w:rsid w:val="00AA5709"/>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275"/>
    <w:rsid w:val="00AB1B1F"/>
    <w:rsid w:val="00AB1B4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78C"/>
    <w:rsid w:val="00AB49C7"/>
    <w:rsid w:val="00AB51B2"/>
    <w:rsid w:val="00AB534F"/>
    <w:rsid w:val="00AB545D"/>
    <w:rsid w:val="00AB5887"/>
    <w:rsid w:val="00AB5A05"/>
    <w:rsid w:val="00AB5B13"/>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CE"/>
    <w:rsid w:val="00AB7DF5"/>
    <w:rsid w:val="00AC0461"/>
    <w:rsid w:val="00AC067F"/>
    <w:rsid w:val="00AC1031"/>
    <w:rsid w:val="00AC1080"/>
    <w:rsid w:val="00AC13BA"/>
    <w:rsid w:val="00AC1537"/>
    <w:rsid w:val="00AC18DF"/>
    <w:rsid w:val="00AC1A59"/>
    <w:rsid w:val="00AC1A7C"/>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C7CC6"/>
    <w:rsid w:val="00AC7D53"/>
    <w:rsid w:val="00AD0744"/>
    <w:rsid w:val="00AD09ED"/>
    <w:rsid w:val="00AD0B49"/>
    <w:rsid w:val="00AD0C4E"/>
    <w:rsid w:val="00AD0C55"/>
    <w:rsid w:val="00AD0ECC"/>
    <w:rsid w:val="00AD0F92"/>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9E8"/>
    <w:rsid w:val="00AD69EA"/>
    <w:rsid w:val="00AD69F3"/>
    <w:rsid w:val="00AD6A24"/>
    <w:rsid w:val="00AD6A8C"/>
    <w:rsid w:val="00AD6C79"/>
    <w:rsid w:val="00AD6CBF"/>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A50"/>
    <w:rsid w:val="00AE1DB2"/>
    <w:rsid w:val="00AE2279"/>
    <w:rsid w:val="00AE2312"/>
    <w:rsid w:val="00AE27AE"/>
    <w:rsid w:val="00AE29E2"/>
    <w:rsid w:val="00AE2A26"/>
    <w:rsid w:val="00AE2ABD"/>
    <w:rsid w:val="00AE2D2E"/>
    <w:rsid w:val="00AE2D66"/>
    <w:rsid w:val="00AE2F3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2AA"/>
    <w:rsid w:val="00AE7395"/>
    <w:rsid w:val="00AE77D6"/>
    <w:rsid w:val="00AE7BCC"/>
    <w:rsid w:val="00AF02DA"/>
    <w:rsid w:val="00AF06D6"/>
    <w:rsid w:val="00AF0DCA"/>
    <w:rsid w:val="00AF0DD5"/>
    <w:rsid w:val="00AF12CD"/>
    <w:rsid w:val="00AF1343"/>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DD9"/>
    <w:rsid w:val="00AF3F0D"/>
    <w:rsid w:val="00AF3F7A"/>
    <w:rsid w:val="00AF4483"/>
    <w:rsid w:val="00AF4BF9"/>
    <w:rsid w:val="00AF4C05"/>
    <w:rsid w:val="00AF4DBB"/>
    <w:rsid w:val="00AF4E80"/>
    <w:rsid w:val="00AF50EF"/>
    <w:rsid w:val="00AF5283"/>
    <w:rsid w:val="00AF611D"/>
    <w:rsid w:val="00AF622B"/>
    <w:rsid w:val="00AF6508"/>
    <w:rsid w:val="00AF6E72"/>
    <w:rsid w:val="00AF71C2"/>
    <w:rsid w:val="00AF748F"/>
    <w:rsid w:val="00AF77DE"/>
    <w:rsid w:val="00AF7C33"/>
    <w:rsid w:val="00AF7DB1"/>
    <w:rsid w:val="00AF7DB6"/>
    <w:rsid w:val="00B00146"/>
    <w:rsid w:val="00B00A93"/>
    <w:rsid w:val="00B00AFD"/>
    <w:rsid w:val="00B00B59"/>
    <w:rsid w:val="00B00CFD"/>
    <w:rsid w:val="00B01240"/>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93E"/>
    <w:rsid w:val="00B03ADA"/>
    <w:rsid w:val="00B03B41"/>
    <w:rsid w:val="00B03FFD"/>
    <w:rsid w:val="00B0404E"/>
    <w:rsid w:val="00B045AA"/>
    <w:rsid w:val="00B04ACD"/>
    <w:rsid w:val="00B04DC1"/>
    <w:rsid w:val="00B04E27"/>
    <w:rsid w:val="00B0500C"/>
    <w:rsid w:val="00B053D9"/>
    <w:rsid w:val="00B054EF"/>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812"/>
    <w:rsid w:val="00B07894"/>
    <w:rsid w:val="00B0797E"/>
    <w:rsid w:val="00B07E2B"/>
    <w:rsid w:val="00B07ECC"/>
    <w:rsid w:val="00B07FA4"/>
    <w:rsid w:val="00B1010F"/>
    <w:rsid w:val="00B10203"/>
    <w:rsid w:val="00B10950"/>
    <w:rsid w:val="00B1095B"/>
    <w:rsid w:val="00B10B97"/>
    <w:rsid w:val="00B114F9"/>
    <w:rsid w:val="00B11C7C"/>
    <w:rsid w:val="00B11CF2"/>
    <w:rsid w:val="00B11E36"/>
    <w:rsid w:val="00B1218C"/>
    <w:rsid w:val="00B12199"/>
    <w:rsid w:val="00B121B4"/>
    <w:rsid w:val="00B12AD1"/>
    <w:rsid w:val="00B12C5E"/>
    <w:rsid w:val="00B12E08"/>
    <w:rsid w:val="00B1309A"/>
    <w:rsid w:val="00B135FB"/>
    <w:rsid w:val="00B13BF7"/>
    <w:rsid w:val="00B13E21"/>
    <w:rsid w:val="00B141F0"/>
    <w:rsid w:val="00B143BF"/>
    <w:rsid w:val="00B14A53"/>
    <w:rsid w:val="00B14BFC"/>
    <w:rsid w:val="00B14C50"/>
    <w:rsid w:val="00B1519E"/>
    <w:rsid w:val="00B158AB"/>
    <w:rsid w:val="00B15CBB"/>
    <w:rsid w:val="00B15D51"/>
    <w:rsid w:val="00B15DD6"/>
    <w:rsid w:val="00B16177"/>
    <w:rsid w:val="00B16238"/>
    <w:rsid w:val="00B16377"/>
    <w:rsid w:val="00B16D11"/>
    <w:rsid w:val="00B16DE2"/>
    <w:rsid w:val="00B16EE9"/>
    <w:rsid w:val="00B1725E"/>
    <w:rsid w:val="00B174A9"/>
    <w:rsid w:val="00B175A2"/>
    <w:rsid w:val="00B1781F"/>
    <w:rsid w:val="00B179CB"/>
    <w:rsid w:val="00B17BAC"/>
    <w:rsid w:val="00B17BCC"/>
    <w:rsid w:val="00B17C49"/>
    <w:rsid w:val="00B17D45"/>
    <w:rsid w:val="00B17E1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CCC"/>
    <w:rsid w:val="00B21D1B"/>
    <w:rsid w:val="00B21EF4"/>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E5B"/>
    <w:rsid w:val="00B26019"/>
    <w:rsid w:val="00B2611A"/>
    <w:rsid w:val="00B26392"/>
    <w:rsid w:val="00B267A5"/>
    <w:rsid w:val="00B268EE"/>
    <w:rsid w:val="00B26B66"/>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43AE"/>
    <w:rsid w:val="00B34A50"/>
    <w:rsid w:val="00B34C0A"/>
    <w:rsid w:val="00B34ECA"/>
    <w:rsid w:val="00B35460"/>
    <w:rsid w:val="00B35763"/>
    <w:rsid w:val="00B3577D"/>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19FE"/>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65F"/>
    <w:rsid w:val="00B4481B"/>
    <w:rsid w:val="00B44CD0"/>
    <w:rsid w:val="00B44D9E"/>
    <w:rsid w:val="00B44F6C"/>
    <w:rsid w:val="00B453B1"/>
    <w:rsid w:val="00B45583"/>
    <w:rsid w:val="00B45AC2"/>
    <w:rsid w:val="00B45BF1"/>
    <w:rsid w:val="00B45FDC"/>
    <w:rsid w:val="00B4602B"/>
    <w:rsid w:val="00B463BA"/>
    <w:rsid w:val="00B46D8D"/>
    <w:rsid w:val="00B4707A"/>
    <w:rsid w:val="00B4734E"/>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55"/>
    <w:rsid w:val="00B51A9D"/>
    <w:rsid w:val="00B52190"/>
    <w:rsid w:val="00B52668"/>
    <w:rsid w:val="00B5274B"/>
    <w:rsid w:val="00B52C39"/>
    <w:rsid w:val="00B52E0F"/>
    <w:rsid w:val="00B5379F"/>
    <w:rsid w:val="00B5424F"/>
    <w:rsid w:val="00B54655"/>
    <w:rsid w:val="00B54C53"/>
    <w:rsid w:val="00B55237"/>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FA8"/>
    <w:rsid w:val="00B60206"/>
    <w:rsid w:val="00B6072A"/>
    <w:rsid w:val="00B60A12"/>
    <w:rsid w:val="00B60B4D"/>
    <w:rsid w:val="00B60C9E"/>
    <w:rsid w:val="00B60F10"/>
    <w:rsid w:val="00B61132"/>
    <w:rsid w:val="00B612FD"/>
    <w:rsid w:val="00B6153E"/>
    <w:rsid w:val="00B615E5"/>
    <w:rsid w:val="00B616B1"/>
    <w:rsid w:val="00B61A49"/>
    <w:rsid w:val="00B61B21"/>
    <w:rsid w:val="00B62189"/>
    <w:rsid w:val="00B6230D"/>
    <w:rsid w:val="00B62A7F"/>
    <w:rsid w:val="00B62F8B"/>
    <w:rsid w:val="00B63078"/>
    <w:rsid w:val="00B63092"/>
    <w:rsid w:val="00B633CA"/>
    <w:rsid w:val="00B6354B"/>
    <w:rsid w:val="00B63BF6"/>
    <w:rsid w:val="00B63D5E"/>
    <w:rsid w:val="00B63ED2"/>
    <w:rsid w:val="00B6446C"/>
    <w:rsid w:val="00B64563"/>
    <w:rsid w:val="00B64663"/>
    <w:rsid w:val="00B64D47"/>
    <w:rsid w:val="00B64F63"/>
    <w:rsid w:val="00B65136"/>
    <w:rsid w:val="00B65186"/>
    <w:rsid w:val="00B653CC"/>
    <w:rsid w:val="00B6557E"/>
    <w:rsid w:val="00B65949"/>
    <w:rsid w:val="00B65D09"/>
    <w:rsid w:val="00B65DA9"/>
    <w:rsid w:val="00B65E4C"/>
    <w:rsid w:val="00B65EE6"/>
    <w:rsid w:val="00B65F0E"/>
    <w:rsid w:val="00B65F66"/>
    <w:rsid w:val="00B66D87"/>
    <w:rsid w:val="00B673CE"/>
    <w:rsid w:val="00B6745C"/>
    <w:rsid w:val="00B6758E"/>
    <w:rsid w:val="00B6771B"/>
    <w:rsid w:val="00B67A1A"/>
    <w:rsid w:val="00B67B40"/>
    <w:rsid w:val="00B67D9E"/>
    <w:rsid w:val="00B67E7F"/>
    <w:rsid w:val="00B67E8A"/>
    <w:rsid w:val="00B70064"/>
    <w:rsid w:val="00B700A0"/>
    <w:rsid w:val="00B700C2"/>
    <w:rsid w:val="00B70219"/>
    <w:rsid w:val="00B7084E"/>
    <w:rsid w:val="00B70BEB"/>
    <w:rsid w:val="00B710C8"/>
    <w:rsid w:val="00B71951"/>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B5F"/>
    <w:rsid w:val="00B75EFB"/>
    <w:rsid w:val="00B76174"/>
    <w:rsid w:val="00B764B9"/>
    <w:rsid w:val="00B772B4"/>
    <w:rsid w:val="00B77388"/>
    <w:rsid w:val="00B773D8"/>
    <w:rsid w:val="00B77805"/>
    <w:rsid w:val="00B77A5B"/>
    <w:rsid w:val="00B805AB"/>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658"/>
    <w:rsid w:val="00B84DFF"/>
    <w:rsid w:val="00B860A7"/>
    <w:rsid w:val="00B864B2"/>
    <w:rsid w:val="00B8662A"/>
    <w:rsid w:val="00B8667C"/>
    <w:rsid w:val="00B869BC"/>
    <w:rsid w:val="00B86D3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488"/>
    <w:rsid w:val="00B944D7"/>
    <w:rsid w:val="00B94B5A"/>
    <w:rsid w:val="00B94C07"/>
    <w:rsid w:val="00B94E1C"/>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08"/>
    <w:rsid w:val="00BA4AC2"/>
    <w:rsid w:val="00BA4F31"/>
    <w:rsid w:val="00BA503D"/>
    <w:rsid w:val="00BA5395"/>
    <w:rsid w:val="00BA53A2"/>
    <w:rsid w:val="00BA546D"/>
    <w:rsid w:val="00BA593F"/>
    <w:rsid w:val="00BA5940"/>
    <w:rsid w:val="00BA5FC5"/>
    <w:rsid w:val="00BA6016"/>
    <w:rsid w:val="00BA605F"/>
    <w:rsid w:val="00BA6140"/>
    <w:rsid w:val="00BA6415"/>
    <w:rsid w:val="00BA64EF"/>
    <w:rsid w:val="00BA6525"/>
    <w:rsid w:val="00BA6636"/>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854"/>
    <w:rsid w:val="00BB1A11"/>
    <w:rsid w:val="00BB1B3F"/>
    <w:rsid w:val="00BB1BEF"/>
    <w:rsid w:val="00BB243E"/>
    <w:rsid w:val="00BB2566"/>
    <w:rsid w:val="00BB28B4"/>
    <w:rsid w:val="00BB2D50"/>
    <w:rsid w:val="00BB2DE0"/>
    <w:rsid w:val="00BB3001"/>
    <w:rsid w:val="00BB3542"/>
    <w:rsid w:val="00BB378F"/>
    <w:rsid w:val="00BB38A6"/>
    <w:rsid w:val="00BB38E6"/>
    <w:rsid w:val="00BB3B9D"/>
    <w:rsid w:val="00BB3D36"/>
    <w:rsid w:val="00BB3E2F"/>
    <w:rsid w:val="00BB41D1"/>
    <w:rsid w:val="00BB420D"/>
    <w:rsid w:val="00BB425D"/>
    <w:rsid w:val="00BB4AB4"/>
    <w:rsid w:val="00BB4FCF"/>
    <w:rsid w:val="00BB508B"/>
    <w:rsid w:val="00BB52D5"/>
    <w:rsid w:val="00BB5558"/>
    <w:rsid w:val="00BB5595"/>
    <w:rsid w:val="00BB5903"/>
    <w:rsid w:val="00BB5C68"/>
    <w:rsid w:val="00BB6272"/>
    <w:rsid w:val="00BB633B"/>
    <w:rsid w:val="00BB635B"/>
    <w:rsid w:val="00BB66CB"/>
    <w:rsid w:val="00BB68BE"/>
    <w:rsid w:val="00BB6C9E"/>
    <w:rsid w:val="00BB6F26"/>
    <w:rsid w:val="00BB71A9"/>
    <w:rsid w:val="00BB77BA"/>
    <w:rsid w:val="00BB7891"/>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B33"/>
    <w:rsid w:val="00BC1B35"/>
    <w:rsid w:val="00BC1BD7"/>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D68"/>
    <w:rsid w:val="00BC3E13"/>
    <w:rsid w:val="00BC3E20"/>
    <w:rsid w:val="00BC3E8D"/>
    <w:rsid w:val="00BC3EA7"/>
    <w:rsid w:val="00BC4624"/>
    <w:rsid w:val="00BC4BCD"/>
    <w:rsid w:val="00BC4DBD"/>
    <w:rsid w:val="00BC5309"/>
    <w:rsid w:val="00BC560C"/>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8B1"/>
    <w:rsid w:val="00BD0FCF"/>
    <w:rsid w:val="00BD1C4E"/>
    <w:rsid w:val="00BD1C8B"/>
    <w:rsid w:val="00BD1CA2"/>
    <w:rsid w:val="00BD264F"/>
    <w:rsid w:val="00BD2A02"/>
    <w:rsid w:val="00BD2B11"/>
    <w:rsid w:val="00BD3003"/>
    <w:rsid w:val="00BD307F"/>
    <w:rsid w:val="00BD323B"/>
    <w:rsid w:val="00BD36A3"/>
    <w:rsid w:val="00BD38B6"/>
    <w:rsid w:val="00BD3954"/>
    <w:rsid w:val="00BD3B71"/>
    <w:rsid w:val="00BD3F52"/>
    <w:rsid w:val="00BD4112"/>
    <w:rsid w:val="00BD4361"/>
    <w:rsid w:val="00BD450D"/>
    <w:rsid w:val="00BD48E0"/>
    <w:rsid w:val="00BD4921"/>
    <w:rsid w:val="00BD4B2D"/>
    <w:rsid w:val="00BD4BAE"/>
    <w:rsid w:val="00BD50C4"/>
    <w:rsid w:val="00BD51E7"/>
    <w:rsid w:val="00BD5897"/>
    <w:rsid w:val="00BD5C55"/>
    <w:rsid w:val="00BD5D47"/>
    <w:rsid w:val="00BD5EED"/>
    <w:rsid w:val="00BD6141"/>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4D5"/>
    <w:rsid w:val="00BE0942"/>
    <w:rsid w:val="00BE0A75"/>
    <w:rsid w:val="00BE0B25"/>
    <w:rsid w:val="00BE0F45"/>
    <w:rsid w:val="00BE123A"/>
    <w:rsid w:val="00BE1307"/>
    <w:rsid w:val="00BE146C"/>
    <w:rsid w:val="00BE14BB"/>
    <w:rsid w:val="00BE1596"/>
    <w:rsid w:val="00BE16B1"/>
    <w:rsid w:val="00BE1B7E"/>
    <w:rsid w:val="00BE1BBD"/>
    <w:rsid w:val="00BE1E20"/>
    <w:rsid w:val="00BE1EC5"/>
    <w:rsid w:val="00BE2ADE"/>
    <w:rsid w:val="00BE2C5D"/>
    <w:rsid w:val="00BE2C60"/>
    <w:rsid w:val="00BE34E5"/>
    <w:rsid w:val="00BE351D"/>
    <w:rsid w:val="00BE3733"/>
    <w:rsid w:val="00BE37EE"/>
    <w:rsid w:val="00BE3EA8"/>
    <w:rsid w:val="00BE4600"/>
    <w:rsid w:val="00BE48A5"/>
    <w:rsid w:val="00BE48BB"/>
    <w:rsid w:val="00BE4A9F"/>
    <w:rsid w:val="00BE515D"/>
    <w:rsid w:val="00BE5331"/>
    <w:rsid w:val="00BE53B1"/>
    <w:rsid w:val="00BE5409"/>
    <w:rsid w:val="00BE560D"/>
    <w:rsid w:val="00BE576F"/>
    <w:rsid w:val="00BE5B4B"/>
    <w:rsid w:val="00BE5D60"/>
    <w:rsid w:val="00BE6101"/>
    <w:rsid w:val="00BE64C1"/>
    <w:rsid w:val="00BE673A"/>
    <w:rsid w:val="00BE69B1"/>
    <w:rsid w:val="00BE6C6C"/>
    <w:rsid w:val="00BE6CF9"/>
    <w:rsid w:val="00BE6E33"/>
    <w:rsid w:val="00BE6F5D"/>
    <w:rsid w:val="00BE733D"/>
    <w:rsid w:val="00BE73B3"/>
    <w:rsid w:val="00BE75AF"/>
    <w:rsid w:val="00BE77BF"/>
    <w:rsid w:val="00BE7EAD"/>
    <w:rsid w:val="00BE7F58"/>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38D"/>
    <w:rsid w:val="00BF64CD"/>
    <w:rsid w:val="00BF64FC"/>
    <w:rsid w:val="00BF6775"/>
    <w:rsid w:val="00BF6AA2"/>
    <w:rsid w:val="00BF6AD0"/>
    <w:rsid w:val="00BF6AE3"/>
    <w:rsid w:val="00BF71E1"/>
    <w:rsid w:val="00BF7245"/>
    <w:rsid w:val="00BF7433"/>
    <w:rsid w:val="00BF74BF"/>
    <w:rsid w:val="00BF74FC"/>
    <w:rsid w:val="00BF7B27"/>
    <w:rsid w:val="00C00170"/>
    <w:rsid w:val="00C001C3"/>
    <w:rsid w:val="00C00C89"/>
    <w:rsid w:val="00C0130D"/>
    <w:rsid w:val="00C0154B"/>
    <w:rsid w:val="00C0175E"/>
    <w:rsid w:val="00C01A53"/>
    <w:rsid w:val="00C01A61"/>
    <w:rsid w:val="00C01CA4"/>
    <w:rsid w:val="00C01D99"/>
    <w:rsid w:val="00C01F4A"/>
    <w:rsid w:val="00C020D8"/>
    <w:rsid w:val="00C02208"/>
    <w:rsid w:val="00C0254A"/>
    <w:rsid w:val="00C027DB"/>
    <w:rsid w:val="00C02A94"/>
    <w:rsid w:val="00C02CAD"/>
    <w:rsid w:val="00C02F6D"/>
    <w:rsid w:val="00C03081"/>
    <w:rsid w:val="00C03733"/>
    <w:rsid w:val="00C039BF"/>
    <w:rsid w:val="00C03A2D"/>
    <w:rsid w:val="00C03FEC"/>
    <w:rsid w:val="00C04043"/>
    <w:rsid w:val="00C04122"/>
    <w:rsid w:val="00C042E5"/>
    <w:rsid w:val="00C04431"/>
    <w:rsid w:val="00C04514"/>
    <w:rsid w:val="00C0492B"/>
    <w:rsid w:val="00C04A59"/>
    <w:rsid w:val="00C04ABE"/>
    <w:rsid w:val="00C04AE6"/>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F5"/>
    <w:rsid w:val="00C12BE6"/>
    <w:rsid w:val="00C13273"/>
    <w:rsid w:val="00C13783"/>
    <w:rsid w:val="00C13848"/>
    <w:rsid w:val="00C13A3B"/>
    <w:rsid w:val="00C13B92"/>
    <w:rsid w:val="00C13E01"/>
    <w:rsid w:val="00C140E4"/>
    <w:rsid w:val="00C140FE"/>
    <w:rsid w:val="00C143BB"/>
    <w:rsid w:val="00C14527"/>
    <w:rsid w:val="00C14A91"/>
    <w:rsid w:val="00C14ABD"/>
    <w:rsid w:val="00C14DB2"/>
    <w:rsid w:val="00C15405"/>
    <w:rsid w:val="00C15599"/>
    <w:rsid w:val="00C155AE"/>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3CF"/>
    <w:rsid w:val="00C205EC"/>
    <w:rsid w:val="00C2096C"/>
    <w:rsid w:val="00C20C7A"/>
    <w:rsid w:val="00C21FC1"/>
    <w:rsid w:val="00C2229A"/>
    <w:rsid w:val="00C225D6"/>
    <w:rsid w:val="00C22AD4"/>
    <w:rsid w:val="00C22B75"/>
    <w:rsid w:val="00C2305E"/>
    <w:rsid w:val="00C2308A"/>
    <w:rsid w:val="00C231D2"/>
    <w:rsid w:val="00C2345F"/>
    <w:rsid w:val="00C2375E"/>
    <w:rsid w:val="00C23A9D"/>
    <w:rsid w:val="00C23FB6"/>
    <w:rsid w:val="00C24376"/>
    <w:rsid w:val="00C244CF"/>
    <w:rsid w:val="00C246DC"/>
    <w:rsid w:val="00C247CC"/>
    <w:rsid w:val="00C24D88"/>
    <w:rsid w:val="00C2529C"/>
    <w:rsid w:val="00C25AD3"/>
    <w:rsid w:val="00C25C08"/>
    <w:rsid w:val="00C25EB5"/>
    <w:rsid w:val="00C26B40"/>
    <w:rsid w:val="00C26B8B"/>
    <w:rsid w:val="00C26FCD"/>
    <w:rsid w:val="00C270FE"/>
    <w:rsid w:val="00C27682"/>
    <w:rsid w:val="00C279AB"/>
    <w:rsid w:val="00C27AEC"/>
    <w:rsid w:val="00C303A6"/>
    <w:rsid w:val="00C305C1"/>
    <w:rsid w:val="00C306A9"/>
    <w:rsid w:val="00C307FA"/>
    <w:rsid w:val="00C30968"/>
    <w:rsid w:val="00C30E8D"/>
    <w:rsid w:val="00C30EFF"/>
    <w:rsid w:val="00C31060"/>
    <w:rsid w:val="00C31A0F"/>
    <w:rsid w:val="00C32357"/>
    <w:rsid w:val="00C323FC"/>
    <w:rsid w:val="00C325D8"/>
    <w:rsid w:val="00C32A60"/>
    <w:rsid w:val="00C32DBB"/>
    <w:rsid w:val="00C3369A"/>
    <w:rsid w:val="00C33847"/>
    <w:rsid w:val="00C339AA"/>
    <w:rsid w:val="00C33A95"/>
    <w:rsid w:val="00C33BC9"/>
    <w:rsid w:val="00C33BF9"/>
    <w:rsid w:val="00C34094"/>
    <w:rsid w:val="00C340DE"/>
    <w:rsid w:val="00C343C4"/>
    <w:rsid w:val="00C344B1"/>
    <w:rsid w:val="00C3474B"/>
    <w:rsid w:val="00C34FD0"/>
    <w:rsid w:val="00C353E5"/>
    <w:rsid w:val="00C35669"/>
    <w:rsid w:val="00C35702"/>
    <w:rsid w:val="00C35C07"/>
    <w:rsid w:val="00C35F2D"/>
    <w:rsid w:val="00C36173"/>
    <w:rsid w:val="00C368BC"/>
    <w:rsid w:val="00C369F2"/>
    <w:rsid w:val="00C36ADD"/>
    <w:rsid w:val="00C36D50"/>
    <w:rsid w:val="00C36E8E"/>
    <w:rsid w:val="00C37108"/>
    <w:rsid w:val="00C3772C"/>
    <w:rsid w:val="00C37913"/>
    <w:rsid w:val="00C37931"/>
    <w:rsid w:val="00C37A71"/>
    <w:rsid w:val="00C40559"/>
    <w:rsid w:val="00C4061E"/>
    <w:rsid w:val="00C40BF0"/>
    <w:rsid w:val="00C40D17"/>
    <w:rsid w:val="00C40E1A"/>
    <w:rsid w:val="00C4103B"/>
    <w:rsid w:val="00C4124F"/>
    <w:rsid w:val="00C412DB"/>
    <w:rsid w:val="00C41629"/>
    <w:rsid w:val="00C417A9"/>
    <w:rsid w:val="00C419F8"/>
    <w:rsid w:val="00C41B12"/>
    <w:rsid w:val="00C41CC5"/>
    <w:rsid w:val="00C42037"/>
    <w:rsid w:val="00C42210"/>
    <w:rsid w:val="00C4223A"/>
    <w:rsid w:val="00C42309"/>
    <w:rsid w:val="00C4251C"/>
    <w:rsid w:val="00C42C18"/>
    <w:rsid w:val="00C42DC4"/>
    <w:rsid w:val="00C431D3"/>
    <w:rsid w:val="00C43236"/>
    <w:rsid w:val="00C43406"/>
    <w:rsid w:val="00C43649"/>
    <w:rsid w:val="00C43715"/>
    <w:rsid w:val="00C439C9"/>
    <w:rsid w:val="00C43A07"/>
    <w:rsid w:val="00C43F58"/>
    <w:rsid w:val="00C446B8"/>
    <w:rsid w:val="00C446C4"/>
    <w:rsid w:val="00C44A54"/>
    <w:rsid w:val="00C44B72"/>
    <w:rsid w:val="00C44EB3"/>
    <w:rsid w:val="00C45031"/>
    <w:rsid w:val="00C450E6"/>
    <w:rsid w:val="00C453C6"/>
    <w:rsid w:val="00C455ED"/>
    <w:rsid w:val="00C456AE"/>
    <w:rsid w:val="00C45821"/>
    <w:rsid w:val="00C45AA7"/>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DE"/>
    <w:rsid w:val="00C505E6"/>
    <w:rsid w:val="00C50BF7"/>
    <w:rsid w:val="00C50C78"/>
    <w:rsid w:val="00C50E3E"/>
    <w:rsid w:val="00C50F25"/>
    <w:rsid w:val="00C5142A"/>
    <w:rsid w:val="00C51446"/>
    <w:rsid w:val="00C51785"/>
    <w:rsid w:val="00C51ADA"/>
    <w:rsid w:val="00C51B49"/>
    <w:rsid w:val="00C51C1E"/>
    <w:rsid w:val="00C51D92"/>
    <w:rsid w:val="00C51F56"/>
    <w:rsid w:val="00C52560"/>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BA"/>
    <w:rsid w:val="00C54591"/>
    <w:rsid w:val="00C54E05"/>
    <w:rsid w:val="00C5507E"/>
    <w:rsid w:val="00C550E9"/>
    <w:rsid w:val="00C55256"/>
    <w:rsid w:val="00C5539B"/>
    <w:rsid w:val="00C55974"/>
    <w:rsid w:val="00C55CA4"/>
    <w:rsid w:val="00C55D42"/>
    <w:rsid w:val="00C56091"/>
    <w:rsid w:val="00C56256"/>
    <w:rsid w:val="00C56A37"/>
    <w:rsid w:val="00C56BE7"/>
    <w:rsid w:val="00C56F52"/>
    <w:rsid w:val="00C574D2"/>
    <w:rsid w:val="00C57B25"/>
    <w:rsid w:val="00C57F15"/>
    <w:rsid w:val="00C602C6"/>
    <w:rsid w:val="00C603E5"/>
    <w:rsid w:val="00C607D4"/>
    <w:rsid w:val="00C60859"/>
    <w:rsid w:val="00C60D81"/>
    <w:rsid w:val="00C60FDF"/>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273"/>
    <w:rsid w:val="00C643E5"/>
    <w:rsid w:val="00C649A0"/>
    <w:rsid w:val="00C64A56"/>
    <w:rsid w:val="00C64A76"/>
    <w:rsid w:val="00C64D4C"/>
    <w:rsid w:val="00C65039"/>
    <w:rsid w:val="00C65118"/>
    <w:rsid w:val="00C651F5"/>
    <w:rsid w:val="00C65267"/>
    <w:rsid w:val="00C652BA"/>
    <w:rsid w:val="00C654DC"/>
    <w:rsid w:val="00C658D8"/>
    <w:rsid w:val="00C65953"/>
    <w:rsid w:val="00C65C11"/>
    <w:rsid w:val="00C65C7A"/>
    <w:rsid w:val="00C65D79"/>
    <w:rsid w:val="00C6631D"/>
    <w:rsid w:val="00C66325"/>
    <w:rsid w:val="00C6633D"/>
    <w:rsid w:val="00C666BF"/>
    <w:rsid w:val="00C679DA"/>
    <w:rsid w:val="00C67F09"/>
    <w:rsid w:val="00C702CE"/>
    <w:rsid w:val="00C706C2"/>
    <w:rsid w:val="00C70C53"/>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2BA"/>
    <w:rsid w:val="00C74683"/>
    <w:rsid w:val="00C74779"/>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5FD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AD3"/>
    <w:rsid w:val="00C90BDC"/>
    <w:rsid w:val="00C90D35"/>
    <w:rsid w:val="00C90DF9"/>
    <w:rsid w:val="00C91106"/>
    <w:rsid w:val="00C91892"/>
    <w:rsid w:val="00C91AFC"/>
    <w:rsid w:val="00C91B7A"/>
    <w:rsid w:val="00C91C59"/>
    <w:rsid w:val="00C91EC2"/>
    <w:rsid w:val="00C9208B"/>
    <w:rsid w:val="00C92576"/>
    <w:rsid w:val="00C92754"/>
    <w:rsid w:val="00C930D6"/>
    <w:rsid w:val="00C93366"/>
    <w:rsid w:val="00C933C4"/>
    <w:rsid w:val="00C939AB"/>
    <w:rsid w:val="00C93AB9"/>
    <w:rsid w:val="00C93BF8"/>
    <w:rsid w:val="00C93CEA"/>
    <w:rsid w:val="00C93FDB"/>
    <w:rsid w:val="00C94206"/>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2DE"/>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630"/>
    <w:rsid w:val="00CA4780"/>
    <w:rsid w:val="00CA4AC7"/>
    <w:rsid w:val="00CA4F45"/>
    <w:rsid w:val="00CA5248"/>
    <w:rsid w:val="00CA545F"/>
    <w:rsid w:val="00CA550E"/>
    <w:rsid w:val="00CA5778"/>
    <w:rsid w:val="00CA5B2D"/>
    <w:rsid w:val="00CA6030"/>
    <w:rsid w:val="00CA61BD"/>
    <w:rsid w:val="00CA623C"/>
    <w:rsid w:val="00CA623F"/>
    <w:rsid w:val="00CA64D3"/>
    <w:rsid w:val="00CA7750"/>
    <w:rsid w:val="00CA78AD"/>
    <w:rsid w:val="00CA78D8"/>
    <w:rsid w:val="00CA79AF"/>
    <w:rsid w:val="00CB0148"/>
    <w:rsid w:val="00CB0566"/>
    <w:rsid w:val="00CB0AB9"/>
    <w:rsid w:val="00CB0CBA"/>
    <w:rsid w:val="00CB0E8C"/>
    <w:rsid w:val="00CB17C6"/>
    <w:rsid w:val="00CB1C01"/>
    <w:rsid w:val="00CB2554"/>
    <w:rsid w:val="00CB2728"/>
    <w:rsid w:val="00CB29B2"/>
    <w:rsid w:val="00CB2C84"/>
    <w:rsid w:val="00CB2C9D"/>
    <w:rsid w:val="00CB2F03"/>
    <w:rsid w:val="00CB30D6"/>
    <w:rsid w:val="00CB31A7"/>
    <w:rsid w:val="00CB32DC"/>
    <w:rsid w:val="00CB3400"/>
    <w:rsid w:val="00CB3D14"/>
    <w:rsid w:val="00CB4078"/>
    <w:rsid w:val="00CB41E0"/>
    <w:rsid w:val="00CB43C7"/>
    <w:rsid w:val="00CB43D5"/>
    <w:rsid w:val="00CB4496"/>
    <w:rsid w:val="00CB450B"/>
    <w:rsid w:val="00CB4D5F"/>
    <w:rsid w:val="00CB5140"/>
    <w:rsid w:val="00CB5205"/>
    <w:rsid w:val="00CB52CC"/>
    <w:rsid w:val="00CB5814"/>
    <w:rsid w:val="00CB5DFA"/>
    <w:rsid w:val="00CB62E7"/>
    <w:rsid w:val="00CB6556"/>
    <w:rsid w:val="00CB6686"/>
    <w:rsid w:val="00CB67DD"/>
    <w:rsid w:val="00CB6948"/>
    <w:rsid w:val="00CB6B16"/>
    <w:rsid w:val="00CB6BA1"/>
    <w:rsid w:val="00CB7B46"/>
    <w:rsid w:val="00CB7EFC"/>
    <w:rsid w:val="00CC006A"/>
    <w:rsid w:val="00CC0142"/>
    <w:rsid w:val="00CC0273"/>
    <w:rsid w:val="00CC0997"/>
    <w:rsid w:val="00CC0A75"/>
    <w:rsid w:val="00CC0DC9"/>
    <w:rsid w:val="00CC0E3A"/>
    <w:rsid w:val="00CC0E60"/>
    <w:rsid w:val="00CC1015"/>
    <w:rsid w:val="00CC12F5"/>
    <w:rsid w:val="00CC1404"/>
    <w:rsid w:val="00CC17BE"/>
    <w:rsid w:val="00CC17E6"/>
    <w:rsid w:val="00CC20D7"/>
    <w:rsid w:val="00CC2173"/>
    <w:rsid w:val="00CC2459"/>
    <w:rsid w:val="00CC25C8"/>
    <w:rsid w:val="00CC27A9"/>
    <w:rsid w:val="00CC2922"/>
    <w:rsid w:val="00CC29C4"/>
    <w:rsid w:val="00CC2B3A"/>
    <w:rsid w:val="00CC2D25"/>
    <w:rsid w:val="00CC2DFD"/>
    <w:rsid w:val="00CC31EE"/>
    <w:rsid w:val="00CC34C2"/>
    <w:rsid w:val="00CC34F8"/>
    <w:rsid w:val="00CC362C"/>
    <w:rsid w:val="00CC38B6"/>
    <w:rsid w:val="00CC3A22"/>
    <w:rsid w:val="00CC3BF3"/>
    <w:rsid w:val="00CC3E91"/>
    <w:rsid w:val="00CC412E"/>
    <w:rsid w:val="00CC47F2"/>
    <w:rsid w:val="00CC48C6"/>
    <w:rsid w:val="00CC4B19"/>
    <w:rsid w:val="00CC4D71"/>
    <w:rsid w:val="00CC4E52"/>
    <w:rsid w:val="00CC5323"/>
    <w:rsid w:val="00CC562F"/>
    <w:rsid w:val="00CC5890"/>
    <w:rsid w:val="00CC5C5D"/>
    <w:rsid w:val="00CC61B1"/>
    <w:rsid w:val="00CC63DA"/>
    <w:rsid w:val="00CC64B1"/>
    <w:rsid w:val="00CC6710"/>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530"/>
    <w:rsid w:val="00CD06E8"/>
    <w:rsid w:val="00CD09EC"/>
    <w:rsid w:val="00CD0BCC"/>
    <w:rsid w:val="00CD0D0A"/>
    <w:rsid w:val="00CD165F"/>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176"/>
    <w:rsid w:val="00CD4229"/>
    <w:rsid w:val="00CD466C"/>
    <w:rsid w:val="00CD46ED"/>
    <w:rsid w:val="00CD478A"/>
    <w:rsid w:val="00CD489F"/>
    <w:rsid w:val="00CD4A23"/>
    <w:rsid w:val="00CD4C5E"/>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9D6"/>
    <w:rsid w:val="00CE7CD0"/>
    <w:rsid w:val="00CE7D7C"/>
    <w:rsid w:val="00CF035C"/>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9D9"/>
    <w:rsid w:val="00CF2F9E"/>
    <w:rsid w:val="00CF3400"/>
    <w:rsid w:val="00CF3450"/>
    <w:rsid w:val="00CF34C2"/>
    <w:rsid w:val="00CF363F"/>
    <w:rsid w:val="00CF3751"/>
    <w:rsid w:val="00CF3A6E"/>
    <w:rsid w:val="00CF3D4F"/>
    <w:rsid w:val="00CF4172"/>
    <w:rsid w:val="00CF4288"/>
    <w:rsid w:val="00CF4437"/>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1A"/>
    <w:rsid w:val="00CF62AD"/>
    <w:rsid w:val="00CF6315"/>
    <w:rsid w:val="00CF658C"/>
    <w:rsid w:val="00CF66F8"/>
    <w:rsid w:val="00CF6BF4"/>
    <w:rsid w:val="00CF6E52"/>
    <w:rsid w:val="00CF6F12"/>
    <w:rsid w:val="00CF71F2"/>
    <w:rsid w:val="00CF734D"/>
    <w:rsid w:val="00CF7479"/>
    <w:rsid w:val="00CF747E"/>
    <w:rsid w:val="00CF76A0"/>
    <w:rsid w:val="00CF7A7B"/>
    <w:rsid w:val="00D0001A"/>
    <w:rsid w:val="00D000C7"/>
    <w:rsid w:val="00D006E4"/>
    <w:rsid w:val="00D00C03"/>
    <w:rsid w:val="00D017B3"/>
    <w:rsid w:val="00D01A68"/>
    <w:rsid w:val="00D01CBD"/>
    <w:rsid w:val="00D01D84"/>
    <w:rsid w:val="00D01EAE"/>
    <w:rsid w:val="00D0203B"/>
    <w:rsid w:val="00D020EE"/>
    <w:rsid w:val="00D02199"/>
    <w:rsid w:val="00D02306"/>
    <w:rsid w:val="00D02593"/>
    <w:rsid w:val="00D0295D"/>
    <w:rsid w:val="00D02E97"/>
    <w:rsid w:val="00D03115"/>
    <w:rsid w:val="00D03164"/>
    <w:rsid w:val="00D0371A"/>
    <w:rsid w:val="00D03ACB"/>
    <w:rsid w:val="00D03DAF"/>
    <w:rsid w:val="00D03F27"/>
    <w:rsid w:val="00D03F33"/>
    <w:rsid w:val="00D04169"/>
    <w:rsid w:val="00D043C4"/>
    <w:rsid w:val="00D045F2"/>
    <w:rsid w:val="00D04C7F"/>
    <w:rsid w:val="00D04E5A"/>
    <w:rsid w:val="00D050F5"/>
    <w:rsid w:val="00D0528C"/>
    <w:rsid w:val="00D05575"/>
    <w:rsid w:val="00D05AA8"/>
    <w:rsid w:val="00D05D54"/>
    <w:rsid w:val="00D05EDC"/>
    <w:rsid w:val="00D06BF8"/>
    <w:rsid w:val="00D06DDB"/>
    <w:rsid w:val="00D073EF"/>
    <w:rsid w:val="00D0773C"/>
    <w:rsid w:val="00D078BD"/>
    <w:rsid w:val="00D07B76"/>
    <w:rsid w:val="00D101B6"/>
    <w:rsid w:val="00D101C2"/>
    <w:rsid w:val="00D10461"/>
    <w:rsid w:val="00D107CF"/>
    <w:rsid w:val="00D1081C"/>
    <w:rsid w:val="00D108B9"/>
    <w:rsid w:val="00D11059"/>
    <w:rsid w:val="00D111BB"/>
    <w:rsid w:val="00D112FD"/>
    <w:rsid w:val="00D1184C"/>
    <w:rsid w:val="00D11929"/>
    <w:rsid w:val="00D11A6C"/>
    <w:rsid w:val="00D11AF4"/>
    <w:rsid w:val="00D11CAB"/>
    <w:rsid w:val="00D11F4E"/>
    <w:rsid w:val="00D12094"/>
    <w:rsid w:val="00D1290D"/>
    <w:rsid w:val="00D12D93"/>
    <w:rsid w:val="00D130CE"/>
    <w:rsid w:val="00D133B0"/>
    <w:rsid w:val="00D1396E"/>
    <w:rsid w:val="00D13B3D"/>
    <w:rsid w:val="00D13BB0"/>
    <w:rsid w:val="00D141B7"/>
    <w:rsid w:val="00D14871"/>
    <w:rsid w:val="00D14A78"/>
    <w:rsid w:val="00D14BA1"/>
    <w:rsid w:val="00D14D98"/>
    <w:rsid w:val="00D14F8C"/>
    <w:rsid w:val="00D15243"/>
    <w:rsid w:val="00D1542E"/>
    <w:rsid w:val="00D154D1"/>
    <w:rsid w:val="00D15580"/>
    <w:rsid w:val="00D1564A"/>
    <w:rsid w:val="00D15A04"/>
    <w:rsid w:val="00D15D74"/>
    <w:rsid w:val="00D162D0"/>
    <w:rsid w:val="00D165D1"/>
    <w:rsid w:val="00D16742"/>
    <w:rsid w:val="00D16B1C"/>
    <w:rsid w:val="00D16D79"/>
    <w:rsid w:val="00D170B4"/>
    <w:rsid w:val="00D175D7"/>
    <w:rsid w:val="00D20084"/>
    <w:rsid w:val="00D20176"/>
    <w:rsid w:val="00D202CA"/>
    <w:rsid w:val="00D205DB"/>
    <w:rsid w:val="00D20868"/>
    <w:rsid w:val="00D20E2C"/>
    <w:rsid w:val="00D20FBB"/>
    <w:rsid w:val="00D2116A"/>
    <w:rsid w:val="00D2141E"/>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3C"/>
    <w:rsid w:val="00D30E46"/>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AF"/>
    <w:rsid w:val="00D33E14"/>
    <w:rsid w:val="00D3409C"/>
    <w:rsid w:val="00D3464E"/>
    <w:rsid w:val="00D34D77"/>
    <w:rsid w:val="00D357C3"/>
    <w:rsid w:val="00D35800"/>
    <w:rsid w:val="00D358DA"/>
    <w:rsid w:val="00D35932"/>
    <w:rsid w:val="00D359FC"/>
    <w:rsid w:val="00D35C7F"/>
    <w:rsid w:val="00D35D02"/>
    <w:rsid w:val="00D365F9"/>
    <w:rsid w:val="00D3666C"/>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403EB"/>
    <w:rsid w:val="00D403F1"/>
    <w:rsid w:val="00D4043F"/>
    <w:rsid w:val="00D404CD"/>
    <w:rsid w:val="00D408AD"/>
    <w:rsid w:val="00D40EDA"/>
    <w:rsid w:val="00D414D0"/>
    <w:rsid w:val="00D417F8"/>
    <w:rsid w:val="00D41A14"/>
    <w:rsid w:val="00D41FF5"/>
    <w:rsid w:val="00D42AF5"/>
    <w:rsid w:val="00D42C82"/>
    <w:rsid w:val="00D42CCA"/>
    <w:rsid w:val="00D42FFA"/>
    <w:rsid w:val="00D43016"/>
    <w:rsid w:val="00D43371"/>
    <w:rsid w:val="00D43C0C"/>
    <w:rsid w:val="00D43E0D"/>
    <w:rsid w:val="00D44640"/>
    <w:rsid w:val="00D447B5"/>
    <w:rsid w:val="00D447D0"/>
    <w:rsid w:val="00D447E8"/>
    <w:rsid w:val="00D44F1C"/>
    <w:rsid w:val="00D451A9"/>
    <w:rsid w:val="00D451DE"/>
    <w:rsid w:val="00D45448"/>
    <w:rsid w:val="00D45610"/>
    <w:rsid w:val="00D45B0E"/>
    <w:rsid w:val="00D45BBB"/>
    <w:rsid w:val="00D45C3E"/>
    <w:rsid w:val="00D46040"/>
    <w:rsid w:val="00D4614D"/>
    <w:rsid w:val="00D462AD"/>
    <w:rsid w:val="00D46520"/>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29BB"/>
    <w:rsid w:val="00D52D8A"/>
    <w:rsid w:val="00D53829"/>
    <w:rsid w:val="00D53AEF"/>
    <w:rsid w:val="00D53CA4"/>
    <w:rsid w:val="00D53CC5"/>
    <w:rsid w:val="00D54CEB"/>
    <w:rsid w:val="00D5503D"/>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AF1"/>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4C2"/>
    <w:rsid w:val="00D63575"/>
    <w:rsid w:val="00D635F9"/>
    <w:rsid w:val="00D6371B"/>
    <w:rsid w:val="00D63824"/>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67FD5"/>
    <w:rsid w:val="00D701DF"/>
    <w:rsid w:val="00D702CD"/>
    <w:rsid w:val="00D70339"/>
    <w:rsid w:val="00D703AF"/>
    <w:rsid w:val="00D70966"/>
    <w:rsid w:val="00D70CB1"/>
    <w:rsid w:val="00D70F83"/>
    <w:rsid w:val="00D71068"/>
    <w:rsid w:val="00D710DF"/>
    <w:rsid w:val="00D712F3"/>
    <w:rsid w:val="00D71D2D"/>
    <w:rsid w:val="00D720CF"/>
    <w:rsid w:val="00D723E4"/>
    <w:rsid w:val="00D72BE0"/>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77E69"/>
    <w:rsid w:val="00D800B4"/>
    <w:rsid w:val="00D81489"/>
    <w:rsid w:val="00D81560"/>
    <w:rsid w:val="00D81BE7"/>
    <w:rsid w:val="00D822AE"/>
    <w:rsid w:val="00D82885"/>
    <w:rsid w:val="00D828DD"/>
    <w:rsid w:val="00D829F9"/>
    <w:rsid w:val="00D82AD0"/>
    <w:rsid w:val="00D83418"/>
    <w:rsid w:val="00D834AD"/>
    <w:rsid w:val="00D83A6D"/>
    <w:rsid w:val="00D83E48"/>
    <w:rsid w:val="00D8402F"/>
    <w:rsid w:val="00D84619"/>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4C6"/>
    <w:rsid w:val="00D935A0"/>
    <w:rsid w:val="00D9377B"/>
    <w:rsid w:val="00D93CD3"/>
    <w:rsid w:val="00D93FF2"/>
    <w:rsid w:val="00D942BC"/>
    <w:rsid w:val="00D94466"/>
    <w:rsid w:val="00D9451C"/>
    <w:rsid w:val="00D946B0"/>
    <w:rsid w:val="00D948C2"/>
    <w:rsid w:val="00D948EC"/>
    <w:rsid w:val="00D94A0A"/>
    <w:rsid w:val="00D94BA5"/>
    <w:rsid w:val="00D94C74"/>
    <w:rsid w:val="00D94E70"/>
    <w:rsid w:val="00D950EA"/>
    <w:rsid w:val="00D952E3"/>
    <w:rsid w:val="00D95758"/>
    <w:rsid w:val="00D95905"/>
    <w:rsid w:val="00D9594A"/>
    <w:rsid w:val="00D95F63"/>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74"/>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61DF"/>
    <w:rsid w:val="00DA6387"/>
    <w:rsid w:val="00DA6451"/>
    <w:rsid w:val="00DA68CB"/>
    <w:rsid w:val="00DA6A78"/>
    <w:rsid w:val="00DA6ABE"/>
    <w:rsid w:val="00DA7684"/>
    <w:rsid w:val="00DA7877"/>
    <w:rsid w:val="00DA7903"/>
    <w:rsid w:val="00DB005A"/>
    <w:rsid w:val="00DB00AA"/>
    <w:rsid w:val="00DB0126"/>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75D"/>
    <w:rsid w:val="00DB6D48"/>
    <w:rsid w:val="00DB7246"/>
    <w:rsid w:val="00DB725E"/>
    <w:rsid w:val="00DB77E4"/>
    <w:rsid w:val="00DB7ED7"/>
    <w:rsid w:val="00DB7F63"/>
    <w:rsid w:val="00DC0040"/>
    <w:rsid w:val="00DC057B"/>
    <w:rsid w:val="00DC0AA2"/>
    <w:rsid w:val="00DC0D4D"/>
    <w:rsid w:val="00DC123D"/>
    <w:rsid w:val="00DC1A9A"/>
    <w:rsid w:val="00DC227A"/>
    <w:rsid w:val="00DC2435"/>
    <w:rsid w:val="00DC25E6"/>
    <w:rsid w:val="00DC29A9"/>
    <w:rsid w:val="00DC29EA"/>
    <w:rsid w:val="00DC2AF5"/>
    <w:rsid w:val="00DC336D"/>
    <w:rsid w:val="00DC35A9"/>
    <w:rsid w:val="00DC3BD8"/>
    <w:rsid w:val="00DC3E5E"/>
    <w:rsid w:val="00DC42C6"/>
    <w:rsid w:val="00DC453E"/>
    <w:rsid w:val="00DC4748"/>
    <w:rsid w:val="00DC5011"/>
    <w:rsid w:val="00DC510E"/>
    <w:rsid w:val="00DC512E"/>
    <w:rsid w:val="00DC51FC"/>
    <w:rsid w:val="00DC54E6"/>
    <w:rsid w:val="00DC5811"/>
    <w:rsid w:val="00DC5A2A"/>
    <w:rsid w:val="00DC5DF9"/>
    <w:rsid w:val="00DC5E2A"/>
    <w:rsid w:val="00DC5E62"/>
    <w:rsid w:val="00DC6329"/>
    <w:rsid w:val="00DC6449"/>
    <w:rsid w:val="00DC6DBA"/>
    <w:rsid w:val="00DC6DCD"/>
    <w:rsid w:val="00DC6F8A"/>
    <w:rsid w:val="00DC6FF5"/>
    <w:rsid w:val="00DC70AB"/>
    <w:rsid w:val="00DC73FD"/>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F14"/>
    <w:rsid w:val="00DD21F4"/>
    <w:rsid w:val="00DD262E"/>
    <w:rsid w:val="00DD284A"/>
    <w:rsid w:val="00DD2A11"/>
    <w:rsid w:val="00DD2AF2"/>
    <w:rsid w:val="00DD2FB6"/>
    <w:rsid w:val="00DD3073"/>
    <w:rsid w:val="00DD322D"/>
    <w:rsid w:val="00DD3619"/>
    <w:rsid w:val="00DD3721"/>
    <w:rsid w:val="00DD4C98"/>
    <w:rsid w:val="00DD4E09"/>
    <w:rsid w:val="00DD505A"/>
    <w:rsid w:val="00DD5679"/>
    <w:rsid w:val="00DD5C74"/>
    <w:rsid w:val="00DD5C82"/>
    <w:rsid w:val="00DD63C1"/>
    <w:rsid w:val="00DD63ED"/>
    <w:rsid w:val="00DD64F0"/>
    <w:rsid w:val="00DD65E5"/>
    <w:rsid w:val="00DD6972"/>
    <w:rsid w:val="00DD6D39"/>
    <w:rsid w:val="00DD7399"/>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3A6"/>
    <w:rsid w:val="00DE34EE"/>
    <w:rsid w:val="00DE3A21"/>
    <w:rsid w:val="00DE3FC8"/>
    <w:rsid w:val="00DE3FFF"/>
    <w:rsid w:val="00DE4611"/>
    <w:rsid w:val="00DE46DA"/>
    <w:rsid w:val="00DE46F3"/>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62C"/>
    <w:rsid w:val="00DE764F"/>
    <w:rsid w:val="00DE77C6"/>
    <w:rsid w:val="00DE79D2"/>
    <w:rsid w:val="00DE7B77"/>
    <w:rsid w:val="00DE7C21"/>
    <w:rsid w:val="00DE7DEB"/>
    <w:rsid w:val="00DF0395"/>
    <w:rsid w:val="00DF053B"/>
    <w:rsid w:val="00DF07B5"/>
    <w:rsid w:val="00DF0A20"/>
    <w:rsid w:val="00DF1104"/>
    <w:rsid w:val="00DF12BF"/>
    <w:rsid w:val="00DF1CA0"/>
    <w:rsid w:val="00DF1D14"/>
    <w:rsid w:val="00DF21A0"/>
    <w:rsid w:val="00DF226A"/>
    <w:rsid w:val="00DF24EB"/>
    <w:rsid w:val="00DF260E"/>
    <w:rsid w:val="00DF27DF"/>
    <w:rsid w:val="00DF28B4"/>
    <w:rsid w:val="00DF2A89"/>
    <w:rsid w:val="00DF2BB8"/>
    <w:rsid w:val="00DF2EB0"/>
    <w:rsid w:val="00DF2EBD"/>
    <w:rsid w:val="00DF2FAB"/>
    <w:rsid w:val="00DF309B"/>
    <w:rsid w:val="00DF3325"/>
    <w:rsid w:val="00DF3DBA"/>
    <w:rsid w:val="00DF3FAE"/>
    <w:rsid w:val="00DF3FFD"/>
    <w:rsid w:val="00DF44AC"/>
    <w:rsid w:val="00DF46F1"/>
    <w:rsid w:val="00DF4B7B"/>
    <w:rsid w:val="00DF4D71"/>
    <w:rsid w:val="00DF4DD7"/>
    <w:rsid w:val="00DF4F1C"/>
    <w:rsid w:val="00DF5061"/>
    <w:rsid w:val="00DF5615"/>
    <w:rsid w:val="00DF5F99"/>
    <w:rsid w:val="00DF604F"/>
    <w:rsid w:val="00DF6137"/>
    <w:rsid w:val="00DF6174"/>
    <w:rsid w:val="00DF6A2B"/>
    <w:rsid w:val="00DF6A91"/>
    <w:rsid w:val="00DF6C5E"/>
    <w:rsid w:val="00DF6F3A"/>
    <w:rsid w:val="00DF7028"/>
    <w:rsid w:val="00DF7220"/>
    <w:rsid w:val="00DF770E"/>
    <w:rsid w:val="00DF7B25"/>
    <w:rsid w:val="00DF7DC4"/>
    <w:rsid w:val="00DF7E24"/>
    <w:rsid w:val="00DF7E57"/>
    <w:rsid w:val="00E00036"/>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299"/>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AB5"/>
    <w:rsid w:val="00E103D5"/>
    <w:rsid w:val="00E10662"/>
    <w:rsid w:val="00E10C82"/>
    <w:rsid w:val="00E11280"/>
    <w:rsid w:val="00E1130D"/>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A7A"/>
    <w:rsid w:val="00E15A7F"/>
    <w:rsid w:val="00E15D96"/>
    <w:rsid w:val="00E15FBF"/>
    <w:rsid w:val="00E16179"/>
    <w:rsid w:val="00E1621A"/>
    <w:rsid w:val="00E163FA"/>
    <w:rsid w:val="00E16445"/>
    <w:rsid w:val="00E1687B"/>
    <w:rsid w:val="00E16CA7"/>
    <w:rsid w:val="00E1736E"/>
    <w:rsid w:val="00E173E1"/>
    <w:rsid w:val="00E1756D"/>
    <w:rsid w:val="00E1784B"/>
    <w:rsid w:val="00E17A8B"/>
    <w:rsid w:val="00E200C0"/>
    <w:rsid w:val="00E20208"/>
    <w:rsid w:val="00E20A48"/>
    <w:rsid w:val="00E20A4C"/>
    <w:rsid w:val="00E2129D"/>
    <w:rsid w:val="00E21764"/>
    <w:rsid w:val="00E21B0D"/>
    <w:rsid w:val="00E21DE3"/>
    <w:rsid w:val="00E22096"/>
    <w:rsid w:val="00E22165"/>
    <w:rsid w:val="00E22418"/>
    <w:rsid w:val="00E224AC"/>
    <w:rsid w:val="00E228CE"/>
    <w:rsid w:val="00E228EA"/>
    <w:rsid w:val="00E22AD3"/>
    <w:rsid w:val="00E22F91"/>
    <w:rsid w:val="00E23225"/>
    <w:rsid w:val="00E234F4"/>
    <w:rsid w:val="00E2361B"/>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350"/>
    <w:rsid w:val="00E27930"/>
    <w:rsid w:val="00E27D22"/>
    <w:rsid w:val="00E27E94"/>
    <w:rsid w:val="00E30318"/>
    <w:rsid w:val="00E30458"/>
    <w:rsid w:val="00E30569"/>
    <w:rsid w:val="00E308E5"/>
    <w:rsid w:val="00E31281"/>
    <w:rsid w:val="00E312B1"/>
    <w:rsid w:val="00E31493"/>
    <w:rsid w:val="00E31760"/>
    <w:rsid w:val="00E31B23"/>
    <w:rsid w:val="00E31BDC"/>
    <w:rsid w:val="00E31C53"/>
    <w:rsid w:val="00E31CE5"/>
    <w:rsid w:val="00E31F40"/>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44D2"/>
    <w:rsid w:val="00E34C58"/>
    <w:rsid w:val="00E34CAD"/>
    <w:rsid w:val="00E34D21"/>
    <w:rsid w:val="00E34FEC"/>
    <w:rsid w:val="00E35141"/>
    <w:rsid w:val="00E352B2"/>
    <w:rsid w:val="00E3544C"/>
    <w:rsid w:val="00E35A0A"/>
    <w:rsid w:val="00E35A61"/>
    <w:rsid w:val="00E3608C"/>
    <w:rsid w:val="00E364E3"/>
    <w:rsid w:val="00E369C4"/>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1F4D"/>
    <w:rsid w:val="00E4202E"/>
    <w:rsid w:val="00E42098"/>
    <w:rsid w:val="00E4223A"/>
    <w:rsid w:val="00E42946"/>
    <w:rsid w:val="00E43496"/>
    <w:rsid w:val="00E434E6"/>
    <w:rsid w:val="00E4376D"/>
    <w:rsid w:val="00E43B5D"/>
    <w:rsid w:val="00E43D8D"/>
    <w:rsid w:val="00E440AD"/>
    <w:rsid w:val="00E444C3"/>
    <w:rsid w:val="00E444D6"/>
    <w:rsid w:val="00E44578"/>
    <w:rsid w:val="00E44691"/>
    <w:rsid w:val="00E449AA"/>
    <w:rsid w:val="00E44E32"/>
    <w:rsid w:val="00E44E65"/>
    <w:rsid w:val="00E44FB5"/>
    <w:rsid w:val="00E4503B"/>
    <w:rsid w:val="00E45152"/>
    <w:rsid w:val="00E455A9"/>
    <w:rsid w:val="00E4569A"/>
    <w:rsid w:val="00E4580D"/>
    <w:rsid w:val="00E45997"/>
    <w:rsid w:val="00E45CB9"/>
    <w:rsid w:val="00E461B4"/>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1CF"/>
    <w:rsid w:val="00E5236C"/>
    <w:rsid w:val="00E52499"/>
    <w:rsid w:val="00E52658"/>
    <w:rsid w:val="00E526C9"/>
    <w:rsid w:val="00E52D0D"/>
    <w:rsid w:val="00E53301"/>
    <w:rsid w:val="00E53596"/>
    <w:rsid w:val="00E535B4"/>
    <w:rsid w:val="00E5371B"/>
    <w:rsid w:val="00E53905"/>
    <w:rsid w:val="00E539CA"/>
    <w:rsid w:val="00E53A7A"/>
    <w:rsid w:val="00E53BEB"/>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6320"/>
    <w:rsid w:val="00E564FC"/>
    <w:rsid w:val="00E566CB"/>
    <w:rsid w:val="00E56A27"/>
    <w:rsid w:val="00E56C31"/>
    <w:rsid w:val="00E570EB"/>
    <w:rsid w:val="00E573FF"/>
    <w:rsid w:val="00E57508"/>
    <w:rsid w:val="00E577D9"/>
    <w:rsid w:val="00E57954"/>
    <w:rsid w:val="00E60285"/>
    <w:rsid w:val="00E60C50"/>
    <w:rsid w:val="00E61645"/>
    <w:rsid w:val="00E61774"/>
    <w:rsid w:val="00E617A3"/>
    <w:rsid w:val="00E617D1"/>
    <w:rsid w:val="00E619A5"/>
    <w:rsid w:val="00E61F62"/>
    <w:rsid w:val="00E622E4"/>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A3B"/>
    <w:rsid w:val="00E64B42"/>
    <w:rsid w:val="00E6507B"/>
    <w:rsid w:val="00E65D33"/>
    <w:rsid w:val="00E65F5C"/>
    <w:rsid w:val="00E66091"/>
    <w:rsid w:val="00E66283"/>
    <w:rsid w:val="00E662B6"/>
    <w:rsid w:val="00E667B3"/>
    <w:rsid w:val="00E6708B"/>
    <w:rsid w:val="00E670D8"/>
    <w:rsid w:val="00E671DB"/>
    <w:rsid w:val="00E676FF"/>
    <w:rsid w:val="00E67914"/>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1CE"/>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A9"/>
    <w:rsid w:val="00E85BCA"/>
    <w:rsid w:val="00E863B5"/>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2AE"/>
    <w:rsid w:val="00E914E9"/>
    <w:rsid w:val="00E91529"/>
    <w:rsid w:val="00E91806"/>
    <w:rsid w:val="00E91895"/>
    <w:rsid w:val="00E91FAB"/>
    <w:rsid w:val="00E920BB"/>
    <w:rsid w:val="00E92336"/>
    <w:rsid w:val="00E924A3"/>
    <w:rsid w:val="00E93095"/>
    <w:rsid w:val="00E9336D"/>
    <w:rsid w:val="00E934DA"/>
    <w:rsid w:val="00E93A09"/>
    <w:rsid w:val="00E93BF3"/>
    <w:rsid w:val="00E93E57"/>
    <w:rsid w:val="00E94004"/>
    <w:rsid w:val="00E9445A"/>
    <w:rsid w:val="00E945EF"/>
    <w:rsid w:val="00E94698"/>
    <w:rsid w:val="00E947D3"/>
    <w:rsid w:val="00E947F9"/>
    <w:rsid w:val="00E95309"/>
    <w:rsid w:val="00E95889"/>
    <w:rsid w:val="00E95AE5"/>
    <w:rsid w:val="00E95BC8"/>
    <w:rsid w:val="00E95E82"/>
    <w:rsid w:val="00E960A0"/>
    <w:rsid w:val="00E9648D"/>
    <w:rsid w:val="00E96590"/>
    <w:rsid w:val="00E96661"/>
    <w:rsid w:val="00E96792"/>
    <w:rsid w:val="00E96DCE"/>
    <w:rsid w:val="00E97058"/>
    <w:rsid w:val="00E97169"/>
    <w:rsid w:val="00E9749D"/>
    <w:rsid w:val="00E975C0"/>
    <w:rsid w:val="00E97998"/>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4C3"/>
    <w:rsid w:val="00EA761A"/>
    <w:rsid w:val="00EA779C"/>
    <w:rsid w:val="00EA77A9"/>
    <w:rsid w:val="00EA78A6"/>
    <w:rsid w:val="00EA7D5C"/>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3B3"/>
    <w:rsid w:val="00EB35B8"/>
    <w:rsid w:val="00EB3998"/>
    <w:rsid w:val="00EB40FE"/>
    <w:rsid w:val="00EB44BC"/>
    <w:rsid w:val="00EB4548"/>
    <w:rsid w:val="00EB4730"/>
    <w:rsid w:val="00EB484C"/>
    <w:rsid w:val="00EB4AB2"/>
    <w:rsid w:val="00EB4FD7"/>
    <w:rsid w:val="00EB5392"/>
    <w:rsid w:val="00EB5AC9"/>
    <w:rsid w:val="00EB5C35"/>
    <w:rsid w:val="00EB5C74"/>
    <w:rsid w:val="00EB5FEB"/>
    <w:rsid w:val="00EB600D"/>
    <w:rsid w:val="00EB6483"/>
    <w:rsid w:val="00EB65AD"/>
    <w:rsid w:val="00EB6850"/>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61A"/>
    <w:rsid w:val="00EC4BC5"/>
    <w:rsid w:val="00EC4F81"/>
    <w:rsid w:val="00EC58A0"/>
    <w:rsid w:val="00EC5ADA"/>
    <w:rsid w:val="00EC5B9E"/>
    <w:rsid w:val="00EC5D95"/>
    <w:rsid w:val="00EC6224"/>
    <w:rsid w:val="00EC62E0"/>
    <w:rsid w:val="00EC65DE"/>
    <w:rsid w:val="00EC6771"/>
    <w:rsid w:val="00EC6A80"/>
    <w:rsid w:val="00EC717F"/>
    <w:rsid w:val="00EC749A"/>
    <w:rsid w:val="00EC76D5"/>
    <w:rsid w:val="00EC7C7C"/>
    <w:rsid w:val="00ED005B"/>
    <w:rsid w:val="00ED00DF"/>
    <w:rsid w:val="00ED055F"/>
    <w:rsid w:val="00ED0CCC"/>
    <w:rsid w:val="00ED0D2D"/>
    <w:rsid w:val="00ED0F79"/>
    <w:rsid w:val="00ED1645"/>
    <w:rsid w:val="00ED168B"/>
    <w:rsid w:val="00ED1810"/>
    <w:rsid w:val="00ED1BFC"/>
    <w:rsid w:val="00ED1FCE"/>
    <w:rsid w:val="00ED21EB"/>
    <w:rsid w:val="00ED240D"/>
    <w:rsid w:val="00ED2710"/>
    <w:rsid w:val="00ED28ED"/>
    <w:rsid w:val="00ED29BA"/>
    <w:rsid w:val="00ED2AE8"/>
    <w:rsid w:val="00ED3FCD"/>
    <w:rsid w:val="00ED3FCE"/>
    <w:rsid w:val="00ED3FFC"/>
    <w:rsid w:val="00ED479C"/>
    <w:rsid w:val="00ED4B43"/>
    <w:rsid w:val="00ED4E18"/>
    <w:rsid w:val="00ED4F28"/>
    <w:rsid w:val="00ED52B2"/>
    <w:rsid w:val="00ED54A5"/>
    <w:rsid w:val="00ED57CB"/>
    <w:rsid w:val="00ED5856"/>
    <w:rsid w:val="00ED5E93"/>
    <w:rsid w:val="00ED6F16"/>
    <w:rsid w:val="00ED70D9"/>
    <w:rsid w:val="00ED7AEB"/>
    <w:rsid w:val="00ED7E9E"/>
    <w:rsid w:val="00ED7EF2"/>
    <w:rsid w:val="00EE078C"/>
    <w:rsid w:val="00EE1188"/>
    <w:rsid w:val="00EE1DCA"/>
    <w:rsid w:val="00EE1F48"/>
    <w:rsid w:val="00EE1FEF"/>
    <w:rsid w:val="00EE220E"/>
    <w:rsid w:val="00EE3929"/>
    <w:rsid w:val="00EE3DB8"/>
    <w:rsid w:val="00EE4C5F"/>
    <w:rsid w:val="00EE517F"/>
    <w:rsid w:val="00EE549C"/>
    <w:rsid w:val="00EE568C"/>
    <w:rsid w:val="00EE5D6D"/>
    <w:rsid w:val="00EE5E28"/>
    <w:rsid w:val="00EE603C"/>
    <w:rsid w:val="00EE63B9"/>
    <w:rsid w:val="00EE663F"/>
    <w:rsid w:val="00EE6AF6"/>
    <w:rsid w:val="00EE6FC8"/>
    <w:rsid w:val="00EE729A"/>
    <w:rsid w:val="00EE74FF"/>
    <w:rsid w:val="00EE7565"/>
    <w:rsid w:val="00EE7763"/>
    <w:rsid w:val="00EE7CC5"/>
    <w:rsid w:val="00EE7DF5"/>
    <w:rsid w:val="00EF070C"/>
    <w:rsid w:val="00EF0791"/>
    <w:rsid w:val="00EF09C4"/>
    <w:rsid w:val="00EF0A5A"/>
    <w:rsid w:val="00EF0A9A"/>
    <w:rsid w:val="00EF0B6E"/>
    <w:rsid w:val="00EF0D34"/>
    <w:rsid w:val="00EF0D6E"/>
    <w:rsid w:val="00EF1141"/>
    <w:rsid w:val="00EF13A1"/>
    <w:rsid w:val="00EF1E13"/>
    <w:rsid w:val="00EF2324"/>
    <w:rsid w:val="00EF23EC"/>
    <w:rsid w:val="00EF2888"/>
    <w:rsid w:val="00EF2917"/>
    <w:rsid w:val="00EF2E7E"/>
    <w:rsid w:val="00EF3356"/>
    <w:rsid w:val="00EF36EA"/>
    <w:rsid w:val="00EF3763"/>
    <w:rsid w:val="00EF381D"/>
    <w:rsid w:val="00EF3A31"/>
    <w:rsid w:val="00EF3C56"/>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62D9"/>
    <w:rsid w:val="00EF63CF"/>
    <w:rsid w:val="00EF6542"/>
    <w:rsid w:val="00EF68C0"/>
    <w:rsid w:val="00EF6930"/>
    <w:rsid w:val="00EF6938"/>
    <w:rsid w:val="00EF6973"/>
    <w:rsid w:val="00EF6F65"/>
    <w:rsid w:val="00EF71BE"/>
    <w:rsid w:val="00EF71F0"/>
    <w:rsid w:val="00EF735D"/>
    <w:rsid w:val="00EF74E4"/>
    <w:rsid w:val="00EF756F"/>
    <w:rsid w:val="00EF7820"/>
    <w:rsid w:val="00EF7AF1"/>
    <w:rsid w:val="00EF7C2C"/>
    <w:rsid w:val="00EF7EDB"/>
    <w:rsid w:val="00EF7F21"/>
    <w:rsid w:val="00F0026A"/>
    <w:rsid w:val="00F00D07"/>
    <w:rsid w:val="00F0119B"/>
    <w:rsid w:val="00F012A4"/>
    <w:rsid w:val="00F01329"/>
    <w:rsid w:val="00F0146C"/>
    <w:rsid w:val="00F0181F"/>
    <w:rsid w:val="00F01CD2"/>
    <w:rsid w:val="00F01EED"/>
    <w:rsid w:val="00F02135"/>
    <w:rsid w:val="00F0216C"/>
    <w:rsid w:val="00F021DE"/>
    <w:rsid w:val="00F023DC"/>
    <w:rsid w:val="00F024B0"/>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E6D"/>
    <w:rsid w:val="00F05FAC"/>
    <w:rsid w:val="00F06140"/>
    <w:rsid w:val="00F0617D"/>
    <w:rsid w:val="00F067D6"/>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FC4"/>
    <w:rsid w:val="00F11FDC"/>
    <w:rsid w:val="00F127D4"/>
    <w:rsid w:val="00F128EB"/>
    <w:rsid w:val="00F12AFC"/>
    <w:rsid w:val="00F12D61"/>
    <w:rsid w:val="00F12D6D"/>
    <w:rsid w:val="00F13161"/>
    <w:rsid w:val="00F133AD"/>
    <w:rsid w:val="00F1397F"/>
    <w:rsid w:val="00F13AA2"/>
    <w:rsid w:val="00F13AD3"/>
    <w:rsid w:val="00F13B8B"/>
    <w:rsid w:val="00F13DFD"/>
    <w:rsid w:val="00F13FB0"/>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4A2"/>
    <w:rsid w:val="00F214E0"/>
    <w:rsid w:val="00F219F6"/>
    <w:rsid w:val="00F21D41"/>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8E9"/>
    <w:rsid w:val="00F25B86"/>
    <w:rsid w:val="00F25D88"/>
    <w:rsid w:val="00F25EA2"/>
    <w:rsid w:val="00F262AD"/>
    <w:rsid w:val="00F2698B"/>
    <w:rsid w:val="00F26A06"/>
    <w:rsid w:val="00F26A09"/>
    <w:rsid w:val="00F27411"/>
    <w:rsid w:val="00F279BE"/>
    <w:rsid w:val="00F27AC0"/>
    <w:rsid w:val="00F27BF6"/>
    <w:rsid w:val="00F27E8D"/>
    <w:rsid w:val="00F27EA6"/>
    <w:rsid w:val="00F27F4D"/>
    <w:rsid w:val="00F301D7"/>
    <w:rsid w:val="00F303A6"/>
    <w:rsid w:val="00F3041E"/>
    <w:rsid w:val="00F305A1"/>
    <w:rsid w:val="00F306DB"/>
    <w:rsid w:val="00F30767"/>
    <w:rsid w:val="00F30CAD"/>
    <w:rsid w:val="00F30F61"/>
    <w:rsid w:val="00F31495"/>
    <w:rsid w:val="00F31690"/>
    <w:rsid w:val="00F3192C"/>
    <w:rsid w:val="00F31AFE"/>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6984"/>
    <w:rsid w:val="00F36F0F"/>
    <w:rsid w:val="00F370B1"/>
    <w:rsid w:val="00F371B0"/>
    <w:rsid w:val="00F379CE"/>
    <w:rsid w:val="00F37A3B"/>
    <w:rsid w:val="00F37A8F"/>
    <w:rsid w:val="00F37AD2"/>
    <w:rsid w:val="00F40045"/>
    <w:rsid w:val="00F40066"/>
    <w:rsid w:val="00F4065D"/>
    <w:rsid w:val="00F40A1F"/>
    <w:rsid w:val="00F40D65"/>
    <w:rsid w:val="00F4107E"/>
    <w:rsid w:val="00F418DE"/>
    <w:rsid w:val="00F41AAA"/>
    <w:rsid w:val="00F41E1C"/>
    <w:rsid w:val="00F420E3"/>
    <w:rsid w:val="00F4217C"/>
    <w:rsid w:val="00F423BA"/>
    <w:rsid w:val="00F427CD"/>
    <w:rsid w:val="00F42F05"/>
    <w:rsid w:val="00F43544"/>
    <w:rsid w:val="00F435E5"/>
    <w:rsid w:val="00F43730"/>
    <w:rsid w:val="00F43E2F"/>
    <w:rsid w:val="00F43F9E"/>
    <w:rsid w:val="00F444A9"/>
    <w:rsid w:val="00F444EC"/>
    <w:rsid w:val="00F44582"/>
    <w:rsid w:val="00F446B3"/>
    <w:rsid w:val="00F448E7"/>
    <w:rsid w:val="00F4495B"/>
    <w:rsid w:val="00F4512C"/>
    <w:rsid w:val="00F454EC"/>
    <w:rsid w:val="00F456BA"/>
    <w:rsid w:val="00F461A3"/>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2032"/>
    <w:rsid w:val="00F5219F"/>
    <w:rsid w:val="00F525F7"/>
    <w:rsid w:val="00F52745"/>
    <w:rsid w:val="00F52895"/>
    <w:rsid w:val="00F52C10"/>
    <w:rsid w:val="00F52C9A"/>
    <w:rsid w:val="00F52D94"/>
    <w:rsid w:val="00F52E14"/>
    <w:rsid w:val="00F5304E"/>
    <w:rsid w:val="00F532BF"/>
    <w:rsid w:val="00F53A6A"/>
    <w:rsid w:val="00F53D49"/>
    <w:rsid w:val="00F53F1E"/>
    <w:rsid w:val="00F54792"/>
    <w:rsid w:val="00F54971"/>
    <w:rsid w:val="00F552E2"/>
    <w:rsid w:val="00F5536D"/>
    <w:rsid w:val="00F5564F"/>
    <w:rsid w:val="00F5581F"/>
    <w:rsid w:val="00F55865"/>
    <w:rsid w:val="00F55BD2"/>
    <w:rsid w:val="00F55D95"/>
    <w:rsid w:val="00F56156"/>
    <w:rsid w:val="00F562E6"/>
    <w:rsid w:val="00F564CD"/>
    <w:rsid w:val="00F56C08"/>
    <w:rsid w:val="00F56C93"/>
    <w:rsid w:val="00F56EA0"/>
    <w:rsid w:val="00F56FC4"/>
    <w:rsid w:val="00F5714B"/>
    <w:rsid w:val="00F5718E"/>
    <w:rsid w:val="00F57278"/>
    <w:rsid w:val="00F574AF"/>
    <w:rsid w:val="00F574CE"/>
    <w:rsid w:val="00F576EA"/>
    <w:rsid w:val="00F57945"/>
    <w:rsid w:val="00F57974"/>
    <w:rsid w:val="00F57BA6"/>
    <w:rsid w:val="00F57C83"/>
    <w:rsid w:val="00F57CB4"/>
    <w:rsid w:val="00F57EEC"/>
    <w:rsid w:val="00F60005"/>
    <w:rsid w:val="00F603DA"/>
    <w:rsid w:val="00F6052E"/>
    <w:rsid w:val="00F606AA"/>
    <w:rsid w:val="00F60B1D"/>
    <w:rsid w:val="00F611CB"/>
    <w:rsid w:val="00F61516"/>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472"/>
    <w:rsid w:val="00F665BC"/>
    <w:rsid w:val="00F66981"/>
    <w:rsid w:val="00F66C4F"/>
    <w:rsid w:val="00F67190"/>
    <w:rsid w:val="00F6751D"/>
    <w:rsid w:val="00F67978"/>
    <w:rsid w:val="00F67B84"/>
    <w:rsid w:val="00F67BD5"/>
    <w:rsid w:val="00F67D04"/>
    <w:rsid w:val="00F7018E"/>
    <w:rsid w:val="00F70190"/>
    <w:rsid w:val="00F704FA"/>
    <w:rsid w:val="00F708DF"/>
    <w:rsid w:val="00F70B39"/>
    <w:rsid w:val="00F71851"/>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51F1"/>
    <w:rsid w:val="00F75546"/>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77DE8"/>
    <w:rsid w:val="00F80000"/>
    <w:rsid w:val="00F80523"/>
    <w:rsid w:val="00F80941"/>
    <w:rsid w:val="00F80985"/>
    <w:rsid w:val="00F80B83"/>
    <w:rsid w:val="00F80E7F"/>
    <w:rsid w:val="00F81372"/>
    <w:rsid w:val="00F8144C"/>
    <w:rsid w:val="00F81869"/>
    <w:rsid w:val="00F81F2A"/>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8E2"/>
    <w:rsid w:val="00F84D27"/>
    <w:rsid w:val="00F84EAA"/>
    <w:rsid w:val="00F85230"/>
    <w:rsid w:val="00F85232"/>
    <w:rsid w:val="00F854CB"/>
    <w:rsid w:val="00F85C7A"/>
    <w:rsid w:val="00F85CB0"/>
    <w:rsid w:val="00F85D1B"/>
    <w:rsid w:val="00F85DDF"/>
    <w:rsid w:val="00F85F7B"/>
    <w:rsid w:val="00F866AB"/>
    <w:rsid w:val="00F8692E"/>
    <w:rsid w:val="00F86A68"/>
    <w:rsid w:val="00F86EFC"/>
    <w:rsid w:val="00F86FD6"/>
    <w:rsid w:val="00F87154"/>
    <w:rsid w:val="00F879B3"/>
    <w:rsid w:val="00F87C3E"/>
    <w:rsid w:val="00F87E3B"/>
    <w:rsid w:val="00F87E86"/>
    <w:rsid w:val="00F9006C"/>
    <w:rsid w:val="00F90089"/>
    <w:rsid w:val="00F9018C"/>
    <w:rsid w:val="00F903D0"/>
    <w:rsid w:val="00F90529"/>
    <w:rsid w:val="00F909F8"/>
    <w:rsid w:val="00F91594"/>
    <w:rsid w:val="00F91A23"/>
    <w:rsid w:val="00F91C11"/>
    <w:rsid w:val="00F92056"/>
    <w:rsid w:val="00F922B0"/>
    <w:rsid w:val="00F922C4"/>
    <w:rsid w:val="00F92412"/>
    <w:rsid w:val="00F92E28"/>
    <w:rsid w:val="00F92F4F"/>
    <w:rsid w:val="00F93212"/>
    <w:rsid w:val="00F936C4"/>
    <w:rsid w:val="00F939D2"/>
    <w:rsid w:val="00F93A8D"/>
    <w:rsid w:val="00F93E54"/>
    <w:rsid w:val="00F9439A"/>
    <w:rsid w:val="00F94A52"/>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DD"/>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B27"/>
    <w:rsid w:val="00FA401D"/>
    <w:rsid w:val="00FA4208"/>
    <w:rsid w:val="00FA47FB"/>
    <w:rsid w:val="00FA4E58"/>
    <w:rsid w:val="00FA541F"/>
    <w:rsid w:val="00FA565C"/>
    <w:rsid w:val="00FA5A07"/>
    <w:rsid w:val="00FA6240"/>
    <w:rsid w:val="00FA6418"/>
    <w:rsid w:val="00FA69E8"/>
    <w:rsid w:val="00FA6AAD"/>
    <w:rsid w:val="00FA6F54"/>
    <w:rsid w:val="00FA7040"/>
    <w:rsid w:val="00FA74AE"/>
    <w:rsid w:val="00FA7831"/>
    <w:rsid w:val="00FB026E"/>
    <w:rsid w:val="00FB08CA"/>
    <w:rsid w:val="00FB0CAC"/>
    <w:rsid w:val="00FB0ECE"/>
    <w:rsid w:val="00FB2281"/>
    <w:rsid w:val="00FB25DC"/>
    <w:rsid w:val="00FB2C1A"/>
    <w:rsid w:val="00FB3192"/>
    <w:rsid w:val="00FB34DE"/>
    <w:rsid w:val="00FB353A"/>
    <w:rsid w:val="00FB3975"/>
    <w:rsid w:val="00FB3A36"/>
    <w:rsid w:val="00FB3B3A"/>
    <w:rsid w:val="00FB415B"/>
    <w:rsid w:val="00FB41E4"/>
    <w:rsid w:val="00FB4323"/>
    <w:rsid w:val="00FB43D7"/>
    <w:rsid w:val="00FB4478"/>
    <w:rsid w:val="00FB4855"/>
    <w:rsid w:val="00FB4B88"/>
    <w:rsid w:val="00FB4D81"/>
    <w:rsid w:val="00FB5033"/>
    <w:rsid w:val="00FB50CE"/>
    <w:rsid w:val="00FB5184"/>
    <w:rsid w:val="00FB53CD"/>
    <w:rsid w:val="00FB554B"/>
    <w:rsid w:val="00FB56CD"/>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1A84"/>
    <w:rsid w:val="00FC1B0D"/>
    <w:rsid w:val="00FC219C"/>
    <w:rsid w:val="00FC2365"/>
    <w:rsid w:val="00FC2F8C"/>
    <w:rsid w:val="00FC3600"/>
    <w:rsid w:val="00FC387A"/>
    <w:rsid w:val="00FC3F9F"/>
    <w:rsid w:val="00FC4FC7"/>
    <w:rsid w:val="00FC4FFE"/>
    <w:rsid w:val="00FC57D1"/>
    <w:rsid w:val="00FC5834"/>
    <w:rsid w:val="00FC5EB0"/>
    <w:rsid w:val="00FC6054"/>
    <w:rsid w:val="00FC62A3"/>
    <w:rsid w:val="00FC6625"/>
    <w:rsid w:val="00FC66D5"/>
    <w:rsid w:val="00FC6876"/>
    <w:rsid w:val="00FC7107"/>
    <w:rsid w:val="00FC7FDE"/>
    <w:rsid w:val="00FD0AE2"/>
    <w:rsid w:val="00FD119A"/>
    <w:rsid w:val="00FD141E"/>
    <w:rsid w:val="00FD1638"/>
    <w:rsid w:val="00FD1706"/>
    <w:rsid w:val="00FD1A1E"/>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7EA"/>
    <w:rsid w:val="00FD598B"/>
    <w:rsid w:val="00FD5ADA"/>
    <w:rsid w:val="00FD5BC2"/>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71B"/>
    <w:rsid w:val="00FE07AA"/>
    <w:rsid w:val="00FE07AE"/>
    <w:rsid w:val="00FE097D"/>
    <w:rsid w:val="00FE0C2A"/>
    <w:rsid w:val="00FE0CF2"/>
    <w:rsid w:val="00FE0E5B"/>
    <w:rsid w:val="00FE1308"/>
    <w:rsid w:val="00FE15B3"/>
    <w:rsid w:val="00FE1B5D"/>
    <w:rsid w:val="00FE22BA"/>
    <w:rsid w:val="00FE2645"/>
    <w:rsid w:val="00FE278B"/>
    <w:rsid w:val="00FE27A8"/>
    <w:rsid w:val="00FE286F"/>
    <w:rsid w:val="00FE2C45"/>
    <w:rsid w:val="00FE2DED"/>
    <w:rsid w:val="00FE2F4F"/>
    <w:rsid w:val="00FE304E"/>
    <w:rsid w:val="00FE32B4"/>
    <w:rsid w:val="00FE34EC"/>
    <w:rsid w:val="00FE3522"/>
    <w:rsid w:val="00FE3C42"/>
    <w:rsid w:val="00FE4025"/>
    <w:rsid w:val="00FE412D"/>
    <w:rsid w:val="00FE437C"/>
    <w:rsid w:val="00FE49B1"/>
    <w:rsid w:val="00FE4D24"/>
    <w:rsid w:val="00FE4E0C"/>
    <w:rsid w:val="00FE517F"/>
    <w:rsid w:val="00FE574F"/>
    <w:rsid w:val="00FE5893"/>
    <w:rsid w:val="00FE5C1F"/>
    <w:rsid w:val="00FE65F0"/>
    <w:rsid w:val="00FE6AFB"/>
    <w:rsid w:val="00FE6BB6"/>
    <w:rsid w:val="00FE6C63"/>
    <w:rsid w:val="00FE6FE8"/>
    <w:rsid w:val="00FE718D"/>
    <w:rsid w:val="00FE73F9"/>
    <w:rsid w:val="00FE73FD"/>
    <w:rsid w:val="00FE745E"/>
    <w:rsid w:val="00FE74EC"/>
    <w:rsid w:val="00FE78F0"/>
    <w:rsid w:val="00FE7FBA"/>
    <w:rsid w:val="00FF0094"/>
    <w:rsid w:val="00FF0105"/>
    <w:rsid w:val="00FF04F1"/>
    <w:rsid w:val="00FF05E1"/>
    <w:rsid w:val="00FF0F45"/>
    <w:rsid w:val="00FF12D1"/>
    <w:rsid w:val="00FF182C"/>
    <w:rsid w:val="00FF1C15"/>
    <w:rsid w:val="00FF1CBF"/>
    <w:rsid w:val="00FF20D9"/>
    <w:rsid w:val="00FF22CB"/>
    <w:rsid w:val="00FF2D25"/>
    <w:rsid w:val="00FF3122"/>
    <w:rsid w:val="00FF34E9"/>
    <w:rsid w:val="00FF3BB9"/>
    <w:rsid w:val="00FF40FB"/>
    <w:rsid w:val="00FF41F2"/>
    <w:rsid w:val="00FF4510"/>
    <w:rsid w:val="00FF465B"/>
    <w:rsid w:val="00FF473A"/>
    <w:rsid w:val="00FF4A26"/>
    <w:rsid w:val="00FF4C36"/>
    <w:rsid w:val="00FF4FDC"/>
    <w:rsid w:val="00FF5251"/>
    <w:rsid w:val="00FF5AD6"/>
    <w:rsid w:val="00FF5B03"/>
    <w:rsid w:val="00FF600E"/>
    <w:rsid w:val="00FF63D6"/>
    <w:rsid w:val="00FF6862"/>
    <w:rsid w:val="00FF68F7"/>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FF1"/>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18426</TotalTime>
  <Pages>540</Pages>
  <Words>204368</Words>
  <Characters>1083154</Characters>
  <Application>Microsoft Office Word</Application>
  <DocSecurity>0</DocSecurity>
  <Lines>9026</Lines>
  <Paragraphs>2569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1284953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2719</cp:revision>
  <cp:lastPrinted>2017-05-07T13:41:00Z</cp:lastPrinted>
  <dcterms:created xsi:type="dcterms:W3CDTF">2020-05-20T16:12:00Z</dcterms:created>
  <dcterms:modified xsi:type="dcterms:W3CDTF">2020-08-14T15:51:00Z</dcterms:modified>
</cp:coreProperties>
</file>